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68F87B9" w14:textId="541BBC80" w:rsidR="00A16DC3" w:rsidRDefault="00A16DC3" w:rsidP="002445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rPr>
          <w:rFonts w:ascii="Calibri" w:hAnsi="Calibri" w:cs="Calibri"/>
          <w:b/>
          <w:bCs/>
          <w:kern w:val="0"/>
          <w:sz w:val="24"/>
        </w:rPr>
      </w:pPr>
      <w:r>
        <w:rPr>
          <w:rFonts w:ascii="Calibri" w:hAnsi="Calibri" w:cs="Calibri" w:hint="eastAsia"/>
          <w:b/>
          <w:bCs/>
          <w:kern w:val="0"/>
          <w:sz w:val="24"/>
        </w:rPr>
        <w:t>한국회계기준원</w:t>
      </w:r>
      <w:r>
        <w:rPr>
          <w:rFonts w:ascii="Calibri" w:hAnsi="Calibri" w:cs="Calibri" w:hint="eastAsia"/>
          <w:b/>
          <w:bCs/>
          <w:kern w:val="0"/>
          <w:sz w:val="24"/>
        </w:rPr>
        <w:t>/Sustainability</w:t>
      </w:r>
    </w:p>
    <w:p w14:paraId="471D44A1" w14:textId="1D0F4AAE" w:rsidR="00163FFA" w:rsidRPr="00A16DC3" w:rsidRDefault="00A16DC3" w:rsidP="002445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rPr>
          <w:rFonts w:ascii="Calibri" w:hAnsi="Calibri" w:cs="Calibri"/>
          <w:b/>
          <w:bCs/>
          <w:kern w:val="0"/>
          <w:sz w:val="24"/>
        </w:rPr>
      </w:pPr>
      <w:r>
        <w:rPr>
          <w:rFonts w:ascii="Calibri" w:hAnsi="Calibri" w:cs="Calibri" w:hint="eastAsia"/>
          <w:b/>
          <w:bCs/>
          <w:kern w:val="0"/>
          <w:sz w:val="24"/>
        </w:rPr>
        <w:t xml:space="preserve">re </w:t>
      </w:r>
      <w:r w:rsidR="00163FFA" w:rsidRPr="00A16DC3">
        <w:rPr>
          <w:rFonts w:ascii="Calibri" w:hAnsi="Calibri" w:cs="Calibri" w:hint="eastAsia"/>
          <w:b/>
          <w:bCs/>
          <w:kern w:val="0"/>
          <w:sz w:val="24"/>
        </w:rPr>
        <w:t>국가법령정보센터</w:t>
      </w:r>
      <w:r w:rsidR="00163FFA" w:rsidRPr="00A16DC3">
        <w:rPr>
          <w:rFonts w:ascii="Calibri" w:hAnsi="Calibri" w:cs="Calibri" w:hint="eastAsia"/>
          <w:b/>
          <w:bCs/>
          <w:kern w:val="0"/>
          <w:sz w:val="24"/>
        </w:rPr>
        <w:t xml:space="preserve"> - </w:t>
      </w:r>
      <w:r w:rsidR="00163FFA" w:rsidRPr="00A16DC3">
        <w:rPr>
          <w:rFonts w:ascii="Calibri" w:hAnsi="Calibri" w:cs="Calibri" w:hint="eastAsia"/>
          <w:b/>
          <w:bCs/>
          <w:kern w:val="0"/>
          <w:sz w:val="24"/>
        </w:rPr>
        <w:t>법령</w:t>
      </w:r>
      <w:r w:rsidR="00163FFA" w:rsidRPr="00A16DC3">
        <w:rPr>
          <w:rFonts w:ascii="Calibri" w:hAnsi="Calibri" w:cs="Calibri" w:hint="eastAsia"/>
          <w:b/>
          <w:bCs/>
          <w:kern w:val="0"/>
          <w:sz w:val="24"/>
        </w:rPr>
        <w:t xml:space="preserve"> </w:t>
      </w:r>
      <w:r w:rsidR="00163FFA" w:rsidRPr="00A16DC3">
        <w:rPr>
          <w:rFonts w:ascii="Calibri" w:hAnsi="Calibri" w:cs="Calibri" w:hint="eastAsia"/>
          <w:b/>
          <w:bCs/>
          <w:kern w:val="0"/>
          <w:sz w:val="24"/>
        </w:rPr>
        <w:t>데이터</w:t>
      </w:r>
      <w:r w:rsidR="00163FFA" w:rsidRPr="00A16DC3">
        <w:rPr>
          <w:rFonts w:ascii="Calibri" w:hAnsi="Calibri" w:cs="Calibri" w:hint="eastAsia"/>
          <w:b/>
          <w:bCs/>
          <w:kern w:val="0"/>
          <w:sz w:val="24"/>
        </w:rPr>
        <w:t xml:space="preserve"> </w:t>
      </w:r>
      <w:r w:rsidR="00163FFA" w:rsidRPr="00A16DC3">
        <w:rPr>
          <w:rFonts w:ascii="Calibri" w:hAnsi="Calibri" w:cs="Calibri"/>
          <w:b/>
          <w:bCs/>
          <w:kern w:val="0"/>
          <w:sz w:val="24"/>
        </w:rPr>
        <w:t>DB</w:t>
      </w:r>
      <w:r w:rsidR="00163FFA" w:rsidRPr="00A16DC3">
        <w:rPr>
          <w:rFonts w:ascii="Calibri" w:hAnsi="Calibri" w:cs="Calibri" w:hint="eastAsia"/>
          <w:b/>
          <w:bCs/>
          <w:kern w:val="0"/>
          <w:sz w:val="24"/>
        </w:rPr>
        <w:t>화</w:t>
      </w:r>
    </w:p>
    <w:p w14:paraId="2114E6BA" w14:textId="77777777" w:rsidR="00163FFA" w:rsidRDefault="00163FFA" w:rsidP="002445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rPr>
          <w:rFonts w:ascii="Calibri" w:hAnsi="Calibri" w:cs="Calibri"/>
          <w:kern w:val="0"/>
          <w:sz w:val="24"/>
        </w:rPr>
      </w:pPr>
    </w:p>
    <w:p w14:paraId="7608896A" w14:textId="123042C0" w:rsidR="006C0716" w:rsidRDefault="006C0716" w:rsidP="002445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rPr>
          <w:rFonts w:ascii="Calibri" w:hAnsi="Calibri" w:cs="Calibri"/>
          <w:kern w:val="0"/>
          <w:sz w:val="24"/>
        </w:rPr>
      </w:pPr>
      <w:r>
        <w:rPr>
          <w:rFonts w:ascii="Calibri" w:hAnsi="Calibri" w:cs="Calibri" w:hint="eastAsia"/>
          <w:kern w:val="0"/>
          <w:sz w:val="24"/>
        </w:rPr>
        <w:t>[</w:t>
      </w:r>
      <w:r w:rsidR="00BE1A1A">
        <w:rPr>
          <w:rFonts w:ascii="Calibri" w:hAnsi="Calibri" w:cs="Calibri" w:hint="eastAsia"/>
          <w:kern w:val="0"/>
          <w:sz w:val="24"/>
        </w:rPr>
        <w:t>20</w:t>
      </w:r>
      <w:r>
        <w:rPr>
          <w:rFonts w:ascii="Calibri" w:hAnsi="Calibri" w:cs="Calibri" w:hint="eastAsia"/>
          <w:kern w:val="0"/>
          <w:sz w:val="24"/>
        </w:rPr>
        <w:t xml:space="preserve">251021 </w:t>
      </w:r>
      <w:r>
        <w:rPr>
          <w:rFonts w:ascii="Calibri" w:hAnsi="Calibri" w:cs="Calibri" w:hint="eastAsia"/>
          <w:kern w:val="0"/>
          <w:sz w:val="24"/>
        </w:rPr>
        <w:t>수동</w:t>
      </w:r>
      <w:r>
        <w:rPr>
          <w:rFonts w:ascii="Calibri" w:hAnsi="Calibri" w:cs="Calibri"/>
          <w:kern w:val="0"/>
          <w:sz w:val="24"/>
        </w:rPr>
        <w:t xml:space="preserve"> </w:t>
      </w:r>
      <w:r>
        <w:rPr>
          <w:rFonts w:ascii="Calibri" w:hAnsi="Calibri" w:cs="Calibri" w:hint="eastAsia"/>
          <w:kern w:val="0"/>
          <w:sz w:val="24"/>
        </w:rPr>
        <w:t>조회</w:t>
      </w:r>
      <w:r>
        <w:rPr>
          <w:rFonts w:ascii="Calibri" w:hAnsi="Calibri" w:cs="Calibri" w:hint="eastAsia"/>
          <w:kern w:val="0"/>
          <w:sz w:val="24"/>
        </w:rPr>
        <w:t xml:space="preserve"> </w:t>
      </w:r>
      <w:r>
        <w:rPr>
          <w:rFonts w:ascii="Calibri" w:hAnsi="Calibri" w:cs="Calibri" w:hint="eastAsia"/>
          <w:kern w:val="0"/>
          <w:sz w:val="24"/>
        </w:rPr>
        <w:t>결과</w:t>
      </w:r>
      <w:r>
        <w:rPr>
          <w:rFonts w:ascii="Calibri" w:hAnsi="Calibri" w:cs="Calibri" w:hint="eastAsia"/>
          <w:kern w:val="0"/>
          <w:sz w:val="24"/>
        </w:rPr>
        <w:t>]</w:t>
      </w:r>
    </w:p>
    <w:p w14:paraId="3C41183A" w14:textId="20C5C48F" w:rsidR="00BE1A1A" w:rsidRDefault="006C0716" w:rsidP="002445ED">
      <w:pPr>
        <w:pStyle w:val="a6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rPr>
          <w:rFonts w:ascii="Calibri" w:hAnsi="Calibri" w:cs="Calibri"/>
          <w:kern w:val="0"/>
          <w:sz w:val="24"/>
        </w:rPr>
      </w:pPr>
      <w:r w:rsidRPr="00BE1A1A">
        <w:rPr>
          <w:rFonts w:ascii="Calibri" w:hAnsi="Calibri" w:cs="Calibri" w:hint="eastAsia"/>
          <w:b/>
          <w:bCs/>
          <w:kern w:val="0"/>
          <w:sz w:val="24"/>
          <w:u w:val="single"/>
        </w:rPr>
        <w:t>국가법령정보센터</w:t>
      </w:r>
      <w:r w:rsidRPr="00BE1A1A">
        <w:rPr>
          <w:rFonts w:ascii="Calibri" w:hAnsi="Calibri" w:cs="Calibri" w:hint="eastAsia"/>
          <w:b/>
          <w:bCs/>
          <w:kern w:val="0"/>
          <w:sz w:val="24"/>
          <w:u w:val="single"/>
        </w:rPr>
        <w:t xml:space="preserve"> </w:t>
      </w:r>
      <w:r w:rsidRPr="00BE1A1A">
        <w:rPr>
          <w:rFonts w:ascii="Calibri" w:hAnsi="Calibri" w:cs="Calibri" w:hint="eastAsia"/>
          <w:b/>
          <w:bCs/>
          <w:kern w:val="0"/>
          <w:sz w:val="24"/>
          <w:u w:val="single"/>
        </w:rPr>
        <w:t>사이트는</w:t>
      </w:r>
      <w:r w:rsidRPr="00BE1A1A">
        <w:rPr>
          <w:rFonts w:ascii="Calibri" w:hAnsi="Calibri" w:cs="Calibri" w:hint="eastAsia"/>
          <w:b/>
          <w:bCs/>
          <w:kern w:val="0"/>
          <w:sz w:val="24"/>
          <w:u w:val="single"/>
        </w:rPr>
        <w:t xml:space="preserve"> </w:t>
      </w:r>
      <w:r w:rsidR="00BE1A1A" w:rsidRPr="00BE1A1A">
        <w:rPr>
          <w:rFonts w:ascii="Calibri" w:hAnsi="Calibri" w:cs="Calibri" w:hint="eastAsia"/>
          <w:b/>
          <w:bCs/>
          <w:kern w:val="0"/>
          <w:sz w:val="24"/>
          <w:u w:val="single"/>
        </w:rPr>
        <w:t>본문</w:t>
      </w:r>
      <w:r w:rsidR="00BE1A1A" w:rsidRPr="00BE1A1A">
        <w:rPr>
          <w:rFonts w:ascii="Calibri" w:hAnsi="Calibri" w:cs="Calibri" w:hint="eastAsia"/>
          <w:b/>
          <w:bCs/>
          <w:kern w:val="0"/>
          <w:sz w:val="24"/>
          <w:u w:val="single"/>
        </w:rPr>
        <w:t>(</w:t>
      </w:r>
      <w:r w:rsidR="00BE1A1A" w:rsidRPr="00BE1A1A">
        <w:rPr>
          <w:rFonts w:ascii="Calibri" w:hAnsi="Calibri" w:cs="Calibri" w:hint="eastAsia"/>
          <w:b/>
          <w:bCs/>
          <w:kern w:val="0"/>
          <w:sz w:val="24"/>
          <w:u w:val="single"/>
        </w:rPr>
        <w:t>부칙은</w:t>
      </w:r>
      <w:r w:rsidR="00BE1A1A" w:rsidRPr="00BE1A1A">
        <w:rPr>
          <w:rFonts w:ascii="Calibri" w:hAnsi="Calibri" w:cs="Calibri" w:hint="eastAsia"/>
          <w:b/>
          <w:bCs/>
          <w:kern w:val="0"/>
          <w:sz w:val="24"/>
          <w:u w:val="single"/>
        </w:rPr>
        <w:t xml:space="preserve"> </w:t>
      </w:r>
      <w:r w:rsidR="00BE1A1A" w:rsidRPr="00BE1A1A">
        <w:rPr>
          <w:rFonts w:ascii="Calibri" w:hAnsi="Calibri" w:cs="Calibri" w:hint="eastAsia"/>
          <w:b/>
          <w:bCs/>
          <w:kern w:val="0"/>
          <w:sz w:val="24"/>
          <w:u w:val="single"/>
        </w:rPr>
        <w:t>제외</w:t>
      </w:r>
      <w:r w:rsidR="00BE1A1A" w:rsidRPr="00BE1A1A">
        <w:rPr>
          <w:rFonts w:ascii="Calibri" w:hAnsi="Calibri" w:cs="Calibri" w:hint="eastAsia"/>
          <w:b/>
          <w:bCs/>
          <w:kern w:val="0"/>
          <w:sz w:val="24"/>
          <w:u w:val="single"/>
        </w:rPr>
        <w:t xml:space="preserve">) </w:t>
      </w:r>
      <w:r w:rsidRPr="00BE1A1A">
        <w:rPr>
          <w:rFonts w:ascii="Calibri" w:hAnsi="Calibri" w:cs="Calibri" w:hint="eastAsia"/>
          <w:b/>
          <w:bCs/>
          <w:kern w:val="0"/>
          <w:sz w:val="24"/>
          <w:u w:val="single"/>
        </w:rPr>
        <w:t>조회가</w:t>
      </w:r>
      <w:r w:rsidRPr="00BE1A1A">
        <w:rPr>
          <w:rFonts w:ascii="Calibri" w:hAnsi="Calibri" w:cs="Calibri" w:hint="eastAsia"/>
          <w:b/>
          <w:bCs/>
          <w:kern w:val="0"/>
          <w:sz w:val="24"/>
          <w:u w:val="single"/>
        </w:rPr>
        <w:t xml:space="preserve"> </w:t>
      </w:r>
      <w:r w:rsidRPr="00BE1A1A">
        <w:rPr>
          <w:rFonts w:ascii="Calibri" w:hAnsi="Calibri" w:cs="Calibri" w:hint="eastAsia"/>
          <w:b/>
          <w:bCs/>
          <w:kern w:val="0"/>
          <w:sz w:val="24"/>
          <w:u w:val="single"/>
        </w:rPr>
        <w:t>정확히</w:t>
      </w:r>
      <w:r w:rsidRPr="00BE1A1A">
        <w:rPr>
          <w:rFonts w:ascii="Calibri" w:hAnsi="Calibri" w:cs="Calibri" w:hint="eastAsia"/>
          <w:b/>
          <w:bCs/>
          <w:kern w:val="0"/>
          <w:sz w:val="24"/>
          <w:u w:val="single"/>
        </w:rPr>
        <w:t xml:space="preserve"> </w:t>
      </w:r>
      <w:r w:rsidRPr="00BE1A1A">
        <w:rPr>
          <w:rFonts w:ascii="Calibri" w:hAnsi="Calibri" w:cs="Calibri" w:hint="eastAsia"/>
          <w:b/>
          <w:bCs/>
          <w:kern w:val="0"/>
          <w:sz w:val="24"/>
          <w:u w:val="single"/>
        </w:rPr>
        <w:t>이뤄</w:t>
      </w:r>
      <w:r w:rsidR="00BE1A1A" w:rsidRPr="00BE1A1A">
        <w:rPr>
          <w:rFonts w:ascii="Calibri" w:hAnsi="Calibri" w:cs="Calibri" w:hint="eastAsia"/>
          <w:b/>
          <w:bCs/>
          <w:kern w:val="0"/>
          <w:sz w:val="24"/>
          <w:u w:val="single"/>
        </w:rPr>
        <w:t>져</w:t>
      </w:r>
      <w:r w:rsidRPr="00BE1A1A">
        <w:rPr>
          <w:rFonts w:ascii="Calibri" w:hAnsi="Calibri" w:cs="Calibri" w:hint="eastAsia"/>
          <w:b/>
          <w:bCs/>
          <w:kern w:val="0"/>
          <w:sz w:val="24"/>
          <w:u w:val="single"/>
        </w:rPr>
        <w:t>야</w:t>
      </w:r>
      <w:r w:rsidRPr="00BE1A1A">
        <w:rPr>
          <w:rFonts w:ascii="Calibri" w:hAnsi="Calibri" w:cs="Calibri" w:hint="eastAsia"/>
          <w:kern w:val="0"/>
          <w:sz w:val="24"/>
        </w:rPr>
        <w:t xml:space="preserve"> </w:t>
      </w:r>
      <w:r w:rsidRPr="00BE1A1A">
        <w:rPr>
          <w:rFonts w:ascii="Calibri" w:hAnsi="Calibri" w:cs="Calibri" w:hint="eastAsia"/>
          <w:kern w:val="0"/>
          <w:sz w:val="24"/>
        </w:rPr>
        <w:t>하는</w:t>
      </w:r>
      <w:r w:rsidRPr="00BE1A1A">
        <w:rPr>
          <w:rFonts w:ascii="Calibri" w:hAnsi="Calibri" w:cs="Calibri" w:hint="eastAsia"/>
          <w:kern w:val="0"/>
          <w:sz w:val="24"/>
        </w:rPr>
        <w:t xml:space="preserve"> </w:t>
      </w:r>
      <w:r w:rsidRPr="00BE1A1A">
        <w:rPr>
          <w:rFonts w:ascii="Calibri" w:hAnsi="Calibri" w:cs="Calibri" w:hint="eastAsia"/>
          <w:kern w:val="0"/>
          <w:sz w:val="24"/>
        </w:rPr>
        <w:t>관계로</w:t>
      </w:r>
      <w:r w:rsidRPr="00BE1A1A">
        <w:rPr>
          <w:rFonts w:ascii="Calibri" w:hAnsi="Calibri" w:cs="Calibri" w:hint="eastAsia"/>
          <w:kern w:val="0"/>
          <w:sz w:val="24"/>
        </w:rPr>
        <w:t xml:space="preserve">, </w:t>
      </w:r>
      <w:r w:rsidRPr="00BE1A1A">
        <w:rPr>
          <w:rFonts w:ascii="Calibri" w:hAnsi="Calibri" w:cs="Calibri" w:hint="eastAsia"/>
          <w:kern w:val="0"/>
          <w:sz w:val="24"/>
        </w:rPr>
        <w:t>직접</w:t>
      </w:r>
      <w:r w:rsidRPr="00BE1A1A">
        <w:rPr>
          <w:rFonts w:ascii="Calibri" w:hAnsi="Calibri" w:cs="Calibri" w:hint="eastAsia"/>
          <w:kern w:val="0"/>
          <w:sz w:val="24"/>
        </w:rPr>
        <w:t xml:space="preserve"> </w:t>
      </w:r>
      <w:r w:rsidR="00BE1A1A" w:rsidRPr="00BE1A1A">
        <w:rPr>
          <w:rFonts w:ascii="Calibri" w:hAnsi="Calibri" w:cs="Calibri" w:hint="eastAsia"/>
          <w:kern w:val="0"/>
          <w:sz w:val="24"/>
        </w:rPr>
        <w:t>수동</w:t>
      </w:r>
      <w:r w:rsidR="00715C59">
        <w:rPr>
          <w:rFonts w:ascii="Calibri" w:hAnsi="Calibri" w:cs="Calibri" w:hint="eastAsia"/>
          <w:kern w:val="0"/>
          <w:sz w:val="24"/>
        </w:rPr>
        <w:t>으로</w:t>
      </w:r>
      <w:r w:rsidR="00BE1A1A" w:rsidRPr="00BE1A1A">
        <w:rPr>
          <w:rFonts w:ascii="Calibri" w:hAnsi="Calibri" w:cs="Calibri" w:hint="eastAsia"/>
          <w:kern w:val="0"/>
          <w:sz w:val="24"/>
        </w:rPr>
        <w:t xml:space="preserve"> </w:t>
      </w:r>
      <w:r w:rsidRPr="00BE1A1A">
        <w:rPr>
          <w:rFonts w:ascii="Calibri" w:hAnsi="Calibri" w:cs="Calibri" w:hint="eastAsia"/>
          <w:kern w:val="0"/>
          <w:sz w:val="24"/>
        </w:rPr>
        <w:t>조회해</w:t>
      </w:r>
      <w:r w:rsidR="00BE1A1A" w:rsidRPr="00BE1A1A">
        <w:rPr>
          <w:rFonts w:ascii="Calibri" w:hAnsi="Calibri" w:cs="Calibri" w:hint="eastAsia"/>
          <w:kern w:val="0"/>
          <w:sz w:val="24"/>
        </w:rPr>
        <w:t>보았음</w:t>
      </w:r>
      <w:r w:rsidRPr="00BE1A1A">
        <w:rPr>
          <w:rFonts w:ascii="Calibri" w:hAnsi="Calibri" w:cs="Calibri" w:hint="eastAsia"/>
          <w:kern w:val="0"/>
          <w:sz w:val="24"/>
        </w:rPr>
        <w:t>.</w:t>
      </w:r>
    </w:p>
    <w:p w14:paraId="7D64FC50" w14:textId="1C0005E7" w:rsidR="00067889" w:rsidRPr="00BE1A1A" w:rsidRDefault="00067889" w:rsidP="002445ED">
      <w:pPr>
        <w:pStyle w:val="a6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rPr>
          <w:rFonts w:ascii="Calibri" w:hAnsi="Calibri" w:cs="Calibri"/>
          <w:kern w:val="0"/>
          <w:sz w:val="24"/>
        </w:rPr>
      </w:pPr>
      <w:r w:rsidRPr="00BE1A1A">
        <w:rPr>
          <w:rFonts w:ascii="Calibri" w:hAnsi="Calibri" w:cs="Calibri" w:hint="eastAsia"/>
          <w:kern w:val="0"/>
          <w:sz w:val="24"/>
        </w:rPr>
        <w:t>구글</w:t>
      </w:r>
      <w:r w:rsidRPr="00BE1A1A">
        <w:rPr>
          <w:rFonts w:ascii="Calibri" w:hAnsi="Calibri" w:cs="Calibri" w:hint="eastAsia"/>
          <w:kern w:val="0"/>
          <w:sz w:val="24"/>
        </w:rPr>
        <w:t xml:space="preserve"> </w:t>
      </w:r>
      <w:r w:rsidRPr="00BE1A1A">
        <w:rPr>
          <w:rFonts w:ascii="Calibri" w:hAnsi="Calibri" w:cs="Calibri" w:hint="eastAsia"/>
          <w:kern w:val="0"/>
          <w:sz w:val="24"/>
        </w:rPr>
        <w:t>포털</w:t>
      </w:r>
      <w:r w:rsidR="00BE1A1A">
        <w:rPr>
          <w:rFonts w:ascii="Calibri" w:hAnsi="Calibri" w:cs="Calibri" w:hint="eastAsia"/>
          <w:kern w:val="0"/>
          <w:sz w:val="24"/>
        </w:rPr>
        <w:t>을</w:t>
      </w:r>
      <w:r w:rsidR="00BE1A1A">
        <w:rPr>
          <w:rFonts w:ascii="Calibri" w:hAnsi="Calibri" w:cs="Calibri" w:hint="eastAsia"/>
          <w:kern w:val="0"/>
          <w:sz w:val="24"/>
        </w:rPr>
        <w:t xml:space="preserve"> </w:t>
      </w:r>
      <w:r w:rsidR="00BE1A1A">
        <w:rPr>
          <w:rFonts w:ascii="Calibri" w:hAnsi="Calibri" w:cs="Calibri" w:hint="eastAsia"/>
          <w:kern w:val="0"/>
          <w:sz w:val="24"/>
        </w:rPr>
        <w:t>통한</w:t>
      </w:r>
      <w:r w:rsidRPr="00BE1A1A">
        <w:rPr>
          <w:rFonts w:ascii="Calibri" w:hAnsi="Calibri" w:cs="Calibri" w:hint="eastAsia"/>
          <w:kern w:val="0"/>
          <w:sz w:val="24"/>
        </w:rPr>
        <w:t xml:space="preserve"> </w:t>
      </w:r>
      <w:r w:rsidR="006C0716" w:rsidRPr="00BE1A1A">
        <w:rPr>
          <w:rFonts w:ascii="Calibri" w:hAnsi="Calibri" w:cs="Calibri" w:hint="eastAsia"/>
          <w:kern w:val="0"/>
          <w:sz w:val="24"/>
        </w:rPr>
        <w:t>검색</w:t>
      </w:r>
      <w:r w:rsidR="006C0716" w:rsidRPr="00BE1A1A">
        <w:rPr>
          <w:rFonts w:ascii="Calibri" w:hAnsi="Calibri" w:cs="Calibri" w:hint="eastAsia"/>
          <w:kern w:val="0"/>
          <w:sz w:val="24"/>
        </w:rPr>
        <w:t xml:space="preserve"> </w:t>
      </w:r>
      <w:r w:rsidR="006C0716" w:rsidRPr="00BE1A1A">
        <w:rPr>
          <w:rFonts w:ascii="Calibri" w:hAnsi="Calibri" w:cs="Calibri" w:hint="eastAsia"/>
          <w:kern w:val="0"/>
          <w:sz w:val="24"/>
        </w:rPr>
        <w:t>및</w:t>
      </w:r>
      <w:r w:rsidR="006C0716" w:rsidRPr="00BE1A1A">
        <w:rPr>
          <w:rFonts w:ascii="Calibri" w:hAnsi="Calibri" w:cs="Calibri" w:hint="eastAsia"/>
          <w:kern w:val="0"/>
          <w:sz w:val="24"/>
        </w:rPr>
        <w:t xml:space="preserve"> 1</w:t>
      </w:r>
      <w:r w:rsidR="006C0716" w:rsidRPr="00BE1A1A">
        <w:rPr>
          <w:rFonts w:ascii="Calibri" w:hAnsi="Calibri" w:cs="Calibri" w:hint="eastAsia"/>
          <w:kern w:val="0"/>
          <w:sz w:val="24"/>
        </w:rPr>
        <w:t>차</w:t>
      </w:r>
      <w:r w:rsidR="006C0716" w:rsidRPr="00BE1A1A">
        <w:rPr>
          <w:rFonts w:ascii="Calibri" w:hAnsi="Calibri" w:cs="Calibri" w:hint="eastAsia"/>
          <w:kern w:val="0"/>
          <w:sz w:val="24"/>
        </w:rPr>
        <w:t xml:space="preserve"> </w:t>
      </w:r>
      <w:r w:rsidR="002445ED" w:rsidRPr="00BE1A1A">
        <w:rPr>
          <w:rFonts w:ascii="Calibri" w:hAnsi="Calibri" w:cs="Calibri" w:hint="eastAsia"/>
          <w:kern w:val="0"/>
          <w:sz w:val="24"/>
        </w:rPr>
        <w:t>조회</w:t>
      </w:r>
      <w:r w:rsidR="002445ED" w:rsidRPr="00BE1A1A">
        <w:rPr>
          <w:rFonts w:ascii="Calibri" w:hAnsi="Calibri" w:cs="Calibri" w:hint="eastAsia"/>
          <w:kern w:val="0"/>
          <w:sz w:val="24"/>
        </w:rPr>
        <w:t xml:space="preserve"> </w:t>
      </w:r>
      <w:r w:rsidR="002445ED" w:rsidRPr="00BE1A1A">
        <w:rPr>
          <w:rFonts w:ascii="Calibri" w:hAnsi="Calibri" w:cs="Calibri" w:hint="eastAsia"/>
          <w:kern w:val="0"/>
          <w:sz w:val="24"/>
        </w:rPr>
        <w:t>결과</w:t>
      </w:r>
      <w:r w:rsidR="006C0716" w:rsidRPr="00BE1A1A">
        <w:rPr>
          <w:rFonts w:ascii="Calibri" w:hAnsi="Calibri" w:cs="Calibri" w:hint="eastAsia"/>
          <w:kern w:val="0"/>
          <w:sz w:val="24"/>
        </w:rPr>
        <w:t>,</w:t>
      </w:r>
      <w:r w:rsidR="002445ED" w:rsidRPr="00BE1A1A">
        <w:rPr>
          <w:rFonts w:ascii="Calibri" w:hAnsi="Calibri" w:cs="Calibri" w:hint="eastAsia"/>
          <w:kern w:val="0"/>
          <w:sz w:val="24"/>
        </w:rPr>
        <w:t xml:space="preserve"> </w:t>
      </w:r>
      <w:r w:rsidR="002445ED" w:rsidRPr="00BE1A1A">
        <w:rPr>
          <w:rFonts w:ascii="Calibri" w:hAnsi="Calibri" w:cs="Calibri" w:hint="eastAsia"/>
          <w:b/>
          <w:bCs/>
          <w:kern w:val="0"/>
          <w:sz w:val="24"/>
          <w:u w:val="single"/>
        </w:rPr>
        <w:t>현행이</w:t>
      </w:r>
      <w:r w:rsidR="002445ED" w:rsidRPr="00BE1A1A">
        <w:rPr>
          <w:rFonts w:ascii="Calibri" w:hAnsi="Calibri" w:cs="Calibri" w:hint="eastAsia"/>
          <w:b/>
          <w:bCs/>
          <w:kern w:val="0"/>
          <w:sz w:val="24"/>
          <w:u w:val="single"/>
        </w:rPr>
        <w:t xml:space="preserve"> </w:t>
      </w:r>
      <w:r w:rsidR="002445ED" w:rsidRPr="00BE1A1A">
        <w:rPr>
          <w:rFonts w:ascii="Calibri" w:hAnsi="Calibri" w:cs="Calibri" w:hint="eastAsia"/>
          <w:b/>
          <w:bCs/>
          <w:kern w:val="0"/>
          <w:sz w:val="24"/>
          <w:u w:val="single"/>
        </w:rPr>
        <w:t>아닌</w:t>
      </w:r>
      <w:r w:rsidR="002445ED" w:rsidRPr="00BE1A1A">
        <w:rPr>
          <w:rFonts w:ascii="Calibri" w:hAnsi="Calibri" w:cs="Calibri" w:hint="eastAsia"/>
          <w:b/>
          <w:bCs/>
          <w:kern w:val="0"/>
          <w:sz w:val="24"/>
          <w:u w:val="single"/>
        </w:rPr>
        <w:t xml:space="preserve"> </w:t>
      </w:r>
      <w:r w:rsidRPr="00BE1A1A">
        <w:rPr>
          <w:rFonts w:ascii="Calibri" w:hAnsi="Calibri" w:cs="Calibri" w:hint="eastAsia"/>
          <w:b/>
          <w:bCs/>
          <w:kern w:val="0"/>
          <w:sz w:val="24"/>
          <w:u w:val="single"/>
        </w:rPr>
        <w:t>법령</w:t>
      </w:r>
      <w:r w:rsidRPr="00BE1A1A">
        <w:rPr>
          <w:rFonts w:ascii="Calibri" w:hAnsi="Calibri" w:cs="Calibri" w:hint="eastAsia"/>
          <w:b/>
          <w:bCs/>
          <w:kern w:val="0"/>
          <w:sz w:val="24"/>
          <w:u w:val="single"/>
        </w:rPr>
        <w:t xml:space="preserve"> </w:t>
      </w:r>
      <w:r w:rsidRPr="00BE1A1A">
        <w:rPr>
          <w:rFonts w:ascii="Calibri" w:hAnsi="Calibri" w:cs="Calibri" w:hint="eastAsia"/>
          <w:b/>
          <w:bCs/>
          <w:kern w:val="0"/>
          <w:sz w:val="24"/>
          <w:u w:val="single"/>
        </w:rPr>
        <w:t>조회가</w:t>
      </w:r>
      <w:r w:rsidRPr="00BE1A1A">
        <w:rPr>
          <w:rFonts w:ascii="Calibri" w:hAnsi="Calibri" w:cs="Calibri" w:hint="eastAsia"/>
          <w:b/>
          <w:bCs/>
          <w:kern w:val="0"/>
          <w:sz w:val="24"/>
          <w:u w:val="single"/>
        </w:rPr>
        <w:t xml:space="preserve"> </w:t>
      </w:r>
      <w:r w:rsidRPr="00BE1A1A">
        <w:rPr>
          <w:rFonts w:ascii="Calibri" w:hAnsi="Calibri" w:cs="Calibri" w:hint="eastAsia"/>
          <w:b/>
          <w:bCs/>
          <w:kern w:val="0"/>
          <w:sz w:val="24"/>
          <w:u w:val="single"/>
        </w:rPr>
        <w:t>자주</w:t>
      </w:r>
      <w:r w:rsidRPr="00BE1A1A">
        <w:rPr>
          <w:rFonts w:ascii="Calibri" w:hAnsi="Calibri" w:cs="Calibri" w:hint="eastAsia"/>
          <w:b/>
          <w:bCs/>
          <w:kern w:val="0"/>
          <w:sz w:val="24"/>
          <w:u w:val="single"/>
        </w:rPr>
        <w:t xml:space="preserve"> </w:t>
      </w:r>
      <w:r w:rsidR="006C0716" w:rsidRPr="00BE1A1A">
        <w:rPr>
          <w:rFonts w:ascii="Calibri" w:hAnsi="Calibri" w:cs="Calibri"/>
          <w:b/>
          <w:bCs/>
          <w:kern w:val="0"/>
          <w:sz w:val="24"/>
          <w:u w:val="single"/>
        </w:rPr>
        <w:t>trigger</w:t>
      </w:r>
      <w:r w:rsidR="006C0716" w:rsidRPr="00BE1A1A">
        <w:rPr>
          <w:rFonts w:ascii="Calibri" w:hAnsi="Calibri" w:cs="Calibri" w:hint="eastAsia"/>
          <w:b/>
          <w:bCs/>
          <w:kern w:val="0"/>
          <w:sz w:val="24"/>
          <w:u w:val="single"/>
        </w:rPr>
        <w:t>됨</w:t>
      </w:r>
      <w:r w:rsidRPr="00BE1A1A">
        <w:rPr>
          <w:rFonts w:ascii="Calibri" w:hAnsi="Calibri" w:cs="Calibri" w:hint="eastAsia"/>
          <w:kern w:val="0"/>
          <w:sz w:val="24"/>
        </w:rPr>
        <w:t xml:space="preserve">. </w:t>
      </w:r>
      <w:r w:rsidR="006C0716" w:rsidRPr="00BE1A1A">
        <w:rPr>
          <w:rFonts w:ascii="Calibri" w:hAnsi="Calibri" w:cs="Calibri"/>
          <w:kern w:val="0"/>
          <w:sz w:val="24"/>
        </w:rPr>
        <w:t>(</w:t>
      </w:r>
      <w:r w:rsidR="00BE1A1A">
        <w:rPr>
          <w:rFonts w:ascii="Calibri" w:hAnsi="Calibri" w:cs="Calibri" w:hint="eastAsia"/>
          <w:kern w:val="0"/>
          <w:sz w:val="24"/>
        </w:rPr>
        <w:t xml:space="preserve">e.g. </w:t>
      </w:r>
      <w:r w:rsidR="006C0716" w:rsidRPr="00BE1A1A">
        <w:rPr>
          <w:rFonts w:ascii="Calibri" w:hAnsi="Calibri" w:cs="Calibri" w:hint="eastAsia"/>
          <w:kern w:val="0"/>
          <w:sz w:val="24"/>
        </w:rPr>
        <w:t>제품안전기본법</w:t>
      </w:r>
      <w:r w:rsidR="006C0716" w:rsidRPr="00BE1A1A">
        <w:rPr>
          <w:rFonts w:ascii="Calibri" w:hAnsi="Calibri" w:cs="Calibri" w:hint="eastAsia"/>
          <w:kern w:val="0"/>
          <w:sz w:val="24"/>
        </w:rPr>
        <w:t xml:space="preserve">, </w:t>
      </w:r>
      <w:r w:rsidR="006C0716" w:rsidRPr="00BE1A1A">
        <w:rPr>
          <w:rFonts w:ascii="Calibri" w:hAnsi="Calibri" w:cs="Calibri" w:hint="eastAsia"/>
          <w:kern w:val="0"/>
          <w:sz w:val="24"/>
        </w:rPr>
        <w:t>소비자기본법</w:t>
      </w:r>
      <w:r w:rsidR="006C0716" w:rsidRPr="00BE1A1A">
        <w:rPr>
          <w:rFonts w:ascii="Calibri" w:hAnsi="Calibri" w:cs="Calibri" w:hint="eastAsia"/>
          <w:kern w:val="0"/>
          <w:sz w:val="24"/>
        </w:rPr>
        <w:t xml:space="preserve">, </w:t>
      </w:r>
      <w:r w:rsidR="006C0716" w:rsidRPr="00BE1A1A">
        <w:rPr>
          <w:rFonts w:ascii="Calibri" w:hAnsi="Calibri" w:cs="Calibri" w:hint="eastAsia"/>
          <w:kern w:val="0"/>
          <w:sz w:val="24"/>
        </w:rPr>
        <w:t>석유사업법</w:t>
      </w:r>
      <w:r w:rsidR="006C0716" w:rsidRPr="00BE1A1A">
        <w:rPr>
          <w:rFonts w:ascii="Calibri" w:hAnsi="Calibri" w:cs="Calibri" w:hint="eastAsia"/>
          <w:kern w:val="0"/>
          <w:sz w:val="24"/>
        </w:rPr>
        <w:t xml:space="preserve">, </w:t>
      </w:r>
      <w:r w:rsidR="006C0716" w:rsidRPr="00BE1A1A">
        <w:rPr>
          <w:rFonts w:ascii="Calibri" w:hAnsi="Calibri" w:cs="Calibri" w:hint="eastAsia"/>
          <w:kern w:val="0"/>
          <w:sz w:val="24"/>
        </w:rPr>
        <w:t>광업법</w:t>
      </w:r>
      <w:r w:rsidR="006C0716" w:rsidRPr="00BE1A1A">
        <w:rPr>
          <w:rFonts w:ascii="Calibri" w:hAnsi="Calibri" w:cs="Calibri" w:hint="eastAsia"/>
          <w:kern w:val="0"/>
          <w:sz w:val="24"/>
        </w:rPr>
        <w:t xml:space="preserve"> </w:t>
      </w:r>
      <w:r w:rsidR="006C0716" w:rsidRPr="00BE1A1A">
        <w:rPr>
          <w:rFonts w:ascii="Calibri" w:hAnsi="Calibri" w:cs="Calibri" w:hint="eastAsia"/>
          <w:kern w:val="0"/>
          <w:sz w:val="24"/>
        </w:rPr>
        <w:t>등</w:t>
      </w:r>
      <w:r w:rsidR="006C0716" w:rsidRPr="00BE1A1A">
        <w:rPr>
          <w:rFonts w:ascii="Calibri" w:hAnsi="Calibri" w:cs="Calibri" w:hint="eastAsia"/>
          <w:kern w:val="0"/>
          <w:sz w:val="24"/>
        </w:rPr>
        <w:t xml:space="preserve"> </w:t>
      </w:r>
      <w:r w:rsidR="006C0716" w:rsidRPr="00BE1A1A">
        <w:rPr>
          <w:rFonts w:ascii="Calibri" w:hAnsi="Calibri" w:cs="Calibri" w:hint="eastAsia"/>
          <w:kern w:val="0"/>
          <w:sz w:val="24"/>
        </w:rPr>
        <w:t>다수</w:t>
      </w:r>
      <w:r w:rsidR="006C0716" w:rsidRPr="00BE1A1A">
        <w:rPr>
          <w:rFonts w:ascii="Calibri" w:hAnsi="Calibri" w:cs="Calibri" w:hint="eastAsia"/>
          <w:kern w:val="0"/>
          <w:sz w:val="24"/>
        </w:rPr>
        <w:t xml:space="preserve"> </w:t>
      </w:r>
      <w:r w:rsidR="006C0716" w:rsidRPr="00BE1A1A">
        <w:rPr>
          <w:rFonts w:ascii="Calibri" w:hAnsi="Calibri" w:cs="Calibri" w:hint="eastAsia"/>
          <w:kern w:val="0"/>
          <w:sz w:val="24"/>
        </w:rPr>
        <w:t>법령</w:t>
      </w:r>
      <w:r w:rsidR="006C0716" w:rsidRPr="00BE1A1A">
        <w:rPr>
          <w:rFonts w:ascii="Calibri" w:hAnsi="Calibri" w:cs="Calibri" w:hint="eastAsia"/>
          <w:kern w:val="0"/>
          <w:sz w:val="24"/>
        </w:rPr>
        <w:t xml:space="preserve"> </w:t>
      </w:r>
      <w:r w:rsidR="006C0716" w:rsidRPr="00BE1A1A">
        <w:rPr>
          <w:rFonts w:ascii="Calibri" w:hAnsi="Calibri" w:cs="Calibri" w:hint="eastAsia"/>
          <w:kern w:val="0"/>
          <w:sz w:val="24"/>
        </w:rPr>
        <w:t>조회에</w:t>
      </w:r>
      <w:r w:rsidR="006C0716" w:rsidRPr="00BE1A1A">
        <w:rPr>
          <w:rFonts w:ascii="Calibri" w:hAnsi="Calibri" w:cs="Calibri" w:hint="eastAsia"/>
          <w:kern w:val="0"/>
          <w:sz w:val="24"/>
        </w:rPr>
        <w:t xml:space="preserve"> </w:t>
      </w:r>
      <w:r w:rsidR="006C0716" w:rsidRPr="00BE1A1A">
        <w:rPr>
          <w:rFonts w:ascii="Calibri" w:hAnsi="Calibri" w:cs="Calibri" w:hint="eastAsia"/>
          <w:kern w:val="0"/>
          <w:sz w:val="24"/>
        </w:rPr>
        <w:t>해당</w:t>
      </w:r>
      <w:r w:rsidR="00BE1A1A">
        <w:rPr>
          <w:rFonts w:ascii="Calibri" w:hAnsi="Calibri" w:cs="Calibri" w:hint="eastAsia"/>
          <w:kern w:val="0"/>
          <w:sz w:val="24"/>
        </w:rPr>
        <w:t xml:space="preserve"> </w:t>
      </w:r>
      <w:r w:rsidR="00715C59">
        <w:rPr>
          <w:rFonts w:ascii="Calibri" w:hAnsi="Calibri" w:cs="Calibri" w:hint="eastAsia"/>
          <w:kern w:val="0"/>
          <w:sz w:val="24"/>
        </w:rPr>
        <w:t>문제가</w:t>
      </w:r>
      <w:r w:rsidR="00715C59">
        <w:rPr>
          <w:rFonts w:ascii="Calibri" w:hAnsi="Calibri" w:cs="Calibri" w:hint="eastAsia"/>
          <w:kern w:val="0"/>
          <w:sz w:val="24"/>
        </w:rPr>
        <w:t xml:space="preserve"> </w:t>
      </w:r>
      <w:r w:rsidR="00715C59">
        <w:rPr>
          <w:rFonts w:ascii="Calibri" w:hAnsi="Calibri" w:cs="Calibri" w:hint="eastAsia"/>
          <w:kern w:val="0"/>
          <w:sz w:val="24"/>
        </w:rPr>
        <w:t>반복적으로</w:t>
      </w:r>
      <w:r w:rsidR="00715C59">
        <w:rPr>
          <w:rFonts w:ascii="Calibri" w:hAnsi="Calibri" w:cs="Calibri" w:hint="eastAsia"/>
          <w:kern w:val="0"/>
          <w:sz w:val="24"/>
        </w:rPr>
        <w:t xml:space="preserve"> </w:t>
      </w:r>
      <w:r w:rsidR="00715C59">
        <w:rPr>
          <w:rFonts w:ascii="Calibri" w:hAnsi="Calibri" w:cs="Calibri" w:hint="eastAsia"/>
          <w:kern w:val="0"/>
          <w:sz w:val="24"/>
        </w:rPr>
        <w:t>확인</w:t>
      </w:r>
      <w:r w:rsidR="00BE1A1A">
        <w:rPr>
          <w:rFonts w:ascii="Calibri" w:hAnsi="Calibri" w:cs="Calibri" w:hint="eastAsia"/>
          <w:kern w:val="0"/>
          <w:sz w:val="24"/>
        </w:rPr>
        <w:t>되었음</w:t>
      </w:r>
      <w:r w:rsidR="006C0716" w:rsidRPr="00BE1A1A">
        <w:rPr>
          <w:rFonts w:ascii="Calibri" w:hAnsi="Calibri" w:cs="Calibri" w:hint="eastAsia"/>
          <w:kern w:val="0"/>
          <w:sz w:val="24"/>
        </w:rPr>
        <w:t>)</w:t>
      </w:r>
    </w:p>
    <w:p w14:paraId="05AD7CA4" w14:textId="1F3F485C" w:rsidR="00BE1A1A" w:rsidRDefault="00067889" w:rsidP="00BE1A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jc w:val="center"/>
        <w:rPr>
          <w:rFonts w:ascii="Helvetica" w:hAnsi="Helvetica" w:cs="Helvetica"/>
          <w:kern w:val="0"/>
          <w:sz w:val="24"/>
        </w:rPr>
      </w:pPr>
      <w:r>
        <w:rPr>
          <w:rFonts w:ascii="Helvetica" w:hAnsi="Helvetica" w:cs="Helvetica"/>
          <w:noProof/>
          <w:kern w:val="0"/>
          <w:sz w:val="24"/>
        </w:rPr>
        <w:drawing>
          <wp:inline distT="0" distB="0" distL="0" distR="0" wp14:anchorId="7541FCB8" wp14:editId="4602CC92">
            <wp:extent cx="2648198" cy="695337"/>
            <wp:effectExtent l="0" t="0" r="0" b="0"/>
            <wp:docPr id="106112206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122062" name="그림 106112206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743" cy="700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47486" w14:textId="09A2002E" w:rsidR="00067889" w:rsidRPr="00BE1A1A" w:rsidRDefault="00067889" w:rsidP="00BE1A1A">
      <w:pPr>
        <w:pStyle w:val="a6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rPr>
          <w:rFonts w:ascii="Calibri" w:hAnsi="Calibri" w:cs="Calibri"/>
          <w:kern w:val="0"/>
          <w:sz w:val="24"/>
        </w:rPr>
      </w:pPr>
      <w:r w:rsidRPr="00BE1A1A">
        <w:rPr>
          <w:rFonts w:ascii="Calibri" w:hAnsi="Calibri" w:cs="Calibri" w:hint="eastAsia"/>
          <w:kern w:val="0"/>
          <w:sz w:val="24"/>
        </w:rPr>
        <w:t>다만</w:t>
      </w:r>
      <w:r w:rsidRPr="00BE1A1A">
        <w:rPr>
          <w:rFonts w:ascii="Calibri" w:hAnsi="Calibri" w:cs="Calibri" w:hint="eastAsia"/>
          <w:kern w:val="0"/>
          <w:sz w:val="24"/>
        </w:rPr>
        <w:t xml:space="preserve">, </w:t>
      </w:r>
      <w:r w:rsidR="00163FFA" w:rsidRPr="00BE1A1A">
        <w:rPr>
          <w:rFonts w:ascii="Calibri" w:hAnsi="Calibri" w:cs="Calibri" w:hint="eastAsia"/>
          <w:kern w:val="0"/>
          <w:sz w:val="24"/>
        </w:rPr>
        <w:t>상기</w:t>
      </w:r>
      <w:r w:rsidR="00163FFA" w:rsidRPr="00BE1A1A">
        <w:rPr>
          <w:rFonts w:ascii="Calibri" w:hAnsi="Calibri" w:cs="Calibri" w:hint="eastAsia"/>
          <w:kern w:val="0"/>
          <w:sz w:val="24"/>
        </w:rPr>
        <w:t xml:space="preserve"> </w:t>
      </w:r>
      <w:r w:rsidRPr="00BE1A1A">
        <w:rPr>
          <w:rFonts w:ascii="Calibri" w:hAnsi="Calibri" w:cs="Calibri" w:hint="eastAsia"/>
          <w:kern w:val="0"/>
          <w:sz w:val="24"/>
        </w:rPr>
        <w:t>이</w:t>
      </w:r>
      <w:r w:rsidR="00163FFA" w:rsidRPr="00BE1A1A">
        <w:rPr>
          <w:rFonts w:ascii="Calibri" w:hAnsi="Calibri" w:cs="Calibri" w:hint="eastAsia"/>
          <w:kern w:val="0"/>
          <w:sz w:val="24"/>
        </w:rPr>
        <w:t>슈</w:t>
      </w:r>
      <w:r w:rsidRPr="00BE1A1A">
        <w:rPr>
          <w:rFonts w:ascii="Calibri" w:hAnsi="Calibri" w:cs="Calibri" w:hint="eastAsia"/>
          <w:kern w:val="0"/>
          <w:sz w:val="24"/>
        </w:rPr>
        <w:t>에</w:t>
      </w:r>
      <w:r w:rsidRPr="00BE1A1A">
        <w:rPr>
          <w:rFonts w:ascii="Calibri" w:hAnsi="Calibri" w:cs="Calibri" w:hint="eastAsia"/>
          <w:kern w:val="0"/>
          <w:sz w:val="24"/>
        </w:rPr>
        <w:t xml:space="preserve"> </w:t>
      </w:r>
      <w:r w:rsidRPr="00BE1A1A">
        <w:rPr>
          <w:rFonts w:ascii="Calibri" w:hAnsi="Calibri" w:cs="Calibri" w:hint="eastAsia"/>
          <w:kern w:val="0"/>
          <w:sz w:val="24"/>
        </w:rPr>
        <w:t>대</w:t>
      </w:r>
      <w:r w:rsidR="00480FF9">
        <w:rPr>
          <w:rFonts w:ascii="Calibri" w:hAnsi="Calibri" w:cs="Calibri" w:hint="eastAsia"/>
          <w:kern w:val="0"/>
          <w:sz w:val="24"/>
        </w:rPr>
        <w:t>응하여</w:t>
      </w:r>
      <w:r w:rsidRPr="00BE1A1A">
        <w:rPr>
          <w:rFonts w:ascii="Calibri" w:hAnsi="Calibri" w:cs="Calibri" w:hint="eastAsia"/>
          <w:kern w:val="0"/>
          <w:sz w:val="24"/>
        </w:rPr>
        <w:t xml:space="preserve"> </w:t>
      </w:r>
      <w:r w:rsidRPr="00BE1A1A">
        <w:rPr>
          <w:rFonts w:ascii="Calibri" w:hAnsi="Calibri" w:cs="Calibri" w:hint="eastAsia"/>
          <w:kern w:val="0"/>
          <w:sz w:val="24"/>
        </w:rPr>
        <w:t>국가법령정보센터에서</w:t>
      </w:r>
      <w:r w:rsidRPr="00BE1A1A">
        <w:rPr>
          <w:rFonts w:ascii="Calibri" w:hAnsi="Calibri" w:cs="Calibri" w:hint="eastAsia"/>
          <w:kern w:val="0"/>
          <w:sz w:val="24"/>
        </w:rPr>
        <w:t xml:space="preserve"> </w:t>
      </w:r>
      <w:r w:rsidRPr="00BE1A1A">
        <w:rPr>
          <w:rFonts w:ascii="Calibri" w:hAnsi="Calibri" w:cs="Calibri" w:hint="eastAsia"/>
          <w:kern w:val="0"/>
          <w:sz w:val="24"/>
        </w:rPr>
        <w:t>제공하는</w:t>
      </w:r>
      <w:r w:rsidRPr="00BE1A1A">
        <w:rPr>
          <w:rFonts w:ascii="Calibri" w:hAnsi="Calibri" w:cs="Calibri" w:hint="eastAsia"/>
          <w:kern w:val="0"/>
          <w:sz w:val="24"/>
        </w:rPr>
        <w:t xml:space="preserve"> </w:t>
      </w:r>
      <w:r w:rsidRPr="00BE1A1A">
        <w:rPr>
          <w:rFonts w:ascii="Calibri" w:hAnsi="Calibri" w:cs="Calibri" w:hint="eastAsia"/>
          <w:b/>
          <w:bCs/>
          <w:kern w:val="0"/>
          <w:sz w:val="24"/>
          <w:u w:val="single"/>
        </w:rPr>
        <w:t>한글주소명</w:t>
      </w:r>
      <w:r w:rsidR="006C0716" w:rsidRPr="00BE1A1A">
        <w:rPr>
          <w:rFonts w:ascii="Calibri" w:hAnsi="Calibri" w:cs="Calibri" w:hint="eastAsia"/>
          <w:b/>
          <w:bCs/>
          <w:kern w:val="0"/>
          <w:sz w:val="24"/>
          <w:u w:val="single"/>
        </w:rPr>
        <w:t xml:space="preserve"> </w:t>
      </w:r>
      <w:r w:rsidR="006C0716" w:rsidRPr="00BE1A1A">
        <w:rPr>
          <w:rFonts w:ascii="Calibri" w:hAnsi="Calibri" w:cs="Calibri" w:hint="eastAsia"/>
          <w:b/>
          <w:bCs/>
          <w:kern w:val="0"/>
          <w:sz w:val="24"/>
          <w:u w:val="single"/>
        </w:rPr>
        <w:t>조회</w:t>
      </w:r>
      <w:r w:rsidRPr="00BE1A1A">
        <w:rPr>
          <w:rFonts w:ascii="Calibri" w:hAnsi="Calibri" w:cs="Calibri" w:hint="eastAsia"/>
          <w:b/>
          <w:bCs/>
          <w:kern w:val="0"/>
          <w:sz w:val="24"/>
          <w:u w:val="single"/>
        </w:rPr>
        <w:t>(</w:t>
      </w:r>
      <w:r w:rsidRPr="00BE1A1A">
        <w:rPr>
          <w:rFonts w:ascii="Calibri" w:hAnsi="Calibri" w:cs="Calibri" w:hint="eastAsia"/>
          <w:b/>
          <w:bCs/>
          <w:kern w:val="0"/>
          <w:sz w:val="24"/>
          <w:u w:val="single"/>
        </w:rPr>
        <w:t>한글</w:t>
      </w:r>
      <w:r w:rsidRPr="00BE1A1A">
        <w:rPr>
          <w:rFonts w:ascii="Calibri" w:hAnsi="Calibri" w:cs="Calibri" w:hint="eastAsia"/>
          <w:b/>
          <w:bCs/>
          <w:kern w:val="0"/>
          <w:sz w:val="24"/>
          <w:u w:val="single"/>
        </w:rPr>
        <w:t xml:space="preserve"> </w:t>
      </w:r>
      <w:r w:rsidRPr="00BE1A1A">
        <w:rPr>
          <w:rFonts w:ascii="Calibri" w:hAnsi="Calibri" w:cs="Calibri" w:hint="eastAsia"/>
          <w:b/>
          <w:bCs/>
          <w:kern w:val="0"/>
          <w:sz w:val="24"/>
          <w:u w:val="single"/>
        </w:rPr>
        <w:t>법령주소</w:t>
      </w:r>
      <w:r w:rsidRPr="00BE1A1A">
        <w:rPr>
          <w:rFonts w:ascii="Calibri" w:hAnsi="Calibri" w:cs="Calibri" w:hint="eastAsia"/>
          <w:b/>
          <w:bCs/>
          <w:kern w:val="0"/>
          <w:sz w:val="24"/>
          <w:u w:val="single"/>
        </w:rPr>
        <w:t xml:space="preserve">) </w:t>
      </w:r>
      <w:r w:rsidRPr="00BE1A1A">
        <w:rPr>
          <w:rFonts w:ascii="Calibri" w:hAnsi="Calibri" w:cs="Calibri" w:hint="eastAsia"/>
          <w:b/>
          <w:bCs/>
          <w:kern w:val="0"/>
          <w:sz w:val="24"/>
          <w:u w:val="single"/>
        </w:rPr>
        <w:t>시</w:t>
      </w:r>
      <w:r w:rsidR="006C0716" w:rsidRPr="00BE1A1A">
        <w:rPr>
          <w:rFonts w:ascii="Calibri" w:hAnsi="Calibri" w:cs="Calibri" w:hint="eastAsia"/>
          <w:b/>
          <w:bCs/>
          <w:kern w:val="0"/>
          <w:sz w:val="24"/>
          <w:u w:val="single"/>
        </w:rPr>
        <w:t>에</w:t>
      </w:r>
      <w:r w:rsidRPr="00BE1A1A">
        <w:rPr>
          <w:rFonts w:ascii="Calibri" w:hAnsi="Calibri" w:cs="Calibri" w:hint="eastAsia"/>
          <w:b/>
          <w:bCs/>
          <w:kern w:val="0"/>
          <w:sz w:val="24"/>
          <w:u w:val="single"/>
        </w:rPr>
        <w:t xml:space="preserve"> </w:t>
      </w:r>
      <w:r w:rsidRPr="00BE1A1A">
        <w:rPr>
          <w:rFonts w:ascii="Calibri" w:hAnsi="Calibri" w:cs="Calibri" w:hint="eastAsia"/>
          <w:b/>
          <w:bCs/>
          <w:kern w:val="0"/>
          <w:sz w:val="24"/>
          <w:u w:val="single"/>
        </w:rPr>
        <w:t>최신</w:t>
      </w:r>
      <w:r w:rsidRPr="00BE1A1A">
        <w:rPr>
          <w:rFonts w:ascii="Calibri" w:hAnsi="Calibri" w:cs="Calibri" w:hint="eastAsia"/>
          <w:b/>
          <w:bCs/>
          <w:kern w:val="0"/>
          <w:sz w:val="24"/>
          <w:u w:val="single"/>
        </w:rPr>
        <w:t xml:space="preserve"> </w:t>
      </w:r>
      <w:r w:rsidRPr="00BE1A1A">
        <w:rPr>
          <w:rFonts w:ascii="Calibri" w:hAnsi="Calibri" w:cs="Calibri" w:hint="eastAsia"/>
          <w:b/>
          <w:bCs/>
          <w:kern w:val="0"/>
          <w:sz w:val="24"/>
          <w:u w:val="single"/>
        </w:rPr>
        <w:t>개정</w:t>
      </w:r>
      <w:r w:rsidRPr="00BE1A1A">
        <w:rPr>
          <w:rFonts w:ascii="Calibri" w:hAnsi="Calibri" w:cs="Calibri" w:hint="eastAsia"/>
          <w:b/>
          <w:bCs/>
          <w:kern w:val="0"/>
          <w:sz w:val="24"/>
          <w:u w:val="single"/>
        </w:rPr>
        <w:t xml:space="preserve"> </w:t>
      </w:r>
      <w:r w:rsidRPr="00BE1A1A">
        <w:rPr>
          <w:rFonts w:ascii="Calibri" w:hAnsi="Calibri" w:cs="Calibri" w:hint="eastAsia"/>
          <w:b/>
          <w:bCs/>
          <w:kern w:val="0"/>
          <w:sz w:val="24"/>
          <w:u w:val="single"/>
        </w:rPr>
        <w:t>법률로</w:t>
      </w:r>
      <w:r w:rsidRPr="00BE1A1A">
        <w:rPr>
          <w:rFonts w:ascii="Calibri" w:hAnsi="Calibri" w:cs="Calibri" w:hint="eastAsia"/>
          <w:b/>
          <w:bCs/>
          <w:kern w:val="0"/>
          <w:sz w:val="24"/>
          <w:u w:val="single"/>
        </w:rPr>
        <w:t xml:space="preserve"> p</w:t>
      </w:r>
      <w:r w:rsidRPr="00BE1A1A">
        <w:rPr>
          <w:rFonts w:ascii="Calibri" w:hAnsi="Calibri" w:cs="Calibri"/>
          <w:b/>
          <w:bCs/>
          <w:kern w:val="0"/>
          <w:sz w:val="24"/>
          <w:u w:val="single"/>
        </w:rPr>
        <w:t>op-up</w:t>
      </w:r>
      <w:r w:rsidRPr="00BE1A1A">
        <w:rPr>
          <w:rFonts w:ascii="Calibri" w:hAnsi="Calibri" w:cs="Calibri" w:hint="eastAsia"/>
          <w:b/>
          <w:bCs/>
          <w:kern w:val="0"/>
          <w:sz w:val="24"/>
          <w:u w:val="single"/>
        </w:rPr>
        <w:t>되</w:t>
      </w:r>
      <w:r w:rsidR="006C0716" w:rsidRPr="00BE1A1A">
        <w:rPr>
          <w:rFonts w:ascii="Calibri" w:hAnsi="Calibri" w:cs="Calibri" w:hint="eastAsia"/>
          <w:b/>
          <w:bCs/>
          <w:kern w:val="0"/>
          <w:sz w:val="24"/>
          <w:u w:val="single"/>
        </w:rPr>
        <w:t>는</w:t>
      </w:r>
      <w:r w:rsidR="006C0716" w:rsidRPr="00BE1A1A">
        <w:rPr>
          <w:rFonts w:ascii="Calibri" w:hAnsi="Calibri" w:cs="Calibri" w:hint="eastAsia"/>
          <w:b/>
          <w:bCs/>
          <w:kern w:val="0"/>
          <w:sz w:val="24"/>
          <w:u w:val="single"/>
        </w:rPr>
        <w:t xml:space="preserve"> </w:t>
      </w:r>
      <w:r w:rsidR="006C0716" w:rsidRPr="00BE1A1A">
        <w:rPr>
          <w:rFonts w:ascii="Calibri" w:hAnsi="Calibri" w:cs="Calibri" w:hint="eastAsia"/>
          <w:b/>
          <w:bCs/>
          <w:kern w:val="0"/>
          <w:sz w:val="24"/>
          <w:u w:val="single"/>
        </w:rPr>
        <w:t>것을</w:t>
      </w:r>
      <w:r w:rsidR="006C0716" w:rsidRPr="00BE1A1A">
        <w:rPr>
          <w:rFonts w:ascii="Calibri" w:hAnsi="Calibri" w:cs="Calibri" w:hint="eastAsia"/>
          <w:b/>
          <w:bCs/>
          <w:kern w:val="0"/>
          <w:sz w:val="24"/>
          <w:u w:val="single"/>
        </w:rPr>
        <w:t xml:space="preserve"> </w:t>
      </w:r>
      <w:r w:rsidR="006C0716" w:rsidRPr="00BE1A1A">
        <w:rPr>
          <w:rFonts w:ascii="Calibri" w:hAnsi="Calibri" w:cs="Calibri" w:hint="eastAsia"/>
          <w:b/>
          <w:bCs/>
          <w:kern w:val="0"/>
          <w:sz w:val="24"/>
          <w:u w:val="single"/>
        </w:rPr>
        <w:t>확인</w:t>
      </w:r>
      <w:r w:rsidRPr="00BE1A1A">
        <w:rPr>
          <w:rFonts w:ascii="Calibri" w:hAnsi="Calibri" w:cs="Calibri" w:hint="eastAsia"/>
          <w:kern w:val="0"/>
          <w:sz w:val="24"/>
        </w:rPr>
        <w:t xml:space="preserve">, </w:t>
      </w:r>
      <w:r w:rsidR="00BE1A1A">
        <w:rPr>
          <w:rFonts w:ascii="Calibri" w:hAnsi="Calibri" w:cs="Calibri" w:hint="eastAsia"/>
          <w:kern w:val="0"/>
          <w:sz w:val="24"/>
        </w:rPr>
        <w:t>이에</w:t>
      </w:r>
      <w:r w:rsidR="00BE1A1A">
        <w:rPr>
          <w:rFonts w:ascii="Calibri" w:hAnsi="Calibri" w:cs="Calibri" w:hint="eastAsia"/>
          <w:kern w:val="0"/>
          <w:sz w:val="24"/>
        </w:rPr>
        <w:t xml:space="preserve"> </w:t>
      </w:r>
      <w:r w:rsidR="00BE1A1A">
        <w:rPr>
          <w:rFonts w:ascii="Calibri" w:hAnsi="Calibri" w:cs="Calibri" w:hint="eastAsia"/>
          <w:kern w:val="0"/>
          <w:sz w:val="24"/>
        </w:rPr>
        <w:t>따라</w:t>
      </w:r>
      <w:r w:rsidR="00BE1A1A">
        <w:rPr>
          <w:rFonts w:ascii="Calibri" w:hAnsi="Calibri" w:cs="Calibri" w:hint="eastAsia"/>
          <w:kern w:val="0"/>
          <w:sz w:val="24"/>
        </w:rPr>
        <w:t xml:space="preserve"> </w:t>
      </w:r>
      <w:r w:rsidR="00480FF9" w:rsidRPr="00480FF9">
        <w:rPr>
          <w:rFonts w:ascii="Calibri" w:hAnsi="Calibri" w:cs="Calibri" w:hint="eastAsia"/>
          <w:b/>
          <w:bCs/>
          <w:kern w:val="0"/>
          <w:sz w:val="24"/>
          <w:u w:val="single"/>
        </w:rPr>
        <w:t>현행</w:t>
      </w:r>
      <w:r w:rsidR="00480FF9" w:rsidRPr="00480FF9">
        <w:rPr>
          <w:rFonts w:ascii="Calibri" w:hAnsi="Calibri" w:cs="Calibri" w:hint="eastAsia"/>
          <w:b/>
          <w:bCs/>
          <w:kern w:val="0"/>
          <w:sz w:val="24"/>
          <w:u w:val="single"/>
        </w:rPr>
        <w:t xml:space="preserve"> </w:t>
      </w:r>
      <w:r w:rsidR="00480FF9" w:rsidRPr="00480FF9">
        <w:rPr>
          <w:rFonts w:ascii="Calibri" w:hAnsi="Calibri" w:cs="Calibri" w:hint="eastAsia"/>
          <w:b/>
          <w:bCs/>
          <w:kern w:val="0"/>
          <w:sz w:val="24"/>
          <w:u w:val="single"/>
        </w:rPr>
        <w:t>법령</w:t>
      </w:r>
      <w:r w:rsidR="00480FF9" w:rsidRPr="00480FF9">
        <w:rPr>
          <w:rFonts w:ascii="Calibri" w:hAnsi="Calibri" w:cs="Calibri" w:hint="eastAsia"/>
          <w:b/>
          <w:bCs/>
          <w:kern w:val="0"/>
          <w:sz w:val="24"/>
          <w:u w:val="single"/>
        </w:rPr>
        <w:t xml:space="preserve"> </w:t>
      </w:r>
      <w:r w:rsidR="00480FF9" w:rsidRPr="00480FF9">
        <w:rPr>
          <w:rFonts w:ascii="Calibri" w:hAnsi="Calibri" w:cs="Calibri" w:hint="eastAsia"/>
          <w:b/>
          <w:bCs/>
          <w:kern w:val="0"/>
          <w:sz w:val="24"/>
          <w:u w:val="single"/>
        </w:rPr>
        <w:t>조회</w:t>
      </w:r>
      <w:r w:rsidR="00480FF9" w:rsidRPr="00480FF9">
        <w:rPr>
          <w:rFonts w:ascii="Calibri" w:hAnsi="Calibri" w:cs="Calibri" w:hint="eastAsia"/>
          <w:b/>
          <w:bCs/>
          <w:kern w:val="0"/>
          <w:sz w:val="24"/>
          <w:u w:val="single"/>
        </w:rPr>
        <w:t xml:space="preserve"> </w:t>
      </w:r>
      <w:r w:rsidR="00480FF9" w:rsidRPr="00480FF9">
        <w:rPr>
          <w:rFonts w:ascii="Calibri" w:hAnsi="Calibri" w:cs="Calibri" w:hint="eastAsia"/>
          <w:b/>
          <w:bCs/>
          <w:kern w:val="0"/>
          <w:sz w:val="24"/>
          <w:u w:val="single"/>
        </w:rPr>
        <w:t>관련</w:t>
      </w:r>
      <w:r w:rsidR="00480FF9" w:rsidRPr="00480FF9">
        <w:rPr>
          <w:rFonts w:ascii="Calibri" w:hAnsi="Calibri" w:cs="Calibri" w:hint="eastAsia"/>
          <w:b/>
          <w:bCs/>
          <w:kern w:val="0"/>
          <w:sz w:val="24"/>
          <w:u w:val="single"/>
        </w:rPr>
        <w:t xml:space="preserve"> </w:t>
      </w:r>
      <w:r w:rsidR="00480FF9" w:rsidRPr="00480FF9">
        <w:rPr>
          <w:rFonts w:ascii="Calibri" w:hAnsi="Calibri" w:cs="Calibri" w:hint="eastAsia"/>
          <w:b/>
          <w:bCs/>
          <w:kern w:val="0"/>
          <w:sz w:val="24"/>
          <w:u w:val="single"/>
        </w:rPr>
        <w:t>이슈는</w:t>
      </w:r>
      <w:r w:rsidRPr="00480FF9">
        <w:rPr>
          <w:rFonts w:ascii="Calibri" w:hAnsi="Calibri" w:cs="Calibri" w:hint="eastAsia"/>
          <w:b/>
          <w:bCs/>
          <w:kern w:val="0"/>
          <w:sz w:val="24"/>
          <w:u w:val="single"/>
        </w:rPr>
        <w:t xml:space="preserve"> </w:t>
      </w:r>
      <w:r w:rsidRPr="00480FF9">
        <w:rPr>
          <w:rFonts w:ascii="Calibri" w:hAnsi="Calibri" w:cs="Calibri" w:hint="eastAsia"/>
          <w:b/>
          <w:bCs/>
          <w:kern w:val="0"/>
          <w:sz w:val="24"/>
          <w:u w:val="single"/>
        </w:rPr>
        <w:t>해결</w:t>
      </w:r>
      <w:r w:rsidRPr="00480FF9">
        <w:rPr>
          <w:rFonts w:ascii="Calibri" w:hAnsi="Calibri" w:cs="Calibri" w:hint="eastAsia"/>
          <w:b/>
          <w:bCs/>
          <w:kern w:val="0"/>
          <w:sz w:val="24"/>
          <w:u w:val="single"/>
        </w:rPr>
        <w:t xml:space="preserve"> </w:t>
      </w:r>
      <w:r w:rsidRPr="00480FF9">
        <w:rPr>
          <w:rFonts w:ascii="Calibri" w:hAnsi="Calibri" w:cs="Calibri" w:hint="eastAsia"/>
          <w:b/>
          <w:bCs/>
          <w:kern w:val="0"/>
          <w:sz w:val="24"/>
          <w:u w:val="single"/>
        </w:rPr>
        <w:t>가능</w:t>
      </w:r>
      <w:r w:rsidR="00BE1A1A" w:rsidRPr="00480FF9">
        <w:rPr>
          <w:rFonts w:ascii="Calibri" w:hAnsi="Calibri" w:cs="Calibri" w:hint="eastAsia"/>
          <w:b/>
          <w:bCs/>
          <w:kern w:val="0"/>
          <w:sz w:val="24"/>
          <w:u w:val="single"/>
        </w:rPr>
        <w:t>한</w:t>
      </w:r>
      <w:r w:rsidR="00BE1A1A" w:rsidRPr="00480FF9">
        <w:rPr>
          <w:rFonts w:ascii="Calibri" w:hAnsi="Calibri" w:cs="Calibri" w:hint="eastAsia"/>
          <w:b/>
          <w:bCs/>
          <w:kern w:val="0"/>
          <w:sz w:val="24"/>
          <w:u w:val="single"/>
        </w:rPr>
        <w:t xml:space="preserve"> </w:t>
      </w:r>
      <w:r w:rsidR="00BE1A1A" w:rsidRPr="00480FF9">
        <w:rPr>
          <w:rFonts w:ascii="Calibri" w:hAnsi="Calibri" w:cs="Calibri" w:hint="eastAsia"/>
          <w:b/>
          <w:bCs/>
          <w:kern w:val="0"/>
          <w:sz w:val="24"/>
          <w:u w:val="single"/>
        </w:rPr>
        <w:t>것을</w:t>
      </w:r>
      <w:r w:rsidR="00BE1A1A" w:rsidRPr="00480FF9">
        <w:rPr>
          <w:rFonts w:ascii="Calibri" w:hAnsi="Calibri" w:cs="Calibri" w:hint="eastAsia"/>
          <w:b/>
          <w:bCs/>
          <w:kern w:val="0"/>
          <w:sz w:val="24"/>
          <w:u w:val="single"/>
        </w:rPr>
        <w:t xml:space="preserve"> </w:t>
      </w:r>
      <w:r w:rsidR="00BE1A1A" w:rsidRPr="00480FF9">
        <w:rPr>
          <w:rFonts w:ascii="Calibri" w:hAnsi="Calibri" w:cs="Calibri" w:hint="eastAsia"/>
          <w:b/>
          <w:bCs/>
          <w:kern w:val="0"/>
          <w:sz w:val="24"/>
          <w:u w:val="single"/>
        </w:rPr>
        <w:t>확인</w:t>
      </w:r>
      <w:r w:rsidR="00BE1A1A">
        <w:rPr>
          <w:rFonts w:ascii="Calibri" w:hAnsi="Calibri" w:cs="Calibri" w:hint="eastAsia"/>
          <w:kern w:val="0"/>
          <w:sz w:val="24"/>
        </w:rPr>
        <w:t>함</w:t>
      </w:r>
      <w:r w:rsidRPr="00BE1A1A">
        <w:rPr>
          <w:rFonts w:ascii="Calibri" w:hAnsi="Calibri" w:cs="Calibri" w:hint="eastAsia"/>
          <w:kern w:val="0"/>
          <w:sz w:val="24"/>
        </w:rPr>
        <w:t>.</w:t>
      </w:r>
    </w:p>
    <w:p w14:paraId="346A5ED9" w14:textId="48CE4C5B" w:rsidR="002445ED" w:rsidRPr="00715C59" w:rsidRDefault="002445ED" w:rsidP="002445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rPr>
          <w:rFonts w:ascii="Helvetica" w:hAnsi="Helvetica" w:cs="Helvetica"/>
          <w:kern w:val="0"/>
          <w:sz w:val="24"/>
        </w:rPr>
      </w:pPr>
    </w:p>
    <w:p w14:paraId="7C953E73" w14:textId="77777777" w:rsidR="00067889" w:rsidRDefault="00067889" w:rsidP="002445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rPr>
          <w:rFonts w:ascii="Helvetica" w:hAnsi="Helvetica" w:cs="Helvetica"/>
          <w:kern w:val="0"/>
          <w:sz w:val="24"/>
        </w:rPr>
      </w:pPr>
    </w:p>
    <w:p w14:paraId="68425DEB" w14:textId="678B324D" w:rsidR="006C0716" w:rsidRDefault="006C0716" w:rsidP="002445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rPr>
          <w:rFonts w:ascii="Helvetica" w:hAnsi="Helvetica" w:cs="Helvetica"/>
          <w:kern w:val="0"/>
          <w:sz w:val="24"/>
        </w:rPr>
      </w:pPr>
      <w:r>
        <w:rPr>
          <w:rFonts w:ascii="Helvetica" w:hAnsi="Helvetica" w:cs="Helvetica" w:hint="eastAsia"/>
          <w:kern w:val="0"/>
          <w:sz w:val="24"/>
        </w:rPr>
        <w:t>[</w:t>
      </w:r>
      <w:r>
        <w:rPr>
          <w:rFonts w:ascii="Helvetica" w:hAnsi="Helvetica" w:cs="Helvetica" w:hint="eastAsia"/>
          <w:kern w:val="0"/>
          <w:sz w:val="24"/>
        </w:rPr>
        <w:t>잔존하는</w:t>
      </w:r>
      <w:r>
        <w:rPr>
          <w:rFonts w:ascii="Helvetica" w:hAnsi="Helvetica" w:cs="Helvetica" w:hint="eastAsia"/>
          <w:kern w:val="0"/>
          <w:sz w:val="24"/>
        </w:rPr>
        <w:t xml:space="preserve"> </w:t>
      </w:r>
      <w:r>
        <w:rPr>
          <w:rFonts w:ascii="Helvetica" w:hAnsi="Helvetica" w:cs="Helvetica" w:hint="eastAsia"/>
          <w:kern w:val="0"/>
          <w:sz w:val="24"/>
        </w:rPr>
        <w:t>문제점</w:t>
      </w:r>
      <w:r>
        <w:rPr>
          <w:rFonts w:ascii="Helvetica" w:hAnsi="Helvetica" w:cs="Helvetica" w:hint="eastAsia"/>
          <w:kern w:val="0"/>
          <w:sz w:val="24"/>
        </w:rPr>
        <w:t>]</w:t>
      </w:r>
    </w:p>
    <w:p w14:paraId="2C17AAC8" w14:textId="6BBFDC51" w:rsidR="00581D2F" w:rsidRDefault="006C0716" w:rsidP="00581D2F">
      <w:pPr>
        <w:pStyle w:val="a6"/>
        <w:numPr>
          <w:ilvl w:val="0"/>
          <w:numId w:val="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rPr>
          <w:rFonts w:ascii="Helvetica" w:hAnsi="Helvetica" w:cs="Helvetica"/>
          <w:kern w:val="0"/>
          <w:sz w:val="24"/>
        </w:rPr>
      </w:pPr>
      <w:r w:rsidRPr="00480FF9">
        <w:rPr>
          <w:rFonts w:ascii="Helvetica" w:hAnsi="Helvetica" w:cs="Helvetica" w:hint="eastAsia"/>
          <w:kern w:val="0"/>
          <w:sz w:val="24"/>
        </w:rPr>
        <w:t>그럼에도</w:t>
      </w:r>
      <w:r w:rsidRPr="00480FF9">
        <w:rPr>
          <w:rFonts w:ascii="Helvetica" w:hAnsi="Helvetica" w:cs="Helvetica" w:hint="eastAsia"/>
          <w:kern w:val="0"/>
          <w:sz w:val="24"/>
        </w:rPr>
        <w:t xml:space="preserve"> </w:t>
      </w:r>
      <w:r w:rsidRPr="00480FF9">
        <w:rPr>
          <w:rFonts w:ascii="Helvetica" w:hAnsi="Helvetica" w:cs="Helvetica" w:hint="eastAsia"/>
          <w:kern w:val="0"/>
          <w:sz w:val="24"/>
        </w:rPr>
        <w:t>불구하고</w:t>
      </w:r>
      <w:r w:rsidRPr="00480FF9">
        <w:rPr>
          <w:rFonts w:ascii="Helvetica" w:hAnsi="Helvetica" w:cs="Helvetica" w:hint="eastAsia"/>
          <w:kern w:val="0"/>
          <w:sz w:val="24"/>
        </w:rPr>
        <w:t xml:space="preserve">, </w:t>
      </w:r>
      <w:commentRangeStart w:id="0"/>
      <w:r w:rsidR="00067889" w:rsidRPr="00715C59">
        <w:rPr>
          <w:rFonts w:ascii="Helvetica" w:hAnsi="Helvetica" w:cs="Helvetica" w:hint="eastAsia"/>
          <w:color w:val="FF0000"/>
          <w:kern w:val="0"/>
          <w:sz w:val="24"/>
        </w:rPr>
        <w:t>일부</w:t>
      </w:r>
      <w:r w:rsidR="00067889" w:rsidRPr="00715C59">
        <w:rPr>
          <w:rFonts w:ascii="Helvetica" w:hAnsi="Helvetica" w:cs="Helvetica" w:hint="eastAsia"/>
          <w:color w:val="FF0000"/>
          <w:kern w:val="0"/>
          <w:sz w:val="24"/>
        </w:rPr>
        <w:t xml:space="preserve"> </w:t>
      </w:r>
      <w:r w:rsidR="00067889" w:rsidRPr="00715C59">
        <w:rPr>
          <w:rFonts w:ascii="Helvetica" w:hAnsi="Helvetica" w:cs="Helvetica" w:hint="eastAsia"/>
          <w:color w:val="FF0000"/>
          <w:kern w:val="0"/>
          <w:sz w:val="24"/>
        </w:rPr>
        <w:t>조회</w:t>
      </w:r>
      <w:r w:rsidRPr="00715C59">
        <w:rPr>
          <w:rFonts w:ascii="Helvetica" w:hAnsi="Helvetica" w:cs="Helvetica" w:hint="eastAsia"/>
          <w:color w:val="FF0000"/>
          <w:kern w:val="0"/>
          <w:sz w:val="24"/>
        </w:rPr>
        <w:t xml:space="preserve"> X,</w:t>
      </w:r>
      <w:r w:rsidR="00067889" w:rsidRPr="00715C59">
        <w:rPr>
          <w:rFonts w:ascii="Helvetica" w:hAnsi="Helvetica" w:cs="Helvetica" w:hint="eastAsia"/>
          <w:color w:val="FF0000"/>
          <w:kern w:val="0"/>
          <w:sz w:val="24"/>
        </w:rPr>
        <w:t xml:space="preserve"> </w:t>
      </w:r>
      <w:r w:rsidR="00067889" w:rsidRPr="00715C59">
        <w:rPr>
          <w:rFonts w:ascii="Helvetica" w:hAnsi="Helvetica" w:cs="Helvetica" w:hint="eastAsia"/>
          <w:color w:val="FF0000"/>
          <w:kern w:val="0"/>
          <w:sz w:val="24"/>
        </w:rPr>
        <w:t>혹은</w:t>
      </w:r>
      <w:r w:rsidR="00067889" w:rsidRPr="00715C59">
        <w:rPr>
          <w:rFonts w:ascii="Helvetica" w:hAnsi="Helvetica" w:cs="Helvetica" w:hint="eastAsia"/>
          <w:color w:val="FF0000"/>
          <w:kern w:val="0"/>
          <w:sz w:val="24"/>
        </w:rPr>
        <w:t xml:space="preserve"> </w:t>
      </w:r>
      <w:r w:rsidR="00067889" w:rsidRPr="00715C59">
        <w:rPr>
          <w:rFonts w:ascii="Helvetica" w:hAnsi="Helvetica" w:cs="Helvetica" w:hint="eastAsia"/>
          <w:color w:val="FF0000"/>
          <w:kern w:val="0"/>
          <w:sz w:val="24"/>
        </w:rPr>
        <w:t>알</w:t>
      </w:r>
      <w:r w:rsidR="00067889" w:rsidRPr="00715C59">
        <w:rPr>
          <w:rFonts w:ascii="Helvetica" w:hAnsi="Helvetica" w:cs="Helvetica" w:hint="eastAsia"/>
          <w:color w:val="FF0000"/>
          <w:kern w:val="0"/>
          <w:sz w:val="24"/>
        </w:rPr>
        <w:t xml:space="preserve"> </w:t>
      </w:r>
      <w:r w:rsidR="00067889" w:rsidRPr="00715C59">
        <w:rPr>
          <w:rFonts w:ascii="Helvetica" w:hAnsi="Helvetica" w:cs="Helvetica" w:hint="eastAsia"/>
          <w:color w:val="FF0000"/>
          <w:kern w:val="0"/>
          <w:sz w:val="24"/>
        </w:rPr>
        <w:t>수</w:t>
      </w:r>
      <w:r w:rsidR="00067889" w:rsidRPr="00715C59">
        <w:rPr>
          <w:rFonts w:ascii="Helvetica" w:hAnsi="Helvetica" w:cs="Helvetica" w:hint="eastAsia"/>
          <w:color w:val="FF0000"/>
          <w:kern w:val="0"/>
          <w:sz w:val="24"/>
        </w:rPr>
        <w:t xml:space="preserve"> </w:t>
      </w:r>
      <w:r w:rsidR="00067889" w:rsidRPr="00715C59">
        <w:rPr>
          <w:rFonts w:ascii="Helvetica" w:hAnsi="Helvetica" w:cs="Helvetica" w:hint="eastAsia"/>
          <w:color w:val="FF0000"/>
          <w:kern w:val="0"/>
          <w:sz w:val="24"/>
        </w:rPr>
        <w:t>없는</w:t>
      </w:r>
      <w:r w:rsidR="00067889" w:rsidRPr="00715C59">
        <w:rPr>
          <w:rFonts w:ascii="Helvetica" w:hAnsi="Helvetica" w:cs="Helvetica" w:hint="eastAsia"/>
          <w:color w:val="FF0000"/>
          <w:kern w:val="0"/>
          <w:sz w:val="24"/>
        </w:rPr>
        <w:t xml:space="preserve"> </w:t>
      </w:r>
      <w:r w:rsidR="00067889" w:rsidRPr="00715C59">
        <w:rPr>
          <w:rFonts w:ascii="Helvetica" w:hAnsi="Helvetica" w:cs="Helvetica" w:hint="eastAsia"/>
          <w:color w:val="FF0000"/>
          <w:kern w:val="0"/>
          <w:sz w:val="24"/>
        </w:rPr>
        <w:t>법령</w:t>
      </w:r>
      <w:r w:rsidR="00715C59">
        <w:rPr>
          <w:rFonts w:ascii="Helvetica" w:hAnsi="Helvetica" w:cs="Helvetica" w:hint="eastAsia"/>
          <w:color w:val="FF0000"/>
          <w:kern w:val="0"/>
          <w:sz w:val="24"/>
        </w:rPr>
        <w:t>명</w:t>
      </w:r>
      <w:r w:rsidR="00715C59">
        <w:rPr>
          <w:rFonts w:ascii="Helvetica" w:hAnsi="Helvetica" w:cs="Helvetica" w:hint="eastAsia"/>
          <w:color w:val="FF0000"/>
          <w:kern w:val="0"/>
          <w:sz w:val="24"/>
        </w:rPr>
        <w:t>(</w:t>
      </w:r>
      <w:r w:rsidR="00715C59">
        <w:rPr>
          <w:rFonts w:ascii="Helvetica" w:hAnsi="Helvetica" w:cs="Helvetica" w:hint="eastAsia"/>
          <w:color w:val="FF0000"/>
          <w:kern w:val="0"/>
          <w:sz w:val="24"/>
        </w:rPr>
        <w:t>약칭</w:t>
      </w:r>
      <w:r w:rsidR="00715C59">
        <w:rPr>
          <w:rFonts w:ascii="Helvetica" w:hAnsi="Helvetica" w:cs="Helvetica" w:hint="eastAsia"/>
          <w:color w:val="FF0000"/>
          <w:kern w:val="0"/>
          <w:sz w:val="24"/>
        </w:rPr>
        <w:t>)</w:t>
      </w:r>
      <w:r w:rsidR="00067889" w:rsidRPr="00715C59">
        <w:rPr>
          <w:rFonts w:ascii="Helvetica" w:hAnsi="Helvetica" w:cs="Helvetica" w:hint="eastAsia"/>
          <w:color w:val="FF0000"/>
          <w:kern w:val="0"/>
          <w:sz w:val="24"/>
        </w:rPr>
        <w:t>이</w:t>
      </w:r>
      <w:r w:rsidR="00067889" w:rsidRPr="00715C59">
        <w:rPr>
          <w:rFonts w:ascii="Helvetica" w:hAnsi="Helvetica" w:cs="Helvetica" w:hint="eastAsia"/>
          <w:color w:val="FF0000"/>
          <w:kern w:val="0"/>
          <w:sz w:val="24"/>
        </w:rPr>
        <w:t xml:space="preserve"> </w:t>
      </w:r>
      <w:r w:rsidRPr="00715C59">
        <w:rPr>
          <w:rFonts w:ascii="Helvetica" w:hAnsi="Helvetica" w:cs="Helvetica" w:hint="eastAsia"/>
          <w:color w:val="FF0000"/>
          <w:kern w:val="0"/>
          <w:sz w:val="24"/>
        </w:rPr>
        <w:t>존재</w:t>
      </w:r>
      <w:commentRangeEnd w:id="0"/>
      <w:r w:rsidR="00715C59">
        <w:rPr>
          <w:rStyle w:val="ac"/>
        </w:rPr>
        <w:commentReference w:id="0"/>
      </w:r>
      <w:r w:rsidR="00067889" w:rsidRPr="00480FF9">
        <w:rPr>
          <w:rFonts w:ascii="Helvetica" w:hAnsi="Helvetica" w:cs="Helvetica" w:hint="eastAsia"/>
          <w:kern w:val="0"/>
          <w:sz w:val="24"/>
        </w:rPr>
        <w:t>.</w:t>
      </w:r>
    </w:p>
    <w:p w14:paraId="1D2ABBB0" w14:textId="1F58C8AF" w:rsidR="00480FF9" w:rsidRPr="00581D2F" w:rsidRDefault="00480FF9" w:rsidP="00581D2F">
      <w:pPr>
        <w:pStyle w:val="a6"/>
        <w:numPr>
          <w:ilvl w:val="1"/>
          <w:numId w:val="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rPr>
          <w:rFonts w:ascii="Helvetica" w:hAnsi="Helvetica" w:cs="Helvetica"/>
          <w:kern w:val="0"/>
          <w:sz w:val="24"/>
        </w:rPr>
      </w:pPr>
      <w:r w:rsidRPr="00581D2F">
        <w:rPr>
          <w:rFonts w:ascii="Helvetica" w:hAnsi="Helvetica" w:cs="Helvetica" w:hint="eastAsia"/>
          <w:kern w:val="0"/>
          <w:sz w:val="24"/>
        </w:rPr>
        <w:t>법률</w:t>
      </w:r>
      <w:r w:rsidR="00581D2F" w:rsidRPr="00581D2F">
        <w:rPr>
          <w:rFonts w:ascii="Helvetica" w:hAnsi="Helvetica" w:cs="Helvetica" w:hint="eastAsia"/>
          <w:kern w:val="0"/>
          <w:sz w:val="24"/>
        </w:rPr>
        <w:t>명</w:t>
      </w:r>
      <w:r w:rsidR="00581D2F" w:rsidRPr="00581D2F">
        <w:rPr>
          <w:rFonts w:ascii="Helvetica" w:hAnsi="Helvetica" w:cs="Helvetica" w:hint="eastAsia"/>
          <w:kern w:val="0"/>
          <w:sz w:val="24"/>
        </w:rPr>
        <w:t>(</w:t>
      </w:r>
      <w:r w:rsidRPr="00581D2F">
        <w:rPr>
          <w:rFonts w:ascii="Helvetica" w:hAnsi="Helvetica" w:cs="Helvetica" w:hint="eastAsia"/>
          <w:kern w:val="0"/>
          <w:sz w:val="24"/>
        </w:rPr>
        <w:t>약칭</w:t>
      </w:r>
      <w:r w:rsidR="00581D2F" w:rsidRPr="00581D2F">
        <w:rPr>
          <w:rFonts w:ascii="Helvetica" w:hAnsi="Helvetica" w:cs="Helvetica" w:hint="eastAsia"/>
          <w:kern w:val="0"/>
          <w:sz w:val="24"/>
        </w:rPr>
        <w:t>)</w:t>
      </w:r>
      <w:r w:rsidRPr="00581D2F">
        <w:rPr>
          <w:rFonts w:ascii="Helvetica" w:hAnsi="Helvetica" w:cs="Helvetica" w:hint="eastAsia"/>
          <w:kern w:val="0"/>
          <w:sz w:val="24"/>
        </w:rPr>
        <w:t xml:space="preserve"> </w:t>
      </w:r>
      <w:r w:rsidRPr="00581D2F">
        <w:rPr>
          <w:rFonts w:ascii="Helvetica" w:hAnsi="Helvetica" w:cs="Helvetica" w:hint="eastAsia"/>
          <w:kern w:val="0"/>
          <w:sz w:val="24"/>
        </w:rPr>
        <w:t>변경된</w:t>
      </w:r>
      <w:r w:rsidRPr="00581D2F">
        <w:rPr>
          <w:rFonts w:ascii="Helvetica" w:hAnsi="Helvetica" w:cs="Helvetica" w:hint="eastAsia"/>
          <w:kern w:val="0"/>
          <w:sz w:val="24"/>
        </w:rPr>
        <w:t xml:space="preserve"> </w:t>
      </w:r>
      <w:r w:rsidRPr="00581D2F">
        <w:rPr>
          <w:rFonts w:ascii="Helvetica" w:hAnsi="Helvetica" w:cs="Helvetica" w:hint="eastAsia"/>
          <w:kern w:val="0"/>
          <w:sz w:val="24"/>
        </w:rPr>
        <w:t>경우</w:t>
      </w:r>
      <w:r w:rsidRPr="00581D2F">
        <w:rPr>
          <w:rFonts w:ascii="Helvetica" w:hAnsi="Helvetica" w:cs="Helvetica" w:hint="eastAsia"/>
          <w:kern w:val="0"/>
          <w:sz w:val="24"/>
        </w:rPr>
        <w:t xml:space="preserve"> </w:t>
      </w:r>
      <w:r w:rsidRPr="00581D2F">
        <w:rPr>
          <w:rFonts w:ascii="Helvetica" w:hAnsi="Helvetica" w:cs="Helvetica" w:hint="eastAsia"/>
          <w:kern w:val="0"/>
          <w:sz w:val="24"/>
        </w:rPr>
        <w:t>존재</w:t>
      </w:r>
      <w:r w:rsidRPr="00581D2F">
        <w:rPr>
          <w:rFonts w:ascii="Helvetica" w:hAnsi="Helvetica" w:cs="Helvetica" w:hint="eastAsia"/>
          <w:kern w:val="0"/>
          <w:sz w:val="24"/>
        </w:rPr>
        <w:t xml:space="preserve"> (e.g. </w:t>
      </w:r>
      <w:r w:rsidRPr="00581D2F">
        <w:rPr>
          <w:rFonts w:ascii="Helvetica" w:hAnsi="Helvetica" w:cs="Helvetica" w:hint="eastAsia"/>
          <w:kern w:val="0"/>
          <w:sz w:val="24"/>
        </w:rPr>
        <w:t>수질환경보전법</w:t>
      </w:r>
      <w:r w:rsidR="00CC0AFF" w:rsidRPr="00581D2F">
        <w:rPr>
          <w:rFonts w:ascii="Helvetica" w:hAnsi="Helvetica" w:cs="Helvetica" w:hint="eastAsia"/>
          <w:kern w:val="0"/>
          <w:sz w:val="24"/>
        </w:rPr>
        <w:t>-&gt;</w:t>
      </w:r>
      <w:r w:rsidRPr="00581D2F">
        <w:rPr>
          <w:rFonts w:ascii="Helvetica" w:hAnsi="Helvetica" w:cs="Helvetica" w:hint="eastAsia"/>
          <w:kern w:val="0"/>
          <w:sz w:val="24"/>
        </w:rPr>
        <w:t>물환경보전법</w:t>
      </w:r>
      <w:r w:rsidRPr="00581D2F">
        <w:rPr>
          <w:rFonts w:ascii="Helvetica" w:hAnsi="Helvetica" w:cs="Helvetica" w:hint="eastAsia"/>
          <w:kern w:val="0"/>
          <w:sz w:val="24"/>
        </w:rPr>
        <w:t>)</w:t>
      </w:r>
    </w:p>
    <w:p w14:paraId="38F17726" w14:textId="672004DA" w:rsidR="00067889" w:rsidRDefault="00067889" w:rsidP="00581D2F">
      <w:pPr>
        <w:pStyle w:val="a6"/>
        <w:numPr>
          <w:ilvl w:val="0"/>
          <w:numId w:val="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rPr>
          <w:rFonts w:ascii="Helvetica" w:hAnsi="Helvetica" w:cs="Helvetica"/>
          <w:kern w:val="0"/>
          <w:sz w:val="24"/>
        </w:rPr>
      </w:pPr>
      <w:r w:rsidRPr="00581D2F">
        <w:rPr>
          <w:rFonts w:ascii="Helvetica" w:hAnsi="Helvetica" w:cs="Helvetica" w:hint="eastAsia"/>
          <w:b/>
          <w:bCs/>
          <w:kern w:val="0"/>
          <w:sz w:val="24"/>
          <w:u w:val="single"/>
        </w:rPr>
        <w:t>지나치게</w:t>
      </w:r>
      <w:r w:rsidRPr="00581D2F">
        <w:rPr>
          <w:rFonts w:ascii="Helvetica" w:hAnsi="Helvetica" w:cs="Helvetica" w:hint="eastAsia"/>
          <w:b/>
          <w:bCs/>
          <w:kern w:val="0"/>
          <w:sz w:val="24"/>
          <w:u w:val="single"/>
        </w:rPr>
        <w:t xml:space="preserve"> </w:t>
      </w:r>
      <w:r w:rsidRPr="00581D2F">
        <w:rPr>
          <w:rFonts w:ascii="Helvetica" w:hAnsi="Helvetica" w:cs="Helvetica" w:hint="eastAsia"/>
          <w:b/>
          <w:bCs/>
          <w:kern w:val="0"/>
          <w:sz w:val="24"/>
          <w:u w:val="single"/>
        </w:rPr>
        <w:t>본문이</w:t>
      </w:r>
      <w:r w:rsidRPr="00581D2F">
        <w:rPr>
          <w:rFonts w:ascii="Helvetica" w:hAnsi="Helvetica" w:cs="Helvetica" w:hint="eastAsia"/>
          <w:b/>
          <w:bCs/>
          <w:kern w:val="0"/>
          <w:sz w:val="24"/>
          <w:u w:val="single"/>
        </w:rPr>
        <w:t xml:space="preserve"> </w:t>
      </w:r>
      <w:r w:rsidRPr="00581D2F">
        <w:rPr>
          <w:rFonts w:ascii="Helvetica" w:hAnsi="Helvetica" w:cs="Helvetica" w:hint="eastAsia"/>
          <w:b/>
          <w:bCs/>
          <w:kern w:val="0"/>
          <w:sz w:val="24"/>
          <w:u w:val="single"/>
        </w:rPr>
        <w:t>긴</w:t>
      </w:r>
      <w:r w:rsidRPr="00581D2F">
        <w:rPr>
          <w:rFonts w:ascii="Helvetica" w:hAnsi="Helvetica" w:cs="Helvetica" w:hint="eastAsia"/>
          <w:b/>
          <w:bCs/>
          <w:kern w:val="0"/>
          <w:sz w:val="24"/>
          <w:u w:val="single"/>
        </w:rPr>
        <w:t>(</w:t>
      </w:r>
      <w:r w:rsidRPr="00581D2F">
        <w:rPr>
          <w:rFonts w:ascii="Helvetica" w:hAnsi="Helvetica" w:cs="Helvetica" w:hint="eastAsia"/>
          <w:b/>
          <w:bCs/>
          <w:kern w:val="0"/>
          <w:sz w:val="24"/>
          <w:u w:val="single"/>
        </w:rPr>
        <w:t>부칙은</w:t>
      </w:r>
      <w:r w:rsidRPr="00581D2F">
        <w:rPr>
          <w:rFonts w:ascii="Helvetica" w:hAnsi="Helvetica" w:cs="Helvetica" w:hint="eastAsia"/>
          <w:b/>
          <w:bCs/>
          <w:kern w:val="0"/>
          <w:sz w:val="24"/>
          <w:u w:val="single"/>
        </w:rPr>
        <w:t xml:space="preserve"> </w:t>
      </w:r>
      <w:r w:rsidRPr="00581D2F">
        <w:rPr>
          <w:rFonts w:ascii="Helvetica" w:hAnsi="Helvetica" w:cs="Helvetica" w:hint="eastAsia"/>
          <w:b/>
          <w:bCs/>
          <w:kern w:val="0"/>
          <w:sz w:val="24"/>
          <w:u w:val="single"/>
        </w:rPr>
        <w:t>제외하</w:t>
      </w:r>
      <w:r w:rsidR="00480FF9" w:rsidRPr="00581D2F">
        <w:rPr>
          <w:rFonts w:ascii="Helvetica" w:hAnsi="Helvetica" w:cs="Helvetica" w:hint="eastAsia"/>
          <w:b/>
          <w:bCs/>
          <w:kern w:val="0"/>
          <w:sz w:val="24"/>
          <w:u w:val="single"/>
        </w:rPr>
        <w:t>는</w:t>
      </w:r>
      <w:r w:rsidR="00480FF9" w:rsidRPr="00581D2F">
        <w:rPr>
          <w:rFonts w:ascii="Helvetica" w:hAnsi="Helvetica" w:cs="Helvetica" w:hint="eastAsia"/>
          <w:b/>
          <w:bCs/>
          <w:kern w:val="0"/>
          <w:sz w:val="24"/>
          <w:u w:val="single"/>
        </w:rPr>
        <w:t xml:space="preserve"> </w:t>
      </w:r>
      <w:r w:rsidR="00480FF9" w:rsidRPr="00581D2F">
        <w:rPr>
          <w:rFonts w:ascii="Helvetica" w:hAnsi="Helvetica" w:cs="Helvetica" w:hint="eastAsia"/>
          <w:b/>
          <w:bCs/>
          <w:kern w:val="0"/>
          <w:sz w:val="24"/>
          <w:u w:val="single"/>
        </w:rPr>
        <w:t>것을</w:t>
      </w:r>
      <w:r w:rsidR="00480FF9" w:rsidRPr="00581D2F">
        <w:rPr>
          <w:rFonts w:ascii="Helvetica" w:hAnsi="Helvetica" w:cs="Helvetica" w:hint="eastAsia"/>
          <w:b/>
          <w:bCs/>
          <w:kern w:val="0"/>
          <w:sz w:val="24"/>
          <w:u w:val="single"/>
        </w:rPr>
        <w:t xml:space="preserve"> </w:t>
      </w:r>
      <w:r w:rsidR="00480FF9" w:rsidRPr="00581D2F">
        <w:rPr>
          <w:rFonts w:ascii="Helvetica" w:hAnsi="Helvetica" w:cs="Helvetica" w:hint="eastAsia"/>
          <w:b/>
          <w:bCs/>
          <w:kern w:val="0"/>
          <w:sz w:val="24"/>
          <w:u w:val="single"/>
        </w:rPr>
        <w:t>원칙으로</w:t>
      </w:r>
      <w:r w:rsidR="00480FF9" w:rsidRPr="00581D2F">
        <w:rPr>
          <w:rFonts w:ascii="Helvetica" w:hAnsi="Helvetica" w:cs="Helvetica" w:hint="eastAsia"/>
          <w:b/>
          <w:bCs/>
          <w:kern w:val="0"/>
          <w:sz w:val="24"/>
          <w:u w:val="single"/>
        </w:rPr>
        <w:t xml:space="preserve"> </w:t>
      </w:r>
      <w:r w:rsidR="00480FF9" w:rsidRPr="00581D2F">
        <w:rPr>
          <w:rFonts w:ascii="Helvetica" w:hAnsi="Helvetica" w:cs="Helvetica" w:hint="eastAsia"/>
          <w:b/>
          <w:bCs/>
          <w:kern w:val="0"/>
          <w:sz w:val="24"/>
          <w:u w:val="single"/>
        </w:rPr>
        <w:t>함</w:t>
      </w:r>
      <w:r w:rsidRPr="00581D2F">
        <w:rPr>
          <w:rFonts w:ascii="Helvetica" w:hAnsi="Helvetica" w:cs="Helvetica" w:hint="eastAsia"/>
          <w:b/>
          <w:bCs/>
          <w:kern w:val="0"/>
          <w:sz w:val="24"/>
          <w:u w:val="single"/>
        </w:rPr>
        <w:t xml:space="preserve">) </w:t>
      </w:r>
      <w:r w:rsidRPr="00581D2F">
        <w:rPr>
          <w:rFonts w:ascii="Helvetica" w:hAnsi="Helvetica" w:cs="Helvetica" w:hint="eastAsia"/>
          <w:b/>
          <w:bCs/>
          <w:kern w:val="0"/>
          <w:sz w:val="24"/>
          <w:u w:val="single"/>
        </w:rPr>
        <w:t>법령에</w:t>
      </w:r>
      <w:r w:rsidRPr="00581D2F">
        <w:rPr>
          <w:rFonts w:ascii="Helvetica" w:hAnsi="Helvetica" w:cs="Helvetica" w:hint="eastAsia"/>
          <w:b/>
          <w:bCs/>
          <w:kern w:val="0"/>
          <w:sz w:val="24"/>
          <w:u w:val="single"/>
        </w:rPr>
        <w:t xml:space="preserve"> </w:t>
      </w:r>
      <w:r w:rsidRPr="00581D2F">
        <w:rPr>
          <w:rFonts w:ascii="Helvetica" w:hAnsi="Helvetica" w:cs="Helvetica" w:hint="eastAsia"/>
          <w:b/>
          <w:bCs/>
          <w:kern w:val="0"/>
          <w:sz w:val="24"/>
          <w:u w:val="single"/>
        </w:rPr>
        <w:t>대해서는</w:t>
      </w:r>
      <w:r w:rsidRPr="00581D2F">
        <w:rPr>
          <w:rFonts w:ascii="Helvetica" w:hAnsi="Helvetica" w:cs="Helvetica" w:hint="eastAsia"/>
          <w:b/>
          <w:bCs/>
          <w:kern w:val="0"/>
          <w:sz w:val="24"/>
          <w:u w:val="single"/>
        </w:rPr>
        <w:t xml:space="preserve"> </w:t>
      </w:r>
      <w:r w:rsidRPr="00581D2F">
        <w:rPr>
          <w:rFonts w:ascii="Helvetica" w:hAnsi="Helvetica" w:cs="Helvetica" w:hint="eastAsia"/>
          <w:b/>
          <w:bCs/>
          <w:kern w:val="0"/>
          <w:sz w:val="24"/>
          <w:u w:val="single"/>
        </w:rPr>
        <w:t>좀</w:t>
      </w:r>
      <w:r w:rsidRPr="00581D2F">
        <w:rPr>
          <w:rFonts w:ascii="Helvetica" w:hAnsi="Helvetica" w:cs="Helvetica" w:hint="eastAsia"/>
          <w:b/>
          <w:bCs/>
          <w:kern w:val="0"/>
          <w:sz w:val="24"/>
          <w:u w:val="single"/>
        </w:rPr>
        <w:t xml:space="preserve"> </w:t>
      </w:r>
      <w:r w:rsidRPr="00581D2F">
        <w:rPr>
          <w:rFonts w:ascii="Helvetica" w:hAnsi="Helvetica" w:cs="Helvetica" w:hint="eastAsia"/>
          <w:b/>
          <w:bCs/>
          <w:kern w:val="0"/>
          <w:sz w:val="24"/>
          <w:u w:val="single"/>
        </w:rPr>
        <w:t>더</w:t>
      </w:r>
      <w:r w:rsidR="00480FF9" w:rsidRPr="00581D2F">
        <w:rPr>
          <w:rFonts w:ascii="Helvetica" w:hAnsi="Helvetica" w:cs="Helvetica" w:hint="eastAsia"/>
          <w:b/>
          <w:bCs/>
          <w:kern w:val="0"/>
          <w:sz w:val="24"/>
          <w:u w:val="single"/>
        </w:rPr>
        <w:t xml:space="preserve"> </w:t>
      </w:r>
      <w:r w:rsidRPr="00581D2F">
        <w:rPr>
          <w:rFonts w:ascii="Helvetica" w:hAnsi="Helvetica" w:cs="Helvetica"/>
          <w:b/>
          <w:bCs/>
          <w:kern w:val="0"/>
          <w:sz w:val="24"/>
          <w:u w:val="single"/>
        </w:rPr>
        <w:t>narrow-down</w:t>
      </w:r>
      <w:r w:rsidRPr="00581D2F">
        <w:rPr>
          <w:rFonts w:ascii="Helvetica" w:hAnsi="Helvetica" w:cs="Helvetica" w:hint="eastAsia"/>
          <w:b/>
          <w:bCs/>
          <w:kern w:val="0"/>
          <w:sz w:val="24"/>
          <w:u w:val="single"/>
        </w:rPr>
        <w:t>할</w:t>
      </w:r>
      <w:r w:rsidRPr="00581D2F">
        <w:rPr>
          <w:rFonts w:ascii="Helvetica" w:hAnsi="Helvetica" w:cs="Helvetica" w:hint="eastAsia"/>
          <w:b/>
          <w:bCs/>
          <w:kern w:val="0"/>
          <w:sz w:val="24"/>
          <w:u w:val="single"/>
        </w:rPr>
        <w:t xml:space="preserve"> </w:t>
      </w:r>
      <w:r w:rsidRPr="00581D2F">
        <w:rPr>
          <w:rFonts w:ascii="Helvetica" w:hAnsi="Helvetica" w:cs="Helvetica" w:hint="eastAsia"/>
          <w:b/>
          <w:bCs/>
          <w:kern w:val="0"/>
          <w:sz w:val="24"/>
          <w:u w:val="single"/>
        </w:rPr>
        <w:t>필요성</w:t>
      </w:r>
      <w:r w:rsidR="00715C59">
        <w:rPr>
          <w:rFonts w:ascii="Helvetica" w:hAnsi="Helvetica" w:cs="Helvetica" w:hint="eastAsia"/>
          <w:b/>
          <w:bCs/>
          <w:kern w:val="0"/>
          <w:sz w:val="24"/>
          <w:u w:val="single"/>
        </w:rPr>
        <w:t xml:space="preserve"> </w:t>
      </w:r>
      <w:r w:rsidR="00715C59">
        <w:rPr>
          <w:rFonts w:ascii="Helvetica" w:hAnsi="Helvetica" w:cs="Helvetica" w:hint="eastAsia"/>
          <w:b/>
          <w:bCs/>
          <w:kern w:val="0"/>
          <w:sz w:val="24"/>
          <w:u w:val="single"/>
        </w:rPr>
        <w:t>제기</w:t>
      </w:r>
      <w:r w:rsidR="00CC0AFF" w:rsidRPr="00581D2F">
        <w:rPr>
          <w:rFonts w:ascii="Helvetica" w:hAnsi="Helvetica" w:cs="Helvetica" w:hint="eastAsia"/>
          <w:b/>
          <w:bCs/>
          <w:kern w:val="0"/>
          <w:sz w:val="24"/>
          <w:u w:val="single"/>
        </w:rPr>
        <w:t>(</w:t>
      </w:r>
      <w:r w:rsidR="00CC0AFF" w:rsidRPr="00581D2F">
        <w:rPr>
          <w:rFonts w:ascii="Helvetica" w:hAnsi="Helvetica" w:cs="Helvetica" w:hint="eastAsia"/>
          <w:b/>
          <w:bCs/>
          <w:kern w:val="0"/>
          <w:sz w:val="24"/>
          <w:u w:val="single"/>
        </w:rPr>
        <w:t>변호사님</w:t>
      </w:r>
      <w:r w:rsidR="00CC0AFF" w:rsidRPr="00581D2F">
        <w:rPr>
          <w:rFonts w:ascii="Helvetica" w:hAnsi="Helvetica" w:cs="Helvetica" w:hint="eastAsia"/>
          <w:b/>
          <w:bCs/>
          <w:kern w:val="0"/>
          <w:sz w:val="24"/>
          <w:u w:val="single"/>
        </w:rPr>
        <w:t xml:space="preserve"> </w:t>
      </w:r>
      <w:r w:rsidR="00CC0AFF" w:rsidRPr="00581D2F">
        <w:rPr>
          <w:rFonts w:ascii="Helvetica" w:hAnsi="Helvetica" w:cs="Helvetica" w:hint="eastAsia"/>
          <w:b/>
          <w:bCs/>
          <w:kern w:val="0"/>
          <w:sz w:val="24"/>
          <w:u w:val="single"/>
        </w:rPr>
        <w:t>의견</w:t>
      </w:r>
      <w:r w:rsidR="00CC0AFF" w:rsidRPr="00581D2F">
        <w:rPr>
          <w:rFonts w:ascii="Helvetica" w:hAnsi="Helvetica" w:cs="Helvetica" w:hint="eastAsia"/>
          <w:b/>
          <w:bCs/>
          <w:kern w:val="0"/>
          <w:sz w:val="24"/>
          <w:u w:val="single"/>
        </w:rPr>
        <w:t xml:space="preserve"> </w:t>
      </w:r>
      <w:r w:rsidR="00CC0AFF" w:rsidRPr="00581D2F">
        <w:rPr>
          <w:rFonts w:ascii="Helvetica" w:hAnsi="Helvetica" w:cs="Helvetica" w:hint="eastAsia"/>
          <w:b/>
          <w:bCs/>
          <w:kern w:val="0"/>
          <w:sz w:val="24"/>
          <w:u w:val="single"/>
        </w:rPr>
        <w:t>필요</w:t>
      </w:r>
      <w:r w:rsidR="00CC0AFF" w:rsidRPr="00581D2F">
        <w:rPr>
          <w:rFonts w:ascii="Helvetica" w:hAnsi="Helvetica" w:cs="Helvetica" w:hint="eastAsia"/>
          <w:b/>
          <w:bCs/>
          <w:kern w:val="0"/>
          <w:sz w:val="24"/>
          <w:u w:val="single"/>
        </w:rPr>
        <w:t>)</w:t>
      </w:r>
      <w:r w:rsidR="00581D2F">
        <w:rPr>
          <w:rFonts w:ascii="Helvetica" w:hAnsi="Helvetica" w:cs="Helvetica" w:hint="eastAsia"/>
          <w:kern w:val="0"/>
          <w:sz w:val="24"/>
        </w:rPr>
        <w:t xml:space="preserve">. </w:t>
      </w:r>
      <w:r w:rsidR="00480FF9" w:rsidRPr="00581D2F">
        <w:rPr>
          <w:rFonts w:ascii="Helvetica" w:hAnsi="Helvetica" w:cs="Helvetica" w:hint="eastAsia"/>
          <w:kern w:val="0"/>
          <w:sz w:val="24"/>
        </w:rPr>
        <w:t>예시로</w:t>
      </w:r>
      <w:r w:rsidRPr="00581D2F">
        <w:rPr>
          <w:rFonts w:ascii="Helvetica" w:hAnsi="Helvetica" w:cs="Helvetica" w:hint="eastAsia"/>
          <w:kern w:val="0"/>
          <w:sz w:val="24"/>
        </w:rPr>
        <w:t>,</w:t>
      </w:r>
      <w:r w:rsidR="00480FF9" w:rsidRPr="00581D2F">
        <w:rPr>
          <w:rFonts w:ascii="Helvetica" w:hAnsi="Helvetica" w:cs="Helvetica" w:hint="eastAsia"/>
          <w:kern w:val="0"/>
          <w:sz w:val="24"/>
        </w:rPr>
        <w:t xml:space="preserve"> </w:t>
      </w:r>
      <w:r w:rsidR="00480FF9" w:rsidRPr="00581D2F">
        <w:rPr>
          <w:rFonts w:ascii="Helvetica" w:hAnsi="Helvetica" w:cs="Helvetica" w:hint="eastAsia"/>
          <w:kern w:val="0"/>
          <w:sz w:val="24"/>
        </w:rPr>
        <w:t>지재권</w:t>
      </w:r>
      <w:r w:rsidR="00480FF9" w:rsidRPr="00581D2F">
        <w:rPr>
          <w:rFonts w:ascii="Helvetica" w:hAnsi="Helvetica" w:cs="Helvetica" w:hint="eastAsia"/>
          <w:kern w:val="0"/>
          <w:sz w:val="24"/>
        </w:rPr>
        <w:t xml:space="preserve"> </w:t>
      </w:r>
      <w:r w:rsidR="00480FF9" w:rsidRPr="00581D2F">
        <w:rPr>
          <w:rFonts w:ascii="Helvetica" w:hAnsi="Helvetica" w:cs="Helvetica" w:hint="eastAsia"/>
          <w:kern w:val="0"/>
          <w:sz w:val="24"/>
        </w:rPr>
        <w:t>관련</w:t>
      </w:r>
      <w:r w:rsidRPr="00581D2F">
        <w:rPr>
          <w:rFonts w:ascii="Helvetica" w:hAnsi="Helvetica" w:cs="Helvetica" w:hint="eastAsia"/>
          <w:kern w:val="0"/>
          <w:sz w:val="24"/>
        </w:rPr>
        <w:t xml:space="preserve"> </w:t>
      </w:r>
      <w:r w:rsidRPr="00581D2F">
        <w:rPr>
          <w:rFonts w:ascii="Helvetica" w:hAnsi="Helvetica" w:cs="Helvetica" w:hint="eastAsia"/>
          <w:kern w:val="0"/>
          <w:sz w:val="24"/>
        </w:rPr>
        <w:t>특허법</w:t>
      </w:r>
      <w:r w:rsidRPr="00581D2F">
        <w:rPr>
          <w:rFonts w:ascii="Helvetica" w:hAnsi="Helvetica" w:cs="Helvetica" w:hint="eastAsia"/>
          <w:kern w:val="0"/>
          <w:sz w:val="24"/>
        </w:rPr>
        <w:t>/</w:t>
      </w:r>
      <w:r w:rsidRPr="00581D2F">
        <w:rPr>
          <w:rFonts w:ascii="Helvetica" w:hAnsi="Helvetica" w:cs="Helvetica" w:hint="eastAsia"/>
          <w:kern w:val="0"/>
          <w:sz w:val="24"/>
        </w:rPr>
        <w:t>실용신안법</w:t>
      </w:r>
      <w:r w:rsidRPr="00581D2F">
        <w:rPr>
          <w:rFonts w:ascii="Helvetica" w:hAnsi="Helvetica" w:cs="Helvetica" w:hint="eastAsia"/>
          <w:kern w:val="0"/>
          <w:sz w:val="24"/>
        </w:rPr>
        <w:t>/</w:t>
      </w:r>
      <w:r w:rsidRPr="00581D2F">
        <w:rPr>
          <w:rFonts w:ascii="Helvetica" w:hAnsi="Helvetica" w:cs="Helvetica" w:hint="eastAsia"/>
          <w:kern w:val="0"/>
          <w:sz w:val="24"/>
        </w:rPr>
        <w:t>저작권법</w:t>
      </w:r>
      <w:r w:rsidRPr="00581D2F">
        <w:rPr>
          <w:rFonts w:ascii="Helvetica" w:hAnsi="Helvetica" w:cs="Helvetica" w:hint="eastAsia"/>
          <w:kern w:val="0"/>
          <w:sz w:val="24"/>
        </w:rPr>
        <w:t>/</w:t>
      </w:r>
      <w:r w:rsidRPr="00581D2F">
        <w:rPr>
          <w:rFonts w:ascii="Helvetica" w:hAnsi="Helvetica" w:cs="Helvetica" w:hint="eastAsia"/>
          <w:kern w:val="0"/>
          <w:sz w:val="24"/>
        </w:rPr>
        <w:t>디자인법</w:t>
      </w:r>
      <w:r w:rsidRPr="00581D2F">
        <w:rPr>
          <w:rFonts w:ascii="Helvetica" w:hAnsi="Helvetica" w:cs="Helvetica" w:hint="eastAsia"/>
          <w:kern w:val="0"/>
          <w:sz w:val="24"/>
        </w:rPr>
        <w:t xml:space="preserve"> 4</w:t>
      </w:r>
      <w:r w:rsidR="006C0716" w:rsidRPr="00581D2F">
        <w:rPr>
          <w:rFonts w:ascii="Helvetica" w:hAnsi="Helvetica" w:cs="Helvetica" w:hint="eastAsia"/>
          <w:kern w:val="0"/>
          <w:sz w:val="24"/>
        </w:rPr>
        <w:t>가지</w:t>
      </w:r>
      <w:r w:rsidR="006C0716" w:rsidRPr="00581D2F">
        <w:rPr>
          <w:rFonts w:ascii="Helvetica" w:hAnsi="Helvetica" w:cs="Helvetica" w:hint="eastAsia"/>
          <w:kern w:val="0"/>
          <w:sz w:val="24"/>
        </w:rPr>
        <w:t xml:space="preserve"> </w:t>
      </w:r>
      <w:r w:rsidR="006C0716" w:rsidRPr="00581D2F">
        <w:rPr>
          <w:rFonts w:ascii="Helvetica" w:hAnsi="Helvetica" w:cs="Helvetica" w:hint="eastAsia"/>
          <w:kern w:val="0"/>
          <w:sz w:val="24"/>
        </w:rPr>
        <w:t>법률</w:t>
      </w:r>
      <w:r w:rsidR="00480FF9" w:rsidRPr="00581D2F">
        <w:rPr>
          <w:rFonts w:ascii="Helvetica" w:hAnsi="Helvetica" w:cs="Helvetica" w:hint="eastAsia"/>
          <w:kern w:val="0"/>
          <w:sz w:val="24"/>
        </w:rPr>
        <w:t>은</w:t>
      </w:r>
      <w:r w:rsidRPr="00581D2F">
        <w:rPr>
          <w:rFonts w:ascii="Helvetica" w:hAnsi="Helvetica" w:cs="Helvetica" w:hint="eastAsia"/>
          <w:kern w:val="0"/>
          <w:sz w:val="24"/>
        </w:rPr>
        <w:t xml:space="preserve"> </w:t>
      </w:r>
      <w:r w:rsidR="00CC0AFF" w:rsidRPr="00581D2F">
        <w:rPr>
          <w:rFonts w:ascii="Helvetica" w:hAnsi="Helvetica" w:cs="Helvetica" w:hint="eastAsia"/>
          <w:kern w:val="0"/>
          <w:sz w:val="24"/>
        </w:rPr>
        <w:t>(</w:t>
      </w:r>
      <w:r w:rsidRPr="00581D2F">
        <w:rPr>
          <w:rFonts w:ascii="Helvetica" w:hAnsi="Helvetica" w:cs="Helvetica" w:hint="eastAsia"/>
          <w:kern w:val="0"/>
          <w:sz w:val="24"/>
        </w:rPr>
        <w:t>대표적으로</w:t>
      </w:r>
      <w:r w:rsidR="00CC0AFF" w:rsidRPr="00581D2F">
        <w:rPr>
          <w:rFonts w:ascii="Helvetica" w:hAnsi="Helvetica" w:cs="Helvetica" w:hint="eastAsia"/>
          <w:kern w:val="0"/>
          <w:sz w:val="24"/>
        </w:rPr>
        <w:t>)</w:t>
      </w:r>
      <w:r w:rsidRPr="00581D2F">
        <w:rPr>
          <w:rFonts w:ascii="Helvetica" w:hAnsi="Helvetica" w:cs="Helvetica" w:hint="eastAsia"/>
          <w:kern w:val="0"/>
          <w:sz w:val="24"/>
        </w:rPr>
        <w:t xml:space="preserve"> </w:t>
      </w:r>
      <w:commentRangeStart w:id="1"/>
      <w:r w:rsidR="00480FF9" w:rsidRPr="00581D2F">
        <w:rPr>
          <w:rFonts w:ascii="Helvetica" w:hAnsi="Helvetica" w:cs="Helvetica" w:hint="eastAsia"/>
          <w:kern w:val="0"/>
          <w:sz w:val="24"/>
        </w:rPr>
        <w:t>본문</w:t>
      </w:r>
      <w:r w:rsidR="00480FF9" w:rsidRPr="00581D2F">
        <w:rPr>
          <w:rFonts w:ascii="Helvetica" w:hAnsi="Helvetica" w:cs="Helvetica" w:hint="eastAsia"/>
          <w:kern w:val="0"/>
          <w:sz w:val="24"/>
        </w:rPr>
        <w:t xml:space="preserve"> </w:t>
      </w:r>
      <w:r w:rsidR="00480FF9" w:rsidRPr="00581D2F">
        <w:rPr>
          <w:rFonts w:ascii="Helvetica" w:hAnsi="Helvetica" w:cs="Helvetica" w:hint="eastAsia"/>
          <w:kern w:val="0"/>
          <w:sz w:val="24"/>
        </w:rPr>
        <w:t>내용</w:t>
      </w:r>
      <w:commentRangeEnd w:id="1"/>
      <w:r w:rsidR="00715C59">
        <w:rPr>
          <w:rStyle w:val="ac"/>
        </w:rPr>
        <w:commentReference w:id="1"/>
      </w:r>
      <w:r w:rsidR="00480FF9" w:rsidRPr="00581D2F">
        <w:rPr>
          <w:rFonts w:ascii="Helvetica" w:hAnsi="Helvetica" w:cs="Helvetica" w:hint="eastAsia"/>
          <w:kern w:val="0"/>
          <w:sz w:val="24"/>
        </w:rPr>
        <w:t>이</w:t>
      </w:r>
      <w:r w:rsidR="00480FF9" w:rsidRPr="00581D2F">
        <w:rPr>
          <w:rFonts w:ascii="Helvetica" w:hAnsi="Helvetica" w:cs="Helvetica" w:hint="eastAsia"/>
          <w:kern w:val="0"/>
          <w:sz w:val="24"/>
        </w:rPr>
        <w:t xml:space="preserve"> </w:t>
      </w:r>
      <w:r w:rsidR="00480FF9" w:rsidRPr="00581D2F">
        <w:rPr>
          <w:rFonts w:ascii="Helvetica" w:hAnsi="Helvetica" w:cs="Helvetica" w:hint="eastAsia"/>
          <w:kern w:val="0"/>
          <w:sz w:val="24"/>
        </w:rPr>
        <w:t>지나치게</w:t>
      </w:r>
      <w:r w:rsidR="00480FF9" w:rsidRPr="00581D2F">
        <w:rPr>
          <w:rFonts w:ascii="Helvetica" w:hAnsi="Helvetica" w:cs="Helvetica" w:hint="eastAsia"/>
          <w:kern w:val="0"/>
          <w:sz w:val="24"/>
        </w:rPr>
        <w:t xml:space="preserve"> </w:t>
      </w:r>
      <w:r w:rsidR="00480FF9" w:rsidRPr="00581D2F">
        <w:rPr>
          <w:rFonts w:ascii="Helvetica" w:hAnsi="Helvetica" w:cs="Helvetica" w:hint="eastAsia"/>
          <w:kern w:val="0"/>
          <w:sz w:val="24"/>
        </w:rPr>
        <w:t>방대하여</w:t>
      </w:r>
      <w:r w:rsidR="00480FF9" w:rsidRPr="00581D2F">
        <w:rPr>
          <w:rFonts w:ascii="Helvetica" w:hAnsi="Helvetica" w:cs="Helvetica" w:hint="eastAsia"/>
          <w:kern w:val="0"/>
          <w:sz w:val="24"/>
        </w:rPr>
        <w:t xml:space="preserve"> </w:t>
      </w:r>
      <w:r w:rsidR="00480FF9" w:rsidRPr="00581D2F">
        <w:rPr>
          <w:rFonts w:ascii="Helvetica" w:hAnsi="Helvetica" w:cs="Helvetica" w:hint="eastAsia"/>
          <w:kern w:val="0"/>
          <w:sz w:val="24"/>
        </w:rPr>
        <w:t>표제의</w:t>
      </w:r>
      <w:r w:rsidR="00480FF9" w:rsidRPr="00581D2F">
        <w:rPr>
          <w:rFonts w:ascii="Helvetica" w:hAnsi="Helvetica" w:cs="Helvetica" w:hint="eastAsia"/>
          <w:kern w:val="0"/>
          <w:sz w:val="24"/>
        </w:rPr>
        <w:t xml:space="preserve"> </w:t>
      </w:r>
      <w:r w:rsidR="00480FF9" w:rsidRPr="00581D2F">
        <w:rPr>
          <w:rFonts w:ascii="Helvetica" w:hAnsi="Helvetica" w:cs="Helvetica" w:hint="eastAsia"/>
          <w:kern w:val="0"/>
          <w:sz w:val="24"/>
        </w:rPr>
        <w:t>건</w:t>
      </w:r>
      <w:r w:rsidR="00480FF9" w:rsidRPr="00581D2F">
        <w:rPr>
          <w:rFonts w:ascii="Helvetica" w:hAnsi="Helvetica" w:cs="Helvetica" w:hint="eastAsia"/>
          <w:kern w:val="0"/>
          <w:sz w:val="24"/>
        </w:rPr>
        <w:t xml:space="preserve"> AI </w:t>
      </w:r>
      <w:r w:rsidR="00480FF9" w:rsidRPr="00581D2F">
        <w:rPr>
          <w:rFonts w:ascii="Helvetica" w:hAnsi="Helvetica" w:cs="Helvetica" w:hint="eastAsia"/>
          <w:kern w:val="0"/>
          <w:sz w:val="24"/>
        </w:rPr>
        <w:t>자동화</w:t>
      </w:r>
      <w:r w:rsidR="00480FF9" w:rsidRPr="00581D2F">
        <w:rPr>
          <w:rFonts w:ascii="Helvetica" w:hAnsi="Helvetica" w:cs="Helvetica" w:hint="eastAsia"/>
          <w:kern w:val="0"/>
          <w:sz w:val="24"/>
        </w:rPr>
        <w:t xml:space="preserve"> </w:t>
      </w:r>
      <w:r w:rsidR="00480FF9" w:rsidRPr="00581D2F">
        <w:rPr>
          <w:rFonts w:ascii="Helvetica" w:hAnsi="Helvetica" w:cs="Helvetica" w:hint="eastAsia"/>
          <w:kern w:val="0"/>
          <w:sz w:val="24"/>
        </w:rPr>
        <w:t>수행</w:t>
      </w:r>
      <w:r w:rsidR="00480FF9" w:rsidRPr="00581D2F">
        <w:rPr>
          <w:rFonts w:ascii="Helvetica" w:hAnsi="Helvetica" w:cs="Helvetica" w:hint="eastAsia"/>
          <w:kern w:val="0"/>
          <w:sz w:val="24"/>
        </w:rPr>
        <w:t xml:space="preserve"> </w:t>
      </w:r>
      <w:r w:rsidR="00480FF9" w:rsidRPr="00581D2F">
        <w:rPr>
          <w:rFonts w:ascii="Helvetica" w:hAnsi="Helvetica" w:cs="Helvetica" w:hint="eastAsia"/>
          <w:kern w:val="0"/>
          <w:sz w:val="24"/>
        </w:rPr>
        <w:t>시에</w:t>
      </w:r>
      <w:r w:rsidR="00480FF9" w:rsidRPr="00581D2F">
        <w:rPr>
          <w:rFonts w:ascii="Helvetica" w:hAnsi="Helvetica" w:cs="Helvetica" w:hint="eastAsia"/>
          <w:kern w:val="0"/>
          <w:sz w:val="24"/>
        </w:rPr>
        <w:t xml:space="preserve"> </w:t>
      </w:r>
      <w:r w:rsidR="00480FF9" w:rsidRPr="00581D2F">
        <w:rPr>
          <w:rFonts w:ascii="Helvetica" w:hAnsi="Helvetica" w:cs="Helvetica" w:hint="eastAsia"/>
          <w:kern w:val="0"/>
          <w:sz w:val="24"/>
        </w:rPr>
        <w:t>맵핑할</w:t>
      </w:r>
      <w:r w:rsidR="00480FF9" w:rsidRPr="00581D2F">
        <w:rPr>
          <w:rFonts w:ascii="Helvetica" w:hAnsi="Helvetica" w:cs="Helvetica" w:hint="eastAsia"/>
          <w:kern w:val="0"/>
          <w:sz w:val="24"/>
        </w:rPr>
        <w:t xml:space="preserve"> target + neighbor text cluster</w:t>
      </w:r>
      <w:r w:rsidR="00480FF9" w:rsidRPr="00581D2F">
        <w:rPr>
          <w:rFonts w:ascii="Helvetica" w:hAnsi="Helvetica" w:cs="Helvetica" w:hint="eastAsia"/>
          <w:kern w:val="0"/>
          <w:sz w:val="24"/>
        </w:rPr>
        <w:t>가</w:t>
      </w:r>
      <w:r w:rsidR="00480FF9" w:rsidRPr="00581D2F">
        <w:rPr>
          <w:rFonts w:ascii="Helvetica" w:hAnsi="Helvetica" w:cs="Helvetica" w:hint="eastAsia"/>
          <w:kern w:val="0"/>
          <w:sz w:val="24"/>
        </w:rPr>
        <w:t xml:space="preserve"> </w:t>
      </w:r>
      <w:r w:rsidR="00480FF9" w:rsidRPr="00581D2F">
        <w:rPr>
          <w:rFonts w:ascii="Helvetica" w:hAnsi="Helvetica" w:cs="Helvetica" w:hint="eastAsia"/>
          <w:kern w:val="0"/>
          <w:sz w:val="24"/>
        </w:rPr>
        <w:t>명확하지</w:t>
      </w:r>
      <w:r w:rsidR="00480FF9" w:rsidRPr="00581D2F">
        <w:rPr>
          <w:rFonts w:ascii="Helvetica" w:hAnsi="Helvetica" w:cs="Helvetica" w:hint="eastAsia"/>
          <w:kern w:val="0"/>
          <w:sz w:val="24"/>
        </w:rPr>
        <w:t xml:space="preserve"> </w:t>
      </w:r>
      <w:r w:rsidR="00480FF9" w:rsidRPr="00581D2F">
        <w:rPr>
          <w:rFonts w:ascii="Helvetica" w:hAnsi="Helvetica" w:cs="Helvetica" w:hint="eastAsia"/>
          <w:kern w:val="0"/>
          <w:sz w:val="24"/>
        </w:rPr>
        <w:t>않은</w:t>
      </w:r>
      <w:r w:rsidR="00480FF9" w:rsidRPr="00581D2F">
        <w:rPr>
          <w:rFonts w:ascii="Helvetica" w:hAnsi="Helvetica" w:cs="Helvetica" w:hint="eastAsia"/>
          <w:kern w:val="0"/>
          <w:sz w:val="24"/>
        </w:rPr>
        <w:t xml:space="preserve"> </w:t>
      </w:r>
      <w:r w:rsidR="00480FF9" w:rsidRPr="00581D2F">
        <w:rPr>
          <w:rFonts w:ascii="Helvetica" w:hAnsi="Helvetica" w:cs="Helvetica" w:hint="eastAsia"/>
          <w:kern w:val="0"/>
          <w:sz w:val="24"/>
        </w:rPr>
        <w:t>것으로</w:t>
      </w:r>
      <w:r w:rsidR="00480FF9" w:rsidRPr="00581D2F">
        <w:rPr>
          <w:rFonts w:ascii="Helvetica" w:hAnsi="Helvetica" w:cs="Helvetica" w:hint="eastAsia"/>
          <w:kern w:val="0"/>
          <w:sz w:val="24"/>
        </w:rPr>
        <w:t xml:space="preserve"> </w:t>
      </w:r>
      <w:r w:rsidR="00480FF9" w:rsidRPr="00581D2F">
        <w:rPr>
          <w:rFonts w:ascii="Helvetica" w:hAnsi="Helvetica" w:cs="Helvetica" w:hint="eastAsia"/>
          <w:kern w:val="0"/>
          <w:sz w:val="24"/>
        </w:rPr>
        <w:t>사료됨</w:t>
      </w:r>
      <w:r w:rsidRPr="00581D2F">
        <w:rPr>
          <w:rFonts w:ascii="Helvetica" w:hAnsi="Helvetica" w:cs="Helvetica" w:hint="eastAsia"/>
          <w:kern w:val="0"/>
          <w:sz w:val="24"/>
        </w:rPr>
        <w:t>.</w:t>
      </w:r>
    </w:p>
    <w:p w14:paraId="717DC441" w14:textId="77777777" w:rsidR="003A599F" w:rsidRDefault="003A599F" w:rsidP="003A59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rPr>
          <w:rFonts w:ascii="Helvetica" w:hAnsi="Helvetica" w:cs="Helvetica"/>
          <w:kern w:val="0"/>
          <w:sz w:val="24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A599F" w14:paraId="4B144B8A" w14:textId="77777777" w:rsidTr="003A599F">
        <w:tc>
          <w:tcPr>
            <w:tcW w:w="9016" w:type="dxa"/>
          </w:tcPr>
          <w:p w14:paraId="357E0C68" w14:textId="2B48E94F" w:rsidR="003A599F" w:rsidRPr="00CF4BD0" w:rsidRDefault="00593DB5" w:rsidP="003A599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rPr>
                <w:rFonts w:ascii="Helvetica" w:hAnsi="Helvetica" w:cs="Helvetica"/>
                <w:b/>
                <w:bCs/>
                <w:kern w:val="0"/>
                <w:sz w:val="24"/>
              </w:rPr>
            </w:pPr>
            <w:r>
              <w:rPr>
                <w:rFonts w:ascii="Helvetica" w:hAnsi="Helvetica" w:cs="Helvetica" w:hint="eastAsia"/>
                <w:b/>
                <w:bCs/>
                <w:kern w:val="0"/>
                <w:sz w:val="24"/>
              </w:rPr>
              <w:t>(</w:t>
            </w:r>
            <w:r>
              <w:rPr>
                <w:rFonts w:ascii="Helvetica" w:hAnsi="Helvetica" w:cs="Helvetica" w:hint="eastAsia"/>
                <w:b/>
                <w:bCs/>
                <w:kern w:val="0"/>
                <w:sz w:val="24"/>
              </w:rPr>
              <w:t>참고</w:t>
            </w:r>
            <w:r>
              <w:rPr>
                <w:rFonts w:ascii="Helvetica" w:hAnsi="Helvetica" w:cs="Helvetica" w:hint="eastAsia"/>
                <w:b/>
                <w:bCs/>
                <w:kern w:val="0"/>
                <w:sz w:val="24"/>
              </w:rPr>
              <w:t xml:space="preserve">) </w:t>
            </w:r>
            <w:r w:rsidR="003A599F" w:rsidRPr="00CF4BD0">
              <w:rPr>
                <w:rFonts w:ascii="Helvetica" w:hAnsi="Helvetica" w:cs="Helvetica" w:hint="eastAsia"/>
                <w:b/>
                <w:bCs/>
                <w:kern w:val="0"/>
                <w:sz w:val="24"/>
              </w:rPr>
              <w:t>변호사님</w:t>
            </w:r>
            <w:r w:rsidR="003A599F" w:rsidRPr="00CF4BD0">
              <w:rPr>
                <w:rFonts w:ascii="Helvetica" w:hAnsi="Helvetica" w:cs="Helvetica" w:hint="eastAsia"/>
                <w:b/>
                <w:bCs/>
                <w:kern w:val="0"/>
                <w:sz w:val="24"/>
              </w:rPr>
              <w:t xml:space="preserve"> </w:t>
            </w:r>
            <w:r w:rsidR="003A599F" w:rsidRPr="00CF4BD0">
              <w:rPr>
                <w:rFonts w:ascii="Helvetica" w:hAnsi="Helvetica" w:cs="Helvetica" w:hint="eastAsia"/>
                <w:b/>
                <w:bCs/>
                <w:kern w:val="0"/>
                <w:sz w:val="24"/>
              </w:rPr>
              <w:t>판단</w:t>
            </w:r>
            <w:r w:rsidR="00B223FF">
              <w:rPr>
                <w:rFonts w:ascii="Helvetica" w:hAnsi="Helvetica" w:cs="Helvetica" w:hint="eastAsia"/>
                <w:b/>
                <w:bCs/>
                <w:kern w:val="0"/>
                <w:sz w:val="24"/>
              </w:rPr>
              <w:t>/</w:t>
            </w:r>
            <w:r w:rsidR="00B223FF">
              <w:rPr>
                <w:rFonts w:ascii="Helvetica" w:hAnsi="Helvetica" w:cs="Helvetica" w:hint="eastAsia"/>
                <w:b/>
                <w:bCs/>
                <w:kern w:val="0"/>
                <w:sz w:val="24"/>
              </w:rPr>
              <w:t>검토가</w:t>
            </w:r>
            <w:r w:rsidR="003A599F" w:rsidRPr="00CF4BD0">
              <w:rPr>
                <w:rFonts w:ascii="Helvetica" w:hAnsi="Helvetica" w:cs="Helvetica" w:hint="eastAsia"/>
                <w:b/>
                <w:bCs/>
                <w:kern w:val="0"/>
                <w:sz w:val="24"/>
              </w:rPr>
              <w:t xml:space="preserve"> </w:t>
            </w:r>
            <w:r w:rsidR="003A599F" w:rsidRPr="00CF4BD0">
              <w:rPr>
                <w:rFonts w:ascii="Helvetica" w:hAnsi="Helvetica" w:cs="Helvetica" w:hint="eastAsia"/>
                <w:b/>
                <w:bCs/>
                <w:kern w:val="0"/>
                <w:sz w:val="24"/>
              </w:rPr>
              <w:t>요구되는</w:t>
            </w:r>
            <w:r w:rsidR="003A599F" w:rsidRPr="00CF4BD0">
              <w:rPr>
                <w:rFonts w:ascii="Helvetica" w:hAnsi="Helvetica" w:cs="Helvetica" w:hint="eastAsia"/>
                <w:b/>
                <w:bCs/>
                <w:kern w:val="0"/>
                <w:sz w:val="24"/>
              </w:rPr>
              <w:t xml:space="preserve"> </w:t>
            </w:r>
            <w:r w:rsidR="003A599F" w:rsidRPr="00CF4BD0">
              <w:rPr>
                <w:rFonts w:ascii="Helvetica" w:hAnsi="Helvetica" w:cs="Helvetica" w:hint="eastAsia"/>
                <w:b/>
                <w:bCs/>
                <w:kern w:val="0"/>
                <w:sz w:val="24"/>
              </w:rPr>
              <w:t>지점</w:t>
            </w:r>
          </w:p>
          <w:p w14:paraId="514B9F93" w14:textId="492A7999" w:rsidR="00B223FF" w:rsidRDefault="00B345B0" w:rsidP="00B223FF">
            <w:pPr>
              <w:pStyle w:val="a6"/>
              <w:numPr>
                <w:ilvl w:val="0"/>
                <w:numId w:val="8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rPr>
                <w:rFonts w:ascii="Helvetica" w:hAnsi="Helvetica" w:cs="Helvetica"/>
                <w:kern w:val="0"/>
                <w:sz w:val="24"/>
              </w:rPr>
            </w:pPr>
            <w:commentRangeStart w:id="2"/>
            <w:r>
              <w:rPr>
                <w:rFonts w:ascii="Helvetica" w:hAnsi="Helvetica" w:cs="Helvetica" w:hint="eastAsia"/>
                <w:kern w:val="0"/>
                <w:sz w:val="24"/>
              </w:rPr>
              <w:t>빈출예상법령</w:t>
            </w:r>
            <w:r>
              <w:rPr>
                <w:rFonts w:ascii="Helvetica" w:hAnsi="Helvetica" w:cs="Helvetica" w:hint="eastAsia"/>
                <w:kern w:val="0"/>
                <w:sz w:val="24"/>
              </w:rPr>
              <w:t xml:space="preserve"> list</w:t>
            </w:r>
            <w:r w:rsidR="00CF4BD0">
              <w:rPr>
                <w:rFonts w:ascii="Helvetica" w:hAnsi="Helvetica" w:cs="Helvetica" w:hint="eastAsia"/>
                <w:kern w:val="0"/>
                <w:sz w:val="24"/>
              </w:rPr>
              <w:t xml:space="preserve"> </w:t>
            </w:r>
            <w:r w:rsidR="00CF4BD0">
              <w:rPr>
                <w:rFonts w:ascii="Helvetica" w:hAnsi="Helvetica" w:cs="Helvetica" w:hint="eastAsia"/>
                <w:kern w:val="0"/>
                <w:sz w:val="24"/>
              </w:rPr>
              <w:t>중</w:t>
            </w:r>
            <w:r w:rsidR="00CF4BD0">
              <w:rPr>
                <w:rFonts w:ascii="Helvetica" w:hAnsi="Helvetica" w:cs="Helvetica" w:hint="eastAsia"/>
                <w:kern w:val="0"/>
                <w:sz w:val="24"/>
              </w:rPr>
              <w:t xml:space="preserve"> </w:t>
            </w:r>
            <w:r w:rsidR="00CF4BD0">
              <w:rPr>
                <w:rFonts w:ascii="Helvetica" w:hAnsi="Helvetica" w:cs="Helvetica" w:hint="eastAsia"/>
                <w:kern w:val="0"/>
                <w:sz w:val="24"/>
              </w:rPr>
              <w:t>일부</w:t>
            </w:r>
            <w:r w:rsidR="00CF4BD0">
              <w:rPr>
                <w:rFonts w:ascii="Helvetica" w:hAnsi="Helvetica" w:cs="Helvetica" w:hint="eastAsia"/>
                <w:kern w:val="0"/>
                <w:sz w:val="24"/>
              </w:rPr>
              <w:t xml:space="preserve"> </w:t>
            </w:r>
            <w:r w:rsidR="00CF4BD0">
              <w:rPr>
                <w:rFonts w:ascii="Helvetica" w:hAnsi="Helvetica" w:cs="Helvetica" w:hint="eastAsia"/>
                <w:kern w:val="0"/>
                <w:sz w:val="24"/>
              </w:rPr>
              <w:t>법령</w:t>
            </w:r>
            <w:r>
              <w:rPr>
                <w:rFonts w:ascii="Helvetica" w:hAnsi="Helvetica" w:cs="Helvetica" w:hint="eastAsia"/>
                <w:kern w:val="0"/>
                <w:sz w:val="24"/>
              </w:rPr>
              <w:t>에</w:t>
            </w:r>
            <w:r w:rsidR="00CF4BD0">
              <w:rPr>
                <w:rFonts w:ascii="Helvetica" w:hAnsi="Helvetica" w:cs="Helvetica" w:hint="eastAsia"/>
                <w:kern w:val="0"/>
                <w:sz w:val="24"/>
              </w:rPr>
              <w:t xml:space="preserve"> </w:t>
            </w:r>
            <w:r w:rsidR="00CF4BD0">
              <w:rPr>
                <w:rFonts w:ascii="Helvetica" w:hAnsi="Helvetica" w:cs="Helvetica" w:hint="eastAsia"/>
                <w:kern w:val="0"/>
                <w:sz w:val="24"/>
              </w:rPr>
              <w:t>대해</w:t>
            </w:r>
            <w:r>
              <w:rPr>
                <w:rFonts w:ascii="Helvetica" w:hAnsi="Helvetica" w:cs="Helvetica" w:hint="eastAsia"/>
                <w:kern w:val="0"/>
                <w:sz w:val="24"/>
              </w:rPr>
              <w:t>서</w:t>
            </w:r>
            <w:r w:rsidR="00CF4BD0">
              <w:rPr>
                <w:rFonts w:ascii="Helvetica" w:hAnsi="Helvetica" w:cs="Helvetica" w:hint="eastAsia"/>
                <w:kern w:val="0"/>
                <w:sz w:val="24"/>
              </w:rPr>
              <w:t>는</w:t>
            </w:r>
            <w:r>
              <w:rPr>
                <w:rFonts w:ascii="Helvetica" w:hAnsi="Helvetica" w:cs="Helvetica" w:hint="eastAsia"/>
                <w:kern w:val="0"/>
                <w:sz w:val="24"/>
              </w:rPr>
              <w:t xml:space="preserve"> </w:t>
            </w:r>
            <w:r>
              <w:rPr>
                <w:rFonts w:ascii="Helvetica" w:hAnsi="Helvetica" w:cs="Helvetica" w:hint="eastAsia"/>
                <w:kern w:val="0"/>
                <w:sz w:val="24"/>
              </w:rPr>
              <w:t>다시</w:t>
            </w:r>
            <w:r>
              <w:rPr>
                <w:rFonts w:ascii="Helvetica" w:hAnsi="Helvetica" w:cs="Helvetica" w:hint="eastAsia"/>
                <w:kern w:val="0"/>
                <w:sz w:val="24"/>
              </w:rPr>
              <w:t xml:space="preserve"> </w:t>
            </w:r>
            <w:r>
              <w:rPr>
                <w:rFonts w:ascii="Helvetica" w:hAnsi="Helvetica" w:cs="Helvetica" w:hint="eastAsia"/>
                <w:kern w:val="0"/>
                <w:sz w:val="24"/>
              </w:rPr>
              <w:t>한</w:t>
            </w:r>
            <w:r>
              <w:rPr>
                <w:rFonts w:ascii="Helvetica" w:hAnsi="Helvetica" w:cs="Helvetica" w:hint="eastAsia"/>
                <w:kern w:val="0"/>
                <w:sz w:val="24"/>
              </w:rPr>
              <w:t xml:space="preserve"> </w:t>
            </w:r>
            <w:r>
              <w:rPr>
                <w:rFonts w:ascii="Helvetica" w:hAnsi="Helvetica" w:cs="Helvetica" w:hint="eastAsia"/>
                <w:kern w:val="0"/>
                <w:sz w:val="24"/>
              </w:rPr>
              <w:t>번</w:t>
            </w:r>
            <w:r>
              <w:rPr>
                <w:rFonts w:ascii="Helvetica" w:hAnsi="Helvetica" w:cs="Helvetica" w:hint="eastAsia"/>
                <w:kern w:val="0"/>
                <w:sz w:val="24"/>
              </w:rPr>
              <w:t xml:space="preserve"> </w:t>
            </w:r>
            <w:r>
              <w:rPr>
                <w:rFonts w:ascii="Helvetica" w:hAnsi="Helvetica" w:cs="Helvetica" w:hint="eastAsia"/>
                <w:kern w:val="0"/>
                <w:sz w:val="24"/>
              </w:rPr>
              <w:t>특정</w:t>
            </w:r>
            <w:r>
              <w:rPr>
                <w:rFonts w:ascii="Helvetica" w:hAnsi="Helvetica" w:cs="Helvetica" w:hint="eastAsia"/>
                <w:kern w:val="0"/>
                <w:sz w:val="24"/>
              </w:rPr>
              <w:t xml:space="preserve"> </w:t>
            </w:r>
            <w:r>
              <w:rPr>
                <w:rFonts w:ascii="Helvetica" w:hAnsi="Helvetica" w:cs="Helvetica" w:hint="eastAsia"/>
                <w:kern w:val="0"/>
                <w:sz w:val="24"/>
              </w:rPr>
              <w:t>조</w:t>
            </w:r>
            <w:r w:rsidR="00CF4BD0">
              <w:rPr>
                <w:rFonts w:ascii="Helvetica" w:hAnsi="Helvetica" w:cs="Helvetica" w:hint="eastAsia"/>
                <w:kern w:val="0"/>
                <w:sz w:val="24"/>
              </w:rPr>
              <w:t>/</w:t>
            </w:r>
            <w:r>
              <w:rPr>
                <w:rFonts w:ascii="Helvetica" w:hAnsi="Helvetica" w:cs="Helvetica" w:hint="eastAsia"/>
                <w:kern w:val="0"/>
                <w:sz w:val="24"/>
              </w:rPr>
              <w:t>항</w:t>
            </w:r>
            <w:r w:rsidR="00CF4BD0">
              <w:rPr>
                <w:rFonts w:ascii="Helvetica" w:hAnsi="Helvetica" w:cs="Helvetica" w:hint="eastAsia"/>
                <w:kern w:val="0"/>
                <w:sz w:val="24"/>
              </w:rPr>
              <w:t>/</w:t>
            </w:r>
            <w:r>
              <w:rPr>
                <w:rFonts w:ascii="Helvetica" w:hAnsi="Helvetica" w:cs="Helvetica" w:hint="eastAsia"/>
                <w:kern w:val="0"/>
                <w:sz w:val="24"/>
              </w:rPr>
              <w:t>호</w:t>
            </w:r>
            <w:r w:rsidR="00CF4BD0">
              <w:rPr>
                <w:rFonts w:ascii="Helvetica" w:hAnsi="Helvetica" w:cs="Helvetica" w:hint="eastAsia"/>
                <w:kern w:val="0"/>
                <w:sz w:val="24"/>
              </w:rPr>
              <w:t>/</w:t>
            </w:r>
            <w:r>
              <w:rPr>
                <w:rFonts w:ascii="Helvetica" w:hAnsi="Helvetica" w:cs="Helvetica" w:hint="eastAsia"/>
                <w:kern w:val="0"/>
                <w:sz w:val="24"/>
              </w:rPr>
              <w:t>목</w:t>
            </w:r>
            <w:r w:rsidR="00CF4BD0">
              <w:rPr>
                <w:rFonts w:ascii="Helvetica" w:hAnsi="Helvetica" w:cs="Helvetica" w:hint="eastAsia"/>
                <w:kern w:val="0"/>
                <w:sz w:val="24"/>
              </w:rPr>
              <w:t xml:space="preserve"> </w:t>
            </w:r>
            <w:r w:rsidR="00CF4BD0">
              <w:rPr>
                <w:rFonts w:ascii="Helvetica" w:hAnsi="Helvetica" w:cs="Helvetica" w:hint="eastAsia"/>
                <w:kern w:val="0"/>
                <w:sz w:val="24"/>
              </w:rPr>
              <w:t>수준</w:t>
            </w:r>
            <w:r w:rsidR="00CF4BD0">
              <w:rPr>
                <w:rFonts w:ascii="Helvetica" w:hAnsi="Helvetica" w:cs="Helvetica" w:hint="eastAsia"/>
                <w:kern w:val="0"/>
                <w:sz w:val="24"/>
              </w:rPr>
              <w:t xml:space="preserve"> </w:t>
            </w:r>
            <w:r w:rsidR="00CF4BD0">
              <w:rPr>
                <w:rFonts w:ascii="Helvetica" w:hAnsi="Helvetica" w:cs="Helvetica" w:hint="eastAsia"/>
                <w:kern w:val="0"/>
                <w:sz w:val="24"/>
              </w:rPr>
              <w:t>등으로</w:t>
            </w:r>
            <w:r>
              <w:rPr>
                <w:rFonts w:ascii="Helvetica" w:hAnsi="Helvetica" w:cs="Helvetica" w:hint="eastAsia"/>
                <w:kern w:val="0"/>
                <w:sz w:val="24"/>
              </w:rPr>
              <w:t xml:space="preserve"> narrow down</w:t>
            </w:r>
            <w:r>
              <w:rPr>
                <w:rFonts w:ascii="Helvetica" w:hAnsi="Helvetica" w:cs="Helvetica" w:hint="eastAsia"/>
                <w:kern w:val="0"/>
                <w:sz w:val="24"/>
              </w:rPr>
              <w:t>할</w:t>
            </w:r>
            <w:r>
              <w:rPr>
                <w:rFonts w:ascii="Helvetica" w:hAnsi="Helvetica" w:cs="Helvetica" w:hint="eastAsia"/>
                <w:kern w:val="0"/>
                <w:sz w:val="24"/>
              </w:rPr>
              <w:t xml:space="preserve"> </w:t>
            </w:r>
            <w:r>
              <w:rPr>
                <w:rFonts w:ascii="Helvetica" w:hAnsi="Helvetica" w:cs="Helvetica" w:hint="eastAsia"/>
                <w:kern w:val="0"/>
                <w:sz w:val="24"/>
              </w:rPr>
              <w:t>필요성</w:t>
            </w:r>
            <w:r w:rsidR="00B223FF">
              <w:rPr>
                <w:rFonts w:ascii="Helvetica" w:hAnsi="Helvetica" w:cs="Helvetica" w:hint="eastAsia"/>
                <w:kern w:val="0"/>
                <w:sz w:val="24"/>
              </w:rPr>
              <w:t>이</w:t>
            </w:r>
            <w:r w:rsidR="00B223FF">
              <w:rPr>
                <w:rFonts w:ascii="Helvetica" w:hAnsi="Helvetica" w:cs="Helvetica" w:hint="eastAsia"/>
                <w:kern w:val="0"/>
                <w:sz w:val="24"/>
              </w:rPr>
              <w:t xml:space="preserve"> </w:t>
            </w:r>
            <w:r w:rsidR="00B223FF">
              <w:rPr>
                <w:rFonts w:ascii="Helvetica" w:hAnsi="Helvetica" w:cs="Helvetica" w:hint="eastAsia"/>
                <w:kern w:val="0"/>
                <w:sz w:val="24"/>
              </w:rPr>
              <w:t>있을지</w:t>
            </w:r>
            <w:commentRangeEnd w:id="2"/>
            <w:r w:rsidR="00B223FF">
              <w:rPr>
                <w:rStyle w:val="ac"/>
              </w:rPr>
              <w:commentReference w:id="2"/>
            </w:r>
            <w:r w:rsidR="00593DB5">
              <w:rPr>
                <w:rFonts w:ascii="Helvetica" w:hAnsi="Helvetica" w:cs="Helvetica" w:hint="eastAsia"/>
                <w:kern w:val="0"/>
                <w:sz w:val="24"/>
              </w:rPr>
              <w:t xml:space="preserve"> (or </w:t>
            </w:r>
            <w:r w:rsidR="00593DB5">
              <w:rPr>
                <w:rFonts w:ascii="Helvetica" w:hAnsi="Helvetica" w:cs="Helvetica" w:hint="eastAsia"/>
                <w:kern w:val="0"/>
                <w:sz w:val="24"/>
              </w:rPr>
              <w:t>법령</w:t>
            </w:r>
            <w:r w:rsidR="00593DB5">
              <w:rPr>
                <w:rFonts w:ascii="Helvetica" w:hAnsi="Helvetica" w:cs="Helvetica" w:hint="eastAsia"/>
                <w:kern w:val="0"/>
                <w:sz w:val="24"/>
              </w:rPr>
              <w:t xml:space="preserve"> </w:t>
            </w:r>
            <w:r w:rsidR="00593DB5">
              <w:rPr>
                <w:rFonts w:ascii="Helvetica" w:hAnsi="Helvetica" w:cs="Helvetica" w:hint="eastAsia"/>
                <w:kern w:val="0"/>
                <w:sz w:val="24"/>
              </w:rPr>
              <w:t>약칭에</w:t>
            </w:r>
            <w:r w:rsidR="00593DB5">
              <w:rPr>
                <w:rFonts w:ascii="Helvetica" w:hAnsi="Helvetica" w:cs="Helvetica" w:hint="eastAsia"/>
                <w:kern w:val="0"/>
                <w:sz w:val="24"/>
              </w:rPr>
              <w:t xml:space="preserve"> </w:t>
            </w:r>
            <w:r w:rsidR="00593DB5">
              <w:rPr>
                <w:rFonts w:ascii="Helvetica" w:hAnsi="Helvetica" w:cs="Helvetica" w:hint="eastAsia"/>
                <w:kern w:val="0"/>
                <w:sz w:val="24"/>
              </w:rPr>
              <w:t>그칠지</w:t>
            </w:r>
            <w:r w:rsidR="00593DB5">
              <w:rPr>
                <w:rFonts w:ascii="Helvetica" w:hAnsi="Helvetica" w:cs="Helvetica" w:hint="eastAsia"/>
                <w:kern w:val="0"/>
                <w:sz w:val="24"/>
              </w:rPr>
              <w:t>)</w:t>
            </w:r>
          </w:p>
          <w:p w14:paraId="2742DC90" w14:textId="4D90D818" w:rsidR="00CF4BD0" w:rsidRPr="003A599F" w:rsidRDefault="00CF4BD0" w:rsidP="00B223FF">
            <w:pPr>
              <w:pStyle w:val="a6"/>
              <w:numPr>
                <w:ilvl w:val="0"/>
                <w:numId w:val="8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rPr>
                <w:rFonts w:ascii="Helvetica" w:hAnsi="Helvetica" w:cs="Helvetica"/>
                <w:kern w:val="0"/>
                <w:sz w:val="24"/>
              </w:rPr>
            </w:pPr>
            <w:commentRangeStart w:id="3"/>
            <w:r>
              <w:rPr>
                <w:rFonts w:ascii="Helvetica" w:hAnsi="Helvetica" w:cs="Helvetica" w:hint="eastAsia"/>
                <w:kern w:val="0"/>
                <w:sz w:val="24"/>
              </w:rPr>
              <w:t>빈출예상법령</w:t>
            </w:r>
            <w:r>
              <w:rPr>
                <w:rFonts w:ascii="Helvetica" w:hAnsi="Helvetica" w:cs="Helvetica" w:hint="eastAsia"/>
                <w:kern w:val="0"/>
                <w:sz w:val="24"/>
              </w:rPr>
              <w:t xml:space="preserve"> </w:t>
            </w:r>
            <w:r>
              <w:rPr>
                <w:rFonts w:ascii="Helvetica" w:hAnsi="Helvetica" w:cs="Helvetica" w:hint="eastAsia"/>
                <w:kern w:val="0"/>
                <w:sz w:val="24"/>
              </w:rPr>
              <w:t>본문</w:t>
            </w:r>
            <w:r>
              <w:rPr>
                <w:rFonts w:ascii="Helvetica" w:hAnsi="Helvetica" w:cs="Helvetica" w:hint="eastAsia"/>
                <w:kern w:val="0"/>
                <w:sz w:val="24"/>
              </w:rPr>
              <w:t xml:space="preserve"> </w:t>
            </w:r>
            <w:r>
              <w:rPr>
                <w:rFonts w:ascii="Helvetica" w:hAnsi="Helvetica" w:cs="Helvetica" w:hint="eastAsia"/>
                <w:kern w:val="0"/>
                <w:sz w:val="24"/>
              </w:rPr>
              <w:t>및</w:t>
            </w:r>
            <w:r>
              <w:rPr>
                <w:rFonts w:ascii="Helvetica" w:hAnsi="Helvetica" w:cs="Helvetica" w:hint="eastAsia"/>
                <w:kern w:val="0"/>
                <w:sz w:val="24"/>
              </w:rPr>
              <w:t xml:space="preserve"> </w:t>
            </w:r>
            <w:r>
              <w:rPr>
                <w:rFonts w:ascii="Helvetica" w:hAnsi="Helvetica" w:cs="Helvetica" w:hint="eastAsia"/>
                <w:kern w:val="0"/>
                <w:sz w:val="24"/>
              </w:rPr>
              <w:t>해당</w:t>
            </w:r>
            <w:r>
              <w:rPr>
                <w:rFonts w:ascii="Helvetica" w:hAnsi="Helvetica" w:cs="Helvetica" w:hint="eastAsia"/>
                <w:kern w:val="0"/>
                <w:sz w:val="24"/>
              </w:rPr>
              <w:t xml:space="preserve"> </w:t>
            </w:r>
            <w:r w:rsidR="00B223FF">
              <w:rPr>
                <w:rFonts w:ascii="Helvetica" w:hAnsi="Helvetica" w:cs="Helvetica" w:hint="eastAsia"/>
                <w:kern w:val="0"/>
                <w:sz w:val="24"/>
              </w:rPr>
              <w:t>법령</w:t>
            </w:r>
            <w:r w:rsidR="00B223FF">
              <w:rPr>
                <w:rFonts w:ascii="Helvetica" w:hAnsi="Helvetica" w:cs="Helvetica" w:hint="eastAsia"/>
                <w:kern w:val="0"/>
                <w:sz w:val="24"/>
              </w:rPr>
              <w:t xml:space="preserve"> </w:t>
            </w:r>
            <w:r>
              <w:rPr>
                <w:rFonts w:ascii="Helvetica" w:hAnsi="Helvetica" w:cs="Helvetica" w:hint="eastAsia"/>
                <w:kern w:val="0"/>
                <w:sz w:val="24"/>
              </w:rPr>
              <w:t>본문</w:t>
            </w:r>
            <w:r>
              <w:rPr>
                <w:rFonts w:ascii="Helvetica" w:hAnsi="Helvetica" w:cs="Helvetica" w:hint="eastAsia"/>
                <w:kern w:val="0"/>
                <w:sz w:val="24"/>
              </w:rPr>
              <w:t xml:space="preserve"> </w:t>
            </w:r>
            <w:r>
              <w:rPr>
                <w:rFonts w:ascii="Helvetica" w:hAnsi="Helvetica" w:cs="Helvetica" w:hint="eastAsia"/>
                <w:kern w:val="0"/>
                <w:sz w:val="24"/>
              </w:rPr>
              <w:t>내에</w:t>
            </w:r>
            <w:r>
              <w:rPr>
                <w:rFonts w:ascii="Helvetica" w:hAnsi="Helvetica" w:cs="Helvetica" w:hint="eastAsia"/>
                <w:kern w:val="0"/>
                <w:sz w:val="24"/>
              </w:rPr>
              <w:t xml:space="preserve"> </w:t>
            </w:r>
            <w:r>
              <w:rPr>
                <w:rFonts w:ascii="Helvetica" w:hAnsi="Helvetica" w:cs="Helvetica" w:hint="eastAsia"/>
                <w:kern w:val="0"/>
                <w:sz w:val="24"/>
              </w:rPr>
              <w:t>기입된</w:t>
            </w:r>
            <w:r>
              <w:rPr>
                <w:rFonts w:ascii="Helvetica" w:hAnsi="Helvetica" w:cs="Helvetica" w:hint="eastAsia"/>
                <w:kern w:val="0"/>
                <w:sz w:val="24"/>
              </w:rPr>
              <w:t xml:space="preserve"> </w:t>
            </w:r>
            <w:r>
              <w:rPr>
                <w:rFonts w:ascii="Helvetica" w:hAnsi="Helvetica" w:cs="Helvetica" w:hint="eastAsia"/>
                <w:kern w:val="0"/>
                <w:sz w:val="24"/>
              </w:rPr>
              <w:t>키워드에</w:t>
            </w:r>
            <w:r>
              <w:rPr>
                <w:rFonts w:ascii="Helvetica" w:hAnsi="Helvetica" w:cs="Helvetica" w:hint="eastAsia"/>
                <w:kern w:val="0"/>
                <w:sz w:val="24"/>
              </w:rPr>
              <w:t>(</w:t>
            </w:r>
            <w:r>
              <w:rPr>
                <w:rFonts w:ascii="Helvetica" w:hAnsi="Helvetica" w:cs="Helvetica" w:hint="eastAsia"/>
                <w:kern w:val="0"/>
                <w:sz w:val="24"/>
              </w:rPr>
              <w:t>부칙은</w:t>
            </w:r>
            <w:r>
              <w:rPr>
                <w:rFonts w:ascii="Helvetica" w:hAnsi="Helvetica" w:cs="Helvetica" w:hint="eastAsia"/>
                <w:kern w:val="0"/>
                <w:sz w:val="24"/>
              </w:rPr>
              <w:t xml:space="preserve"> </w:t>
            </w:r>
            <w:r>
              <w:rPr>
                <w:rFonts w:ascii="Helvetica" w:hAnsi="Helvetica" w:cs="Helvetica" w:hint="eastAsia"/>
                <w:kern w:val="0"/>
                <w:sz w:val="24"/>
              </w:rPr>
              <w:t>제외함</w:t>
            </w:r>
            <w:r>
              <w:rPr>
                <w:rFonts w:ascii="Helvetica" w:hAnsi="Helvetica" w:cs="Helvetica" w:hint="eastAsia"/>
                <w:kern w:val="0"/>
                <w:sz w:val="24"/>
              </w:rPr>
              <w:t xml:space="preserve">) </w:t>
            </w:r>
            <w:r w:rsidR="00B223FF">
              <w:rPr>
                <w:rFonts w:ascii="Helvetica" w:hAnsi="Helvetica" w:cs="Helvetica" w:hint="eastAsia"/>
                <w:kern w:val="0"/>
                <w:sz w:val="24"/>
              </w:rPr>
              <w:t>중요한</w:t>
            </w:r>
            <w:r w:rsidR="00B223FF">
              <w:rPr>
                <w:rFonts w:ascii="Helvetica" w:hAnsi="Helvetica" w:cs="Helvetica" w:hint="eastAsia"/>
                <w:kern w:val="0"/>
                <w:sz w:val="24"/>
              </w:rPr>
              <w:t xml:space="preserve"> </w:t>
            </w:r>
            <w:r w:rsidR="00B223FF">
              <w:rPr>
                <w:rFonts w:ascii="Helvetica" w:hAnsi="Helvetica" w:cs="Helvetica" w:hint="eastAsia"/>
                <w:kern w:val="0"/>
                <w:sz w:val="24"/>
              </w:rPr>
              <w:t>국내법상</w:t>
            </w:r>
            <w:r w:rsidR="00B223FF">
              <w:rPr>
                <w:rFonts w:ascii="Helvetica" w:hAnsi="Helvetica" w:cs="Helvetica" w:hint="eastAsia"/>
                <w:kern w:val="0"/>
                <w:sz w:val="24"/>
              </w:rPr>
              <w:t xml:space="preserve"> </w:t>
            </w:r>
            <w:r w:rsidR="00B223FF">
              <w:rPr>
                <w:rFonts w:ascii="Helvetica" w:hAnsi="Helvetica" w:cs="Helvetica" w:hint="eastAsia"/>
                <w:kern w:val="0"/>
                <w:sz w:val="24"/>
              </w:rPr>
              <w:t>개념</w:t>
            </w:r>
            <w:r w:rsidR="00B223FF">
              <w:rPr>
                <w:rFonts w:ascii="Helvetica" w:hAnsi="Helvetica" w:cs="Helvetica" w:hint="eastAsia"/>
                <w:kern w:val="0"/>
                <w:sz w:val="24"/>
              </w:rPr>
              <w:t>/</w:t>
            </w:r>
            <w:r w:rsidR="00B223FF">
              <w:rPr>
                <w:rFonts w:ascii="Helvetica" w:hAnsi="Helvetica" w:cs="Helvetica" w:hint="eastAsia"/>
                <w:kern w:val="0"/>
                <w:sz w:val="24"/>
              </w:rPr>
              <w:t>용어</w:t>
            </w:r>
            <w:r w:rsidR="00B223FF">
              <w:rPr>
                <w:rFonts w:ascii="Helvetica" w:hAnsi="Helvetica" w:cs="Helvetica" w:hint="eastAsia"/>
                <w:kern w:val="0"/>
                <w:sz w:val="24"/>
              </w:rPr>
              <w:t>/</w:t>
            </w:r>
            <w:r w:rsidR="00B223FF">
              <w:rPr>
                <w:rFonts w:ascii="Helvetica" w:hAnsi="Helvetica" w:cs="Helvetica" w:hint="eastAsia"/>
                <w:kern w:val="0"/>
                <w:sz w:val="24"/>
              </w:rPr>
              <w:t>키워드가</w:t>
            </w:r>
            <w:r w:rsidR="00B223FF">
              <w:rPr>
                <w:rFonts w:ascii="Helvetica" w:hAnsi="Helvetica" w:cs="Helvetica" w:hint="eastAsia"/>
                <w:kern w:val="0"/>
                <w:sz w:val="24"/>
              </w:rPr>
              <w:t xml:space="preserve"> </w:t>
            </w:r>
            <w:r w:rsidR="00B223FF">
              <w:rPr>
                <w:rFonts w:ascii="Helvetica" w:hAnsi="Helvetica" w:cs="Helvetica" w:hint="eastAsia"/>
                <w:kern w:val="0"/>
                <w:sz w:val="24"/>
              </w:rPr>
              <w:t>얼마나</w:t>
            </w:r>
            <w:r w:rsidR="00B223FF">
              <w:rPr>
                <w:rFonts w:ascii="Helvetica" w:hAnsi="Helvetica" w:cs="Helvetica" w:hint="eastAsia"/>
                <w:kern w:val="0"/>
                <w:sz w:val="24"/>
              </w:rPr>
              <w:t xml:space="preserve"> </w:t>
            </w:r>
            <w:r w:rsidR="00B223FF">
              <w:rPr>
                <w:rFonts w:ascii="Helvetica" w:hAnsi="Helvetica" w:cs="Helvetica" w:hint="eastAsia"/>
                <w:kern w:val="0"/>
                <w:sz w:val="24"/>
              </w:rPr>
              <w:t>있을지</w:t>
            </w:r>
            <w:commentRangeEnd w:id="3"/>
            <w:r w:rsidR="00B223FF">
              <w:rPr>
                <w:rStyle w:val="ac"/>
              </w:rPr>
              <w:commentReference w:id="3"/>
            </w:r>
            <w:r w:rsidR="00B223FF">
              <w:rPr>
                <w:rFonts w:ascii="Helvetica" w:hAnsi="Helvetica" w:cs="Helvetica" w:hint="eastAsia"/>
                <w:kern w:val="0"/>
                <w:sz w:val="24"/>
              </w:rPr>
              <w:t xml:space="preserve"> </w:t>
            </w:r>
            <w:r w:rsidR="00B223FF" w:rsidRPr="00B223FF">
              <w:rPr>
                <w:rFonts w:ascii="Helvetica" w:hAnsi="Helvetica" w:cs="Helvetica" w:hint="eastAsia"/>
                <w:b/>
                <w:bCs/>
                <w:color w:val="FF0000"/>
                <w:kern w:val="0"/>
                <w:sz w:val="24"/>
              </w:rPr>
              <w:t>(N</w:t>
            </w:r>
            <w:r w:rsidR="00B223FF" w:rsidRPr="00B223FF">
              <w:rPr>
                <w:rFonts w:ascii="Helvetica" w:hAnsi="Helvetica" w:cs="Helvetica" w:hint="eastAsia"/>
                <w:b/>
                <w:bCs/>
                <w:color w:val="FF0000"/>
                <w:kern w:val="0"/>
                <w:sz w:val="24"/>
              </w:rPr>
              <w:t>열</w:t>
            </w:r>
            <w:r w:rsidR="00B223FF" w:rsidRPr="00B223FF">
              <w:rPr>
                <w:rFonts w:ascii="Helvetica" w:hAnsi="Helvetica" w:cs="Helvetica" w:hint="eastAsia"/>
                <w:b/>
                <w:bCs/>
                <w:color w:val="FF0000"/>
                <w:kern w:val="0"/>
                <w:sz w:val="24"/>
              </w:rPr>
              <w:t xml:space="preserve"> </w:t>
            </w:r>
            <w:r w:rsidR="00B223FF">
              <w:rPr>
                <w:rFonts w:ascii="Helvetica" w:hAnsi="Helvetica" w:cs="Helvetica" w:hint="eastAsia"/>
                <w:b/>
                <w:bCs/>
                <w:color w:val="FF0000"/>
                <w:kern w:val="0"/>
                <w:sz w:val="24"/>
              </w:rPr>
              <w:t>후보</w:t>
            </w:r>
            <w:r w:rsidR="00B223FF" w:rsidRPr="00B223FF">
              <w:rPr>
                <w:rFonts w:ascii="Helvetica" w:hAnsi="Helvetica" w:cs="Helvetica" w:hint="eastAsia"/>
                <w:b/>
                <w:bCs/>
                <w:color w:val="FF0000"/>
                <w:kern w:val="0"/>
                <w:sz w:val="24"/>
              </w:rPr>
              <w:t>)</w:t>
            </w:r>
          </w:p>
        </w:tc>
      </w:tr>
    </w:tbl>
    <w:p w14:paraId="58401A04" w14:textId="09FFA6F5" w:rsidR="00480FF9" w:rsidRDefault="00480FF9" w:rsidP="002445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rPr>
          <w:rFonts w:ascii="Helvetica" w:hAnsi="Helvetica" w:cs="Helvetica"/>
          <w:kern w:val="0"/>
          <w:sz w:val="24"/>
        </w:rPr>
      </w:pPr>
      <w:r>
        <w:rPr>
          <w:rFonts w:ascii="Helvetica" w:hAnsi="Helvetica" w:cs="Helvetica"/>
          <w:kern w:val="0"/>
          <w:sz w:val="24"/>
        </w:rPr>
        <w:br w:type="page"/>
      </w:r>
    </w:p>
    <w:p w14:paraId="2FB4B51C" w14:textId="23FD8CA7" w:rsidR="002445ED" w:rsidRDefault="00480FF9" w:rsidP="002445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rPr>
          <w:rFonts w:ascii="Helvetica" w:hAnsi="Helvetica" w:cs="Helvetica"/>
          <w:kern w:val="0"/>
          <w:sz w:val="24"/>
        </w:rPr>
      </w:pPr>
      <w:r>
        <w:rPr>
          <w:rFonts w:ascii="Helvetica" w:hAnsi="Helvetica" w:cs="Helvetica" w:hint="eastAsia"/>
          <w:kern w:val="0"/>
          <w:sz w:val="24"/>
        </w:rPr>
        <w:lastRenderedPageBreak/>
        <w:t>[</w:t>
      </w:r>
      <w:r>
        <w:rPr>
          <w:rFonts w:ascii="Helvetica" w:hAnsi="Helvetica" w:cs="Helvetica" w:hint="eastAsia"/>
          <w:kern w:val="0"/>
          <w:sz w:val="24"/>
        </w:rPr>
        <w:t>빈출예상법령</w:t>
      </w:r>
      <w:r>
        <w:rPr>
          <w:rFonts w:ascii="Helvetica" w:hAnsi="Helvetica" w:cs="Helvetica" w:hint="eastAsia"/>
          <w:kern w:val="0"/>
          <w:sz w:val="24"/>
        </w:rPr>
        <w:t>(</w:t>
      </w:r>
      <w:r>
        <w:rPr>
          <w:rFonts w:ascii="Helvetica" w:hAnsi="Helvetica" w:cs="Helvetica" w:hint="eastAsia"/>
          <w:kern w:val="0"/>
          <w:sz w:val="24"/>
        </w:rPr>
        <w:t>산업</w:t>
      </w:r>
      <w:r>
        <w:rPr>
          <w:rFonts w:ascii="Helvetica" w:hAnsi="Helvetica" w:cs="Helvetica" w:hint="eastAsia"/>
          <w:kern w:val="0"/>
          <w:sz w:val="24"/>
        </w:rPr>
        <w:t xml:space="preserve"> </w:t>
      </w:r>
      <w:r>
        <w:rPr>
          <w:rFonts w:ascii="Helvetica" w:hAnsi="Helvetica" w:cs="Helvetica" w:hint="eastAsia"/>
          <w:kern w:val="0"/>
          <w:sz w:val="24"/>
        </w:rPr>
        <w:t>구분</w:t>
      </w:r>
      <w:r>
        <w:rPr>
          <w:rFonts w:ascii="Helvetica" w:hAnsi="Helvetica" w:cs="Helvetica" w:hint="eastAsia"/>
          <w:kern w:val="0"/>
          <w:sz w:val="24"/>
        </w:rPr>
        <w:t xml:space="preserve"> X)]</w:t>
      </w:r>
    </w:p>
    <w:p w14:paraId="19A7851F" w14:textId="77777777" w:rsidR="00480FF9" w:rsidRPr="00480FF9" w:rsidRDefault="00480FF9" w:rsidP="002445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rPr>
          <w:rFonts w:ascii="Helvetica" w:hAnsi="Helvetica" w:cs="Helvetica"/>
          <w:kern w:val="0"/>
          <w:sz w:val="24"/>
        </w:rPr>
      </w:pPr>
    </w:p>
    <w:p w14:paraId="7CA1E896" w14:textId="266690AB" w:rsidR="002445ED" w:rsidRPr="002445ED" w:rsidRDefault="002445ED" w:rsidP="002445ED">
      <w:pPr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ind w:left="0" w:firstLine="0"/>
        <w:rPr>
          <w:rFonts w:ascii="Helvetica" w:hAnsi="Helvetica" w:cs="Helvetica"/>
          <w:kern w:val="0"/>
          <w:sz w:val="24"/>
        </w:rPr>
      </w:pPr>
      <w:r>
        <w:rPr>
          <w:rFonts w:ascii="Helvetica" w:hAnsi="Helvetica" w:cs="Helvetica"/>
          <w:kern w:val="0"/>
          <w:sz w:val="24"/>
        </w:rPr>
        <w:t>제품안전기본법</w:t>
      </w:r>
    </w:p>
    <w:p w14:paraId="73EE2AFE" w14:textId="4C4F75D0" w:rsidR="002445ED" w:rsidRDefault="002445ED" w:rsidP="002445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rPr>
          <w:rFonts w:ascii="Helvetica" w:hAnsi="Helvetica" w:cs="Helvetica"/>
          <w:kern w:val="0"/>
          <w:sz w:val="24"/>
        </w:rPr>
      </w:pPr>
      <w:r w:rsidRPr="002445ED">
        <w:rPr>
          <w:rFonts w:ascii="Helvetica" w:hAnsi="Helvetica" w:cs="Helvetica"/>
          <w:kern w:val="0"/>
          <w:sz w:val="24"/>
        </w:rPr>
        <w:t>https://www.law.go.kr/</w:t>
      </w:r>
      <w:r w:rsidRPr="002445ED">
        <w:rPr>
          <w:rFonts w:ascii="Helvetica" w:hAnsi="Helvetica" w:cs="Helvetica"/>
          <w:kern w:val="0"/>
          <w:sz w:val="24"/>
        </w:rPr>
        <w:t>법령</w:t>
      </w:r>
      <w:r w:rsidRPr="002445ED">
        <w:rPr>
          <w:rFonts w:ascii="Helvetica" w:hAnsi="Helvetica" w:cs="Helvetica"/>
          <w:kern w:val="0"/>
          <w:sz w:val="24"/>
        </w:rPr>
        <w:t>/</w:t>
      </w:r>
      <w:r>
        <w:rPr>
          <w:rFonts w:ascii="Helvetica" w:hAnsi="Helvetica" w:cs="Helvetica" w:hint="eastAsia"/>
          <w:kern w:val="0"/>
          <w:sz w:val="24"/>
        </w:rPr>
        <w:t>제품안전기본법</w:t>
      </w:r>
    </w:p>
    <w:p w14:paraId="42FBF402" w14:textId="77777777" w:rsidR="002445ED" w:rsidRDefault="002445ED" w:rsidP="002445ED">
      <w:pPr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ind w:left="0" w:firstLine="0"/>
        <w:rPr>
          <w:rFonts w:ascii="Helvetica" w:hAnsi="Helvetica" w:cs="Helvetica"/>
          <w:kern w:val="0"/>
          <w:sz w:val="24"/>
        </w:rPr>
      </w:pPr>
      <w:r>
        <w:rPr>
          <w:rFonts w:ascii="Calibri" w:hAnsi="Calibri" w:cs="Calibri"/>
          <w:kern w:val="0"/>
          <w:sz w:val="24"/>
        </w:rPr>
        <w:t>﻿﻿</w:t>
      </w:r>
      <w:r>
        <w:rPr>
          <w:rFonts w:ascii="Helvetica" w:hAnsi="Helvetica" w:cs="Helvetica"/>
          <w:kern w:val="0"/>
          <w:sz w:val="24"/>
        </w:rPr>
        <w:t>개인정보</w:t>
      </w:r>
      <w:r>
        <w:rPr>
          <w:rFonts w:ascii="Helvetica" w:hAnsi="Helvetica" w:cs="Helvetica"/>
          <w:kern w:val="0"/>
          <w:sz w:val="24"/>
        </w:rPr>
        <w:t xml:space="preserve"> </w:t>
      </w:r>
      <w:r>
        <w:rPr>
          <w:rFonts w:ascii="Helvetica" w:hAnsi="Helvetica" w:cs="Helvetica"/>
          <w:kern w:val="0"/>
          <w:sz w:val="24"/>
        </w:rPr>
        <w:t>보호법</w:t>
      </w:r>
    </w:p>
    <w:p w14:paraId="7E1364B8" w14:textId="799B79A4" w:rsidR="002445ED" w:rsidRDefault="002445ED" w:rsidP="002445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rPr>
          <w:rFonts w:ascii="Helvetica" w:hAnsi="Helvetica" w:cs="Helvetica"/>
          <w:kern w:val="0"/>
          <w:sz w:val="24"/>
        </w:rPr>
      </w:pPr>
      <w:r w:rsidRPr="002445ED">
        <w:rPr>
          <w:rFonts w:ascii="Helvetica" w:hAnsi="Helvetica" w:cs="Helvetica"/>
          <w:kern w:val="0"/>
          <w:sz w:val="24"/>
        </w:rPr>
        <w:t>https://law.go.kr/</w:t>
      </w:r>
      <w:r w:rsidRPr="002445ED">
        <w:rPr>
          <w:rFonts w:ascii="Helvetica" w:hAnsi="Helvetica" w:cs="Helvetica"/>
          <w:kern w:val="0"/>
          <w:sz w:val="24"/>
        </w:rPr>
        <w:t>법령</w:t>
      </w:r>
      <w:r w:rsidRPr="002445ED">
        <w:rPr>
          <w:rFonts w:ascii="Helvetica" w:hAnsi="Helvetica" w:cs="Helvetica"/>
          <w:kern w:val="0"/>
          <w:sz w:val="24"/>
        </w:rPr>
        <w:t>/</w:t>
      </w:r>
      <w:r w:rsidRPr="002445ED">
        <w:rPr>
          <w:rFonts w:ascii="Helvetica" w:hAnsi="Helvetica" w:cs="Helvetica"/>
          <w:kern w:val="0"/>
          <w:sz w:val="24"/>
        </w:rPr>
        <w:t>개인정보</w:t>
      </w:r>
      <w:r w:rsidRPr="002445ED">
        <w:rPr>
          <w:rFonts w:ascii="Helvetica" w:hAnsi="Helvetica" w:cs="Helvetica"/>
          <w:kern w:val="0"/>
          <w:sz w:val="24"/>
        </w:rPr>
        <w:t>+</w:t>
      </w:r>
      <w:r w:rsidRPr="002445ED">
        <w:rPr>
          <w:rFonts w:ascii="Helvetica" w:hAnsi="Helvetica" w:cs="Helvetica"/>
          <w:kern w:val="0"/>
          <w:sz w:val="24"/>
        </w:rPr>
        <w:t>보호법</w:t>
      </w:r>
    </w:p>
    <w:p w14:paraId="56CCCEEA" w14:textId="47C8C311" w:rsidR="002445ED" w:rsidRDefault="002445ED" w:rsidP="002445ED">
      <w:pPr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ind w:left="0" w:firstLine="0"/>
        <w:rPr>
          <w:rFonts w:ascii="Helvetica" w:hAnsi="Helvetica" w:cs="Helvetica"/>
          <w:kern w:val="0"/>
          <w:sz w:val="24"/>
        </w:rPr>
      </w:pPr>
      <w:r>
        <w:rPr>
          <w:rFonts w:ascii="Calibri" w:hAnsi="Calibri" w:cs="Calibri"/>
          <w:kern w:val="0"/>
          <w:sz w:val="24"/>
        </w:rPr>
        <w:t>﻿﻿</w:t>
      </w:r>
      <w:r>
        <w:rPr>
          <w:rFonts w:ascii="Helvetica" w:hAnsi="Helvetica" w:cs="Helvetica"/>
          <w:kern w:val="0"/>
          <w:sz w:val="24"/>
        </w:rPr>
        <w:t>소비자기본법</w:t>
      </w:r>
    </w:p>
    <w:p w14:paraId="41A09F9C" w14:textId="38DAE8A8" w:rsidR="002445ED" w:rsidRDefault="002445ED" w:rsidP="002445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rPr>
          <w:rFonts w:ascii="Helvetica" w:hAnsi="Helvetica" w:cs="Helvetica"/>
          <w:kern w:val="0"/>
          <w:sz w:val="24"/>
        </w:rPr>
      </w:pPr>
      <w:r w:rsidRPr="002445ED">
        <w:rPr>
          <w:rFonts w:ascii="Helvetica" w:hAnsi="Helvetica" w:cs="Helvetica"/>
          <w:kern w:val="0"/>
          <w:sz w:val="24"/>
        </w:rPr>
        <w:t>https://www.law.go.kr/</w:t>
      </w:r>
      <w:r w:rsidRPr="002445ED">
        <w:rPr>
          <w:rFonts w:ascii="Helvetica" w:hAnsi="Helvetica" w:cs="Helvetica"/>
          <w:kern w:val="0"/>
          <w:sz w:val="24"/>
        </w:rPr>
        <w:t>법령</w:t>
      </w:r>
      <w:r w:rsidRPr="002445ED">
        <w:rPr>
          <w:rFonts w:ascii="Helvetica" w:hAnsi="Helvetica" w:cs="Helvetica"/>
          <w:kern w:val="0"/>
          <w:sz w:val="24"/>
        </w:rPr>
        <w:t>/</w:t>
      </w:r>
      <w:r>
        <w:rPr>
          <w:rFonts w:ascii="Helvetica" w:hAnsi="Helvetica" w:cs="Helvetica" w:hint="eastAsia"/>
          <w:kern w:val="0"/>
          <w:sz w:val="24"/>
        </w:rPr>
        <w:t>소비자기본법</w:t>
      </w:r>
    </w:p>
    <w:p w14:paraId="0A2ABDDA" w14:textId="77777777" w:rsidR="002445ED" w:rsidRDefault="002445ED" w:rsidP="002445ED">
      <w:pPr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ind w:left="0" w:firstLine="0"/>
        <w:rPr>
          <w:rFonts w:ascii="Helvetica" w:hAnsi="Helvetica" w:cs="Helvetica"/>
          <w:kern w:val="0"/>
          <w:sz w:val="24"/>
        </w:rPr>
      </w:pPr>
      <w:r>
        <w:rPr>
          <w:rFonts w:ascii="Calibri" w:hAnsi="Calibri" w:cs="Calibri"/>
          <w:kern w:val="0"/>
          <w:sz w:val="24"/>
        </w:rPr>
        <w:t>﻿﻿</w:t>
      </w:r>
      <w:r>
        <w:rPr>
          <w:rFonts w:ascii="Helvetica" w:hAnsi="Helvetica" w:cs="Helvetica"/>
          <w:kern w:val="0"/>
          <w:sz w:val="24"/>
        </w:rPr>
        <w:t>전자상거래법</w:t>
      </w:r>
    </w:p>
    <w:p w14:paraId="7D5A0BDD" w14:textId="6CD16752" w:rsidR="002445ED" w:rsidRDefault="002445ED" w:rsidP="002445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rPr>
          <w:rFonts w:ascii="Helvetica" w:hAnsi="Helvetica" w:cs="Helvetica"/>
          <w:kern w:val="0"/>
          <w:sz w:val="24"/>
        </w:rPr>
      </w:pPr>
      <w:r w:rsidRPr="002445ED">
        <w:rPr>
          <w:rFonts w:ascii="Helvetica" w:hAnsi="Helvetica" w:cs="Helvetica"/>
          <w:kern w:val="0"/>
          <w:sz w:val="24"/>
        </w:rPr>
        <w:t>https://www.law.go.kr/</w:t>
      </w:r>
      <w:r w:rsidRPr="002445ED">
        <w:rPr>
          <w:rFonts w:ascii="Helvetica" w:hAnsi="Helvetica" w:cs="Helvetica"/>
          <w:kern w:val="0"/>
          <w:sz w:val="24"/>
        </w:rPr>
        <w:t>법령</w:t>
      </w:r>
      <w:r w:rsidRPr="002445ED">
        <w:rPr>
          <w:rFonts w:ascii="Helvetica" w:hAnsi="Helvetica" w:cs="Helvetica"/>
          <w:kern w:val="0"/>
          <w:sz w:val="24"/>
        </w:rPr>
        <w:t>/</w:t>
      </w:r>
      <w:r w:rsidRPr="002445ED">
        <w:rPr>
          <w:rFonts w:ascii="Helvetica" w:hAnsi="Helvetica" w:cs="Helvetica"/>
          <w:kern w:val="0"/>
          <w:sz w:val="24"/>
        </w:rPr>
        <w:t>전자상거래법</w:t>
      </w:r>
    </w:p>
    <w:p w14:paraId="24C21BAE" w14:textId="77777777" w:rsidR="002445ED" w:rsidRDefault="002445ED" w:rsidP="002445ED">
      <w:pPr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ind w:left="0" w:firstLine="0"/>
        <w:rPr>
          <w:rFonts w:ascii="Helvetica" w:hAnsi="Helvetica" w:cs="Helvetica"/>
          <w:kern w:val="0"/>
          <w:sz w:val="24"/>
        </w:rPr>
      </w:pPr>
      <w:r>
        <w:rPr>
          <w:rFonts w:ascii="Calibri" w:hAnsi="Calibri" w:cs="Calibri"/>
          <w:kern w:val="0"/>
          <w:sz w:val="24"/>
        </w:rPr>
        <w:t>﻿﻿</w:t>
      </w:r>
      <w:r>
        <w:rPr>
          <w:rFonts w:ascii="Helvetica" w:hAnsi="Helvetica" w:cs="Helvetica"/>
          <w:kern w:val="0"/>
          <w:sz w:val="24"/>
        </w:rPr>
        <w:t>석탄산업법</w:t>
      </w:r>
    </w:p>
    <w:p w14:paraId="0D531171" w14:textId="3D041F8F" w:rsidR="002445ED" w:rsidRDefault="002445ED" w:rsidP="002445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rPr>
          <w:rFonts w:ascii="Helvetica" w:hAnsi="Helvetica" w:cs="Helvetica"/>
          <w:kern w:val="0"/>
          <w:sz w:val="24"/>
        </w:rPr>
      </w:pPr>
      <w:r w:rsidRPr="002445ED">
        <w:rPr>
          <w:rFonts w:ascii="Helvetica" w:hAnsi="Helvetica" w:cs="Helvetica"/>
          <w:kern w:val="0"/>
          <w:sz w:val="24"/>
        </w:rPr>
        <w:t>https://www.law.go.kr/</w:t>
      </w:r>
      <w:r w:rsidRPr="002445ED">
        <w:rPr>
          <w:rFonts w:ascii="Helvetica" w:hAnsi="Helvetica" w:cs="Helvetica"/>
          <w:kern w:val="0"/>
          <w:sz w:val="24"/>
        </w:rPr>
        <w:t>법령</w:t>
      </w:r>
      <w:r w:rsidRPr="002445ED">
        <w:rPr>
          <w:rFonts w:ascii="Helvetica" w:hAnsi="Helvetica" w:cs="Helvetica"/>
          <w:kern w:val="0"/>
          <w:sz w:val="24"/>
        </w:rPr>
        <w:t>/</w:t>
      </w:r>
      <w:r w:rsidRPr="002445ED">
        <w:rPr>
          <w:rFonts w:ascii="Helvetica" w:hAnsi="Helvetica" w:cs="Helvetica"/>
          <w:kern w:val="0"/>
          <w:sz w:val="24"/>
        </w:rPr>
        <w:t>석탄산업법</w:t>
      </w:r>
    </w:p>
    <w:p w14:paraId="45ACA0A0" w14:textId="7BF03FEF" w:rsidR="002445ED" w:rsidRDefault="002445ED" w:rsidP="002445ED">
      <w:pPr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ind w:left="0" w:firstLine="0"/>
        <w:rPr>
          <w:rFonts w:ascii="Helvetica" w:hAnsi="Helvetica" w:cs="Helvetica"/>
          <w:kern w:val="0"/>
          <w:sz w:val="24"/>
        </w:rPr>
      </w:pPr>
      <w:r>
        <w:rPr>
          <w:rFonts w:ascii="Calibri" w:hAnsi="Calibri" w:cs="Calibri"/>
          <w:kern w:val="0"/>
          <w:sz w:val="24"/>
        </w:rPr>
        <w:t>﻿﻿</w:t>
      </w:r>
      <w:r>
        <w:rPr>
          <w:rFonts w:ascii="Helvetica" w:hAnsi="Helvetica" w:cs="Helvetica"/>
          <w:kern w:val="0"/>
          <w:sz w:val="24"/>
        </w:rPr>
        <w:t>석유</w:t>
      </w:r>
      <w:r>
        <w:rPr>
          <w:rFonts w:ascii="Helvetica" w:hAnsi="Helvetica" w:cs="Helvetica"/>
          <w:kern w:val="0"/>
          <w:sz w:val="24"/>
        </w:rPr>
        <w:t xml:space="preserve"> </w:t>
      </w:r>
      <w:r>
        <w:rPr>
          <w:rFonts w:ascii="Helvetica" w:hAnsi="Helvetica" w:cs="Helvetica"/>
          <w:kern w:val="0"/>
          <w:sz w:val="24"/>
        </w:rPr>
        <w:t>및</w:t>
      </w:r>
      <w:r>
        <w:rPr>
          <w:rFonts w:ascii="Helvetica" w:hAnsi="Helvetica" w:cs="Helvetica"/>
          <w:kern w:val="0"/>
          <w:sz w:val="24"/>
        </w:rPr>
        <w:t xml:space="preserve"> </w:t>
      </w:r>
      <w:r>
        <w:rPr>
          <w:rFonts w:ascii="Helvetica" w:hAnsi="Helvetica" w:cs="Helvetica"/>
          <w:kern w:val="0"/>
          <w:sz w:val="24"/>
        </w:rPr>
        <w:t>석유대체연료</w:t>
      </w:r>
      <w:r>
        <w:rPr>
          <w:rFonts w:ascii="Helvetica" w:hAnsi="Helvetica" w:cs="Helvetica"/>
          <w:kern w:val="0"/>
          <w:sz w:val="24"/>
        </w:rPr>
        <w:t xml:space="preserve"> </w:t>
      </w:r>
      <w:r>
        <w:rPr>
          <w:rFonts w:ascii="Helvetica" w:hAnsi="Helvetica" w:cs="Helvetica"/>
          <w:kern w:val="0"/>
          <w:sz w:val="24"/>
        </w:rPr>
        <w:t>사업법</w:t>
      </w:r>
    </w:p>
    <w:p w14:paraId="75AB5D53" w14:textId="5444E03C" w:rsidR="002445ED" w:rsidRDefault="002445ED" w:rsidP="002445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rPr>
          <w:rFonts w:ascii="Helvetica" w:hAnsi="Helvetica" w:cs="Helvetica"/>
          <w:kern w:val="0"/>
          <w:sz w:val="24"/>
        </w:rPr>
      </w:pPr>
      <w:r w:rsidRPr="002445ED">
        <w:rPr>
          <w:rFonts w:ascii="Helvetica" w:hAnsi="Helvetica" w:cs="Helvetica"/>
          <w:kern w:val="0"/>
          <w:sz w:val="24"/>
        </w:rPr>
        <w:t>https://www.law.go.kr/</w:t>
      </w:r>
      <w:r w:rsidRPr="002445ED">
        <w:rPr>
          <w:rFonts w:ascii="Helvetica" w:hAnsi="Helvetica" w:cs="Helvetica"/>
          <w:kern w:val="0"/>
          <w:sz w:val="24"/>
        </w:rPr>
        <w:t>법령</w:t>
      </w:r>
      <w:r w:rsidRPr="002445ED">
        <w:rPr>
          <w:rFonts w:ascii="Helvetica" w:hAnsi="Helvetica" w:cs="Helvetica"/>
          <w:kern w:val="0"/>
          <w:sz w:val="24"/>
        </w:rPr>
        <w:t>/</w:t>
      </w:r>
      <w:r>
        <w:rPr>
          <w:rFonts w:ascii="Helvetica" w:hAnsi="Helvetica" w:cs="Helvetica" w:hint="eastAsia"/>
          <w:kern w:val="0"/>
          <w:sz w:val="24"/>
        </w:rPr>
        <w:t>석유사업법</w:t>
      </w:r>
    </w:p>
    <w:p w14:paraId="0A9AFFBB" w14:textId="4AD1AF15" w:rsidR="002445ED" w:rsidRDefault="002445ED" w:rsidP="002445ED">
      <w:pPr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ind w:left="0" w:firstLine="0"/>
        <w:rPr>
          <w:rFonts w:ascii="Helvetica" w:hAnsi="Helvetica" w:cs="Helvetica"/>
          <w:kern w:val="0"/>
          <w:sz w:val="24"/>
        </w:rPr>
      </w:pPr>
      <w:r>
        <w:rPr>
          <w:rFonts w:ascii="Calibri" w:hAnsi="Calibri" w:cs="Calibri"/>
          <w:kern w:val="0"/>
          <w:sz w:val="24"/>
        </w:rPr>
        <w:t>﻿﻿</w:t>
      </w:r>
      <w:r>
        <w:rPr>
          <w:rFonts w:ascii="Helvetica" w:hAnsi="Helvetica" w:cs="Helvetica"/>
          <w:kern w:val="0"/>
          <w:sz w:val="24"/>
        </w:rPr>
        <w:t>광업법</w:t>
      </w:r>
    </w:p>
    <w:p w14:paraId="6A6F86CD" w14:textId="51175543" w:rsidR="002445ED" w:rsidRDefault="002445ED" w:rsidP="002445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rPr>
          <w:rFonts w:ascii="Helvetica" w:hAnsi="Helvetica" w:cs="Helvetica"/>
          <w:kern w:val="0"/>
          <w:sz w:val="24"/>
        </w:rPr>
      </w:pPr>
      <w:r w:rsidRPr="002445ED">
        <w:rPr>
          <w:rFonts w:ascii="Helvetica" w:hAnsi="Helvetica" w:cs="Helvetica"/>
          <w:kern w:val="0"/>
          <w:sz w:val="24"/>
        </w:rPr>
        <w:t>https://www.law.go.kr/</w:t>
      </w:r>
      <w:r w:rsidRPr="002445ED">
        <w:rPr>
          <w:rFonts w:ascii="Helvetica" w:hAnsi="Helvetica" w:cs="Helvetica"/>
          <w:kern w:val="0"/>
          <w:sz w:val="24"/>
        </w:rPr>
        <w:t>법령</w:t>
      </w:r>
      <w:r w:rsidRPr="002445ED">
        <w:rPr>
          <w:rFonts w:ascii="Helvetica" w:hAnsi="Helvetica" w:cs="Helvetica"/>
          <w:kern w:val="0"/>
          <w:sz w:val="24"/>
        </w:rPr>
        <w:t>/</w:t>
      </w:r>
      <w:r>
        <w:rPr>
          <w:rFonts w:ascii="Helvetica" w:hAnsi="Helvetica" w:cs="Helvetica" w:hint="eastAsia"/>
          <w:kern w:val="0"/>
          <w:sz w:val="24"/>
        </w:rPr>
        <w:t>광업법</w:t>
      </w:r>
    </w:p>
    <w:p w14:paraId="77516818" w14:textId="77777777" w:rsidR="002445ED" w:rsidRDefault="002445ED" w:rsidP="002445ED">
      <w:pPr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ind w:left="0" w:firstLine="0"/>
        <w:rPr>
          <w:rFonts w:ascii="Helvetica" w:hAnsi="Helvetica" w:cs="Helvetica"/>
          <w:kern w:val="0"/>
          <w:sz w:val="24"/>
        </w:rPr>
      </w:pPr>
      <w:r>
        <w:rPr>
          <w:rFonts w:ascii="Calibri" w:hAnsi="Calibri" w:cs="Calibri"/>
          <w:kern w:val="0"/>
          <w:sz w:val="24"/>
        </w:rPr>
        <w:t>﻿﻿</w:t>
      </w:r>
      <w:r>
        <w:rPr>
          <w:rFonts w:ascii="Helvetica" w:hAnsi="Helvetica" w:cs="Helvetica"/>
          <w:kern w:val="0"/>
          <w:sz w:val="24"/>
        </w:rPr>
        <w:t>환경정책기본법</w:t>
      </w:r>
    </w:p>
    <w:p w14:paraId="0AC40AF4" w14:textId="00FD2539" w:rsidR="002445ED" w:rsidRDefault="002445ED" w:rsidP="002445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rPr>
          <w:rFonts w:ascii="Helvetica" w:hAnsi="Helvetica" w:cs="Helvetica"/>
          <w:kern w:val="0"/>
          <w:sz w:val="24"/>
        </w:rPr>
      </w:pPr>
      <w:r w:rsidRPr="002445ED">
        <w:rPr>
          <w:rFonts w:ascii="Helvetica" w:hAnsi="Helvetica" w:cs="Helvetica"/>
          <w:kern w:val="0"/>
          <w:sz w:val="24"/>
        </w:rPr>
        <w:t>https://www.law.go.kr/</w:t>
      </w:r>
      <w:r w:rsidRPr="002445ED">
        <w:rPr>
          <w:rFonts w:ascii="Helvetica" w:hAnsi="Helvetica" w:cs="Helvetica"/>
          <w:kern w:val="0"/>
          <w:sz w:val="24"/>
        </w:rPr>
        <w:t>법령</w:t>
      </w:r>
      <w:r w:rsidRPr="002445ED">
        <w:rPr>
          <w:rFonts w:ascii="Helvetica" w:hAnsi="Helvetica" w:cs="Helvetica"/>
          <w:kern w:val="0"/>
          <w:sz w:val="24"/>
        </w:rPr>
        <w:t>/</w:t>
      </w:r>
      <w:r>
        <w:rPr>
          <w:rFonts w:ascii="Helvetica" w:hAnsi="Helvetica" w:cs="Helvetica" w:hint="eastAsia"/>
          <w:kern w:val="0"/>
          <w:sz w:val="24"/>
        </w:rPr>
        <w:t>환경정책기본법</w:t>
      </w:r>
    </w:p>
    <w:p w14:paraId="091365A5" w14:textId="77777777" w:rsidR="002445ED" w:rsidRDefault="002445ED" w:rsidP="002445ED">
      <w:pPr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ind w:left="0" w:firstLine="0"/>
        <w:rPr>
          <w:rFonts w:ascii="Helvetica" w:hAnsi="Helvetica" w:cs="Helvetica"/>
          <w:kern w:val="0"/>
          <w:sz w:val="24"/>
        </w:rPr>
      </w:pPr>
      <w:r>
        <w:rPr>
          <w:rFonts w:ascii="Calibri" w:hAnsi="Calibri" w:cs="Calibri"/>
          <w:kern w:val="0"/>
          <w:sz w:val="24"/>
        </w:rPr>
        <w:t>﻿﻿</w:t>
      </w:r>
      <w:r>
        <w:rPr>
          <w:rFonts w:ascii="Helvetica" w:hAnsi="Helvetica" w:cs="Helvetica"/>
          <w:kern w:val="0"/>
          <w:sz w:val="24"/>
        </w:rPr>
        <w:t>대기환경보전법</w:t>
      </w:r>
    </w:p>
    <w:p w14:paraId="600F645D" w14:textId="53768851" w:rsidR="002445ED" w:rsidRDefault="002445ED" w:rsidP="002445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rPr>
          <w:rFonts w:ascii="Helvetica" w:hAnsi="Helvetica" w:cs="Helvetica"/>
          <w:kern w:val="0"/>
          <w:sz w:val="24"/>
        </w:rPr>
      </w:pPr>
      <w:r w:rsidRPr="002445ED">
        <w:rPr>
          <w:rFonts w:ascii="Helvetica" w:hAnsi="Helvetica" w:cs="Helvetica"/>
          <w:kern w:val="0"/>
          <w:sz w:val="24"/>
        </w:rPr>
        <w:t>https://www.law.go.kr/</w:t>
      </w:r>
      <w:r w:rsidRPr="002445ED">
        <w:rPr>
          <w:rFonts w:ascii="Helvetica" w:hAnsi="Helvetica" w:cs="Helvetica"/>
          <w:kern w:val="0"/>
          <w:sz w:val="24"/>
        </w:rPr>
        <w:t>법령</w:t>
      </w:r>
      <w:r w:rsidRPr="002445ED">
        <w:rPr>
          <w:rFonts w:ascii="Helvetica" w:hAnsi="Helvetica" w:cs="Helvetica"/>
          <w:kern w:val="0"/>
          <w:sz w:val="24"/>
        </w:rPr>
        <w:t>/</w:t>
      </w:r>
      <w:r>
        <w:rPr>
          <w:rFonts w:ascii="Helvetica" w:hAnsi="Helvetica" w:cs="Helvetica" w:hint="eastAsia"/>
          <w:kern w:val="0"/>
          <w:sz w:val="24"/>
        </w:rPr>
        <w:t>대기환경보전법</w:t>
      </w:r>
    </w:p>
    <w:p w14:paraId="482F2742" w14:textId="1167001E" w:rsidR="002445ED" w:rsidRDefault="002445ED" w:rsidP="002445ED">
      <w:pPr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ind w:left="0" w:firstLine="0"/>
        <w:rPr>
          <w:rFonts w:ascii="Helvetica" w:hAnsi="Helvetica" w:cs="Helvetica"/>
          <w:kern w:val="0"/>
          <w:sz w:val="24"/>
        </w:rPr>
      </w:pPr>
      <w:r>
        <w:rPr>
          <w:rFonts w:ascii="Calibri" w:hAnsi="Calibri" w:cs="Calibri"/>
          <w:kern w:val="0"/>
          <w:sz w:val="24"/>
        </w:rPr>
        <w:t>﻿﻿</w:t>
      </w:r>
      <w:commentRangeStart w:id="4"/>
      <w:r>
        <w:rPr>
          <w:rFonts w:ascii="Helvetica" w:hAnsi="Helvetica" w:cs="Helvetica"/>
          <w:kern w:val="0"/>
          <w:sz w:val="24"/>
        </w:rPr>
        <w:t>수질</w:t>
      </w:r>
      <w:r>
        <w:rPr>
          <w:rFonts w:ascii="Helvetica" w:hAnsi="Helvetica" w:cs="Helvetica"/>
          <w:kern w:val="0"/>
          <w:sz w:val="24"/>
        </w:rPr>
        <w:t xml:space="preserve"> </w:t>
      </w:r>
      <w:r>
        <w:rPr>
          <w:rFonts w:ascii="Helvetica" w:hAnsi="Helvetica" w:cs="Helvetica"/>
          <w:kern w:val="0"/>
          <w:sz w:val="24"/>
        </w:rPr>
        <w:t>및</w:t>
      </w:r>
      <w:r>
        <w:rPr>
          <w:rFonts w:ascii="Helvetica" w:hAnsi="Helvetica" w:cs="Helvetica"/>
          <w:kern w:val="0"/>
          <w:sz w:val="24"/>
        </w:rPr>
        <w:t xml:space="preserve"> </w:t>
      </w:r>
      <w:r>
        <w:rPr>
          <w:rFonts w:ascii="Helvetica" w:hAnsi="Helvetica" w:cs="Helvetica"/>
          <w:kern w:val="0"/>
          <w:sz w:val="24"/>
        </w:rPr>
        <w:t>토양</w:t>
      </w:r>
      <w:r>
        <w:rPr>
          <w:rFonts w:ascii="Helvetica" w:hAnsi="Helvetica" w:cs="Helvetica"/>
          <w:kern w:val="0"/>
          <w:sz w:val="24"/>
        </w:rPr>
        <w:t xml:space="preserve"> </w:t>
      </w:r>
      <w:r>
        <w:rPr>
          <w:rFonts w:ascii="Helvetica" w:hAnsi="Helvetica" w:cs="Helvetica"/>
          <w:kern w:val="0"/>
          <w:sz w:val="24"/>
        </w:rPr>
        <w:t>환경</w:t>
      </w:r>
      <w:r>
        <w:rPr>
          <w:rFonts w:ascii="Helvetica" w:hAnsi="Helvetica" w:cs="Helvetica"/>
          <w:kern w:val="0"/>
          <w:sz w:val="24"/>
        </w:rPr>
        <w:t xml:space="preserve"> </w:t>
      </w:r>
      <w:r>
        <w:rPr>
          <w:rFonts w:ascii="Helvetica" w:hAnsi="Helvetica" w:cs="Helvetica"/>
          <w:kern w:val="0"/>
          <w:sz w:val="24"/>
        </w:rPr>
        <w:t>보전법</w:t>
      </w:r>
      <w:commentRangeEnd w:id="4"/>
      <w:r w:rsidR="00CC0AFF">
        <w:rPr>
          <w:rStyle w:val="ac"/>
        </w:rPr>
        <w:commentReference w:id="4"/>
      </w:r>
    </w:p>
    <w:p w14:paraId="722D6A0F" w14:textId="393F6AF3" w:rsidR="002445ED" w:rsidRDefault="002445ED" w:rsidP="002445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rPr>
          <w:rFonts w:ascii="Helvetica" w:hAnsi="Helvetica" w:cs="Helvetica"/>
          <w:kern w:val="0"/>
          <w:sz w:val="24"/>
        </w:rPr>
      </w:pPr>
      <w:r w:rsidRPr="002445ED">
        <w:rPr>
          <w:rFonts w:ascii="Helvetica" w:hAnsi="Helvetica" w:cs="Helvetica"/>
          <w:kern w:val="0"/>
          <w:sz w:val="24"/>
        </w:rPr>
        <w:t>https://www.law.go.kr/</w:t>
      </w:r>
      <w:r w:rsidRPr="002445ED">
        <w:rPr>
          <w:rFonts w:ascii="Helvetica" w:hAnsi="Helvetica" w:cs="Helvetica"/>
          <w:kern w:val="0"/>
          <w:sz w:val="24"/>
        </w:rPr>
        <w:t>법령</w:t>
      </w:r>
      <w:r w:rsidRPr="002445ED">
        <w:rPr>
          <w:rFonts w:ascii="Helvetica" w:hAnsi="Helvetica" w:cs="Helvetica"/>
          <w:kern w:val="0"/>
          <w:sz w:val="24"/>
        </w:rPr>
        <w:t>/</w:t>
      </w:r>
      <w:r>
        <w:rPr>
          <w:rFonts w:ascii="Helvetica" w:hAnsi="Helvetica" w:cs="Helvetica" w:hint="eastAsia"/>
          <w:kern w:val="0"/>
          <w:sz w:val="24"/>
        </w:rPr>
        <w:t>물환경보전법</w:t>
      </w:r>
    </w:p>
    <w:p w14:paraId="503E21A7" w14:textId="763EF339" w:rsidR="002445ED" w:rsidRPr="002445ED" w:rsidRDefault="002445ED" w:rsidP="002445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rPr>
          <w:rFonts w:ascii="Helvetica" w:hAnsi="Helvetica" w:cs="Helvetica"/>
          <w:kern w:val="0"/>
          <w:sz w:val="24"/>
        </w:rPr>
      </w:pPr>
      <w:r w:rsidRPr="002445ED">
        <w:rPr>
          <w:rFonts w:ascii="Helvetica" w:hAnsi="Helvetica" w:cs="Helvetica"/>
          <w:kern w:val="0"/>
          <w:sz w:val="24"/>
        </w:rPr>
        <w:t>https://www.law.go.kr/</w:t>
      </w:r>
      <w:r w:rsidRPr="002445ED">
        <w:rPr>
          <w:rFonts w:ascii="Helvetica" w:hAnsi="Helvetica" w:cs="Helvetica"/>
          <w:kern w:val="0"/>
          <w:sz w:val="24"/>
        </w:rPr>
        <w:t>법령</w:t>
      </w:r>
      <w:r w:rsidRPr="002445ED">
        <w:rPr>
          <w:rFonts w:ascii="Helvetica" w:hAnsi="Helvetica" w:cs="Helvetica"/>
          <w:kern w:val="0"/>
          <w:sz w:val="24"/>
        </w:rPr>
        <w:t>/</w:t>
      </w:r>
      <w:r>
        <w:rPr>
          <w:rFonts w:ascii="Helvetica" w:hAnsi="Helvetica" w:cs="Helvetica" w:hint="eastAsia"/>
          <w:kern w:val="0"/>
          <w:sz w:val="24"/>
        </w:rPr>
        <w:t>토양환경보전법</w:t>
      </w:r>
    </w:p>
    <w:p w14:paraId="5401F148" w14:textId="77777777" w:rsidR="002445ED" w:rsidRDefault="002445ED" w:rsidP="002445ED">
      <w:pPr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ind w:left="0" w:firstLine="0"/>
        <w:rPr>
          <w:rFonts w:ascii="Helvetica" w:hAnsi="Helvetica" w:cs="Helvetica"/>
          <w:kern w:val="0"/>
          <w:sz w:val="24"/>
        </w:rPr>
      </w:pPr>
      <w:r>
        <w:rPr>
          <w:rFonts w:ascii="Calibri" w:hAnsi="Calibri" w:cs="Calibri"/>
          <w:kern w:val="0"/>
          <w:sz w:val="24"/>
        </w:rPr>
        <w:t>﻿﻿</w:t>
      </w:r>
      <w:r>
        <w:rPr>
          <w:rFonts w:ascii="Helvetica" w:hAnsi="Helvetica" w:cs="Helvetica"/>
          <w:kern w:val="0"/>
          <w:sz w:val="24"/>
        </w:rPr>
        <w:t>산업안전보건법</w:t>
      </w:r>
      <w:r>
        <w:rPr>
          <w:rFonts w:ascii="Helvetica" w:hAnsi="Helvetica" w:cs="Helvetica"/>
          <w:kern w:val="0"/>
          <w:sz w:val="24"/>
        </w:rPr>
        <w:t xml:space="preserve">, </w:t>
      </w:r>
      <w:r>
        <w:rPr>
          <w:rFonts w:ascii="Helvetica" w:hAnsi="Helvetica" w:cs="Helvetica"/>
          <w:kern w:val="0"/>
          <w:sz w:val="24"/>
        </w:rPr>
        <w:t>산업안전보건기준에</w:t>
      </w:r>
      <w:r>
        <w:rPr>
          <w:rFonts w:ascii="Helvetica" w:hAnsi="Helvetica" w:cs="Helvetica"/>
          <w:kern w:val="0"/>
          <w:sz w:val="24"/>
        </w:rPr>
        <w:t xml:space="preserve"> </w:t>
      </w:r>
      <w:r>
        <w:rPr>
          <w:rFonts w:ascii="Helvetica" w:hAnsi="Helvetica" w:cs="Helvetica"/>
          <w:kern w:val="0"/>
          <w:sz w:val="24"/>
        </w:rPr>
        <w:t>관한</w:t>
      </w:r>
      <w:r>
        <w:rPr>
          <w:rFonts w:ascii="Helvetica" w:hAnsi="Helvetica" w:cs="Helvetica"/>
          <w:kern w:val="0"/>
          <w:sz w:val="24"/>
        </w:rPr>
        <w:t xml:space="preserve"> </w:t>
      </w:r>
      <w:r>
        <w:rPr>
          <w:rFonts w:ascii="Helvetica" w:hAnsi="Helvetica" w:cs="Helvetica"/>
          <w:kern w:val="0"/>
          <w:sz w:val="24"/>
        </w:rPr>
        <w:t>규칙</w:t>
      </w:r>
    </w:p>
    <w:p w14:paraId="155138B6" w14:textId="794562E9" w:rsidR="002445ED" w:rsidRDefault="002445ED" w:rsidP="002445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rPr>
          <w:rFonts w:ascii="Helvetica" w:hAnsi="Helvetica" w:cs="Helvetica"/>
          <w:kern w:val="0"/>
          <w:sz w:val="24"/>
        </w:rPr>
      </w:pPr>
      <w:r w:rsidRPr="002445ED">
        <w:rPr>
          <w:rFonts w:ascii="Helvetica" w:hAnsi="Helvetica" w:cs="Helvetica"/>
          <w:kern w:val="0"/>
          <w:sz w:val="24"/>
        </w:rPr>
        <w:t>https://www.law.go.kr/</w:t>
      </w:r>
      <w:r w:rsidRPr="002445ED">
        <w:rPr>
          <w:rFonts w:ascii="Helvetica" w:hAnsi="Helvetica" w:cs="Helvetica"/>
          <w:kern w:val="0"/>
          <w:sz w:val="24"/>
        </w:rPr>
        <w:t>법령</w:t>
      </w:r>
      <w:r w:rsidRPr="002445ED">
        <w:rPr>
          <w:rFonts w:ascii="Helvetica" w:hAnsi="Helvetica" w:cs="Helvetica"/>
          <w:kern w:val="0"/>
          <w:sz w:val="24"/>
        </w:rPr>
        <w:t>/</w:t>
      </w:r>
      <w:r>
        <w:rPr>
          <w:rFonts w:ascii="Helvetica" w:hAnsi="Helvetica" w:cs="Helvetica" w:hint="eastAsia"/>
          <w:kern w:val="0"/>
          <w:sz w:val="24"/>
        </w:rPr>
        <w:t>산업안전보건법</w:t>
      </w:r>
    </w:p>
    <w:p w14:paraId="27B5041D" w14:textId="68DAD305" w:rsidR="002445ED" w:rsidRPr="002445ED" w:rsidRDefault="002445ED" w:rsidP="002445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rPr>
          <w:rFonts w:ascii="Helvetica" w:hAnsi="Helvetica" w:cs="Helvetica"/>
          <w:kern w:val="0"/>
          <w:sz w:val="24"/>
        </w:rPr>
      </w:pPr>
      <w:r w:rsidRPr="002445ED">
        <w:rPr>
          <w:rFonts w:ascii="Helvetica" w:hAnsi="Helvetica" w:cs="Helvetica"/>
          <w:kern w:val="0"/>
          <w:sz w:val="24"/>
        </w:rPr>
        <w:t>https://www.law.go.kr/</w:t>
      </w:r>
      <w:r w:rsidRPr="002445ED">
        <w:rPr>
          <w:rFonts w:ascii="Helvetica" w:hAnsi="Helvetica" w:cs="Helvetica"/>
          <w:kern w:val="0"/>
          <w:sz w:val="24"/>
        </w:rPr>
        <w:t>법령</w:t>
      </w:r>
      <w:r w:rsidRPr="002445ED">
        <w:rPr>
          <w:rFonts w:ascii="Helvetica" w:hAnsi="Helvetica" w:cs="Helvetica"/>
          <w:kern w:val="0"/>
          <w:sz w:val="24"/>
        </w:rPr>
        <w:t>/</w:t>
      </w:r>
      <w:r w:rsidRPr="002445ED">
        <w:rPr>
          <w:rFonts w:ascii="Helvetica" w:hAnsi="Helvetica" w:cs="Helvetica"/>
          <w:kern w:val="0"/>
          <w:sz w:val="24"/>
        </w:rPr>
        <w:t>산업안전보건기준에관한규칙</w:t>
      </w:r>
    </w:p>
    <w:p w14:paraId="69923CFB" w14:textId="77777777" w:rsidR="002445ED" w:rsidRDefault="002445ED" w:rsidP="002445ED">
      <w:pPr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ind w:left="0" w:firstLine="0"/>
        <w:rPr>
          <w:rFonts w:ascii="Helvetica" w:hAnsi="Helvetica" w:cs="Helvetica"/>
          <w:kern w:val="0"/>
          <w:sz w:val="24"/>
        </w:rPr>
      </w:pPr>
      <w:r>
        <w:rPr>
          <w:rFonts w:ascii="Calibri" w:hAnsi="Calibri" w:cs="Calibri"/>
          <w:kern w:val="0"/>
          <w:sz w:val="24"/>
        </w:rPr>
        <w:t>﻿﻿</w:t>
      </w:r>
      <w:r>
        <w:rPr>
          <w:rFonts w:ascii="Helvetica" w:hAnsi="Helvetica" w:cs="Helvetica"/>
          <w:kern w:val="0"/>
          <w:sz w:val="24"/>
        </w:rPr>
        <w:t>금융소비자</w:t>
      </w:r>
      <w:r>
        <w:rPr>
          <w:rFonts w:ascii="Helvetica" w:hAnsi="Helvetica" w:cs="Helvetica"/>
          <w:kern w:val="0"/>
          <w:sz w:val="24"/>
        </w:rPr>
        <w:t xml:space="preserve"> </w:t>
      </w:r>
      <w:r>
        <w:rPr>
          <w:rFonts w:ascii="Helvetica" w:hAnsi="Helvetica" w:cs="Helvetica"/>
          <w:kern w:val="0"/>
          <w:sz w:val="24"/>
        </w:rPr>
        <w:t>보호에</w:t>
      </w:r>
      <w:r>
        <w:rPr>
          <w:rFonts w:ascii="Helvetica" w:hAnsi="Helvetica" w:cs="Helvetica"/>
          <w:kern w:val="0"/>
          <w:sz w:val="24"/>
        </w:rPr>
        <w:t xml:space="preserve"> </w:t>
      </w:r>
      <w:r>
        <w:rPr>
          <w:rFonts w:ascii="Helvetica" w:hAnsi="Helvetica" w:cs="Helvetica"/>
          <w:kern w:val="0"/>
          <w:sz w:val="24"/>
        </w:rPr>
        <w:t>관한</w:t>
      </w:r>
      <w:r>
        <w:rPr>
          <w:rFonts w:ascii="Helvetica" w:hAnsi="Helvetica" w:cs="Helvetica"/>
          <w:kern w:val="0"/>
          <w:sz w:val="24"/>
        </w:rPr>
        <w:t xml:space="preserve"> </w:t>
      </w:r>
      <w:r>
        <w:rPr>
          <w:rFonts w:ascii="Helvetica" w:hAnsi="Helvetica" w:cs="Helvetica"/>
          <w:kern w:val="0"/>
          <w:sz w:val="24"/>
        </w:rPr>
        <w:t>법률</w:t>
      </w:r>
      <w:r>
        <w:rPr>
          <w:rFonts w:ascii="Helvetica" w:hAnsi="Helvetica" w:cs="Helvetica"/>
          <w:kern w:val="0"/>
          <w:sz w:val="24"/>
        </w:rPr>
        <w:t>(</w:t>
      </w:r>
      <w:r>
        <w:rPr>
          <w:rFonts w:ascii="Helvetica" w:hAnsi="Helvetica" w:cs="Helvetica"/>
          <w:kern w:val="0"/>
          <w:sz w:val="24"/>
        </w:rPr>
        <w:t>금융소비자보호법</w:t>
      </w:r>
      <w:r>
        <w:rPr>
          <w:rFonts w:ascii="Helvetica" w:hAnsi="Helvetica" w:cs="Helvetica"/>
          <w:kern w:val="0"/>
          <w:sz w:val="24"/>
        </w:rPr>
        <w:t>)</w:t>
      </w:r>
    </w:p>
    <w:p w14:paraId="0A352DF2" w14:textId="63723BF7" w:rsidR="002445ED" w:rsidRDefault="002445ED" w:rsidP="002445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rPr>
          <w:rFonts w:ascii="Helvetica" w:hAnsi="Helvetica" w:cs="Helvetica"/>
          <w:kern w:val="0"/>
          <w:sz w:val="24"/>
        </w:rPr>
      </w:pPr>
      <w:r w:rsidRPr="002445ED">
        <w:rPr>
          <w:rFonts w:ascii="Helvetica" w:hAnsi="Helvetica" w:cs="Helvetica"/>
          <w:kern w:val="0"/>
          <w:sz w:val="24"/>
        </w:rPr>
        <w:t>https://www.law.go.kr/</w:t>
      </w:r>
      <w:r w:rsidRPr="002445ED">
        <w:rPr>
          <w:rFonts w:ascii="Helvetica" w:hAnsi="Helvetica" w:cs="Helvetica"/>
          <w:kern w:val="0"/>
          <w:sz w:val="24"/>
        </w:rPr>
        <w:t>법령</w:t>
      </w:r>
      <w:r w:rsidRPr="002445ED">
        <w:rPr>
          <w:rFonts w:ascii="Helvetica" w:hAnsi="Helvetica" w:cs="Helvetica"/>
          <w:kern w:val="0"/>
          <w:sz w:val="24"/>
        </w:rPr>
        <w:t>/</w:t>
      </w:r>
      <w:r>
        <w:rPr>
          <w:rFonts w:ascii="Helvetica" w:hAnsi="Helvetica" w:cs="Helvetica" w:hint="eastAsia"/>
          <w:kern w:val="0"/>
          <w:sz w:val="24"/>
        </w:rPr>
        <w:t>금융소비자보호법</w:t>
      </w:r>
    </w:p>
    <w:p w14:paraId="2A3A639E" w14:textId="77777777" w:rsidR="002445ED" w:rsidRDefault="002445ED" w:rsidP="002445ED">
      <w:pPr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ind w:left="0" w:firstLine="0"/>
        <w:rPr>
          <w:rFonts w:ascii="Helvetica" w:hAnsi="Helvetica" w:cs="Helvetica"/>
          <w:kern w:val="0"/>
          <w:sz w:val="24"/>
        </w:rPr>
      </w:pPr>
      <w:r>
        <w:rPr>
          <w:rFonts w:ascii="Calibri" w:hAnsi="Calibri" w:cs="Calibri"/>
          <w:kern w:val="0"/>
          <w:sz w:val="24"/>
        </w:rPr>
        <w:t>﻿﻿</w:t>
      </w:r>
      <w:r>
        <w:rPr>
          <w:rFonts w:ascii="Helvetica" w:hAnsi="Helvetica" w:cs="Helvetica"/>
          <w:kern w:val="0"/>
          <w:sz w:val="24"/>
        </w:rPr>
        <w:t>자본시장과</w:t>
      </w:r>
      <w:r>
        <w:rPr>
          <w:rFonts w:ascii="Helvetica" w:hAnsi="Helvetica" w:cs="Helvetica"/>
          <w:kern w:val="0"/>
          <w:sz w:val="24"/>
        </w:rPr>
        <w:t xml:space="preserve"> </w:t>
      </w:r>
      <w:r>
        <w:rPr>
          <w:rFonts w:ascii="Helvetica" w:hAnsi="Helvetica" w:cs="Helvetica"/>
          <w:kern w:val="0"/>
          <w:sz w:val="24"/>
        </w:rPr>
        <w:t>금융투자업에</w:t>
      </w:r>
      <w:r>
        <w:rPr>
          <w:rFonts w:ascii="Helvetica" w:hAnsi="Helvetica" w:cs="Helvetica"/>
          <w:kern w:val="0"/>
          <w:sz w:val="24"/>
        </w:rPr>
        <w:t xml:space="preserve"> </w:t>
      </w:r>
      <w:r>
        <w:rPr>
          <w:rFonts w:ascii="Helvetica" w:hAnsi="Helvetica" w:cs="Helvetica"/>
          <w:kern w:val="0"/>
          <w:sz w:val="24"/>
        </w:rPr>
        <w:t>관한</w:t>
      </w:r>
      <w:r>
        <w:rPr>
          <w:rFonts w:ascii="Helvetica" w:hAnsi="Helvetica" w:cs="Helvetica"/>
          <w:kern w:val="0"/>
          <w:sz w:val="24"/>
        </w:rPr>
        <w:t xml:space="preserve"> </w:t>
      </w:r>
      <w:r>
        <w:rPr>
          <w:rFonts w:ascii="Helvetica" w:hAnsi="Helvetica" w:cs="Helvetica"/>
          <w:kern w:val="0"/>
          <w:sz w:val="24"/>
        </w:rPr>
        <w:t>법률</w:t>
      </w:r>
      <w:r>
        <w:rPr>
          <w:rFonts w:ascii="Helvetica" w:hAnsi="Helvetica" w:cs="Helvetica"/>
          <w:kern w:val="0"/>
          <w:sz w:val="24"/>
        </w:rPr>
        <w:t>(</w:t>
      </w:r>
      <w:r>
        <w:rPr>
          <w:rFonts w:ascii="Helvetica" w:hAnsi="Helvetica" w:cs="Helvetica"/>
          <w:kern w:val="0"/>
          <w:sz w:val="24"/>
        </w:rPr>
        <w:t>자본시장법</w:t>
      </w:r>
      <w:r>
        <w:rPr>
          <w:rFonts w:ascii="Helvetica" w:hAnsi="Helvetica" w:cs="Helvetica"/>
          <w:kern w:val="0"/>
          <w:sz w:val="24"/>
        </w:rPr>
        <w:t>)</w:t>
      </w:r>
    </w:p>
    <w:p w14:paraId="54D131BE" w14:textId="083830CD" w:rsidR="002445ED" w:rsidRDefault="002445ED" w:rsidP="002445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rPr>
          <w:rFonts w:ascii="Helvetica" w:hAnsi="Helvetica" w:cs="Helvetica"/>
          <w:kern w:val="0"/>
          <w:sz w:val="24"/>
        </w:rPr>
      </w:pPr>
      <w:r w:rsidRPr="002445ED">
        <w:rPr>
          <w:rFonts w:ascii="Helvetica" w:hAnsi="Helvetica" w:cs="Helvetica"/>
          <w:kern w:val="0"/>
          <w:sz w:val="24"/>
        </w:rPr>
        <w:t>https://www.law.go.kr/</w:t>
      </w:r>
      <w:r w:rsidRPr="002445ED">
        <w:rPr>
          <w:rFonts w:ascii="Helvetica" w:hAnsi="Helvetica" w:cs="Helvetica"/>
          <w:kern w:val="0"/>
          <w:sz w:val="24"/>
        </w:rPr>
        <w:t>법령</w:t>
      </w:r>
      <w:r w:rsidRPr="002445ED">
        <w:rPr>
          <w:rFonts w:ascii="Helvetica" w:hAnsi="Helvetica" w:cs="Helvetica"/>
          <w:kern w:val="0"/>
          <w:sz w:val="24"/>
        </w:rPr>
        <w:t>/</w:t>
      </w:r>
      <w:r>
        <w:rPr>
          <w:rFonts w:ascii="Helvetica" w:hAnsi="Helvetica" w:cs="Helvetica" w:hint="eastAsia"/>
          <w:kern w:val="0"/>
          <w:sz w:val="24"/>
        </w:rPr>
        <w:t>자본시장법</w:t>
      </w:r>
    </w:p>
    <w:p w14:paraId="1D0C7699" w14:textId="77777777" w:rsidR="002445ED" w:rsidRDefault="002445ED" w:rsidP="002445ED">
      <w:pPr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ind w:left="0" w:firstLine="0"/>
        <w:rPr>
          <w:rFonts w:ascii="Helvetica" w:hAnsi="Helvetica" w:cs="Helvetica"/>
          <w:kern w:val="0"/>
          <w:sz w:val="24"/>
        </w:rPr>
      </w:pPr>
      <w:r>
        <w:rPr>
          <w:rFonts w:ascii="Calibri" w:hAnsi="Calibri" w:cs="Calibri"/>
          <w:kern w:val="0"/>
          <w:sz w:val="24"/>
        </w:rPr>
        <w:t>﻿﻿</w:t>
      </w:r>
      <w:r>
        <w:rPr>
          <w:rFonts w:ascii="Helvetica" w:hAnsi="Helvetica" w:cs="Helvetica"/>
          <w:kern w:val="0"/>
          <w:sz w:val="24"/>
        </w:rPr>
        <w:t>약관의</w:t>
      </w:r>
      <w:r>
        <w:rPr>
          <w:rFonts w:ascii="Helvetica" w:hAnsi="Helvetica" w:cs="Helvetica"/>
          <w:kern w:val="0"/>
          <w:sz w:val="24"/>
        </w:rPr>
        <w:t xml:space="preserve"> </w:t>
      </w:r>
      <w:r>
        <w:rPr>
          <w:rFonts w:ascii="Helvetica" w:hAnsi="Helvetica" w:cs="Helvetica"/>
          <w:kern w:val="0"/>
          <w:sz w:val="24"/>
        </w:rPr>
        <w:t>규제에</w:t>
      </w:r>
      <w:r>
        <w:rPr>
          <w:rFonts w:ascii="Helvetica" w:hAnsi="Helvetica" w:cs="Helvetica"/>
          <w:kern w:val="0"/>
          <w:sz w:val="24"/>
        </w:rPr>
        <w:t xml:space="preserve"> </w:t>
      </w:r>
      <w:r>
        <w:rPr>
          <w:rFonts w:ascii="Helvetica" w:hAnsi="Helvetica" w:cs="Helvetica"/>
          <w:kern w:val="0"/>
          <w:sz w:val="24"/>
        </w:rPr>
        <w:t>관한</w:t>
      </w:r>
      <w:r>
        <w:rPr>
          <w:rFonts w:ascii="Helvetica" w:hAnsi="Helvetica" w:cs="Helvetica"/>
          <w:kern w:val="0"/>
          <w:sz w:val="24"/>
        </w:rPr>
        <w:t xml:space="preserve"> </w:t>
      </w:r>
      <w:r>
        <w:rPr>
          <w:rFonts w:ascii="Helvetica" w:hAnsi="Helvetica" w:cs="Helvetica"/>
          <w:kern w:val="0"/>
          <w:sz w:val="24"/>
        </w:rPr>
        <w:t>법률</w:t>
      </w:r>
      <w:r>
        <w:rPr>
          <w:rFonts w:ascii="Helvetica" w:hAnsi="Helvetica" w:cs="Helvetica"/>
          <w:kern w:val="0"/>
          <w:sz w:val="24"/>
        </w:rPr>
        <w:t>(</w:t>
      </w:r>
      <w:r>
        <w:rPr>
          <w:rFonts w:ascii="Helvetica" w:hAnsi="Helvetica" w:cs="Helvetica"/>
          <w:kern w:val="0"/>
          <w:sz w:val="24"/>
        </w:rPr>
        <w:t>약관규제법</w:t>
      </w:r>
      <w:r>
        <w:rPr>
          <w:rFonts w:ascii="Helvetica" w:hAnsi="Helvetica" w:cs="Helvetica"/>
          <w:kern w:val="0"/>
          <w:sz w:val="24"/>
        </w:rPr>
        <w:t>)</w:t>
      </w:r>
    </w:p>
    <w:p w14:paraId="2BFF2F99" w14:textId="25B4C265" w:rsidR="002445ED" w:rsidRDefault="002445ED" w:rsidP="002445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rPr>
          <w:rFonts w:ascii="Helvetica" w:hAnsi="Helvetica" w:cs="Helvetica"/>
          <w:kern w:val="0"/>
          <w:sz w:val="24"/>
        </w:rPr>
      </w:pPr>
      <w:r w:rsidRPr="002445ED">
        <w:rPr>
          <w:rFonts w:ascii="Helvetica" w:hAnsi="Helvetica" w:cs="Helvetica"/>
          <w:kern w:val="0"/>
          <w:sz w:val="24"/>
        </w:rPr>
        <w:t>https://www.law.go.kr/</w:t>
      </w:r>
      <w:r w:rsidRPr="002445ED">
        <w:rPr>
          <w:rFonts w:ascii="Helvetica" w:hAnsi="Helvetica" w:cs="Helvetica"/>
          <w:kern w:val="0"/>
          <w:sz w:val="24"/>
        </w:rPr>
        <w:t>법령</w:t>
      </w:r>
      <w:r w:rsidRPr="002445ED">
        <w:rPr>
          <w:rFonts w:ascii="Helvetica" w:hAnsi="Helvetica" w:cs="Helvetica"/>
          <w:kern w:val="0"/>
          <w:sz w:val="24"/>
        </w:rPr>
        <w:t>/</w:t>
      </w:r>
      <w:r>
        <w:rPr>
          <w:rFonts w:ascii="Helvetica" w:hAnsi="Helvetica" w:cs="Helvetica" w:hint="eastAsia"/>
          <w:kern w:val="0"/>
          <w:sz w:val="24"/>
        </w:rPr>
        <w:t>약관법</w:t>
      </w:r>
    </w:p>
    <w:p w14:paraId="022E8907" w14:textId="77777777" w:rsidR="002445ED" w:rsidRDefault="002445ED" w:rsidP="002445ED">
      <w:pPr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ind w:left="0" w:firstLine="0"/>
        <w:rPr>
          <w:rFonts w:ascii="Helvetica" w:hAnsi="Helvetica" w:cs="Helvetica"/>
          <w:kern w:val="0"/>
          <w:sz w:val="24"/>
        </w:rPr>
      </w:pPr>
      <w:r>
        <w:rPr>
          <w:rFonts w:ascii="Calibri" w:hAnsi="Calibri" w:cs="Calibri"/>
          <w:kern w:val="0"/>
          <w:sz w:val="24"/>
        </w:rPr>
        <w:t>﻿﻿</w:t>
      </w:r>
      <w:r>
        <w:rPr>
          <w:rFonts w:ascii="Helvetica" w:hAnsi="Helvetica" w:cs="Helvetica"/>
          <w:kern w:val="0"/>
          <w:sz w:val="24"/>
        </w:rPr>
        <w:t>은행법</w:t>
      </w:r>
    </w:p>
    <w:p w14:paraId="630608B0" w14:textId="7422D502" w:rsidR="002445ED" w:rsidRDefault="002445ED" w:rsidP="002445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rPr>
          <w:rFonts w:ascii="Helvetica" w:hAnsi="Helvetica" w:cs="Helvetica"/>
          <w:kern w:val="0"/>
          <w:sz w:val="24"/>
        </w:rPr>
      </w:pPr>
      <w:r w:rsidRPr="002445ED">
        <w:rPr>
          <w:rFonts w:ascii="Helvetica" w:hAnsi="Helvetica" w:cs="Helvetica"/>
          <w:kern w:val="0"/>
          <w:sz w:val="24"/>
        </w:rPr>
        <w:t>https://www.law.go.kr/</w:t>
      </w:r>
      <w:r w:rsidRPr="002445ED">
        <w:rPr>
          <w:rFonts w:ascii="Helvetica" w:hAnsi="Helvetica" w:cs="Helvetica"/>
          <w:kern w:val="0"/>
          <w:sz w:val="24"/>
        </w:rPr>
        <w:t>법령</w:t>
      </w:r>
      <w:r w:rsidRPr="002445ED">
        <w:rPr>
          <w:rFonts w:ascii="Helvetica" w:hAnsi="Helvetica" w:cs="Helvetica"/>
          <w:kern w:val="0"/>
          <w:sz w:val="24"/>
        </w:rPr>
        <w:t>/</w:t>
      </w:r>
      <w:r>
        <w:rPr>
          <w:rFonts w:ascii="Helvetica" w:hAnsi="Helvetica" w:cs="Helvetica" w:hint="eastAsia"/>
          <w:kern w:val="0"/>
          <w:sz w:val="24"/>
        </w:rPr>
        <w:t>은행법</w:t>
      </w:r>
    </w:p>
    <w:p w14:paraId="36861C10" w14:textId="6D4BB0B9" w:rsidR="002445ED" w:rsidRPr="002445ED" w:rsidRDefault="002445ED" w:rsidP="002445ED">
      <w:pPr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ind w:left="0" w:firstLine="0"/>
        <w:rPr>
          <w:rFonts w:ascii="Helvetica" w:hAnsi="Helvetica" w:cs="Helvetica"/>
          <w:kern w:val="0"/>
          <w:sz w:val="24"/>
        </w:rPr>
      </w:pPr>
      <w:r>
        <w:rPr>
          <w:rFonts w:ascii="Calibri" w:hAnsi="Calibri" w:cs="Calibri"/>
          <w:kern w:val="0"/>
          <w:sz w:val="24"/>
        </w:rPr>
        <w:t>﻿</w:t>
      </w:r>
      <w:commentRangeStart w:id="5"/>
      <w:commentRangeStart w:id="6"/>
      <w:r w:rsidRPr="002445ED">
        <w:rPr>
          <w:rFonts w:ascii="Helvetica" w:hAnsi="Helvetica" w:cs="Helvetica"/>
          <w:strike/>
          <w:color w:val="EE0000"/>
          <w:kern w:val="0"/>
          <w:sz w:val="24"/>
        </w:rPr>
        <w:t>금융투자업에</w:t>
      </w:r>
      <w:r w:rsidRPr="002445ED">
        <w:rPr>
          <w:rFonts w:ascii="Helvetica" w:hAnsi="Helvetica" w:cs="Helvetica"/>
          <w:strike/>
          <w:color w:val="EE0000"/>
          <w:kern w:val="0"/>
          <w:sz w:val="24"/>
        </w:rPr>
        <w:t xml:space="preserve"> </w:t>
      </w:r>
      <w:r w:rsidRPr="002445ED">
        <w:rPr>
          <w:rFonts w:ascii="Helvetica" w:hAnsi="Helvetica" w:cs="Helvetica"/>
          <w:strike/>
          <w:color w:val="EE0000"/>
          <w:kern w:val="0"/>
          <w:sz w:val="24"/>
        </w:rPr>
        <w:t>관한</w:t>
      </w:r>
      <w:r w:rsidRPr="002445ED">
        <w:rPr>
          <w:rFonts w:ascii="Helvetica" w:hAnsi="Helvetica" w:cs="Helvetica"/>
          <w:strike/>
          <w:color w:val="EE0000"/>
          <w:kern w:val="0"/>
          <w:sz w:val="24"/>
        </w:rPr>
        <w:t xml:space="preserve"> </w:t>
      </w:r>
      <w:r w:rsidRPr="002445ED">
        <w:rPr>
          <w:rFonts w:ascii="Helvetica" w:hAnsi="Helvetica" w:cs="Helvetica"/>
          <w:strike/>
          <w:color w:val="EE0000"/>
          <w:kern w:val="0"/>
          <w:sz w:val="24"/>
        </w:rPr>
        <w:t>법률</w:t>
      </w:r>
      <w:commentRangeEnd w:id="5"/>
      <w:r w:rsidR="00CC0AFF">
        <w:rPr>
          <w:rStyle w:val="ac"/>
        </w:rPr>
        <w:commentReference w:id="5"/>
      </w:r>
      <w:commentRangeEnd w:id="6"/>
      <w:r w:rsidR="005E16C7">
        <w:rPr>
          <w:rStyle w:val="ac"/>
        </w:rPr>
        <w:commentReference w:id="6"/>
      </w:r>
    </w:p>
    <w:p w14:paraId="41EA661D" w14:textId="77777777" w:rsidR="002445ED" w:rsidRDefault="002445ED" w:rsidP="002445ED">
      <w:pPr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ind w:left="0" w:firstLine="0"/>
        <w:rPr>
          <w:rFonts w:ascii="Helvetica" w:hAnsi="Helvetica" w:cs="Helvetica"/>
          <w:kern w:val="0"/>
          <w:sz w:val="24"/>
        </w:rPr>
      </w:pPr>
      <w:r>
        <w:rPr>
          <w:rFonts w:ascii="Calibri" w:hAnsi="Calibri" w:cs="Calibri"/>
          <w:kern w:val="0"/>
          <w:sz w:val="24"/>
        </w:rPr>
        <w:t>﻿﻿</w:t>
      </w:r>
      <w:r>
        <w:rPr>
          <w:rFonts w:ascii="Helvetica" w:hAnsi="Helvetica" w:cs="Helvetica"/>
          <w:kern w:val="0"/>
          <w:sz w:val="24"/>
        </w:rPr>
        <w:t>신탁법</w:t>
      </w:r>
    </w:p>
    <w:p w14:paraId="05FFEFCB" w14:textId="6C8A177E" w:rsidR="002445ED" w:rsidRDefault="002445ED" w:rsidP="002445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rPr>
          <w:rFonts w:ascii="Helvetica" w:hAnsi="Helvetica" w:cs="Helvetica"/>
          <w:kern w:val="0"/>
          <w:sz w:val="24"/>
        </w:rPr>
      </w:pPr>
      <w:r w:rsidRPr="002445ED">
        <w:rPr>
          <w:rFonts w:ascii="Helvetica" w:hAnsi="Helvetica" w:cs="Helvetica"/>
          <w:kern w:val="0"/>
          <w:sz w:val="24"/>
        </w:rPr>
        <w:t>https://www.law.go.kr/</w:t>
      </w:r>
      <w:r w:rsidRPr="002445ED">
        <w:rPr>
          <w:rFonts w:ascii="Helvetica" w:hAnsi="Helvetica" w:cs="Helvetica"/>
          <w:kern w:val="0"/>
          <w:sz w:val="24"/>
        </w:rPr>
        <w:t>법령</w:t>
      </w:r>
      <w:r w:rsidRPr="002445ED">
        <w:rPr>
          <w:rFonts w:ascii="Helvetica" w:hAnsi="Helvetica" w:cs="Helvetica"/>
          <w:kern w:val="0"/>
          <w:sz w:val="24"/>
        </w:rPr>
        <w:t>/</w:t>
      </w:r>
      <w:r>
        <w:rPr>
          <w:rFonts w:ascii="Helvetica" w:hAnsi="Helvetica" w:cs="Helvetica" w:hint="eastAsia"/>
          <w:kern w:val="0"/>
          <w:sz w:val="24"/>
        </w:rPr>
        <w:t>신탁법</w:t>
      </w:r>
    </w:p>
    <w:p w14:paraId="585C30DD" w14:textId="77777777" w:rsidR="002445ED" w:rsidRPr="002445ED" w:rsidRDefault="002445ED" w:rsidP="002445ED">
      <w:pPr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ind w:left="0" w:firstLine="0"/>
        <w:rPr>
          <w:rFonts w:ascii="Helvetica" w:hAnsi="Helvetica" w:cs="Helvetica"/>
          <w:color w:val="EE0000"/>
          <w:kern w:val="0"/>
          <w:sz w:val="24"/>
        </w:rPr>
      </w:pPr>
      <w:r>
        <w:rPr>
          <w:rFonts w:ascii="Calibri" w:hAnsi="Calibri" w:cs="Calibri"/>
          <w:kern w:val="0"/>
          <w:sz w:val="24"/>
        </w:rPr>
        <w:t>﻿﻿</w:t>
      </w:r>
      <w:commentRangeStart w:id="7"/>
      <w:commentRangeStart w:id="8"/>
      <w:r w:rsidRPr="002445ED">
        <w:rPr>
          <w:rFonts w:ascii="Helvetica" w:hAnsi="Helvetica" w:cs="Helvetica"/>
          <w:strike/>
          <w:color w:val="EE0000"/>
          <w:kern w:val="0"/>
          <w:sz w:val="24"/>
        </w:rPr>
        <w:t>자산운용업</w:t>
      </w:r>
      <w:r w:rsidRPr="002445ED">
        <w:rPr>
          <w:rFonts w:ascii="Helvetica" w:hAnsi="Helvetica" w:cs="Helvetica"/>
          <w:strike/>
          <w:color w:val="EE0000"/>
          <w:kern w:val="0"/>
          <w:sz w:val="24"/>
        </w:rPr>
        <w:t xml:space="preserve"> </w:t>
      </w:r>
      <w:r w:rsidRPr="002445ED">
        <w:rPr>
          <w:rFonts w:ascii="Helvetica" w:hAnsi="Helvetica" w:cs="Helvetica"/>
          <w:strike/>
          <w:color w:val="EE0000"/>
          <w:kern w:val="0"/>
          <w:sz w:val="24"/>
        </w:rPr>
        <w:t>등록</w:t>
      </w:r>
      <w:r w:rsidRPr="002445ED">
        <w:rPr>
          <w:rFonts w:ascii="Helvetica" w:hAnsi="Helvetica" w:cs="Helvetica"/>
          <w:strike/>
          <w:color w:val="EE0000"/>
          <w:kern w:val="0"/>
          <w:sz w:val="24"/>
        </w:rPr>
        <w:t xml:space="preserve"> </w:t>
      </w:r>
      <w:r w:rsidRPr="002445ED">
        <w:rPr>
          <w:rFonts w:ascii="Helvetica" w:hAnsi="Helvetica" w:cs="Helvetica"/>
          <w:strike/>
          <w:color w:val="EE0000"/>
          <w:kern w:val="0"/>
          <w:sz w:val="24"/>
        </w:rPr>
        <w:t>및</w:t>
      </w:r>
      <w:commentRangeEnd w:id="7"/>
      <w:r w:rsidR="00CC0AFF">
        <w:rPr>
          <w:rStyle w:val="ac"/>
        </w:rPr>
        <w:commentReference w:id="7"/>
      </w:r>
      <w:commentRangeEnd w:id="8"/>
      <w:r w:rsidR="000F126C">
        <w:rPr>
          <w:rStyle w:val="ac"/>
        </w:rPr>
        <w:commentReference w:id="8"/>
      </w:r>
    </w:p>
    <w:p w14:paraId="63CB6F51" w14:textId="433D1F9D" w:rsidR="002445ED" w:rsidRDefault="002445ED" w:rsidP="002445ED">
      <w:pPr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ind w:left="0" w:firstLine="0"/>
        <w:rPr>
          <w:rFonts w:ascii="Helvetica" w:hAnsi="Helvetica" w:cs="Helvetica"/>
          <w:kern w:val="0"/>
          <w:sz w:val="24"/>
        </w:rPr>
      </w:pPr>
      <w:r>
        <w:rPr>
          <w:rFonts w:ascii="Calibri" w:hAnsi="Calibri" w:cs="Calibri"/>
          <w:kern w:val="0"/>
          <w:sz w:val="24"/>
        </w:rPr>
        <w:t>﻿﻿</w:t>
      </w:r>
      <w:r>
        <w:rPr>
          <w:rFonts w:ascii="Helvetica" w:hAnsi="Helvetica" w:cs="Helvetica"/>
          <w:kern w:val="0"/>
          <w:sz w:val="24"/>
        </w:rPr>
        <w:t>개인정보</w:t>
      </w:r>
      <w:r>
        <w:rPr>
          <w:rFonts w:ascii="Helvetica" w:hAnsi="Helvetica" w:cs="Helvetica"/>
          <w:kern w:val="0"/>
          <w:sz w:val="24"/>
        </w:rPr>
        <w:t xml:space="preserve"> </w:t>
      </w:r>
      <w:r>
        <w:rPr>
          <w:rFonts w:ascii="Helvetica" w:hAnsi="Helvetica" w:cs="Helvetica"/>
          <w:kern w:val="0"/>
          <w:sz w:val="24"/>
        </w:rPr>
        <w:t>보호</w:t>
      </w:r>
      <w:r>
        <w:rPr>
          <w:rFonts w:ascii="Helvetica" w:hAnsi="Helvetica" w:cs="Helvetica" w:hint="eastAsia"/>
          <w:kern w:val="0"/>
          <w:sz w:val="24"/>
        </w:rPr>
        <w:t>법</w:t>
      </w:r>
      <w:r>
        <w:rPr>
          <w:rFonts w:ascii="Helvetica" w:hAnsi="Helvetica" w:cs="Helvetica" w:hint="eastAsia"/>
          <w:kern w:val="0"/>
          <w:sz w:val="24"/>
        </w:rPr>
        <w:t xml:space="preserve"> </w:t>
      </w:r>
      <w:r w:rsidRPr="002445ED">
        <w:rPr>
          <w:rFonts w:ascii="Helvetica" w:hAnsi="Helvetica" w:cs="Helvetica" w:hint="eastAsia"/>
          <w:color w:val="EE0000"/>
          <w:kern w:val="0"/>
          <w:sz w:val="24"/>
        </w:rPr>
        <w:t>(</w:t>
      </w:r>
      <w:r w:rsidRPr="002445ED">
        <w:rPr>
          <w:rFonts w:ascii="Helvetica" w:hAnsi="Helvetica" w:cs="Helvetica"/>
          <w:color w:val="EE0000"/>
          <w:kern w:val="0"/>
          <w:sz w:val="24"/>
        </w:rPr>
        <w:t>redundant)</w:t>
      </w:r>
    </w:p>
    <w:p w14:paraId="242A7180" w14:textId="022BA8A5" w:rsidR="002445ED" w:rsidRPr="002445ED" w:rsidRDefault="002445ED" w:rsidP="002445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rPr>
          <w:rFonts w:ascii="Helvetica" w:hAnsi="Helvetica" w:cs="Helvetica"/>
          <w:kern w:val="0"/>
          <w:sz w:val="24"/>
        </w:rPr>
      </w:pPr>
      <w:r w:rsidRPr="002445ED">
        <w:rPr>
          <w:rFonts w:ascii="Helvetica" w:hAnsi="Helvetica" w:cs="Helvetica"/>
          <w:kern w:val="0"/>
          <w:sz w:val="24"/>
        </w:rPr>
        <w:t>https://www.law.go.kr/</w:t>
      </w:r>
      <w:r w:rsidRPr="002445ED">
        <w:rPr>
          <w:rFonts w:ascii="Helvetica" w:hAnsi="Helvetica" w:cs="Helvetica"/>
          <w:kern w:val="0"/>
          <w:sz w:val="24"/>
        </w:rPr>
        <w:t>법령</w:t>
      </w:r>
      <w:r w:rsidRPr="002445ED">
        <w:rPr>
          <w:rFonts w:ascii="Helvetica" w:hAnsi="Helvetica" w:cs="Helvetica"/>
          <w:kern w:val="0"/>
          <w:sz w:val="24"/>
        </w:rPr>
        <w:t>/</w:t>
      </w:r>
      <w:r>
        <w:rPr>
          <w:rFonts w:ascii="Helvetica" w:hAnsi="Helvetica" w:cs="Helvetica" w:hint="eastAsia"/>
          <w:kern w:val="0"/>
          <w:sz w:val="24"/>
        </w:rPr>
        <w:t>개인정보</w:t>
      </w:r>
      <w:r>
        <w:rPr>
          <w:rFonts w:ascii="Helvetica" w:hAnsi="Helvetica" w:cs="Helvetica" w:hint="eastAsia"/>
          <w:kern w:val="0"/>
          <w:sz w:val="24"/>
        </w:rPr>
        <w:t>+</w:t>
      </w:r>
      <w:r>
        <w:rPr>
          <w:rFonts w:ascii="Helvetica" w:hAnsi="Helvetica" w:cs="Helvetica" w:hint="eastAsia"/>
          <w:kern w:val="0"/>
          <w:sz w:val="24"/>
        </w:rPr>
        <w:t>보호법</w:t>
      </w:r>
    </w:p>
    <w:p w14:paraId="0E7A58E3" w14:textId="77777777" w:rsidR="002445ED" w:rsidRDefault="002445ED" w:rsidP="002445ED">
      <w:pPr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ind w:left="0" w:firstLine="0"/>
        <w:rPr>
          <w:rFonts w:ascii="Helvetica" w:hAnsi="Helvetica" w:cs="Helvetica"/>
          <w:kern w:val="0"/>
          <w:sz w:val="24"/>
        </w:rPr>
      </w:pPr>
      <w:r>
        <w:rPr>
          <w:rFonts w:ascii="Calibri" w:hAnsi="Calibri" w:cs="Calibri"/>
          <w:kern w:val="0"/>
          <w:sz w:val="24"/>
        </w:rPr>
        <w:t>﻿﻿</w:t>
      </w:r>
      <w:r>
        <w:rPr>
          <w:rFonts w:ascii="Helvetica" w:hAnsi="Helvetica" w:cs="Helvetica"/>
          <w:kern w:val="0"/>
          <w:sz w:val="24"/>
        </w:rPr>
        <w:t>신용정보의</w:t>
      </w:r>
      <w:r>
        <w:rPr>
          <w:rFonts w:ascii="Helvetica" w:hAnsi="Helvetica" w:cs="Helvetica"/>
          <w:kern w:val="0"/>
          <w:sz w:val="24"/>
        </w:rPr>
        <w:t xml:space="preserve"> </w:t>
      </w:r>
      <w:r>
        <w:rPr>
          <w:rFonts w:ascii="Helvetica" w:hAnsi="Helvetica" w:cs="Helvetica"/>
          <w:kern w:val="0"/>
          <w:sz w:val="24"/>
        </w:rPr>
        <w:t>이용</w:t>
      </w:r>
      <w:r>
        <w:rPr>
          <w:rFonts w:ascii="Helvetica" w:hAnsi="Helvetica" w:cs="Helvetica"/>
          <w:kern w:val="0"/>
          <w:sz w:val="24"/>
        </w:rPr>
        <w:t xml:space="preserve"> </w:t>
      </w:r>
      <w:r>
        <w:rPr>
          <w:rFonts w:ascii="Helvetica" w:hAnsi="Helvetica" w:cs="Helvetica"/>
          <w:kern w:val="0"/>
          <w:sz w:val="24"/>
        </w:rPr>
        <w:t>및</w:t>
      </w:r>
      <w:r>
        <w:rPr>
          <w:rFonts w:ascii="Helvetica" w:hAnsi="Helvetica" w:cs="Helvetica"/>
          <w:kern w:val="0"/>
          <w:sz w:val="24"/>
        </w:rPr>
        <w:t xml:space="preserve"> </w:t>
      </w:r>
      <w:r>
        <w:rPr>
          <w:rFonts w:ascii="Helvetica" w:hAnsi="Helvetica" w:cs="Helvetica"/>
          <w:kern w:val="0"/>
          <w:sz w:val="24"/>
        </w:rPr>
        <w:t>보호에</w:t>
      </w:r>
      <w:r>
        <w:rPr>
          <w:rFonts w:ascii="Helvetica" w:hAnsi="Helvetica" w:cs="Helvetica"/>
          <w:kern w:val="0"/>
          <w:sz w:val="24"/>
        </w:rPr>
        <w:t xml:space="preserve"> </w:t>
      </w:r>
      <w:r>
        <w:rPr>
          <w:rFonts w:ascii="Helvetica" w:hAnsi="Helvetica" w:cs="Helvetica"/>
          <w:kern w:val="0"/>
          <w:sz w:val="24"/>
        </w:rPr>
        <w:t>관한</w:t>
      </w:r>
      <w:r>
        <w:rPr>
          <w:rFonts w:ascii="Helvetica" w:hAnsi="Helvetica" w:cs="Helvetica"/>
          <w:kern w:val="0"/>
          <w:sz w:val="24"/>
        </w:rPr>
        <w:t xml:space="preserve"> </w:t>
      </w:r>
      <w:r>
        <w:rPr>
          <w:rFonts w:ascii="Helvetica" w:hAnsi="Helvetica" w:cs="Helvetica"/>
          <w:kern w:val="0"/>
          <w:sz w:val="24"/>
        </w:rPr>
        <w:t>법률</w:t>
      </w:r>
    </w:p>
    <w:p w14:paraId="695D5BDB" w14:textId="72127855" w:rsidR="002445ED" w:rsidRDefault="002445ED" w:rsidP="002445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rPr>
          <w:rFonts w:ascii="Helvetica" w:hAnsi="Helvetica" w:cs="Helvetica"/>
          <w:kern w:val="0"/>
          <w:sz w:val="24"/>
        </w:rPr>
      </w:pPr>
      <w:r w:rsidRPr="002445ED">
        <w:rPr>
          <w:rFonts w:ascii="Helvetica" w:hAnsi="Helvetica" w:cs="Helvetica"/>
          <w:kern w:val="0"/>
          <w:sz w:val="24"/>
        </w:rPr>
        <w:t>https://www.law.go.kr/</w:t>
      </w:r>
      <w:r w:rsidRPr="002445ED">
        <w:rPr>
          <w:rFonts w:ascii="Helvetica" w:hAnsi="Helvetica" w:cs="Helvetica"/>
          <w:kern w:val="0"/>
          <w:sz w:val="24"/>
        </w:rPr>
        <w:t>법령</w:t>
      </w:r>
      <w:r w:rsidRPr="002445ED">
        <w:rPr>
          <w:rFonts w:ascii="Helvetica" w:hAnsi="Helvetica" w:cs="Helvetica"/>
          <w:kern w:val="0"/>
          <w:sz w:val="24"/>
        </w:rPr>
        <w:t>/</w:t>
      </w:r>
      <w:r>
        <w:rPr>
          <w:rFonts w:ascii="Helvetica" w:hAnsi="Helvetica" w:cs="Helvetica" w:hint="eastAsia"/>
          <w:kern w:val="0"/>
          <w:sz w:val="24"/>
        </w:rPr>
        <w:t>신용정보법</w:t>
      </w:r>
    </w:p>
    <w:p w14:paraId="06B0A382" w14:textId="77777777" w:rsidR="002445ED" w:rsidRDefault="002445ED" w:rsidP="002445ED">
      <w:pPr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ind w:left="0" w:firstLine="0"/>
        <w:rPr>
          <w:rFonts w:ascii="Helvetica" w:hAnsi="Helvetica" w:cs="Helvetica"/>
          <w:kern w:val="0"/>
          <w:sz w:val="24"/>
        </w:rPr>
      </w:pPr>
      <w:r>
        <w:rPr>
          <w:rFonts w:ascii="Calibri" w:hAnsi="Calibri" w:cs="Calibri"/>
          <w:kern w:val="0"/>
          <w:sz w:val="24"/>
        </w:rPr>
        <w:t>﻿﻿</w:t>
      </w:r>
      <w:r>
        <w:rPr>
          <w:rFonts w:ascii="Helvetica" w:hAnsi="Helvetica" w:cs="Helvetica"/>
          <w:kern w:val="0"/>
          <w:sz w:val="24"/>
        </w:rPr>
        <w:t>식품위생법</w:t>
      </w:r>
    </w:p>
    <w:p w14:paraId="7F45472B" w14:textId="243C8C51" w:rsidR="002445ED" w:rsidRDefault="002445ED" w:rsidP="002445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rPr>
          <w:rFonts w:ascii="Helvetica" w:hAnsi="Helvetica" w:cs="Helvetica"/>
          <w:kern w:val="0"/>
          <w:sz w:val="24"/>
        </w:rPr>
      </w:pPr>
      <w:r w:rsidRPr="002445ED">
        <w:rPr>
          <w:rFonts w:ascii="Helvetica" w:hAnsi="Helvetica" w:cs="Helvetica"/>
          <w:kern w:val="0"/>
          <w:sz w:val="24"/>
        </w:rPr>
        <w:t>https://www.law.go.kr/</w:t>
      </w:r>
      <w:r w:rsidRPr="002445ED">
        <w:rPr>
          <w:rFonts w:ascii="Helvetica" w:hAnsi="Helvetica" w:cs="Helvetica"/>
          <w:kern w:val="0"/>
          <w:sz w:val="24"/>
        </w:rPr>
        <w:t>법령</w:t>
      </w:r>
      <w:r w:rsidRPr="002445ED">
        <w:rPr>
          <w:rFonts w:ascii="Helvetica" w:hAnsi="Helvetica" w:cs="Helvetica"/>
          <w:kern w:val="0"/>
          <w:sz w:val="24"/>
        </w:rPr>
        <w:t>/</w:t>
      </w:r>
      <w:r>
        <w:rPr>
          <w:rFonts w:ascii="Helvetica" w:hAnsi="Helvetica" w:cs="Helvetica" w:hint="eastAsia"/>
          <w:kern w:val="0"/>
          <w:sz w:val="24"/>
        </w:rPr>
        <w:t>식품위생법</w:t>
      </w:r>
    </w:p>
    <w:p w14:paraId="417D57B1" w14:textId="27E16B34" w:rsidR="002445ED" w:rsidRPr="002445ED" w:rsidRDefault="002445ED" w:rsidP="002445ED">
      <w:pPr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ind w:left="0" w:firstLine="0"/>
        <w:rPr>
          <w:rFonts w:ascii="Helvetica" w:hAnsi="Helvetica" w:cs="Helvetica"/>
          <w:strike/>
          <w:kern w:val="0"/>
          <w:sz w:val="24"/>
        </w:rPr>
      </w:pPr>
      <w:r>
        <w:rPr>
          <w:rFonts w:ascii="Calibri" w:hAnsi="Calibri" w:cs="Calibri"/>
          <w:kern w:val="0"/>
          <w:sz w:val="24"/>
        </w:rPr>
        <w:t>﻿﻿</w:t>
      </w:r>
      <w:r>
        <w:rPr>
          <w:rFonts w:ascii="Helvetica" w:hAnsi="Helvetica" w:cs="Helvetica"/>
          <w:kern w:val="0"/>
          <w:sz w:val="24"/>
        </w:rPr>
        <w:t>축산물</w:t>
      </w:r>
      <w:r>
        <w:rPr>
          <w:rFonts w:ascii="Helvetica" w:hAnsi="Helvetica" w:cs="Helvetica"/>
          <w:kern w:val="0"/>
          <w:sz w:val="24"/>
        </w:rPr>
        <w:t xml:space="preserve"> </w:t>
      </w:r>
      <w:r>
        <w:rPr>
          <w:rFonts w:ascii="Helvetica" w:hAnsi="Helvetica" w:cs="Helvetica"/>
          <w:kern w:val="0"/>
          <w:sz w:val="24"/>
        </w:rPr>
        <w:t>위생관리법</w:t>
      </w:r>
      <w:r>
        <w:rPr>
          <w:rFonts w:ascii="Helvetica" w:hAnsi="Helvetica" w:cs="Helvetica"/>
          <w:kern w:val="0"/>
          <w:sz w:val="24"/>
        </w:rPr>
        <w:t xml:space="preserve">, </w:t>
      </w:r>
      <w:commentRangeStart w:id="10"/>
      <w:commentRangeStart w:id="11"/>
      <w:r w:rsidRPr="002445ED">
        <w:rPr>
          <w:rFonts w:ascii="Helvetica" w:hAnsi="Helvetica" w:cs="Helvetica"/>
          <w:strike/>
          <w:color w:val="EE0000"/>
          <w:kern w:val="0"/>
          <w:sz w:val="24"/>
        </w:rPr>
        <w:t>축산물</w:t>
      </w:r>
      <w:r w:rsidRPr="002445ED">
        <w:rPr>
          <w:rFonts w:ascii="Helvetica" w:hAnsi="Helvetica" w:cs="Helvetica"/>
          <w:strike/>
          <w:color w:val="EE0000"/>
          <w:kern w:val="0"/>
          <w:sz w:val="24"/>
        </w:rPr>
        <w:t xml:space="preserve"> </w:t>
      </w:r>
      <w:r w:rsidRPr="002445ED">
        <w:rPr>
          <w:rFonts w:ascii="Helvetica" w:hAnsi="Helvetica" w:cs="Helvetica"/>
          <w:strike/>
          <w:color w:val="EE0000"/>
          <w:kern w:val="0"/>
          <w:sz w:val="24"/>
        </w:rPr>
        <w:t>표시기준에</w:t>
      </w:r>
      <w:r w:rsidRPr="002445ED">
        <w:rPr>
          <w:rFonts w:ascii="Helvetica" w:hAnsi="Helvetica" w:cs="Helvetica"/>
          <w:strike/>
          <w:color w:val="EE0000"/>
          <w:kern w:val="0"/>
          <w:sz w:val="24"/>
        </w:rPr>
        <w:t xml:space="preserve"> </w:t>
      </w:r>
      <w:r w:rsidRPr="002445ED">
        <w:rPr>
          <w:rFonts w:ascii="Helvetica" w:hAnsi="Helvetica" w:cs="Helvetica"/>
          <w:strike/>
          <w:color w:val="EE0000"/>
          <w:kern w:val="0"/>
          <w:sz w:val="24"/>
        </w:rPr>
        <w:t>관한</w:t>
      </w:r>
      <w:r w:rsidRPr="002445ED">
        <w:rPr>
          <w:rFonts w:ascii="Helvetica" w:hAnsi="Helvetica" w:cs="Helvetica"/>
          <w:strike/>
          <w:color w:val="EE0000"/>
          <w:kern w:val="0"/>
          <w:sz w:val="24"/>
        </w:rPr>
        <w:t xml:space="preserve"> </w:t>
      </w:r>
      <w:r w:rsidRPr="002445ED">
        <w:rPr>
          <w:rFonts w:ascii="Helvetica" w:hAnsi="Helvetica" w:cs="Helvetica"/>
          <w:strike/>
          <w:color w:val="EE0000"/>
          <w:kern w:val="0"/>
          <w:sz w:val="24"/>
        </w:rPr>
        <w:t>고시</w:t>
      </w:r>
      <w:commentRangeEnd w:id="10"/>
      <w:r w:rsidR="00CC0AFF">
        <w:rPr>
          <w:rStyle w:val="ac"/>
        </w:rPr>
        <w:commentReference w:id="10"/>
      </w:r>
      <w:commentRangeEnd w:id="11"/>
      <w:r w:rsidR="005E16C7">
        <w:rPr>
          <w:rStyle w:val="ac"/>
        </w:rPr>
        <w:commentReference w:id="11"/>
      </w:r>
    </w:p>
    <w:p w14:paraId="2DCFE536" w14:textId="0CE3AA32" w:rsidR="002445ED" w:rsidRDefault="002445ED" w:rsidP="002445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rPr>
          <w:rFonts w:ascii="Helvetica" w:hAnsi="Helvetica" w:cs="Helvetica"/>
          <w:kern w:val="0"/>
          <w:sz w:val="24"/>
        </w:rPr>
      </w:pPr>
      <w:r w:rsidRPr="002445ED">
        <w:rPr>
          <w:rFonts w:ascii="Helvetica" w:hAnsi="Helvetica" w:cs="Helvetica"/>
          <w:kern w:val="0"/>
          <w:sz w:val="24"/>
        </w:rPr>
        <w:t>https://www.law.go.kr/</w:t>
      </w:r>
      <w:r w:rsidRPr="002445ED">
        <w:rPr>
          <w:rFonts w:ascii="Helvetica" w:hAnsi="Helvetica" w:cs="Helvetica"/>
          <w:kern w:val="0"/>
          <w:sz w:val="24"/>
        </w:rPr>
        <w:t>법령</w:t>
      </w:r>
      <w:r w:rsidRPr="002445ED">
        <w:rPr>
          <w:rFonts w:ascii="Helvetica" w:hAnsi="Helvetica" w:cs="Helvetica"/>
          <w:kern w:val="0"/>
          <w:sz w:val="24"/>
        </w:rPr>
        <w:t>/</w:t>
      </w:r>
      <w:r>
        <w:rPr>
          <w:rFonts w:ascii="Helvetica" w:hAnsi="Helvetica" w:cs="Helvetica" w:hint="eastAsia"/>
          <w:kern w:val="0"/>
          <w:sz w:val="24"/>
        </w:rPr>
        <w:t>축산물위생관리법</w:t>
      </w:r>
    </w:p>
    <w:p w14:paraId="28242386" w14:textId="7A1C9267" w:rsidR="00067889" w:rsidRPr="00067889" w:rsidRDefault="00067889" w:rsidP="002445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rPr>
          <w:rFonts w:ascii="Helvetica" w:hAnsi="Helvetica" w:cs="Helvetica"/>
          <w:kern w:val="0"/>
          <w:sz w:val="24"/>
        </w:rPr>
      </w:pPr>
    </w:p>
    <w:p w14:paraId="0099F440" w14:textId="77777777" w:rsidR="002445ED" w:rsidRDefault="002445ED" w:rsidP="002445ED">
      <w:pPr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ind w:left="0" w:firstLine="0"/>
        <w:rPr>
          <w:rFonts w:ascii="Helvetica" w:hAnsi="Helvetica" w:cs="Helvetica"/>
          <w:kern w:val="0"/>
          <w:sz w:val="24"/>
        </w:rPr>
      </w:pPr>
      <w:r>
        <w:rPr>
          <w:rFonts w:ascii="Calibri" w:hAnsi="Calibri" w:cs="Calibri"/>
          <w:kern w:val="0"/>
          <w:sz w:val="24"/>
        </w:rPr>
        <w:t>﻿﻿</w:t>
      </w:r>
      <w:r>
        <w:rPr>
          <w:rFonts w:ascii="Helvetica" w:hAnsi="Helvetica" w:cs="Helvetica"/>
          <w:kern w:val="0"/>
          <w:sz w:val="24"/>
        </w:rPr>
        <w:t>동물보호법</w:t>
      </w:r>
    </w:p>
    <w:p w14:paraId="6E23AC0C" w14:textId="1B5AA4DA" w:rsidR="002445ED" w:rsidRDefault="002445ED" w:rsidP="002445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rPr>
          <w:rFonts w:ascii="Helvetica" w:hAnsi="Helvetica" w:cs="Helvetica"/>
          <w:kern w:val="0"/>
          <w:sz w:val="24"/>
        </w:rPr>
      </w:pPr>
      <w:r w:rsidRPr="002445ED">
        <w:rPr>
          <w:rFonts w:ascii="Helvetica" w:hAnsi="Helvetica" w:cs="Helvetica"/>
          <w:kern w:val="0"/>
          <w:sz w:val="24"/>
        </w:rPr>
        <w:t>https://www.law.go.kr/</w:t>
      </w:r>
      <w:r w:rsidRPr="002445ED">
        <w:rPr>
          <w:rFonts w:ascii="Helvetica" w:hAnsi="Helvetica" w:cs="Helvetica"/>
          <w:kern w:val="0"/>
          <w:sz w:val="24"/>
        </w:rPr>
        <w:t>법령</w:t>
      </w:r>
      <w:r w:rsidRPr="002445ED">
        <w:rPr>
          <w:rFonts w:ascii="Helvetica" w:hAnsi="Helvetica" w:cs="Helvetica"/>
          <w:kern w:val="0"/>
          <w:sz w:val="24"/>
        </w:rPr>
        <w:t>/</w:t>
      </w:r>
      <w:r>
        <w:rPr>
          <w:rFonts w:ascii="Helvetica" w:hAnsi="Helvetica" w:cs="Helvetica" w:hint="eastAsia"/>
          <w:kern w:val="0"/>
          <w:sz w:val="24"/>
        </w:rPr>
        <w:t>동물보호법</w:t>
      </w:r>
    </w:p>
    <w:p w14:paraId="2D3BF1A6" w14:textId="77777777" w:rsidR="002445ED" w:rsidRDefault="002445ED" w:rsidP="002445ED">
      <w:pPr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ind w:left="0" w:firstLine="0"/>
        <w:rPr>
          <w:rFonts w:ascii="Helvetica" w:hAnsi="Helvetica" w:cs="Helvetica"/>
          <w:kern w:val="0"/>
          <w:sz w:val="24"/>
        </w:rPr>
      </w:pPr>
      <w:r>
        <w:rPr>
          <w:rFonts w:ascii="Calibri" w:hAnsi="Calibri" w:cs="Calibri"/>
          <w:kern w:val="0"/>
          <w:sz w:val="24"/>
        </w:rPr>
        <w:t>﻿﻿</w:t>
      </w:r>
      <w:r>
        <w:rPr>
          <w:rFonts w:ascii="Helvetica" w:hAnsi="Helvetica" w:cs="Helvetica"/>
          <w:kern w:val="0"/>
          <w:sz w:val="24"/>
        </w:rPr>
        <w:t>축산법</w:t>
      </w:r>
    </w:p>
    <w:p w14:paraId="78335DE3" w14:textId="50D1F4FA" w:rsidR="002445ED" w:rsidRDefault="002445ED" w:rsidP="002445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rPr>
          <w:rFonts w:ascii="Helvetica" w:hAnsi="Helvetica" w:cs="Helvetica"/>
          <w:kern w:val="0"/>
          <w:sz w:val="24"/>
        </w:rPr>
      </w:pPr>
      <w:r w:rsidRPr="002445ED">
        <w:rPr>
          <w:rFonts w:ascii="Helvetica" w:hAnsi="Helvetica" w:cs="Helvetica"/>
          <w:kern w:val="0"/>
          <w:sz w:val="24"/>
        </w:rPr>
        <w:t>https://www.law.go.kr/</w:t>
      </w:r>
      <w:r w:rsidRPr="002445ED">
        <w:rPr>
          <w:rFonts w:ascii="Helvetica" w:hAnsi="Helvetica" w:cs="Helvetica"/>
          <w:kern w:val="0"/>
          <w:sz w:val="24"/>
        </w:rPr>
        <w:t>법령</w:t>
      </w:r>
      <w:r w:rsidRPr="002445ED">
        <w:rPr>
          <w:rFonts w:ascii="Helvetica" w:hAnsi="Helvetica" w:cs="Helvetica"/>
          <w:kern w:val="0"/>
          <w:sz w:val="24"/>
        </w:rPr>
        <w:t>/</w:t>
      </w:r>
      <w:r>
        <w:rPr>
          <w:rFonts w:ascii="Helvetica" w:hAnsi="Helvetica" w:cs="Helvetica" w:hint="eastAsia"/>
          <w:kern w:val="0"/>
          <w:sz w:val="24"/>
        </w:rPr>
        <w:t>축산법</w:t>
      </w:r>
    </w:p>
    <w:p w14:paraId="6FB24232" w14:textId="77777777" w:rsidR="002445ED" w:rsidRDefault="002445ED" w:rsidP="002445ED">
      <w:pPr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ind w:left="0" w:firstLine="0"/>
        <w:rPr>
          <w:rFonts w:ascii="Helvetica" w:hAnsi="Helvetica" w:cs="Helvetica"/>
          <w:kern w:val="0"/>
          <w:sz w:val="24"/>
        </w:rPr>
      </w:pPr>
      <w:r>
        <w:rPr>
          <w:rFonts w:ascii="Calibri" w:hAnsi="Calibri" w:cs="Calibri"/>
          <w:kern w:val="0"/>
          <w:sz w:val="24"/>
        </w:rPr>
        <w:t>﻿﻿</w:t>
      </w:r>
      <w:r>
        <w:rPr>
          <w:rFonts w:ascii="Helvetica" w:hAnsi="Helvetica" w:cs="Helvetica"/>
          <w:kern w:val="0"/>
          <w:sz w:val="24"/>
        </w:rPr>
        <w:t>주세법</w:t>
      </w:r>
    </w:p>
    <w:p w14:paraId="7929A7F5" w14:textId="7D862641" w:rsidR="002445ED" w:rsidRPr="002445ED" w:rsidRDefault="002445ED" w:rsidP="002445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rPr>
          <w:rFonts w:ascii="Helvetica" w:hAnsi="Helvetica" w:cs="Helvetica"/>
          <w:kern w:val="0"/>
          <w:sz w:val="24"/>
        </w:rPr>
      </w:pPr>
      <w:r w:rsidRPr="002445ED">
        <w:rPr>
          <w:rFonts w:ascii="Helvetica" w:hAnsi="Helvetica" w:cs="Helvetica"/>
          <w:kern w:val="0"/>
          <w:sz w:val="24"/>
        </w:rPr>
        <w:t>https://www.law.go.kr/</w:t>
      </w:r>
      <w:r w:rsidRPr="002445ED">
        <w:rPr>
          <w:rFonts w:ascii="Helvetica" w:hAnsi="Helvetica" w:cs="Helvetica"/>
          <w:kern w:val="0"/>
          <w:sz w:val="24"/>
        </w:rPr>
        <w:t>법령</w:t>
      </w:r>
      <w:r w:rsidRPr="002445ED">
        <w:rPr>
          <w:rFonts w:ascii="Helvetica" w:hAnsi="Helvetica" w:cs="Helvetica"/>
          <w:kern w:val="0"/>
          <w:sz w:val="24"/>
        </w:rPr>
        <w:t>/</w:t>
      </w:r>
      <w:r>
        <w:rPr>
          <w:rFonts w:ascii="Helvetica" w:hAnsi="Helvetica" w:cs="Helvetica" w:hint="eastAsia"/>
          <w:kern w:val="0"/>
          <w:sz w:val="24"/>
        </w:rPr>
        <w:t>주세법</w:t>
      </w:r>
    </w:p>
    <w:p w14:paraId="24A27C27" w14:textId="77777777" w:rsidR="002445ED" w:rsidRDefault="002445ED" w:rsidP="002445ED">
      <w:pPr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ind w:left="0" w:firstLine="0"/>
        <w:rPr>
          <w:rFonts w:ascii="Helvetica" w:hAnsi="Helvetica" w:cs="Helvetica"/>
          <w:kern w:val="0"/>
          <w:sz w:val="24"/>
        </w:rPr>
      </w:pPr>
      <w:r>
        <w:rPr>
          <w:rFonts w:ascii="Calibri" w:hAnsi="Calibri" w:cs="Calibri"/>
          <w:kern w:val="0"/>
          <w:sz w:val="24"/>
        </w:rPr>
        <w:t>﻿﻿</w:t>
      </w:r>
      <w:r>
        <w:rPr>
          <w:rFonts w:ascii="Helvetica" w:hAnsi="Helvetica" w:cs="Helvetica"/>
          <w:kern w:val="0"/>
          <w:sz w:val="24"/>
        </w:rPr>
        <w:t>국민건강증진법</w:t>
      </w:r>
    </w:p>
    <w:p w14:paraId="42BC7B3F" w14:textId="218F9E38" w:rsidR="002445ED" w:rsidRDefault="002445ED" w:rsidP="002445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rPr>
          <w:rFonts w:ascii="Helvetica" w:hAnsi="Helvetica" w:cs="Helvetica"/>
          <w:kern w:val="0"/>
          <w:sz w:val="24"/>
        </w:rPr>
      </w:pPr>
      <w:r w:rsidRPr="002445ED">
        <w:rPr>
          <w:rFonts w:ascii="Helvetica" w:hAnsi="Helvetica" w:cs="Helvetica"/>
          <w:kern w:val="0"/>
          <w:sz w:val="24"/>
        </w:rPr>
        <w:t>https://www.law.go.kr/</w:t>
      </w:r>
      <w:r w:rsidRPr="002445ED">
        <w:rPr>
          <w:rFonts w:ascii="Helvetica" w:hAnsi="Helvetica" w:cs="Helvetica"/>
          <w:kern w:val="0"/>
          <w:sz w:val="24"/>
        </w:rPr>
        <w:t>법령</w:t>
      </w:r>
      <w:r w:rsidRPr="002445ED">
        <w:rPr>
          <w:rFonts w:ascii="Helvetica" w:hAnsi="Helvetica" w:cs="Helvetica"/>
          <w:kern w:val="0"/>
          <w:sz w:val="24"/>
        </w:rPr>
        <w:t>/</w:t>
      </w:r>
      <w:r>
        <w:rPr>
          <w:rFonts w:ascii="Helvetica" w:hAnsi="Helvetica" w:cs="Helvetica" w:hint="eastAsia"/>
          <w:kern w:val="0"/>
          <w:sz w:val="24"/>
        </w:rPr>
        <w:t>국민건강증진법</w:t>
      </w:r>
    </w:p>
    <w:p w14:paraId="0881A955" w14:textId="77777777" w:rsidR="002445ED" w:rsidRDefault="002445ED" w:rsidP="002445ED">
      <w:pPr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ind w:left="0" w:firstLine="0"/>
        <w:rPr>
          <w:rFonts w:ascii="Helvetica" w:hAnsi="Helvetica" w:cs="Helvetica"/>
          <w:kern w:val="0"/>
          <w:sz w:val="24"/>
        </w:rPr>
      </w:pPr>
      <w:r>
        <w:rPr>
          <w:rFonts w:ascii="Calibri" w:hAnsi="Calibri" w:cs="Calibri"/>
          <w:kern w:val="0"/>
          <w:sz w:val="24"/>
        </w:rPr>
        <w:t>﻿﻿</w:t>
      </w:r>
      <w:r>
        <w:rPr>
          <w:rFonts w:ascii="Helvetica" w:hAnsi="Helvetica" w:cs="Helvetica"/>
          <w:kern w:val="0"/>
          <w:sz w:val="24"/>
        </w:rPr>
        <w:t>농수산물의</w:t>
      </w:r>
      <w:r>
        <w:rPr>
          <w:rFonts w:ascii="Helvetica" w:hAnsi="Helvetica" w:cs="Helvetica"/>
          <w:kern w:val="0"/>
          <w:sz w:val="24"/>
        </w:rPr>
        <w:t xml:space="preserve"> </w:t>
      </w:r>
      <w:r>
        <w:rPr>
          <w:rFonts w:ascii="Helvetica" w:hAnsi="Helvetica" w:cs="Helvetica"/>
          <w:kern w:val="0"/>
          <w:sz w:val="24"/>
        </w:rPr>
        <w:t>원산지</w:t>
      </w:r>
      <w:r>
        <w:rPr>
          <w:rFonts w:ascii="Helvetica" w:hAnsi="Helvetica" w:cs="Helvetica"/>
          <w:kern w:val="0"/>
          <w:sz w:val="24"/>
        </w:rPr>
        <w:t xml:space="preserve"> </w:t>
      </w:r>
      <w:r>
        <w:rPr>
          <w:rFonts w:ascii="Helvetica" w:hAnsi="Helvetica" w:cs="Helvetica"/>
          <w:kern w:val="0"/>
          <w:sz w:val="24"/>
        </w:rPr>
        <w:t>표시</w:t>
      </w:r>
      <w:r>
        <w:rPr>
          <w:rFonts w:ascii="Helvetica" w:hAnsi="Helvetica" w:cs="Helvetica"/>
          <w:kern w:val="0"/>
          <w:sz w:val="24"/>
        </w:rPr>
        <w:t xml:space="preserve"> </w:t>
      </w:r>
      <w:r>
        <w:rPr>
          <w:rFonts w:ascii="Helvetica" w:hAnsi="Helvetica" w:cs="Helvetica"/>
          <w:kern w:val="0"/>
          <w:sz w:val="24"/>
        </w:rPr>
        <w:t>등에</w:t>
      </w:r>
      <w:r>
        <w:rPr>
          <w:rFonts w:ascii="Helvetica" w:hAnsi="Helvetica" w:cs="Helvetica"/>
          <w:kern w:val="0"/>
          <w:sz w:val="24"/>
        </w:rPr>
        <w:t xml:space="preserve"> </w:t>
      </w:r>
      <w:r>
        <w:rPr>
          <w:rFonts w:ascii="Helvetica" w:hAnsi="Helvetica" w:cs="Helvetica"/>
          <w:kern w:val="0"/>
          <w:sz w:val="24"/>
        </w:rPr>
        <w:t>관한</w:t>
      </w:r>
      <w:r>
        <w:rPr>
          <w:rFonts w:ascii="Helvetica" w:hAnsi="Helvetica" w:cs="Helvetica"/>
          <w:kern w:val="0"/>
          <w:sz w:val="24"/>
        </w:rPr>
        <w:t xml:space="preserve"> </w:t>
      </w:r>
      <w:r>
        <w:rPr>
          <w:rFonts w:ascii="Helvetica" w:hAnsi="Helvetica" w:cs="Helvetica"/>
          <w:kern w:val="0"/>
          <w:sz w:val="24"/>
        </w:rPr>
        <w:t>법률</w:t>
      </w:r>
      <w:r>
        <w:rPr>
          <w:rFonts w:ascii="Helvetica" w:hAnsi="Helvetica" w:cs="Helvetica"/>
          <w:kern w:val="0"/>
          <w:sz w:val="24"/>
        </w:rPr>
        <w:t>(</w:t>
      </w:r>
      <w:r>
        <w:rPr>
          <w:rFonts w:ascii="Helvetica" w:hAnsi="Helvetica" w:cs="Helvetica"/>
          <w:kern w:val="0"/>
          <w:sz w:val="24"/>
        </w:rPr>
        <w:t>원산지표시법</w:t>
      </w:r>
      <w:r>
        <w:rPr>
          <w:rFonts w:ascii="Helvetica" w:hAnsi="Helvetica" w:cs="Helvetica"/>
          <w:kern w:val="0"/>
          <w:sz w:val="24"/>
        </w:rPr>
        <w:t>)</w:t>
      </w:r>
    </w:p>
    <w:p w14:paraId="57B9C6AC" w14:textId="58CA3003" w:rsidR="002445ED" w:rsidRDefault="002445ED" w:rsidP="002445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rPr>
          <w:rFonts w:ascii="Helvetica" w:hAnsi="Helvetica" w:cs="Helvetica"/>
          <w:kern w:val="0"/>
          <w:sz w:val="24"/>
        </w:rPr>
      </w:pPr>
      <w:r w:rsidRPr="002445ED">
        <w:rPr>
          <w:rFonts w:ascii="Helvetica" w:hAnsi="Helvetica" w:cs="Helvetica"/>
          <w:kern w:val="0"/>
          <w:sz w:val="24"/>
        </w:rPr>
        <w:t>https://www.law.go.kr/</w:t>
      </w:r>
      <w:r w:rsidRPr="002445ED">
        <w:rPr>
          <w:rFonts w:ascii="Helvetica" w:hAnsi="Helvetica" w:cs="Helvetica"/>
          <w:kern w:val="0"/>
          <w:sz w:val="24"/>
        </w:rPr>
        <w:t>법령</w:t>
      </w:r>
      <w:r w:rsidRPr="002445ED">
        <w:rPr>
          <w:rFonts w:ascii="Helvetica" w:hAnsi="Helvetica" w:cs="Helvetica"/>
          <w:kern w:val="0"/>
          <w:sz w:val="24"/>
        </w:rPr>
        <w:t>/</w:t>
      </w:r>
      <w:r>
        <w:rPr>
          <w:rFonts w:ascii="Helvetica" w:hAnsi="Helvetica" w:cs="Helvetica" w:hint="eastAsia"/>
          <w:kern w:val="0"/>
          <w:sz w:val="24"/>
        </w:rPr>
        <w:t>원산지표시법</w:t>
      </w:r>
    </w:p>
    <w:p w14:paraId="7149C817" w14:textId="77777777" w:rsidR="002445ED" w:rsidRDefault="002445ED" w:rsidP="002445ED">
      <w:pPr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ind w:left="0" w:firstLine="0"/>
        <w:rPr>
          <w:rFonts w:ascii="Helvetica" w:hAnsi="Helvetica" w:cs="Helvetica"/>
          <w:kern w:val="0"/>
          <w:sz w:val="24"/>
        </w:rPr>
      </w:pPr>
      <w:r>
        <w:rPr>
          <w:rFonts w:ascii="Calibri" w:hAnsi="Calibri" w:cs="Calibri"/>
          <w:kern w:val="0"/>
          <w:sz w:val="24"/>
        </w:rPr>
        <w:t>﻿﻿</w:t>
      </w:r>
      <w:r>
        <w:rPr>
          <w:rFonts w:ascii="Helvetica" w:hAnsi="Helvetica" w:cs="Helvetica"/>
          <w:kern w:val="0"/>
          <w:sz w:val="24"/>
        </w:rPr>
        <w:t>유통산업발전법</w:t>
      </w:r>
    </w:p>
    <w:p w14:paraId="58A16A4B" w14:textId="5447C1DC" w:rsidR="002445ED" w:rsidRPr="002445ED" w:rsidRDefault="002445ED" w:rsidP="002445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rPr>
          <w:rFonts w:ascii="Helvetica" w:hAnsi="Helvetica" w:cs="Helvetica"/>
          <w:kern w:val="0"/>
          <w:sz w:val="24"/>
        </w:rPr>
      </w:pPr>
      <w:r w:rsidRPr="002445ED">
        <w:rPr>
          <w:rFonts w:ascii="Helvetica" w:hAnsi="Helvetica" w:cs="Helvetica"/>
          <w:kern w:val="0"/>
          <w:sz w:val="24"/>
        </w:rPr>
        <w:t>https://www.law.go.kr/</w:t>
      </w:r>
      <w:r w:rsidRPr="002445ED">
        <w:rPr>
          <w:rFonts w:ascii="Helvetica" w:hAnsi="Helvetica" w:cs="Helvetica"/>
          <w:kern w:val="0"/>
          <w:sz w:val="24"/>
        </w:rPr>
        <w:t>법령</w:t>
      </w:r>
      <w:r w:rsidRPr="002445ED">
        <w:rPr>
          <w:rFonts w:ascii="Helvetica" w:hAnsi="Helvetica" w:cs="Helvetica"/>
          <w:kern w:val="0"/>
          <w:sz w:val="24"/>
        </w:rPr>
        <w:t>/</w:t>
      </w:r>
      <w:r>
        <w:rPr>
          <w:rFonts w:ascii="Helvetica" w:hAnsi="Helvetica" w:cs="Helvetica" w:hint="eastAsia"/>
          <w:kern w:val="0"/>
          <w:sz w:val="24"/>
        </w:rPr>
        <w:t>유통산업발전법</w:t>
      </w:r>
    </w:p>
    <w:p w14:paraId="368E0C9F" w14:textId="77777777" w:rsidR="002445ED" w:rsidRDefault="002445ED" w:rsidP="002445ED">
      <w:pPr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ind w:left="0" w:firstLine="0"/>
        <w:rPr>
          <w:rFonts w:ascii="Helvetica" w:hAnsi="Helvetica" w:cs="Helvetica"/>
          <w:kern w:val="0"/>
          <w:sz w:val="24"/>
        </w:rPr>
      </w:pPr>
      <w:r>
        <w:rPr>
          <w:rFonts w:ascii="Calibri" w:hAnsi="Calibri" w:cs="Calibri"/>
          <w:kern w:val="0"/>
          <w:sz w:val="24"/>
        </w:rPr>
        <w:t>﻿﻿</w:t>
      </w:r>
      <w:r>
        <w:rPr>
          <w:rFonts w:ascii="Helvetica" w:hAnsi="Helvetica" w:cs="Helvetica"/>
          <w:kern w:val="0"/>
          <w:sz w:val="24"/>
        </w:rPr>
        <w:t>약사법</w:t>
      </w:r>
    </w:p>
    <w:p w14:paraId="6F04255A" w14:textId="757F76BA" w:rsidR="002445ED" w:rsidRDefault="002445ED" w:rsidP="002445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rPr>
          <w:rFonts w:ascii="Helvetica" w:hAnsi="Helvetica" w:cs="Helvetica"/>
          <w:kern w:val="0"/>
          <w:sz w:val="24"/>
        </w:rPr>
      </w:pPr>
      <w:r w:rsidRPr="002445ED">
        <w:rPr>
          <w:rFonts w:ascii="Helvetica" w:hAnsi="Helvetica" w:cs="Helvetica"/>
          <w:kern w:val="0"/>
          <w:sz w:val="24"/>
        </w:rPr>
        <w:t>https://www.law.go.kr/</w:t>
      </w:r>
      <w:r w:rsidRPr="002445ED">
        <w:rPr>
          <w:rFonts w:ascii="Helvetica" w:hAnsi="Helvetica" w:cs="Helvetica"/>
          <w:kern w:val="0"/>
          <w:sz w:val="24"/>
        </w:rPr>
        <w:t>법령</w:t>
      </w:r>
      <w:r w:rsidRPr="002445ED">
        <w:rPr>
          <w:rFonts w:ascii="Helvetica" w:hAnsi="Helvetica" w:cs="Helvetica"/>
          <w:kern w:val="0"/>
          <w:sz w:val="24"/>
        </w:rPr>
        <w:t>/</w:t>
      </w:r>
      <w:r>
        <w:rPr>
          <w:rFonts w:ascii="Helvetica" w:hAnsi="Helvetica" w:cs="Helvetica" w:hint="eastAsia"/>
          <w:kern w:val="0"/>
          <w:sz w:val="24"/>
        </w:rPr>
        <w:t>약사법</w:t>
      </w:r>
    </w:p>
    <w:p w14:paraId="028709C1" w14:textId="77777777" w:rsidR="002445ED" w:rsidRDefault="002445ED" w:rsidP="002445ED">
      <w:pPr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ind w:left="0" w:firstLine="0"/>
        <w:rPr>
          <w:rFonts w:ascii="Helvetica" w:hAnsi="Helvetica" w:cs="Helvetica"/>
          <w:kern w:val="0"/>
          <w:sz w:val="24"/>
        </w:rPr>
      </w:pPr>
      <w:r>
        <w:rPr>
          <w:rFonts w:ascii="Calibri" w:hAnsi="Calibri" w:cs="Calibri"/>
          <w:kern w:val="0"/>
          <w:sz w:val="24"/>
        </w:rPr>
        <w:t>﻿﻿</w:t>
      </w:r>
      <w:r>
        <w:rPr>
          <w:rFonts w:ascii="Helvetica" w:hAnsi="Helvetica" w:cs="Helvetica"/>
          <w:kern w:val="0"/>
          <w:sz w:val="24"/>
        </w:rPr>
        <w:t>의약품</w:t>
      </w:r>
      <w:r>
        <w:rPr>
          <w:rFonts w:ascii="Helvetica" w:hAnsi="Helvetica" w:cs="Helvetica"/>
          <w:kern w:val="0"/>
          <w:sz w:val="24"/>
        </w:rPr>
        <w:t xml:space="preserve"> </w:t>
      </w:r>
      <w:r>
        <w:rPr>
          <w:rFonts w:ascii="Helvetica" w:hAnsi="Helvetica" w:cs="Helvetica"/>
          <w:kern w:val="0"/>
          <w:sz w:val="24"/>
        </w:rPr>
        <w:t>등의</w:t>
      </w:r>
      <w:r>
        <w:rPr>
          <w:rFonts w:ascii="Helvetica" w:hAnsi="Helvetica" w:cs="Helvetica"/>
          <w:kern w:val="0"/>
          <w:sz w:val="24"/>
        </w:rPr>
        <w:t xml:space="preserve"> </w:t>
      </w:r>
      <w:r>
        <w:rPr>
          <w:rFonts w:ascii="Helvetica" w:hAnsi="Helvetica" w:cs="Helvetica"/>
          <w:kern w:val="0"/>
          <w:sz w:val="24"/>
        </w:rPr>
        <w:t>안전에</w:t>
      </w:r>
      <w:r>
        <w:rPr>
          <w:rFonts w:ascii="Helvetica" w:hAnsi="Helvetica" w:cs="Helvetica"/>
          <w:kern w:val="0"/>
          <w:sz w:val="24"/>
        </w:rPr>
        <w:t xml:space="preserve"> </w:t>
      </w:r>
      <w:r>
        <w:rPr>
          <w:rFonts w:ascii="Helvetica" w:hAnsi="Helvetica" w:cs="Helvetica"/>
          <w:kern w:val="0"/>
          <w:sz w:val="24"/>
        </w:rPr>
        <w:t>관한</w:t>
      </w:r>
      <w:r>
        <w:rPr>
          <w:rFonts w:ascii="Helvetica" w:hAnsi="Helvetica" w:cs="Helvetica"/>
          <w:kern w:val="0"/>
          <w:sz w:val="24"/>
        </w:rPr>
        <w:t xml:space="preserve"> </w:t>
      </w:r>
      <w:r>
        <w:rPr>
          <w:rFonts w:ascii="Helvetica" w:hAnsi="Helvetica" w:cs="Helvetica"/>
          <w:kern w:val="0"/>
          <w:sz w:val="24"/>
        </w:rPr>
        <w:t>규칙</w:t>
      </w:r>
    </w:p>
    <w:p w14:paraId="6CBFC429" w14:textId="00D76103" w:rsidR="002445ED" w:rsidRDefault="002445ED" w:rsidP="002445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rPr>
          <w:rFonts w:ascii="Helvetica" w:hAnsi="Helvetica" w:cs="Helvetica"/>
          <w:kern w:val="0"/>
          <w:sz w:val="24"/>
        </w:rPr>
      </w:pPr>
      <w:r w:rsidRPr="002445ED">
        <w:rPr>
          <w:rFonts w:ascii="Helvetica" w:hAnsi="Helvetica" w:cs="Helvetica"/>
          <w:kern w:val="0"/>
          <w:sz w:val="24"/>
        </w:rPr>
        <w:t>https://www.law.go.kr/</w:t>
      </w:r>
      <w:r w:rsidRPr="002445ED">
        <w:rPr>
          <w:rFonts w:ascii="Helvetica" w:hAnsi="Helvetica" w:cs="Helvetica"/>
          <w:kern w:val="0"/>
          <w:sz w:val="24"/>
        </w:rPr>
        <w:t>법령</w:t>
      </w:r>
      <w:r w:rsidRPr="002445ED">
        <w:rPr>
          <w:rFonts w:ascii="Helvetica" w:hAnsi="Helvetica" w:cs="Helvetica"/>
          <w:kern w:val="0"/>
          <w:sz w:val="24"/>
        </w:rPr>
        <w:t>/</w:t>
      </w:r>
      <w:r w:rsidRPr="002445ED">
        <w:rPr>
          <w:rFonts w:ascii="Helvetica" w:hAnsi="Helvetica" w:cs="Helvetica"/>
          <w:kern w:val="0"/>
          <w:sz w:val="24"/>
        </w:rPr>
        <w:t>의약품안전규칙</w:t>
      </w:r>
    </w:p>
    <w:p w14:paraId="118DEA5D" w14:textId="77777777" w:rsidR="002445ED" w:rsidRDefault="002445ED" w:rsidP="002445ED">
      <w:pPr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ind w:left="0" w:firstLine="0"/>
        <w:rPr>
          <w:rFonts w:ascii="Helvetica" w:hAnsi="Helvetica" w:cs="Helvetica"/>
          <w:kern w:val="0"/>
          <w:sz w:val="24"/>
        </w:rPr>
      </w:pPr>
      <w:r>
        <w:rPr>
          <w:rFonts w:ascii="Calibri" w:hAnsi="Calibri" w:cs="Calibri"/>
          <w:kern w:val="0"/>
          <w:sz w:val="24"/>
        </w:rPr>
        <w:t>﻿﻿</w:t>
      </w:r>
      <w:r>
        <w:rPr>
          <w:rFonts w:ascii="Helvetica" w:hAnsi="Helvetica" w:cs="Helvetica"/>
          <w:kern w:val="0"/>
          <w:sz w:val="24"/>
        </w:rPr>
        <w:t>건강보험법</w:t>
      </w:r>
    </w:p>
    <w:p w14:paraId="6F84697B" w14:textId="28BAC83F" w:rsidR="002445ED" w:rsidRDefault="002445ED" w:rsidP="002445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rPr>
          <w:rFonts w:ascii="Helvetica" w:hAnsi="Helvetica" w:cs="Helvetica"/>
          <w:kern w:val="0"/>
          <w:sz w:val="24"/>
        </w:rPr>
      </w:pPr>
      <w:r w:rsidRPr="002445ED">
        <w:rPr>
          <w:rFonts w:ascii="Helvetica" w:hAnsi="Helvetica" w:cs="Helvetica"/>
          <w:kern w:val="0"/>
          <w:sz w:val="24"/>
        </w:rPr>
        <w:t>https://www.law.go.kr/</w:t>
      </w:r>
      <w:r w:rsidRPr="002445ED">
        <w:rPr>
          <w:rFonts w:ascii="Helvetica" w:hAnsi="Helvetica" w:cs="Helvetica"/>
          <w:kern w:val="0"/>
          <w:sz w:val="24"/>
        </w:rPr>
        <w:t>법령</w:t>
      </w:r>
      <w:r w:rsidRPr="002445ED">
        <w:rPr>
          <w:rFonts w:ascii="Helvetica" w:hAnsi="Helvetica" w:cs="Helvetica"/>
          <w:kern w:val="0"/>
          <w:sz w:val="24"/>
        </w:rPr>
        <w:t>/</w:t>
      </w:r>
      <w:r w:rsidRPr="002445ED">
        <w:rPr>
          <w:rFonts w:ascii="Helvetica" w:hAnsi="Helvetica" w:cs="Helvetica"/>
          <w:kern w:val="0"/>
          <w:sz w:val="24"/>
        </w:rPr>
        <w:t>국민건강보험법</w:t>
      </w:r>
    </w:p>
    <w:p w14:paraId="0C649C93" w14:textId="08A2CCDC" w:rsidR="002445ED" w:rsidRPr="00067889" w:rsidRDefault="002445ED" w:rsidP="002445ED">
      <w:pPr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ind w:left="0" w:firstLine="0"/>
        <w:rPr>
          <w:rFonts w:ascii="Helvetica" w:hAnsi="Helvetica" w:cs="Helvetica"/>
          <w:color w:val="EE0000"/>
          <w:kern w:val="0"/>
          <w:sz w:val="24"/>
        </w:rPr>
      </w:pPr>
      <w:r>
        <w:rPr>
          <w:rFonts w:ascii="Calibri" w:hAnsi="Calibri" w:cs="Calibri"/>
          <w:kern w:val="0"/>
          <w:sz w:val="24"/>
        </w:rPr>
        <w:t>﻿﻿</w:t>
      </w:r>
      <w:commentRangeStart w:id="12"/>
      <w:commentRangeStart w:id="13"/>
      <w:r>
        <w:rPr>
          <w:rFonts w:ascii="Helvetica" w:hAnsi="Helvetica" w:cs="Helvetica"/>
          <w:kern w:val="0"/>
          <w:sz w:val="24"/>
        </w:rPr>
        <w:t>약제</w:t>
      </w:r>
      <w:r>
        <w:rPr>
          <w:rFonts w:ascii="Helvetica" w:hAnsi="Helvetica" w:cs="Helvetica"/>
          <w:kern w:val="0"/>
          <w:sz w:val="24"/>
        </w:rPr>
        <w:t xml:space="preserve"> </w:t>
      </w:r>
      <w:r>
        <w:rPr>
          <w:rFonts w:ascii="Helvetica" w:hAnsi="Helvetica" w:cs="Helvetica"/>
          <w:kern w:val="0"/>
          <w:sz w:val="24"/>
        </w:rPr>
        <w:t>급여</w:t>
      </w:r>
      <w:r>
        <w:rPr>
          <w:rFonts w:ascii="Helvetica" w:hAnsi="Helvetica" w:cs="Helvetica"/>
          <w:kern w:val="0"/>
          <w:sz w:val="24"/>
        </w:rPr>
        <w:t xml:space="preserve"> </w:t>
      </w:r>
      <w:r>
        <w:rPr>
          <w:rFonts w:ascii="Helvetica" w:hAnsi="Helvetica" w:cs="Helvetica"/>
          <w:kern w:val="0"/>
          <w:sz w:val="24"/>
        </w:rPr>
        <w:t>목록</w:t>
      </w:r>
      <w:r>
        <w:rPr>
          <w:rFonts w:ascii="Helvetica" w:hAnsi="Helvetica" w:cs="Helvetica"/>
          <w:kern w:val="0"/>
          <w:sz w:val="24"/>
        </w:rPr>
        <w:t xml:space="preserve"> </w:t>
      </w:r>
      <w:r>
        <w:rPr>
          <w:rFonts w:ascii="Helvetica" w:hAnsi="Helvetica" w:cs="Helvetica"/>
          <w:kern w:val="0"/>
          <w:sz w:val="24"/>
        </w:rPr>
        <w:t>및</w:t>
      </w:r>
      <w:r>
        <w:rPr>
          <w:rFonts w:ascii="Helvetica" w:hAnsi="Helvetica" w:cs="Helvetica"/>
          <w:kern w:val="0"/>
          <w:sz w:val="24"/>
        </w:rPr>
        <w:t xml:space="preserve"> </w:t>
      </w:r>
      <w:r>
        <w:rPr>
          <w:rFonts w:ascii="Helvetica" w:hAnsi="Helvetica" w:cs="Helvetica"/>
          <w:kern w:val="0"/>
          <w:sz w:val="24"/>
        </w:rPr>
        <w:t>급여</w:t>
      </w:r>
      <w:r>
        <w:rPr>
          <w:rFonts w:ascii="Helvetica" w:hAnsi="Helvetica" w:cs="Helvetica"/>
          <w:kern w:val="0"/>
          <w:sz w:val="24"/>
        </w:rPr>
        <w:t xml:space="preserve"> </w:t>
      </w:r>
      <w:r>
        <w:rPr>
          <w:rFonts w:ascii="Helvetica" w:hAnsi="Helvetica" w:cs="Helvetica"/>
          <w:kern w:val="0"/>
          <w:sz w:val="24"/>
        </w:rPr>
        <w:t>상한금액표</w:t>
      </w:r>
      <w:commentRangeEnd w:id="12"/>
      <w:r w:rsidR="00CC0AFF">
        <w:rPr>
          <w:rStyle w:val="ac"/>
        </w:rPr>
        <w:commentReference w:id="12"/>
      </w:r>
      <w:commentRangeEnd w:id="13"/>
      <w:r w:rsidR="005E16C7">
        <w:rPr>
          <w:rStyle w:val="ac"/>
        </w:rPr>
        <w:commentReference w:id="13"/>
      </w:r>
    </w:p>
    <w:p w14:paraId="546DD637" w14:textId="0477D8C3" w:rsidR="002445ED" w:rsidRDefault="002445ED" w:rsidP="002445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rPr>
          <w:rFonts w:ascii="Helvetica" w:hAnsi="Helvetica" w:cs="Helvetica"/>
          <w:kern w:val="0"/>
          <w:sz w:val="24"/>
        </w:rPr>
      </w:pPr>
      <w:r w:rsidRPr="002445ED">
        <w:rPr>
          <w:rFonts w:ascii="Helvetica" w:hAnsi="Helvetica" w:cs="Helvetica"/>
          <w:kern w:val="0"/>
          <w:sz w:val="24"/>
        </w:rPr>
        <w:t>https://law.go.kr/LSW/admRulLsInfoP.do?admRulId=26307&amp;efYd=0</w:t>
      </w:r>
    </w:p>
    <w:p w14:paraId="0AD77305" w14:textId="448B3C85" w:rsidR="002445ED" w:rsidRDefault="002445ED" w:rsidP="002445ED">
      <w:pPr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ind w:left="0" w:firstLine="0"/>
        <w:rPr>
          <w:rFonts w:ascii="Helvetica" w:hAnsi="Helvetica" w:cs="Helvetica"/>
          <w:kern w:val="0"/>
          <w:sz w:val="24"/>
        </w:rPr>
      </w:pPr>
      <w:r>
        <w:rPr>
          <w:rFonts w:ascii="Calibri" w:hAnsi="Calibri" w:cs="Calibri"/>
          <w:kern w:val="0"/>
          <w:sz w:val="24"/>
        </w:rPr>
        <w:t>﻿﻿</w:t>
      </w:r>
      <w:commentRangeStart w:id="14"/>
      <w:r w:rsidRPr="002445ED">
        <w:rPr>
          <w:rFonts w:ascii="Helvetica" w:hAnsi="Helvetica" w:cs="Helvetica"/>
          <w:strike/>
          <w:color w:val="EE0000"/>
          <w:kern w:val="0"/>
          <w:sz w:val="24"/>
        </w:rPr>
        <w:t>N</w:t>
      </w:r>
      <w:r w:rsidRPr="002445ED">
        <w:rPr>
          <w:rFonts w:ascii="Helvetica" w:hAnsi="Helvetica" w:cs="Helvetica" w:hint="eastAsia"/>
          <w:strike/>
          <w:color w:val="EE0000"/>
          <w:kern w:val="0"/>
          <w:sz w:val="24"/>
        </w:rPr>
        <w:t>/</w:t>
      </w:r>
      <w:r w:rsidRPr="002445ED">
        <w:rPr>
          <w:rFonts w:ascii="Helvetica" w:hAnsi="Helvetica" w:cs="Helvetica"/>
          <w:strike/>
          <w:color w:val="EE0000"/>
          <w:kern w:val="0"/>
          <w:sz w:val="24"/>
        </w:rPr>
        <w:t>A (</w:t>
      </w:r>
      <w:r w:rsidRPr="002445ED">
        <w:rPr>
          <w:rFonts w:ascii="Helvetica" w:hAnsi="Helvetica" w:cs="Helvetica"/>
          <w:strike/>
          <w:color w:val="EE0000"/>
          <w:kern w:val="0"/>
          <w:sz w:val="24"/>
        </w:rPr>
        <w:t>지침서</w:t>
      </w:r>
      <w:r w:rsidRPr="002445ED">
        <w:rPr>
          <w:rFonts w:ascii="Helvetica" w:hAnsi="Helvetica" w:cs="Helvetica"/>
          <w:strike/>
          <w:color w:val="EE0000"/>
          <w:kern w:val="0"/>
          <w:sz w:val="24"/>
        </w:rPr>
        <w:t xml:space="preserve"> </w:t>
      </w:r>
      <w:r w:rsidRPr="002445ED">
        <w:rPr>
          <w:rFonts w:ascii="Helvetica" w:hAnsi="Helvetica" w:cs="Helvetica"/>
          <w:strike/>
          <w:color w:val="EE0000"/>
          <w:kern w:val="0"/>
          <w:sz w:val="24"/>
        </w:rPr>
        <w:t>항목들을</w:t>
      </w:r>
      <w:r w:rsidRPr="002445ED">
        <w:rPr>
          <w:rFonts w:ascii="Helvetica" w:hAnsi="Helvetica" w:cs="Helvetica"/>
          <w:strike/>
          <w:color w:val="EE0000"/>
          <w:kern w:val="0"/>
          <w:sz w:val="24"/>
        </w:rPr>
        <w:t xml:space="preserve"> </w:t>
      </w:r>
      <w:r w:rsidRPr="002445ED">
        <w:rPr>
          <w:rFonts w:ascii="Helvetica" w:hAnsi="Helvetica" w:cs="Helvetica"/>
          <w:strike/>
          <w:color w:val="EE0000"/>
          <w:kern w:val="0"/>
          <w:sz w:val="24"/>
        </w:rPr>
        <w:t>보니</w:t>
      </w:r>
      <w:r w:rsidRPr="002445ED">
        <w:rPr>
          <w:rFonts w:ascii="Helvetica" w:hAnsi="Helvetica" w:cs="Helvetica"/>
          <w:strike/>
          <w:color w:val="EE0000"/>
          <w:kern w:val="0"/>
          <w:sz w:val="24"/>
        </w:rPr>
        <w:t xml:space="preserve">, </w:t>
      </w:r>
      <w:r w:rsidRPr="002445ED">
        <w:rPr>
          <w:rFonts w:ascii="Helvetica" w:hAnsi="Helvetica" w:cs="Helvetica"/>
          <w:strike/>
          <w:color w:val="EE0000"/>
          <w:kern w:val="0"/>
          <w:sz w:val="24"/>
        </w:rPr>
        <w:t>매우</w:t>
      </w:r>
      <w:r w:rsidRPr="002445ED">
        <w:rPr>
          <w:rFonts w:ascii="Helvetica" w:hAnsi="Helvetica" w:cs="Helvetica"/>
          <w:strike/>
          <w:color w:val="EE0000"/>
          <w:kern w:val="0"/>
          <w:sz w:val="24"/>
        </w:rPr>
        <w:t xml:space="preserve"> </w:t>
      </w:r>
      <w:r w:rsidRPr="002445ED">
        <w:rPr>
          <w:rFonts w:ascii="Helvetica" w:hAnsi="Helvetica" w:cs="Helvetica"/>
          <w:strike/>
          <w:color w:val="EE0000"/>
          <w:kern w:val="0"/>
          <w:sz w:val="24"/>
        </w:rPr>
        <w:t>광범위하여</w:t>
      </w:r>
      <w:r w:rsidRPr="002445ED">
        <w:rPr>
          <w:rFonts w:ascii="Helvetica" w:hAnsi="Helvetica" w:cs="Helvetica"/>
          <w:strike/>
          <w:color w:val="EE0000"/>
          <w:kern w:val="0"/>
          <w:sz w:val="24"/>
        </w:rPr>
        <w:t xml:space="preserve">, </w:t>
      </w:r>
      <w:r w:rsidRPr="002445ED">
        <w:rPr>
          <w:rFonts w:ascii="Helvetica" w:hAnsi="Helvetica" w:cs="Helvetica"/>
          <w:strike/>
          <w:color w:val="EE0000"/>
          <w:kern w:val="0"/>
          <w:sz w:val="24"/>
        </w:rPr>
        <w:t>관련</w:t>
      </w:r>
      <w:r w:rsidRPr="002445ED">
        <w:rPr>
          <w:rFonts w:ascii="Helvetica" w:hAnsi="Helvetica" w:cs="Helvetica"/>
          <w:strike/>
          <w:color w:val="EE0000"/>
          <w:kern w:val="0"/>
          <w:sz w:val="24"/>
        </w:rPr>
        <w:t xml:space="preserve"> </w:t>
      </w:r>
      <w:r w:rsidRPr="002445ED">
        <w:rPr>
          <w:rFonts w:ascii="Helvetica" w:hAnsi="Helvetica" w:cs="Helvetica"/>
          <w:strike/>
          <w:color w:val="EE0000"/>
          <w:kern w:val="0"/>
          <w:sz w:val="24"/>
        </w:rPr>
        <w:t>법률들을</w:t>
      </w:r>
      <w:r w:rsidRPr="002445ED">
        <w:rPr>
          <w:rFonts w:ascii="Helvetica" w:hAnsi="Helvetica" w:cs="Helvetica"/>
          <w:strike/>
          <w:color w:val="EE0000"/>
          <w:kern w:val="0"/>
          <w:sz w:val="24"/>
        </w:rPr>
        <w:t xml:space="preserve"> </w:t>
      </w:r>
      <w:r w:rsidRPr="002445ED">
        <w:rPr>
          <w:rFonts w:ascii="Helvetica" w:hAnsi="Helvetica" w:cs="Helvetica"/>
          <w:strike/>
          <w:color w:val="EE0000"/>
          <w:kern w:val="0"/>
          <w:sz w:val="24"/>
        </w:rPr>
        <w:t>모두</w:t>
      </w:r>
      <w:r w:rsidRPr="002445ED">
        <w:rPr>
          <w:rFonts w:ascii="Helvetica" w:hAnsi="Helvetica" w:cs="Helvetica"/>
          <w:strike/>
          <w:color w:val="EE0000"/>
          <w:kern w:val="0"/>
          <w:sz w:val="24"/>
        </w:rPr>
        <w:t xml:space="preserve"> </w:t>
      </w:r>
      <w:r w:rsidRPr="002445ED">
        <w:rPr>
          <w:rFonts w:ascii="Helvetica" w:hAnsi="Helvetica" w:cs="Helvetica"/>
          <w:strike/>
          <w:color w:val="EE0000"/>
          <w:kern w:val="0"/>
          <w:sz w:val="24"/>
        </w:rPr>
        <w:t>명시하기</w:t>
      </w:r>
      <w:r w:rsidRPr="002445ED">
        <w:rPr>
          <w:rFonts w:ascii="Helvetica" w:hAnsi="Helvetica" w:cs="Helvetica"/>
          <w:strike/>
          <w:color w:val="EE0000"/>
          <w:kern w:val="0"/>
          <w:sz w:val="24"/>
        </w:rPr>
        <w:t xml:space="preserve"> </w:t>
      </w:r>
      <w:r w:rsidRPr="002445ED">
        <w:rPr>
          <w:rFonts w:ascii="Helvetica" w:hAnsi="Helvetica" w:cs="Helvetica"/>
          <w:strike/>
          <w:color w:val="EE0000"/>
          <w:kern w:val="0"/>
          <w:sz w:val="24"/>
        </w:rPr>
        <w:t>어려움</w:t>
      </w:r>
      <w:r w:rsidRPr="002445ED">
        <w:rPr>
          <w:rFonts w:ascii="Helvetica" w:hAnsi="Helvetica" w:cs="Helvetica"/>
          <w:strike/>
          <w:color w:val="EE0000"/>
          <w:kern w:val="0"/>
          <w:sz w:val="24"/>
        </w:rPr>
        <w:t>)</w:t>
      </w:r>
      <w:commentRangeEnd w:id="14"/>
      <w:r w:rsidR="00CC0AFF">
        <w:rPr>
          <w:rStyle w:val="ac"/>
        </w:rPr>
        <w:commentReference w:id="14"/>
      </w:r>
    </w:p>
    <w:p w14:paraId="06644277" w14:textId="41C7FBAF" w:rsidR="002445ED" w:rsidRPr="00067889" w:rsidRDefault="002445ED" w:rsidP="002445ED">
      <w:pPr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ind w:left="0" w:firstLine="0"/>
        <w:rPr>
          <w:rFonts w:ascii="Helvetica" w:hAnsi="Helvetica" w:cs="Helvetica"/>
          <w:color w:val="EE0000"/>
          <w:kern w:val="0"/>
          <w:sz w:val="24"/>
        </w:rPr>
      </w:pPr>
      <w:r>
        <w:rPr>
          <w:rFonts w:ascii="Calibri" w:hAnsi="Calibri" w:cs="Calibri"/>
          <w:kern w:val="0"/>
          <w:sz w:val="24"/>
        </w:rPr>
        <w:t>﻿﻿</w:t>
      </w:r>
      <w:commentRangeStart w:id="15"/>
      <w:r w:rsidRPr="002445ED">
        <w:rPr>
          <w:rFonts w:ascii="Helvetica" w:hAnsi="Helvetica" w:cs="Helvetica"/>
          <w:strike/>
          <w:color w:val="EE0000"/>
          <w:kern w:val="0"/>
          <w:sz w:val="24"/>
        </w:rPr>
        <w:t>대체에너지개발및이용</w:t>
      </w:r>
      <w:r w:rsidRPr="002445ED">
        <w:rPr>
          <w:rFonts w:ascii="Helvetica" w:hAnsi="Helvetica" w:cs="Helvetica"/>
          <w:strike/>
          <w:color w:val="EE0000"/>
          <w:kern w:val="0"/>
          <w:sz w:val="24"/>
        </w:rPr>
        <w:t>·</w:t>
      </w:r>
      <w:r w:rsidRPr="002445ED">
        <w:rPr>
          <w:rFonts w:ascii="Helvetica" w:hAnsi="Helvetica" w:cs="Helvetica"/>
          <w:strike/>
          <w:color w:val="EE0000"/>
          <w:kern w:val="0"/>
          <w:sz w:val="24"/>
        </w:rPr>
        <w:t>보급촉진법</w:t>
      </w:r>
      <w:commentRangeEnd w:id="15"/>
      <w:r w:rsidR="00CC0AFF">
        <w:rPr>
          <w:rStyle w:val="ac"/>
        </w:rPr>
        <w:commentReference w:id="15"/>
      </w:r>
    </w:p>
    <w:p w14:paraId="4F5672D2" w14:textId="494592D2" w:rsidR="002445ED" w:rsidRDefault="002445ED" w:rsidP="002445ED">
      <w:pPr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ind w:left="0" w:firstLine="0"/>
        <w:rPr>
          <w:rFonts w:ascii="Helvetica" w:hAnsi="Helvetica" w:cs="Helvetica"/>
          <w:kern w:val="0"/>
          <w:sz w:val="24"/>
        </w:rPr>
      </w:pPr>
      <w:r>
        <w:rPr>
          <w:rFonts w:ascii="Calibri" w:hAnsi="Calibri" w:cs="Calibri"/>
          <w:kern w:val="0"/>
          <w:sz w:val="24"/>
        </w:rPr>
        <w:t>﻿﻿</w:t>
      </w:r>
      <w:r>
        <w:rPr>
          <w:rFonts w:ascii="Helvetica" w:hAnsi="Helvetica" w:cs="Helvetica"/>
          <w:kern w:val="0"/>
          <w:sz w:val="24"/>
        </w:rPr>
        <w:t>신에너지</w:t>
      </w:r>
      <w:r>
        <w:rPr>
          <w:rFonts w:ascii="Helvetica" w:hAnsi="Helvetica" w:cs="Helvetica"/>
          <w:kern w:val="0"/>
          <w:sz w:val="24"/>
        </w:rPr>
        <w:t xml:space="preserve"> </w:t>
      </w:r>
      <w:r>
        <w:rPr>
          <w:rFonts w:ascii="Helvetica" w:hAnsi="Helvetica" w:cs="Helvetica"/>
          <w:kern w:val="0"/>
          <w:sz w:val="24"/>
        </w:rPr>
        <w:t>및</w:t>
      </w:r>
      <w:r>
        <w:rPr>
          <w:rFonts w:ascii="Helvetica" w:hAnsi="Helvetica" w:cs="Helvetica"/>
          <w:kern w:val="0"/>
          <w:sz w:val="24"/>
        </w:rPr>
        <w:t xml:space="preserve"> </w:t>
      </w:r>
      <w:r>
        <w:rPr>
          <w:rFonts w:ascii="Helvetica" w:hAnsi="Helvetica" w:cs="Helvetica"/>
          <w:kern w:val="0"/>
          <w:sz w:val="24"/>
        </w:rPr>
        <w:t>재생에너지</w:t>
      </w:r>
      <w:r>
        <w:rPr>
          <w:rFonts w:ascii="Helvetica" w:hAnsi="Helvetica" w:cs="Helvetica"/>
          <w:kern w:val="0"/>
          <w:sz w:val="24"/>
        </w:rPr>
        <w:t xml:space="preserve"> </w:t>
      </w:r>
      <w:r>
        <w:rPr>
          <w:rFonts w:ascii="Helvetica" w:hAnsi="Helvetica" w:cs="Helvetica"/>
          <w:kern w:val="0"/>
          <w:sz w:val="24"/>
        </w:rPr>
        <w:t>개발</w:t>
      </w:r>
      <w:r>
        <w:rPr>
          <w:rFonts w:ascii="Helvetica" w:hAnsi="Helvetica" w:cs="Helvetica"/>
          <w:kern w:val="0"/>
          <w:sz w:val="24"/>
        </w:rPr>
        <w:t>·</w:t>
      </w:r>
      <w:r>
        <w:rPr>
          <w:rFonts w:ascii="Helvetica" w:hAnsi="Helvetica" w:cs="Helvetica"/>
          <w:kern w:val="0"/>
          <w:sz w:val="24"/>
        </w:rPr>
        <w:t>이용</w:t>
      </w:r>
      <w:r>
        <w:rPr>
          <w:rFonts w:ascii="Helvetica" w:hAnsi="Helvetica" w:cs="Helvetica"/>
          <w:kern w:val="0"/>
          <w:sz w:val="24"/>
        </w:rPr>
        <w:t>·</w:t>
      </w:r>
      <w:r>
        <w:rPr>
          <w:rFonts w:ascii="Helvetica" w:hAnsi="Helvetica" w:cs="Helvetica"/>
          <w:kern w:val="0"/>
          <w:sz w:val="24"/>
        </w:rPr>
        <w:t>보급</w:t>
      </w:r>
      <w:r>
        <w:rPr>
          <w:rFonts w:ascii="Helvetica" w:hAnsi="Helvetica" w:cs="Helvetica"/>
          <w:kern w:val="0"/>
          <w:sz w:val="24"/>
        </w:rPr>
        <w:t xml:space="preserve"> </w:t>
      </w:r>
      <w:r>
        <w:rPr>
          <w:rFonts w:ascii="Helvetica" w:hAnsi="Helvetica" w:cs="Helvetica"/>
          <w:kern w:val="0"/>
          <w:sz w:val="24"/>
        </w:rPr>
        <w:t>촉진법</w:t>
      </w:r>
    </w:p>
    <w:p w14:paraId="22192F85" w14:textId="4639A9A2" w:rsidR="002445ED" w:rsidRPr="002445ED" w:rsidRDefault="002445ED" w:rsidP="002445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rPr>
          <w:rFonts w:ascii="Helvetica" w:hAnsi="Helvetica" w:cs="Helvetica"/>
          <w:kern w:val="0"/>
          <w:sz w:val="24"/>
        </w:rPr>
      </w:pPr>
      <w:r w:rsidRPr="002445ED">
        <w:rPr>
          <w:rFonts w:ascii="Helvetica" w:hAnsi="Helvetica" w:cs="Helvetica"/>
          <w:kern w:val="0"/>
          <w:sz w:val="24"/>
        </w:rPr>
        <w:t>https://www.law.go.kr/</w:t>
      </w:r>
      <w:r w:rsidRPr="002445ED">
        <w:rPr>
          <w:rFonts w:ascii="Helvetica" w:hAnsi="Helvetica" w:cs="Helvetica"/>
          <w:kern w:val="0"/>
          <w:sz w:val="24"/>
        </w:rPr>
        <w:t>법령</w:t>
      </w:r>
      <w:r w:rsidRPr="002445ED">
        <w:rPr>
          <w:rFonts w:ascii="Helvetica" w:hAnsi="Helvetica" w:cs="Helvetica"/>
          <w:kern w:val="0"/>
          <w:sz w:val="24"/>
        </w:rPr>
        <w:t>/</w:t>
      </w:r>
      <w:r w:rsidRPr="002445ED">
        <w:rPr>
          <w:rFonts w:ascii="Helvetica" w:hAnsi="Helvetica" w:cs="Helvetica"/>
          <w:kern w:val="0"/>
          <w:sz w:val="24"/>
        </w:rPr>
        <w:t>신재생에너지법</w:t>
      </w:r>
    </w:p>
    <w:p w14:paraId="427FC6D8" w14:textId="77777777" w:rsidR="002445ED" w:rsidRDefault="002445ED" w:rsidP="002445ED">
      <w:pPr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ind w:left="0" w:firstLine="0"/>
        <w:rPr>
          <w:rFonts w:ascii="Helvetica" w:hAnsi="Helvetica" w:cs="Helvetica"/>
          <w:kern w:val="0"/>
          <w:sz w:val="24"/>
        </w:rPr>
      </w:pPr>
      <w:r>
        <w:rPr>
          <w:rFonts w:ascii="Calibri" w:hAnsi="Calibri" w:cs="Calibri"/>
          <w:kern w:val="0"/>
          <w:sz w:val="24"/>
        </w:rPr>
        <w:t>﻿﻿</w:t>
      </w:r>
      <w:r>
        <w:rPr>
          <w:rFonts w:ascii="Helvetica" w:hAnsi="Helvetica" w:cs="Helvetica"/>
          <w:kern w:val="0"/>
          <w:sz w:val="24"/>
        </w:rPr>
        <w:t>환경정책기본법</w:t>
      </w:r>
    </w:p>
    <w:p w14:paraId="2761CE9E" w14:textId="7CAE31A3" w:rsidR="002445ED" w:rsidRDefault="002445ED" w:rsidP="002445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rPr>
          <w:rFonts w:ascii="Helvetica" w:hAnsi="Helvetica" w:cs="Helvetica"/>
          <w:kern w:val="0"/>
          <w:sz w:val="24"/>
        </w:rPr>
      </w:pPr>
      <w:r w:rsidRPr="002445ED">
        <w:rPr>
          <w:rFonts w:ascii="Helvetica" w:hAnsi="Helvetica" w:cs="Helvetica"/>
          <w:kern w:val="0"/>
          <w:sz w:val="24"/>
        </w:rPr>
        <w:t>https://www.law.go.kr/</w:t>
      </w:r>
      <w:r w:rsidRPr="002445ED">
        <w:rPr>
          <w:rFonts w:ascii="Helvetica" w:hAnsi="Helvetica" w:cs="Helvetica"/>
          <w:kern w:val="0"/>
          <w:sz w:val="24"/>
        </w:rPr>
        <w:t>법령</w:t>
      </w:r>
      <w:r w:rsidRPr="002445ED">
        <w:rPr>
          <w:rFonts w:ascii="Helvetica" w:hAnsi="Helvetica" w:cs="Helvetica"/>
          <w:kern w:val="0"/>
          <w:sz w:val="24"/>
        </w:rPr>
        <w:t>/</w:t>
      </w:r>
      <w:r>
        <w:rPr>
          <w:rFonts w:ascii="Helvetica" w:hAnsi="Helvetica" w:cs="Helvetica" w:hint="eastAsia"/>
          <w:kern w:val="0"/>
          <w:sz w:val="24"/>
        </w:rPr>
        <w:t>환경정책기본법</w:t>
      </w:r>
    </w:p>
    <w:p w14:paraId="2786E99C" w14:textId="77777777" w:rsidR="002445ED" w:rsidRDefault="002445ED" w:rsidP="002445ED">
      <w:pPr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ind w:left="0" w:firstLine="0"/>
        <w:rPr>
          <w:rFonts w:ascii="Helvetica" w:hAnsi="Helvetica" w:cs="Helvetica"/>
          <w:kern w:val="0"/>
          <w:sz w:val="24"/>
        </w:rPr>
      </w:pPr>
      <w:r>
        <w:rPr>
          <w:rFonts w:ascii="Calibri" w:hAnsi="Calibri" w:cs="Calibri"/>
          <w:kern w:val="0"/>
          <w:sz w:val="24"/>
        </w:rPr>
        <w:t>﻿﻿</w:t>
      </w:r>
      <w:r>
        <w:rPr>
          <w:rFonts w:ascii="Helvetica" w:hAnsi="Helvetica" w:cs="Helvetica"/>
          <w:kern w:val="0"/>
          <w:sz w:val="24"/>
        </w:rPr>
        <w:t>대기환경보전법</w:t>
      </w:r>
    </w:p>
    <w:p w14:paraId="560E10ED" w14:textId="6048C5C8" w:rsidR="002445ED" w:rsidRDefault="002445ED" w:rsidP="002445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rPr>
          <w:rFonts w:ascii="Helvetica" w:hAnsi="Helvetica" w:cs="Helvetica"/>
          <w:kern w:val="0"/>
          <w:sz w:val="24"/>
        </w:rPr>
      </w:pPr>
      <w:r w:rsidRPr="002445ED">
        <w:rPr>
          <w:rFonts w:ascii="Helvetica" w:hAnsi="Helvetica" w:cs="Helvetica"/>
          <w:kern w:val="0"/>
          <w:sz w:val="24"/>
        </w:rPr>
        <w:t>https://www.law.go.kr/</w:t>
      </w:r>
      <w:r w:rsidRPr="002445ED">
        <w:rPr>
          <w:rFonts w:ascii="Helvetica" w:hAnsi="Helvetica" w:cs="Helvetica"/>
          <w:kern w:val="0"/>
          <w:sz w:val="24"/>
        </w:rPr>
        <w:t>법령</w:t>
      </w:r>
      <w:r w:rsidRPr="002445ED">
        <w:rPr>
          <w:rFonts w:ascii="Helvetica" w:hAnsi="Helvetica" w:cs="Helvetica"/>
          <w:kern w:val="0"/>
          <w:sz w:val="24"/>
        </w:rPr>
        <w:t>/</w:t>
      </w:r>
      <w:r>
        <w:rPr>
          <w:rFonts w:ascii="Helvetica" w:hAnsi="Helvetica" w:cs="Helvetica" w:hint="eastAsia"/>
          <w:kern w:val="0"/>
          <w:sz w:val="24"/>
        </w:rPr>
        <w:t>대기환경보전법</w:t>
      </w:r>
    </w:p>
    <w:p w14:paraId="74F7C625" w14:textId="40480F7C" w:rsidR="002445ED" w:rsidRDefault="002445ED" w:rsidP="002445ED">
      <w:pPr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ind w:left="0" w:firstLine="0"/>
        <w:rPr>
          <w:rFonts w:ascii="Helvetica" w:hAnsi="Helvetica" w:cs="Helvetica"/>
          <w:kern w:val="0"/>
          <w:sz w:val="24"/>
        </w:rPr>
      </w:pPr>
      <w:r w:rsidRPr="002445ED">
        <w:rPr>
          <w:rFonts w:ascii="Helvetica" w:hAnsi="Helvetica" w:cs="Helvetica"/>
          <w:kern w:val="0"/>
          <w:sz w:val="24"/>
        </w:rPr>
        <w:t>폐기물관리법</w:t>
      </w:r>
    </w:p>
    <w:p w14:paraId="5953BA68" w14:textId="72142926" w:rsidR="002445ED" w:rsidRPr="002445ED" w:rsidRDefault="002445ED" w:rsidP="002445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rPr>
          <w:rFonts w:ascii="Helvetica" w:hAnsi="Helvetica" w:cs="Helvetica"/>
          <w:kern w:val="0"/>
          <w:sz w:val="24"/>
        </w:rPr>
      </w:pPr>
      <w:r w:rsidRPr="002445ED">
        <w:rPr>
          <w:rFonts w:ascii="Helvetica" w:hAnsi="Helvetica" w:cs="Helvetica"/>
          <w:kern w:val="0"/>
          <w:sz w:val="24"/>
        </w:rPr>
        <w:t>https://www.law.go.kr/</w:t>
      </w:r>
      <w:r w:rsidRPr="002445ED">
        <w:rPr>
          <w:rFonts w:ascii="Helvetica" w:hAnsi="Helvetica" w:cs="Helvetica"/>
          <w:kern w:val="0"/>
          <w:sz w:val="24"/>
        </w:rPr>
        <w:t>법령</w:t>
      </w:r>
      <w:r w:rsidRPr="002445ED">
        <w:rPr>
          <w:rFonts w:ascii="Helvetica" w:hAnsi="Helvetica" w:cs="Helvetica"/>
          <w:kern w:val="0"/>
          <w:sz w:val="24"/>
        </w:rPr>
        <w:t>/</w:t>
      </w:r>
      <w:r>
        <w:rPr>
          <w:rFonts w:ascii="Helvetica" w:hAnsi="Helvetica" w:cs="Helvetica" w:hint="eastAsia"/>
          <w:kern w:val="0"/>
          <w:sz w:val="24"/>
        </w:rPr>
        <w:t>페기물관리법</w:t>
      </w:r>
    </w:p>
    <w:p w14:paraId="60797D3D" w14:textId="17A25F99" w:rsidR="002445ED" w:rsidRPr="00067889" w:rsidRDefault="002445ED" w:rsidP="002445ED">
      <w:pPr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ind w:left="0" w:firstLine="0"/>
        <w:rPr>
          <w:rFonts w:ascii="Helvetica" w:hAnsi="Helvetica" w:cs="Helvetica"/>
          <w:color w:val="EE0000"/>
          <w:kern w:val="0"/>
          <w:sz w:val="24"/>
        </w:rPr>
      </w:pPr>
      <w:r>
        <w:rPr>
          <w:rFonts w:ascii="Calibri" w:hAnsi="Calibri" w:cs="Calibri"/>
          <w:kern w:val="0"/>
          <w:sz w:val="24"/>
        </w:rPr>
        <w:t>﻿﻿</w:t>
      </w:r>
      <w:commentRangeStart w:id="16"/>
      <w:r>
        <w:rPr>
          <w:rFonts w:ascii="Helvetica" w:hAnsi="Helvetica" w:cs="Helvetica"/>
          <w:kern w:val="0"/>
          <w:sz w:val="24"/>
        </w:rPr>
        <w:t>자원순환기본법</w:t>
      </w:r>
      <w:commentRangeEnd w:id="16"/>
      <w:r w:rsidR="00CC0AFF">
        <w:rPr>
          <w:rStyle w:val="ac"/>
        </w:rPr>
        <w:commentReference w:id="16"/>
      </w:r>
      <w:r>
        <w:rPr>
          <w:rFonts w:ascii="Helvetica" w:hAnsi="Helvetica" w:cs="Helvetica" w:hint="eastAsia"/>
          <w:kern w:val="0"/>
          <w:sz w:val="24"/>
        </w:rPr>
        <w:t xml:space="preserve"> </w:t>
      </w:r>
    </w:p>
    <w:p w14:paraId="4A03B80B" w14:textId="7F4422FC" w:rsidR="002445ED" w:rsidRDefault="002445ED" w:rsidP="002445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rPr>
          <w:rFonts w:ascii="Helvetica" w:hAnsi="Helvetica" w:cs="Helvetica"/>
          <w:kern w:val="0"/>
          <w:sz w:val="24"/>
        </w:rPr>
      </w:pPr>
      <w:r w:rsidRPr="002445ED">
        <w:rPr>
          <w:rFonts w:ascii="Helvetica" w:hAnsi="Helvetica" w:cs="Helvetica"/>
          <w:kern w:val="0"/>
          <w:sz w:val="24"/>
        </w:rPr>
        <w:t>https://www.law.go.kr/</w:t>
      </w:r>
      <w:r w:rsidRPr="002445ED">
        <w:rPr>
          <w:rFonts w:ascii="Helvetica" w:hAnsi="Helvetica" w:cs="Helvetica"/>
          <w:kern w:val="0"/>
          <w:sz w:val="24"/>
        </w:rPr>
        <w:t>법령</w:t>
      </w:r>
      <w:r w:rsidRPr="002445ED">
        <w:rPr>
          <w:rFonts w:ascii="Helvetica" w:hAnsi="Helvetica" w:cs="Helvetica"/>
          <w:kern w:val="0"/>
          <w:sz w:val="24"/>
        </w:rPr>
        <w:t>/</w:t>
      </w:r>
      <w:r>
        <w:rPr>
          <w:rFonts w:ascii="Helvetica" w:hAnsi="Helvetica" w:cs="Helvetica" w:hint="eastAsia"/>
          <w:kern w:val="0"/>
          <w:sz w:val="24"/>
        </w:rPr>
        <w:t>순환경제사회법</w:t>
      </w:r>
    </w:p>
    <w:p w14:paraId="2FC67A7B" w14:textId="77777777" w:rsidR="002445ED" w:rsidRDefault="002445ED" w:rsidP="002445ED">
      <w:pPr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ind w:left="0" w:firstLine="0"/>
        <w:rPr>
          <w:rFonts w:ascii="Helvetica" w:hAnsi="Helvetica" w:cs="Helvetica"/>
          <w:kern w:val="0"/>
          <w:sz w:val="24"/>
        </w:rPr>
      </w:pPr>
      <w:r>
        <w:rPr>
          <w:rFonts w:ascii="Calibri" w:hAnsi="Calibri" w:cs="Calibri"/>
          <w:kern w:val="0"/>
          <w:sz w:val="24"/>
        </w:rPr>
        <w:t>﻿﻿</w:t>
      </w:r>
      <w:r>
        <w:rPr>
          <w:rFonts w:ascii="Helvetica" w:hAnsi="Helvetica" w:cs="Helvetica"/>
          <w:kern w:val="0"/>
          <w:sz w:val="24"/>
        </w:rPr>
        <w:t>에너지법</w:t>
      </w:r>
    </w:p>
    <w:p w14:paraId="66E132C5" w14:textId="6F144248" w:rsidR="002445ED" w:rsidRDefault="002445ED" w:rsidP="002445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rPr>
          <w:rFonts w:ascii="Helvetica" w:hAnsi="Helvetica" w:cs="Helvetica"/>
          <w:kern w:val="0"/>
          <w:sz w:val="24"/>
        </w:rPr>
      </w:pPr>
      <w:r w:rsidRPr="002445ED">
        <w:rPr>
          <w:rFonts w:ascii="Helvetica" w:hAnsi="Helvetica" w:cs="Helvetica"/>
          <w:kern w:val="0"/>
          <w:sz w:val="24"/>
        </w:rPr>
        <w:t>https://www.law.go.kr/</w:t>
      </w:r>
      <w:r w:rsidRPr="002445ED">
        <w:rPr>
          <w:rFonts w:ascii="Helvetica" w:hAnsi="Helvetica" w:cs="Helvetica"/>
          <w:kern w:val="0"/>
          <w:sz w:val="24"/>
        </w:rPr>
        <w:t>법령</w:t>
      </w:r>
      <w:r w:rsidRPr="002445ED">
        <w:rPr>
          <w:rFonts w:ascii="Helvetica" w:hAnsi="Helvetica" w:cs="Helvetica"/>
          <w:kern w:val="0"/>
          <w:sz w:val="24"/>
        </w:rPr>
        <w:t>/</w:t>
      </w:r>
      <w:r>
        <w:rPr>
          <w:rFonts w:ascii="Helvetica" w:hAnsi="Helvetica" w:cs="Helvetica" w:hint="eastAsia"/>
          <w:kern w:val="0"/>
          <w:sz w:val="24"/>
        </w:rPr>
        <w:t>에너지법</w:t>
      </w:r>
    </w:p>
    <w:p w14:paraId="6C559B0B" w14:textId="77777777" w:rsidR="002445ED" w:rsidRDefault="002445ED" w:rsidP="002445ED">
      <w:pPr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ind w:left="0" w:firstLine="0"/>
        <w:rPr>
          <w:rFonts w:ascii="Helvetica" w:hAnsi="Helvetica" w:cs="Helvetica"/>
          <w:kern w:val="0"/>
          <w:sz w:val="24"/>
        </w:rPr>
      </w:pPr>
      <w:r>
        <w:rPr>
          <w:rFonts w:ascii="Calibri" w:hAnsi="Calibri" w:cs="Calibri"/>
          <w:kern w:val="0"/>
          <w:sz w:val="24"/>
        </w:rPr>
        <w:t>﻿﻿</w:t>
      </w:r>
      <w:r>
        <w:rPr>
          <w:rFonts w:ascii="Helvetica" w:hAnsi="Helvetica" w:cs="Helvetica"/>
          <w:kern w:val="0"/>
          <w:sz w:val="24"/>
        </w:rPr>
        <w:t>표시</w:t>
      </w:r>
      <w:r>
        <w:rPr>
          <w:rFonts w:ascii="Helvetica" w:hAnsi="Helvetica" w:cs="Helvetica"/>
          <w:kern w:val="0"/>
          <w:sz w:val="24"/>
        </w:rPr>
        <w:t>·</w:t>
      </w:r>
      <w:r>
        <w:rPr>
          <w:rFonts w:ascii="Helvetica" w:hAnsi="Helvetica" w:cs="Helvetica"/>
          <w:kern w:val="0"/>
          <w:sz w:val="24"/>
        </w:rPr>
        <w:t>광고의</w:t>
      </w:r>
      <w:r>
        <w:rPr>
          <w:rFonts w:ascii="Helvetica" w:hAnsi="Helvetica" w:cs="Helvetica"/>
          <w:kern w:val="0"/>
          <w:sz w:val="24"/>
        </w:rPr>
        <w:t xml:space="preserve"> </w:t>
      </w:r>
      <w:r>
        <w:rPr>
          <w:rFonts w:ascii="Helvetica" w:hAnsi="Helvetica" w:cs="Helvetica"/>
          <w:kern w:val="0"/>
          <w:sz w:val="24"/>
        </w:rPr>
        <w:t>공정화에</w:t>
      </w:r>
      <w:r>
        <w:rPr>
          <w:rFonts w:ascii="Helvetica" w:hAnsi="Helvetica" w:cs="Helvetica"/>
          <w:kern w:val="0"/>
          <w:sz w:val="24"/>
        </w:rPr>
        <w:t xml:space="preserve"> </w:t>
      </w:r>
      <w:r>
        <w:rPr>
          <w:rFonts w:ascii="Helvetica" w:hAnsi="Helvetica" w:cs="Helvetica"/>
          <w:kern w:val="0"/>
          <w:sz w:val="24"/>
        </w:rPr>
        <w:t>관한</w:t>
      </w:r>
      <w:r>
        <w:rPr>
          <w:rFonts w:ascii="Helvetica" w:hAnsi="Helvetica" w:cs="Helvetica"/>
          <w:kern w:val="0"/>
          <w:sz w:val="24"/>
        </w:rPr>
        <w:t xml:space="preserve"> </w:t>
      </w:r>
      <w:r>
        <w:rPr>
          <w:rFonts w:ascii="Helvetica" w:hAnsi="Helvetica" w:cs="Helvetica"/>
          <w:kern w:val="0"/>
          <w:sz w:val="24"/>
        </w:rPr>
        <w:t>법률</w:t>
      </w:r>
      <w:r>
        <w:rPr>
          <w:rFonts w:ascii="Helvetica" w:hAnsi="Helvetica" w:cs="Helvetica"/>
          <w:kern w:val="0"/>
          <w:sz w:val="24"/>
        </w:rPr>
        <w:t xml:space="preserve"> (</w:t>
      </w:r>
      <w:r>
        <w:rPr>
          <w:rFonts w:ascii="Helvetica" w:hAnsi="Helvetica" w:cs="Helvetica"/>
          <w:kern w:val="0"/>
          <w:sz w:val="24"/>
        </w:rPr>
        <w:t>표시광고법</w:t>
      </w:r>
      <w:r>
        <w:rPr>
          <w:rFonts w:ascii="Helvetica" w:hAnsi="Helvetica" w:cs="Helvetica"/>
          <w:kern w:val="0"/>
          <w:sz w:val="24"/>
        </w:rPr>
        <w:t>)</w:t>
      </w:r>
    </w:p>
    <w:p w14:paraId="5DC856DE" w14:textId="2BFEE648" w:rsidR="002445ED" w:rsidRDefault="002445ED" w:rsidP="002445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rPr>
          <w:rFonts w:ascii="Helvetica" w:hAnsi="Helvetica" w:cs="Helvetica"/>
          <w:kern w:val="0"/>
          <w:sz w:val="24"/>
        </w:rPr>
      </w:pPr>
      <w:r w:rsidRPr="002445ED">
        <w:rPr>
          <w:rFonts w:ascii="Helvetica" w:hAnsi="Helvetica" w:cs="Helvetica"/>
          <w:kern w:val="0"/>
          <w:sz w:val="24"/>
        </w:rPr>
        <w:t>https://www.law.go.kr/</w:t>
      </w:r>
      <w:r w:rsidRPr="002445ED">
        <w:rPr>
          <w:rFonts w:ascii="Helvetica" w:hAnsi="Helvetica" w:cs="Helvetica"/>
          <w:kern w:val="0"/>
          <w:sz w:val="24"/>
        </w:rPr>
        <w:t>법령</w:t>
      </w:r>
      <w:r w:rsidRPr="002445ED">
        <w:rPr>
          <w:rFonts w:ascii="Helvetica" w:hAnsi="Helvetica" w:cs="Helvetica"/>
          <w:kern w:val="0"/>
          <w:sz w:val="24"/>
        </w:rPr>
        <w:t>/</w:t>
      </w:r>
      <w:r>
        <w:rPr>
          <w:rFonts w:ascii="Helvetica" w:hAnsi="Helvetica" w:cs="Helvetica" w:hint="eastAsia"/>
          <w:kern w:val="0"/>
          <w:sz w:val="24"/>
        </w:rPr>
        <w:t>표시광고법</w:t>
      </w:r>
    </w:p>
    <w:p w14:paraId="2B29F773" w14:textId="78D46CD3" w:rsidR="002445ED" w:rsidRDefault="002445ED" w:rsidP="002445ED">
      <w:pPr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ind w:left="0" w:firstLine="0"/>
        <w:rPr>
          <w:rFonts w:ascii="Helvetica" w:hAnsi="Helvetica" w:cs="Helvetica"/>
          <w:kern w:val="0"/>
          <w:sz w:val="24"/>
        </w:rPr>
      </w:pPr>
      <w:r>
        <w:rPr>
          <w:rFonts w:ascii="Calibri" w:hAnsi="Calibri" w:cs="Calibri"/>
          <w:kern w:val="0"/>
          <w:sz w:val="24"/>
        </w:rPr>
        <w:t>﻿﻿</w:t>
      </w:r>
      <w:r>
        <w:rPr>
          <w:rFonts w:ascii="Helvetica" w:hAnsi="Helvetica" w:cs="Helvetica"/>
          <w:kern w:val="0"/>
          <w:sz w:val="24"/>
        </w:rPr>
        <w:t>저작권법</w:t>
      </w:r>
      <w:r>
        <w:rPr>
          <w:rFonts w:ascii="Helvetica" w:hAnsi="Helvetica" w:cs="Helvetica"/>
          <w:kern w:val="0"/>
          <w:sz w:val="24"/>
        </w:rPr>
        <w:t xml:space="preserve">, </w:t>
      </w:r>
      <w:r>
        <w:rPr>
          <w:rFonts w:ascii="Helvetica" w:hAnsi="Helvetica" w:cs="Helvetica"/>
          <w:kern w:val="0"/>
          <w:sz w:val="24"/>
        </w:rPr>
        <w:t>실용신안법</w:t>
      </w:r>
      <w:r>
        <w:rPr>
          <w:rFonts w:ascii="Helvetica" w:hAnsi="Helvetica" w:cs="Helvetica"/>
          <w:kern w:val="0"/>
          <w:sz w:val="24"/>
        </w:rPr>
        <w:t xml:space="preserve">, </w:t>
      </w:r>
      <w:r>
        <w:rPr>
          <w:rFonts w:ascii="Helvetica" w:hAnsi="Helvetica" w:cs="Helvetica"/>
          <w:kern w:val="0"/>
          <w:sz w:val="24"/>
        </w:rPr>
        <w:t>디자인</w:t>
      </w:r>
      <w:r>
        <w:rPr>
          <w:rFonts w:ascii="Helvetica" w:hAnsi="Helvetica" w:cs="Helvetica" w:hint="eastAsia"/>
          <w:kern w:val="0"/>
          <w:sz w:val="24"/>
        </w:rPr>
        <w:t>법</w:t>
      </w:r>
    </w:p>
    <w:p w14:paraId="079563A2" w14:textId="0CA3BD4B" w:rsidR="002445ED" w:rsidRDefault="002445ED" w:rsidP="002445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rPr>
          <w:rFonts w:ascii="Helvetica" w:hAnsi="Helvetica" w:cs="Helvetica"/>
          <w:kern w:val="0"/>
          <w:sz w:val="24"/>
        </w:rPr>
      </w:pPr>
      <w:r w:rsidRPr="002445ED">
        <w:rPr>
          <w:rFonts w:ascii="Helvetica" w:hAnsi="Helvetica" w:cs="Helvetica"/>
          <w:kern w:val="0"/>
          <w:sz w:val="24"/>
        </w:rPr>
        <w:t>https://www.law.go.kr/</w:t>
      </w:r>
      <w:r w:rsidRPr="002445ED">
        <w:rPr>
          <w:rFonts w:ascii="Helvetica" w:hAnsi="Helvetica" w:cs="Helvetica"/>
          <w:kern w:val="0"/>
          <w:sz w:val="24"/>
        </w:rPr>
        <w:t>법령</w:t>
      </w:r>
      <w:r w:rsidRPr="002445ED">
        <w:rPr>
          <w:rFonts w:ascii="Helvetica" w:hAnsi="Helvetica" w:cs="Helvetica"/>
          <w:kern w:val="0"/>
          <w:sz w:val="24"/>
        </w:rPr>
        <w:t>/</w:t>
      </w:r>
      <w:r>
        <w:rPr>
          <w:rFonts w:ascii="Helvetica" w:hAnsi="Helvetica" w:cs="Helvetica" w:hint="eastAsia"/>
          <w:kern w:val="0"/>
          <w:sz w:val="24"/>
        </w:rPr>
        <w:t>저작권법</w:t>
      </w:r>
    </w:p>
    <w:p w14:paraId="7F67474B" w14:textId="6D9E1682" w:rsidR="002445ED" w:rsidRDefault="002445ED" w:rsidP="002445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rPr>
          <w:rFonts w:ascii="Helvetica" w:hAnsi="Helvetica" w:cs="Helvetica"/>
          <w:kern w:val="0"/>
          <w:sz w:val="24"/>
        </w:rPr>
      </w:pPr>
      <w:r w:rsidRPr="002445ED">
        <w:rPr>
          <w:rFonts w:ascii="Helvetica" w:hAnsi="Helvetica" w:cs="Helvetica"/>
          <w:kern w:val="0"/>
          <w:sz w:val="24"/>
        </w:rPr>
        <w:t>https://www.law.go.kr/</w:t>
      </w:r>
      <w:r w:rsidRPr="002445ED">
        <w:rPr>
          <w:rFonts w:ascii="Helvetica" w:hAnsi="Helvetica" w:cs="Helvetica"/>
          <w:kern w:val="0"/>
          <w:sz w:val="24"/>
        </w:rPr>
        <w:t>법령</w:t>
      </w:r>
      <w:r w:rsidRPr="002445ED">
        <w:rPr>
          <w:rFonts w:ascii="Helvetica" w:hAnsi="Helvetica" w:cs="Helvetica"/>
          <w:kern w:val="0"/>
          <w:sz w:val="24"/>
        </w:rPr>
        <w:t>/</w:t>
      </w:r>
      <w:r>
        <w:rPr>
          <w:rFonts w:ascii="Helvetica" w:hAnsi="Helvetica" w:cs="Helvetica" w:hint="eastAsia"/>
          <w:kern w:val="0"/>
          <w:sz w:val="24"/>
        </w:rPr>
        <w:t>실용신안법</w:t>
      </w:r>
    </w:p>
    <w:p w14:paraId="5059F97C" w14:textId="661DBD44" w:rsidR="002445ED" w:rsidRPr="002445ED" w:rsidRDefault="002445ED" w:rsidP="002445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rPr>
          <w:rFonts w:ascii="Helvetica" w:hAnsi="Helvetica" w:cs="Helvetica"/>
          <w:kern w:val="0"/>
          <w:sz w:val="24"/>
        </w:rPr>
      </w:pPr>
      <w:r w:rsidRPr="002445ED">
        <w:rPr>
          <w:rFonts w:ascii="Helvetica" w:hAnsi="Helvetica" w:cs="Helvetica"/>
          <w:kern w:val="0"/>
          <w:sz w:val="24"/>
        </w:rPr>
        <w:t>https://www.law.go.kr/</w:t>
      </w:r>
      <w:r w:rsidRPr="002445ED">
        <w:rPr>
          <w:rFonts w:ascii="Helvetica" w:hAnsi="Helvetica" w:cs="Helvetica"/>
          <w:kern w:val="0"/>
          <w:sz w:val="24"/>
        </w:rPr>
        <w:t>법령</w:t>
      </w:r>
      <w:r w:rsidRPr="002445ED">
        <w:rPr>
          <w:rFonts w:ascii="Helvetica" w:hAnsi="Helvetica" w:cs="Helvetica"/>
          <w:kern w:val="0"/>
          <w:sz w:val="24"/>
        </w:rPr>
        <w:t>/</w:t>
      </w:r>
      <w:r>
        <w:rPr>
          <w:rFonts w:ascii="Helvetica" w:hAnsi="Helvetica" w:cs="Helvetica" w:hint="eastAsia"/>
          <w:kern w:val="0"/>
          <w:sz w:val="24"/>
        </w:rPr>
        <w:t>디자인법</w:t>
      </w:r>
    </w:p>
    <w:p w14:paraId="0406B366" w14:textId="77777777" w:rsidR="002445ED" w:rsidRDefault="002445ED" w:rsidP="002445ED">
      <w:pPr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ind w:left="0" w:firstLine="0"/>
        <w:rPr>
          <w:rFonts w:ascii="Helvetica" w:hAnsi="Helvetica" w:cs="Helvetica"/>
          <w:kern w:val="0"/>
          <w:sz w:val="24"/>
        </w:rPr>
      </w:pPr>
      <w:r>
        <w:rPr>
          <w:rFonts w:ascii="Calibri" w:hAnsi="Calibri" w:cs="Calibri"/>
          <w:kern w:val="0"/>
          <w:sz w:val="24"/>
        </w:rPr>
        <w:t>﻿﻿</w:t>
      </w:r>
      <w:r>
        <w:rPr>
          <w:rFonts w:ascii="Helvetica" w:hAnsi="Helvetica" w:cs="Helvetica"/>
          <w:kern w:val="0"/>
          <w:sz w:val="24"/>
        </w:rPr>
        <w:t>에너지이용합리화법</w:t>
      </w:r>
    </w:p>
    <w:p w14:paraId="4A067CBE" w14:textId="71467A75" w:rsidR="002445ED" w:rsidRDefault="002445ED" w:rsidP="002445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rPr>
          <w:rFonts w:ascii="Helvetica" w:hAnsi="Helvetica" w:cs="Helvetica"/>
          <w:kern w:val="0"/>
          <w:sz w:val="24"/>
        </w:rPr>
      </w:pPr>
      <w:r w:rsidRPr="002445ED">
        <w:rPr>
          <w:rFonts w:ascii="Helvetica" w:hAnsi="Helvetica" w:cs="Helvetica"/>
          <w:kern w:val="0"/>
          <w:sz w:val="24"/>
        </w:rPr>
        <w:t>https://www.law.go.kr/</w:t>
      </w:r>
      <w:r w:rsidRPr="002445ED">
        <w:rPr>
          <w:rFonts w:ascii="Helvetica" w:hAnsi="Helvetica" w:cs="Helvetica"/>
          <w:kern w:val="0"/>
          <w:sz w:val="24"/>
        </w:rPr>
        <w:t>법령</w:t>
      </w:r>
      <w:r w:rsidRPr="002445ED">
        <w:rPr>
          <w:rFonts w:ascii="Helvetica" w:hAnsi="Helvetica" w:cs="Helvetica"/>
          <w:kern w:val="0"/>
          <w:sz w:val="24"/>
        </w:rPr>
        <w:t>/</w:t>
      </w:r>
      <w:r>
        <w:rPr>
          <w:rFonts w:ascii="Helvetica" w:hAnsi="Helvetica" w:cs="Helvetica" w:hint="eastAsia"/>
          <w:kern w:val="0"/>
          <w:sz w:val="24"/>
        </w:rPr>
        <w:t>에너지이용합리화법</w:t>
      </w:r>
    </w:p>
    <w:p w14:paraId="101D0183" w14:textId="4DD3074E" w:rsidR="002445ED" w:rsidRDefault="002445ED" w:rsidP="002445ED">
      <w:pPr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ind w:left="0" w:firstLine="0"/>
        <w:rPr>
          <w:rFonts w:ascii="Helvetica" w:hAnsi="Helvetica" w:cs="Helvetica"/>
          <w:kern w:val="0"/>
          <w:sz w:val="24"/>
        </w:rPr>
      </w:pPr>
      <w:r>
        <w:rPr>
          <w:rFonts w:ascii="Calibri" w:hAnsi="Calibri" w:cs="Calibri"/>
          <w:kern w:val="0"/>
          <w:sz w:val="24"/>
        </w:rPr>
        <w:t>﻿﻿</w:t>
      </w:r>
      <w:r>
        <w:rPr>
          <w:rFonts w:ascii="Helvetica" w:hAnsi="Helvetica" w:cs="Helvetica"/>
          <w:kern w:val="0"/>
          <w:sz w:val="24"/>
        </w:rPr>
        <w:t>신</w:t>
      </w:r>
      <w:r>
        <w:rPr>
          <w:rFonts w:ascii="Helvetica" w:hAnsi="Helvetica" w:cs="Helvetica"/>
          <w:kern w:val="0"/>
          <w:sz w:val="24"/>
        </w:rPr>
        <w:t>•</w:t>
      </w:r>
      <w:r>
        <w:rPr>
          <w:rFonts w:ascii="Helvetica" w:hAnsi="Helvetica" w:cs="Helvetica"/>
          <w:kern w:val="0"/>
          <w:sz w:val="24"/>
        </w:rPr>
        <w:t>재생에너지</w:t>
      </w:r>
      <w:r>
        <w:rPr>
          <w:rFonts w:ascii="Helvetica" w:hAnsi="Helvetica" w:cs="Helvetica"/>
          <w:kern w:val="0"/>
          <w:sz w:val="24"/>
        </w:rPr>
        <w:t xml:space="preserve"> </w:t>
      </w:r>
      <w:r>
        <w:rPr>
          <w:rFonts w:ascii="Helvetica" w:hAnsi="Helvetica" w:cs="Helvetica"/>
          <w:kern w:val="0"/>
          <w:sz w:val="24"/>
        </w:rPr>
        <w:t>법률</w:t>
      </w:r>
      <w:r>
        <w:rPr>
          <w:rFonts w:ascii="Helvetica" w:hAnsi="Helvetica" w:cs="Helvetica" w:hint="eastAsia"/>
          <w:kern w:val="0"/>
          <w:sz w:val="24"/>
        </w:rPr>
        <w:t xml:space="preserve"> (</w:t>
      </w:r>
      <w:r w:rsidRPr="002445ED">
        <w:rPr>
          <w:rFonts w:ascii="Times New Roman" w:hAnsi="Times New Roman" w:cs="Times New Roman"/>
          <w:kern w:val="0"/>
          <w:sz w:val="24"/>
        </w:rPr>
        <w:t>→</w:t>
      </w:r>
      <w:r>
        <w:rPr>
          <w:rFonts w:ascii="Times New Roman" w:hAnsi="Times New Roman" w:cs="Times New Roman" w:hint="eastAsia"/>
          <w:kern w:val="0"/>
          <w:sz w:val="24"/>
        </w:rPr>
        <w:t xml:space="preserve"> </w:t>
      </w:r>
      <w:r w:rsidRPr="002445ED">
        <w:rPr>
          <w:rFonts w:ascii="Helvetica" w:hAnsi="Helvetica" w:cs="Helvetica"/>
          <w:kern w:val="0"/>
          <w:sz w:val="24"/>
        </w:rPr>
        <w:t>신에너지</w:t>
      </w:r>
      <w:r w:rsidRPr="002445ED">
        <w:rPr>
          <w:rFonts w:ascii="Helvetica" w:hAnsi="Helvetica" w:cs="Helvetica"/>
          <w:kern w:val="0"/>
          <w:sz w:val="24"/>
        </w:rPr>
        <w:t xml:space="preserve"> </w:t>
      </w:r>
      <w:r w:rsidRPr="002445ED">
        <w:rPr>
          <w:rFonts w:ascii="Helvetica" w:hAnsi="Helvetica" w:cs="Helvetica"/>
          <w:kern w:val="0"/>
          <w:sz w:val="24"/>
        </w:rPr>
        <w:t>및</w:t>
      </w:r>
      <w:r w:rsidRPr="002445ED">
        <w:rPr>
          <w:rFonts w:ascii="Helvetica" w:hAnsi="Helvetica" w:cs="Helvetica"/>
          <w:kern w:val="0"/>
          <w:sz w:val="24"/>
        </w:rPr>
        <w:t xml:space="preserve"> </w:t>
      </w:r>
      <w:r w:rsidRPr="002445ED">
        <w:rPr>
          <w:rFonts w:ascii="Helvetica" w:hAnsi="Helvetica" w:cs="Helvetica"/>
          <w:kern w:val="0"/>
          <w:sz w:val="24"/>
        </w:rPr>
        <w:t>재생에너지</w:t>
      </w:r>
      <w:r w:rsidRPr="002445ED">
        <w:rPr>
          <w:rFonts w:ascii="Helvetica" w:hAnsi="Helvetica" w:cs="Helvetica"/>
          <w:kern w:val="0"/>
          <w:sz w:val="24"/>
        </w:rPr>
        <w:t xml:space="preserve"> </w:t>
      </w:r>
      <w:r w:rsidRPr="002445ED">
        <w:rPr>
          <w:rFonts w:ascii="Helvetica" w:hAnsi="Helvetica" w:cs="Helvetica"/>
          <w:kern w:val="0"/>
          <w:sz w:val="24"/>
        </w:rPr>
        <w:t>개발ㆍ이용ㆍ보급</w:t>
      </w:r>
      <w:r w:rsidRPr="002445ED">
        <w:rPr>
          <w:rFonts w:ascii="Helvetica" w:hAnsi="Helvetica" w:cs="Helvetica"/>
          <w:kern w:val="0"/>
          <w:sz w:val="24"/>
        </w:rPr>
        <w:t xml:space="preserve"> </w:t>
      </w:r>
      <w:r w:rsidRPr="002445ED">
        <w:rPr>
          <w:rFonts w:ascii="Helvetica" w:hAnsi="Helvetica" w:cs="Helvetica"/>
          <w:kern w:val="0"/>
          <w:sz w:val="24"/>
        </w:rPr>
        <w:t>촉진법</w:t>
      </w:r>
      <w:r>
        <w:rPr>
          <w:rFonts w:ascii="Helvetica" w:hAnsi="Helvetica" w:cs="Helvetica" w:hint="eastAsia"/>
          <w:kern w:val="0"/>
          <w:sz w:val="24"/>
        </w:rPr>
        <w:t>)</w:t>
      </w:r>
      <w:r w:rsidR="006C0716">
        <w:rPr>
          <w:rFonts w:ascii="Helvetica" w:hAnsi="Helvetica" w:cs="Helvetica" w:hint="eastAsia"/>
          <w:kern w:val="0"/>
          <w:sz w:val="24"/>
        </w:rPr>
        <w:t xml:space="preserve"> </w:t>
      </w:r>
      <w:r w:rsidR="006C0716" w:rsidRPr="002445ED">
        <w:rPr>
          <w:rFonts w:ascii="Helvetica" w:hAnsi="Helvetica" w:cs="Helvetica" w:hint="eastAsia"/>
          <w:color w:val="EE0000"/>
          <w:kern w:val="0"/>
          <w:sz w:val="24"/>
        </w:rPr>
        <w:t>(</w:t>
      </w:r>
      <w:r w:rsidR="006C0716" w:rsidRPr="002445ED">
        <w:rPr>
          <w:rFonts w:ascii="Helvetica" w:hAnsi="Helvetica" w:cs="Helvetica"/>
          <w:color w:val="EE0000"/>
          <w:kern w:val="0"/>
          <w:sz w:val="24"/>
        </w:rPr>
        <w:t>redundant)</w:t>
      </w:r>
    </w:p>
    <w:p w14:paraId="3F70D8F5" w14:textId="43E12648" w:rsidR="002445ED" w:rsidRDefault="002445ED" w:rsidP="002445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rPr>
          <w:rFonts w:ascii="Helvetica" w:hAnsi="Helvetica" w:cs="Helvetica"/>
          <w:kern w:val="0"/>
          <w:sz w:val="24"/>
        </w:rPr>
      </w:pPr>
      <w:r w:rsidRPr="002445ED">
        <w:rPr>
          <w:rFonts w:ascii="Helvetica" w:hAnsi="Helvetica" w:cs="Helvetica"/>
          <w:kern w:val="0"/>
          <w:sz w:val="24"/>
        </w:rPr>
        <w:t>https://www.law.go.kr/</w:t>
      </w:r>
      <w:r w:rsidRPr="002445ED">
        <w:rPr>
          <w:rFonts w:ascii="Helvetica" w:hAnsi="Helvetica" w:cs="Helvetica"/>
          <w:kern w:val="0"/>
          <w:sz w:val="24"/>
        </w:rPr>
        <w:t>법령</w:t>
      </w:r>
      <w:r w:rsidRPr="002445ED">
        <w:rPr>
          <w:rFonts w:ascii="Helvetica" w:hAnsi="Helvetica" w:cs="Helvetica"/>
          <w:kern w:val="0"/>
          <w:sz w:val="24"/>
        </w:rPr>
        <w:t>/</w:t>
      </w:r>
      <w:r>
        <w:rPr>
          <w:rFonts w:ascii="Helvetica" w:hAnsi="Helvetica" w:cs="Helvetica" w:hint="eastAsia"/>
          <w:kern w:val="0"/>
          <w:sz w:val="24"/>
        </w:rPr>
        <w:t>신재생에너지법</w:t>
      </w:r>
    </w:p>
    <w:p w14:paraId="43CFAD92" w14:textId="77777777" w:rsidR="002445ED" w:rsidRDefault="002445ED" w:rsidP="002445ED">
      <w:pPr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ind w:left="0" w:firstLine="0"/>
        <w:rPr>
          <w:rFonts w:ascii="Helvetica" w:hAnsi="Helvetica" w:cs="Helvetica"/>
          <w:kern w:val="0"/>
          <w:sz w:val="24"/>
        </w:rPr>
      </w:pPr>
      <w:r>
        <w:rPr>
          <w:rFonts w:ascii="Calibri" w:hAnsi="Calibri" w:cs="Calibri"/>
          <w:kern w:val="0"/>
          <w:sz w:val="24"/>
        </w:rPr>
        <w:t>﻿﻿</w:t>
      </w:r>
      <w:r>
        <w:rPr>
          <w:rFonts w:ascii="Helvetica" w:hAnsi="Helvetica" w:cs="Helvetica"/>
          <w:kern w:val="0"/>
          <w:sz w:val="24"/>
        </w:rPr>
        <w:t>국가</w:t>
      </w:r>
      <w:r>
        <w:rPr>
          <w:rFonts w:ascii="Helvetica" w:hAnsi="Helvetica" w:cs="Helvetica"/>
          <w:kern w:val="0"/>
          <w:sz w:val="24"/>
        </w:rPr>
        <w:t xml:space="preserve"> </w:t>
      </w:r>
      <w:r>
        <w:rPr>
          <w:rFonts w:ascii="Helvetica" w:hAnsi="Helvetica" w:cs="Helvetica"/>
          <w:kern w:val="0"/>
          <w:sz w:val="24"/>
        </w:rPr>
        <w:t>첨단</w:t>
      </w:r>
      <w:r>
        <w:rPr>
          <w:rFonts w:ascii="Helvetica" w:hAnsi="Helvetica" w:cs="Helvetica"/>
          <w:kern w:val="0"/>
          <w:sz w:val="24"/>
        </w:rPr>
        <w:t xml:space="preserve"> </w:t>
      </w:r>
      <w:r>
        <w:rPr>
          <w:rFonts w:ascii="Helvetica" w:hAnsi="Helvetica" w:cs="Helvetica"/>
          <w:kern w:val="0"/>
          <w:sz w:val="24"/>
        </w:rPr>
        <w:t>전략</w:t>
      </w:r>
      <w:r>
        <w:rPr>
          <w:rFonts w:ascii="Helvetica" w:hAnsi="Helvetica" w:cs="Helvetica"/>
          <w:kern w:val="0"/>
          <w:sz w:val="24"/>
        </w:rPr>
        <w:t xml:space="preserve"> </w:t>
      </w:r>
      <w:r>
        <w:rPr>
          <w:rFonts w:ascii="Helvetica" w:hAnsi="Helvetica" w:cs="Helvetica"/>
          <w:kern w:val="0"/>
          <w:sz w:val="24"/>
        </w:rPr>
        <w:t>산업</w:t>
      </w:r>
      <w:r>
        <w:rPr>
          <w:rFonts w:ascii="Helvetica" w:hAnsi="Helvetica" w:cs="Helvetica"/>
          <w:kern w:val="0"/>
          <w:sz w:val="24"/>
        </w:rPr>
        <w:t xml:space="preserve"> </w:t>
      </w:r>
      <w:r>
        <w:rPr>
          <w:rFonts w:ascii="Helvetica" w:hAnsi="Helvetica" w:cs="Helvetica"/>
          <w:kern w:val="0"/>
          <w:sz w:val="24"/>
        </w:rPr>
        <w:t>경쟁력</w:t>
      </w:r>
      <w:r>
        <w:rPr>
          <w:rFonts w:ascii="Helvetica" w:hAnsi="Helvetica" w:cs="Helvetica"/>
          <w:kern w:val="0"/>
          <w:sz w:val="24"/>
        </w:rPr>
        <w:t xml:space="preserve"> </w:t>
      </w:r>
      <w:r>
        <w:rPr>
          <w:rFonts w:ascii="Helvetica" w:hAnsi="Helvetica" w:cs="Helvetica"/>
          <w:kern w:val="0"/>
          <w:sz w:val="24"/>
        </w:rPr>
        <w:t>강화</w:t>
      </w:r>
      <w:r>
        <w:rPr>
          <w:rFonts w:ascii="Helvetica" w:hAnsi="Helvetica" w:cs="Helvetica"/>
          <w:kern w:val="0"/>
          <w:sz w:val="24"/>
        </w:rPr>
        <w:t xml:space="preserve"> </w:t>
      </w:r>
      <w:r>
        <w:rPr>
          <w:rFonts w:ascii="Helvetica" w:hAnsi="Helvetica" w:cs="Helvetica"/>
          <w:kern w:val="0"/>
          <w:sz w:val="24"/>
        </w:rPr>
        <w:t>및</w:t>
      </w:r>
      <w:r>
        <w:rPr>
          <w:rFonts w:ascii="Helvetica" w:hAnsi="Helvetica" w:cs="Helvetica"/>
          <w:kern w:val="0"/>
          <w:sz w:val="24"/>
        </w:rPr>
        <w:t xml:space="preserve"> </w:t>
      </w:r>
      <w:r>
        <w:rPr>
          <w:rFonts w:ascii="Helvetica" w:hAnsi="Helvetica" w:cs="Helvetica"/>
          <w:kern w:val="0"/>
          <w:sz w:val="24"/>
        </w:rPr>
        <w:t>보호에</w:t>
      </w:r>
      <w:r>
        <w:rPr>
          <w:rFonts w:ascii="Helvetica" w:hAnsi="Helvetica" w:cs="Helvetica"/>
          <w:kern w:val="0"/>
          <w:sz w:val="24"/>
        </w:rPr>
        <w:t xml:space="preserve"> </w:t>
      </w:r>
      <w:r>
        <w:rPr>
          <w:rFonts w:ascii="Helvetica" w:hAnsi="Helvetica" w:cs="Helvetica"/>
          <w:kern w:val="0"/>
          <w:sz w:val="24"/>
        </w:rPr>
        <w:t>관한</w:t>
      </w:r>
      <w:r>
        <w:rPr>
          <w:rFonts w:ascii="Helvetica" w:hAnsi="Helvetica" w:cs="Helvetica"/>
          <w:kern w:val="0"/>
          <w:sz w:val="24"/>
        </w:rPr>
        <w:t xml:space="preserve"> </w:t>
      </w:r>
      <w:r>
        <w:rPr>
          <w:rFonts w:ascii="Helvetica" w:hAnsi="Helvetica" w:cs="Helvetica"/>
          <w:kern w:val="0"/>
          <w:sz w:val="24"/>
        </w:rPr>
        <w:t>특별조치법</w:t>
      </w:r>
    </w:p>
    <w:p w14:paraId="57A91F3A" w14:textId="3CA86550" w:rsidR="002445ED" w:rsidRDefault="002445ED" w:rsidP="002445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rPr>
          <w:rFonts w:ascii="Helvetica" w:hAnsi="Helvetica" w:cs="Helvetica"/>
          <w:kern w:val="0"/>
          <w:sz w:val="24"/>
        </w:rPr>
      </w:pPr>
      <w:r w:rsidRPr="002445ED">
        <w:rPr>
          <w:rFonts w:ascii="Helvetica" w:hAnsi="Helvetica" w:cs="Helvetica"/>
          <w:kern w:val="0"/>
          <w:sz w:val="24"/>
        </w:rPr>
        <w:t>https://www.law.go.kr/</w:t>
      </w:r>
      <w:r w:rsidRPr="002445ED">
        <w:rPr>
          <w:rFonts w:ascii="Helvetica" w:hAnsi="Helvetica" w:cs="Helvetica"/>
          <w:kern w:val="0"/>
          <w:sz w:val="24"/>
        </w:rPr>
        <w:t>법령</w:t>
      </w:r>
      <w:r w:rsidRPr="002445ED">
        <w:rPr>
          <w:rFonts w:ascii="Helvetica" w:hAnsi="Helvetica" w:cs="Helvetica"/>
          <w:kern w:val="0"/>
          <w:sz w:val="24"/>
        </w:rPr>
        <w:t>/</w:t>
      </w:r>
      <w:r w:rsidRPr="002445ED">
        <w:rPr>
          <w:rFonts w:ascii="Helvetica" w:hAnsi="Helvetica" w:cs="Helvetica"/>
          <w:kern w:val="0"/>
          <w:sz w:val="24"/>
        </w:rPr>
        <w:t>국가첨단전략산업경쟁력강화및보호에관한특별조치법</w:t>
      </w:r>
    </w:p>
    <w:p w14:paraId="11428F9C" w14:textId="1A70B21D" w:rsidR="002445ED" w:rsidRDefault="002445ED" w:rsidP="002445ED">
      <w:pPr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ind w:left="0" w:firstLine="0"/>
        <w:rPr>
          <w:rFonts w:ascii="Helvetica" w:hAnsi="Helvetica" w:cs="Helvetica"/>
          <w:kern w:val="0"/>
          <w:sz w:val="24"/>
        </w:rPr>
      </w:pPr>
      <w:r>
        <w:rPr>
          <w:rFonts w:ascii="Calibri" w:hAnsi="Calibri" w:cs="Calibri"/>
          <w:kern w:val="0"/>
          <w:sz w:val="24"/>
        </w:rPr>
        <w:t>﻿﻿</w:t>
      </w:r>
      <w:r>
        <w:rPr>
          <w:rFonts w:ascii="Helvetica" w:hAnsi="Helvetica" w:cs="Helvetica"/>
          <w:kern w:val="0"/>
          <w:sz w:val="24"/>
        </w:rPr>
        <w:t>특허법</w:t>
      </w:r>
      <w:r>
        <w:rPr>
          <w:rFonts w:ascii="Helvetica" w:hAnsi="Helvetica" w:cs="Helvetica"/>
          <w:kern w:val="0"/>
          <w:sz w:val="24"/>
        </w:rPr>
        <w:t xml:space="preserve">, </w:t>
      </w:r>
      <w:r>
        <w:rPr>
          <w:rFonts w:ascii="Helvetica" w:hAnsi="Helvetica" w:cs="Helvetica"/>
          <w:kern w:val="0"/>
          <w:sz w:val="24"/>
        </w:rPr>
        <w:t>실용신안법</w:t>
      </w:r>
      <w:r w:rsidR="006C0716">
        <w:rPr>
          <w:rFonts w:ascii="Helvetica" w:hAnsi="Helvetica" w:cs="Helvetica" w:hint="eastAsia"/>
          <w:kern w:val="0"/>
          <w:sz w:val="24"/>
        </w:rPr>
        <w:t xml:space="preserve"> </w:t>
      </w:r>
      <w:r w:rsidR="006C0716" w:rsidRPr="002445ED">
        <w:rPr>
          <w:rFonts w:ascii="Helvetica" w:hAnsi="Helvetica" w:cs="Helvetica" w:hint="eastAsia"/>
          <w:color w:val="EE0000"/>
          <w:kern w:val="0"/>
          <w:sz w:val="24"/>
        </w:rPr>
        <w:t>(</w:t>
      </w:r>
      <w:r w:rsidR="006C0716">
        <w:rPr>
          <w:rFonts w:ascii="Helvetica" w:hAnsi="Helvetica" w:cs="Helvetica" w:hint="eastAsia"/>
          <w:color w:val="EE0000"/>
          <w:kern w:val="0"/>
          <w:sz w:val="24"/>
        </w:rPr>
        <w:t>실용신안법은</w:t>
      </w:r>
      <w:r w:rsidR="006C0716">
        <w:rPr>
          <w:rFonts w:ascii="Helvetica" w:hAnsi="Helvetica" w:cs="Helvetica" w:hint="eastAsia"/>
          <w:color w:val="EE0000"/>
          <w:kern w:val="0"/>
          <w:sz w:val="24"/>
        </w:rPr>
        <w:t xml:space="preserve"> </w:t>
      </w:r>
      <w:r w:rsidR="006C0716" w:rsidRPr="002445ED">
        <w:rPr>
          <w:rFonts w:ascii="Helvetica" w:hAnsi="Helvetica" w:cs="Helvetica"/>
          <w:color w:val="EE0000"/>
          <w:kern w:val="0"/>
          <w:sz w:val="24"/>
        </w:rPr>
        <w:t>redundant)</w:t>
      </w:r>
    </w:p>
    <w:p w14:paraId="27057C9B" w14:textId="00658E35" w:rsidR="002445ED" w:rsidRDefault="002445ED" w:rsidP="002445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rPr>
          <w:rFonts w:ascii="Helvetica" w:hAnsi="Helvetica" w:cs="Helvetica"/>
          <w:kern w:val="0"/>
          <w:sz w:val="24"/>
        </w:rPr>
      </w:pPr>
      <w:r w:rsidRPr="002445ED">
        <w:rPr>
          <w:rFonts w:ascii="Helvetica" w:hAnsi="Helvetica" w:cs="Helvetica"/>
          <w:kern w:val="0"/>
          <w:sz w:val="24"/>
        </w:rPr>
        <w:t>https://www.law.go.kr/</w:t>
      </w:r>
      <w:r w:rsidRPr="002445ED">
        <w:rPr>
          <w:rFonts w:ascii="Helvetica" w:hAnsi="Helvetica" w:cs="Helvetica"/>
          <w:kern w:val="0"/>
          <w:sz w:val="24"/>
        </w:rPr>
        <w:t>법령</w:t>
      </w:r>
      <w:r w:rsidRPr="002445ED">
        <w:rPr>
          <w:rFonts w:ascii="Helvetica" w:hAnsi="Helvetica" w:cs="Helvetica"/>
          <w:kern w:val="0"/>
          <w:sz w:val="24"/>
        </w:rPr>
        <w:t>/</w:t>
      </w:r>
      <w:r>
        <w:rPr>
          <w:rFonts w:ascii="Helvetica" w:hAnsi="Helvetica" w:cs="Helvetica" w:hint="eastAsia"/>
          <w:kern w:val="0"/>
          <w:sz w:val="24"/>
        </w:rPr>
        <w:t>특허법</w:t>
      </w:r>
    </w:p>
    <w:p w14:paraId="3AE3E884" w14:textId="50C42991" w:rsidR="002445ED" w:rsidRPr="002445ED" w:rsidRDefault="002445ED" w:rsidP="002445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rPr>
          <w:rFonts w:ascii="Helvetica" w:hAnsi="Helvetica" w:cs="Helvetica"/>
          <w:kern w:val="0"/>
          <w:sz w:val="24"/>
        </w:rPr>
      </w:pPr>
      <w:r w:rsidRPr="002445ED">
        <w:rPr>
          <w:rFonts w:ascii="Helvetica" w:hAnsi="Helvetica" w:cs="Helvetica"/>
          <w:kern w:val="0"/>
          <w:sz w:val="24"/>
        </w:rPr>
        <w:t>https://www.law.go.kr/</w:t>
      </w:r>
      <w:r w:rsidRPr="002445ED">
        <w:rPr>
          <w:rFonts w:ascii="Helvetica" w:hAnsi="Helvetica" w:cs="Helvetica"/>
          <w:kern w:val="0"/>
          <w:sz w:val="24"/>
        </w:rPr>
        <w:t>법령</w:t>
      </w:r>
      <w:r w:rsidRPr="002445ED">
        <w:rPr>
          <w:rFonts w:ascii="Helvetica" w:hAnsi="Helvetica" w:cs="Helvetica"/>
          <w:kern w:val="0"/>
          <w:sz w:val="24"/>
        </w:rPr>
        <w:t>/</w:t>
      </w:r>
      <w:r>
        <w:rPr>
          <w:rFonts w:ascii="Helvetica" w:hAnsi="Helvetica" w:cs="Helvetica" w:hint="eastAsia"/>
          <w:kern w:val="0"/>
          <w:sz w:val="24"/>
        </w:rPr>
        <w:t>실용신안법</w:t>
      </w:r>
    </w:p>
    <w:p w14:paraId="418C17C8" w14:textId="77777777" w:rsidR="002445ED" w:rsidRDefault="002445ED" w:rsidP="002445ED">
      <w:pPr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ind w:left="0" w:firstLine="0"/>
        <w:rPr>
          <w:rFonts w:ascii="Helvetica" w:hAnsi="Helvetica" w:cs="Helvetica"/>
          <w:kern w:val="0"/>
          <w:sz w:val="24"/>
        </w:rPr>
      </w:pPr>
      <w:r>
        <w:rPr>
          <w:rFonts w:ascii="Calibri" w:hAnsi="Calibri" w:cs="Calibri"/>
          <w:kern w:val="0"/>
          <w:sz w:val="24"/>
        </w:rPr>
        <w:t>﻿﻿</w:t>
      </w:r>
      <w:r>
        <w:rPr>
          <w:rFonts w:ascii="Helvetica" w:hAnsi="Helvetica" w:cs="Helvetica"/>
          <w:kern w:val="0"/>
          <w:sz w:val="24"/>
        </w:rPr>
        <w:t>부정경쟁방지</w:t>
      </w:r>
      <w:r>
        <w:rPr>
          <w:rFonts w:ascii="Helvetica" w:hAnsi="Helvetica" w:cs="Helvetica"/>
          <w:kern w:val="0"/>
          <w:sz w:val="24"/>
        </w:rPr>
        <w:t xml:space="preserve"> </w:t>
      </w:r>
      <w:r>
        <w:rPr>
          <w:rFonts w:ascii="Helvetica" w:hAnsi="Helvetica" w:cs="Helvetica"/>
          <w:kern w:val="0"/>
          <w:sz w:val="24"/>
        </w:rPr>
        <w:t>및</w:t>
      </w:r>
      <w:r>
        <w:rPr>
          <w:rFonts w:ascii="Helvetica" w:hAnsi="Helvetica" w:cs="Helvetica"/>
          <w:kern w:val="0"/>
          <w:sz w:val="24"/>
        </w:rPr>
        <w:t xml:space="preserve"> </w:t>
      </w:r>
      <w:r>
        <w:rPr>
          <w:rFonts w:ascii="Helvetica" w:hAnsi="Helvetica" w:cs="Helvetica"/>
          <w:kern w:val="0"/>
          <w:sz w:val="24"/>
        </w:rPr>
        <w:t>영업비밀보호에</w:t>
      </w:r>
      <w:r>
        <w:rPr>
          <w:rFonts w:ascii="Helvetica" w:hAnsi="Helvetica" w:cs="Helvetica"/>
          <w:kern w:val="0"/>
          <w:sz w:val="24"/>
        </w:rPr>
        <w:t xml:space="preserve"> </w:t>
      </w:r>
      <w:r>
        <w:rPr>
          <w:rFonts w:ascii="Helvetica" w:hAnsi="Helvetica" w:cs="Helvetica"/>
          <w:kern w:val="0"/>
          <w:sz w:val="24"/>
        </w:rPr>
        <w:t>관한</w:t>
      </w:r>
      <w:r>
        <w:rPr>
          <w:rFonts w:ascii="Helvetica" w:hAnsi="Helvetica" w:cs="Helvetica"/>
          <w:kern w:val="0"/>
          <w:sz w:val="24"/>
        </w:rPr>
        <w:t xml:space="preserve"> </w:t>
      </w:r>
      <w:r>
        <w:rPr>
          <w:rFonts w:ascii="Helvetica" w:hAnsi="Helvetica" w:cs="Helvetica"/>
          <w:kern w:val="0"/>
          <w:sz w:val="24"/>
        </w:rPr>
        <w:t>법률</w:t>
      </w:r>
      <w:r>
        <w:rPr>
          <w:rFonts w:ascii="Helvetica" w:hAnsi="Helvetica" w:cs="Helvetica"/>
          <w:kern w:val="0"/>
          <w:sz w:val="24"/>
        </w:rPr>
        <w:t>(</w:t>
      </w:r>
      <w:r>
        <w:rPr>
          <w:rFonts w:ascii="Helvetica" w:hAnsi="Helvetica" w:cs="Helvetica"/>
          <w:kern w:val="0"/>
          <w:sz w:val="24"/>
        </w:rPr>
        <w:t>부정경쟁방지법</w:t>
      </w:r>
      <w:r>
        <w:rPr>
          <w:rFonts w:ascii="Helvetica" w:hAnsi="Helvetica" w:cs="Helvetica"/>
          <w:kern w:val="0"/>
          <w:sz w:val="24"/>
        </w:rPr>
        <w:t>)</w:t>
      </w:r>
    </w:p>
    <w:p w14:paraId="3527CF74" w14:textId="7E3EB206" w:rsidR="002445ED" w:rsidRDefault="002445ED" w:rsidP="002445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rPr>
          <w:rFonts w:ascii="Helvetica" w:hAnsi="Helvetica" w:cs="Helvetica"/>
          <w:kern w:val="0"/>
          <w:sz w:val="24"/>
        </w:rPr>
      </w:pPr>
      <w:r w:rsidRPr="002445ED">
        <w:rPr>
          <w:rFonts w:ascii="Helvetica" w:hAnsi="Helvetica" w:cs="Helvetica"/>
          <w:kern w:val="0"/>
          <w:sz w:val="24"/>
        </w:rPr>
        <w:t>https://www.law.go.kr/</w:t>
      </w:r>
      <w:r w:rsidRPr="002445ED">
        <w:rPr>
          <w:rFonts w:ascii="Helvetica" w:hAnsi="Helvetica" w:cs="Helvetica"/>
          <w:kern w:val="0"/>
          <w:sz w:val="24"/>
        </w:rPr>
        <w:t>법령</w:t>
      </w:r>
      <w:r w:rsidRPr="002445ED">
        <w:rPr>
          <w:rFonts w:ascii="Helvetica" w:hAnsi="Helvetica" w:cs="Helvetica"/>
          <w:kern w:val="0"/>
          <w:sz w:val="24"/>
        </w:rPr>
        <w:t>/</w:t>
      </w:r>
      <w:r>
        <w:rPr>
          <w:rFonts w:ascii="Helvetica" w:hAnsi="Helvetica" w:cs="Helvetica" w:hint="eastAsia"/>
          <w:kern w:val="0"/>
          <w:sz w:val="24"/>
        </w:rPr>
        <w:t>부정경쟁방지법</w:t>
      </w:r>
    </w:p>
    <w:p w14:paraId="367931C4" w14:textId="77777777" w:rsidR="002445ED" w:rsidRDefault="002445ED" w:rsidP="002445ED">
      <w:pPr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ind w:left="0" w:firstLine="0"/>
        <w:rPr>
          <w:rFonts w:ascii="Helvetica" w:hAnsi="Helvetica" w:cs="Helvetica"/>
          <w:kern w:val="0"/>
          <w:sz w:val="24"/>
        </w:rPr>
      </w:pPr>
      <w:r>
        <w:rPr>
          <w:rFonts w:ascii="Calibri" w:hAnsi="Calibri" w:cs="Calibri"/>
          <w:kern w:val="0"/>
          <w:sz w:val="24"/>
        </w:rPr>
        <w:t>﻿﻿</w:t>
      </w:r>
      <w:r>
        <w:rPr>
          <w:rFonts w:ascii="Helvetica" w:hAnsi="Helvetica" w:cs="Helvetica"/>
          <w:kern w:val="0"/>
          <w:sz w:val="24"/>
        </w:rPr>
        <w:t>전기통신사업법</w:t>
      </w:r>
    </w:p>
    <w:p w14:paraId="319543A5" w14:textId="0B19FFCD" w:rsidR="002445ED" w:rsidRDefault="002445ED" w:rsidP="002445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rPr>
          <w:rFonts w:ascii="Helvetica" w:hAnsi="Helvetica" w:cs="Helvetica"/>
          <w:kern w:val="0"/>
          <w:sz w:val="24"/>
        </w:rPr>
      </w:pPr>
      <w:r w:rsidRPr="002445ED">
        <w:rPr>
          <w:rFonts w:ascii="Helvetica" w:hAnsi="Helvetica" w:cs="Helvetica"/>
          <w:kern w:val="0"/>
          <w:sz w:val="24"/>
        </w:rPr>
        <w:t>https://www.law.go.kr/</w:t>
      </w:r>
      <w:r w:rsidRPr="002445ED">
        <w:rPr>
          <w:rFonts w:ascii="Helvetica" w:hAnsi="Helvetica" w:cs="Helvetica"/>
          <w:kern w:val="0"/>
          <w:sz w:val="24"/>
        </w:rPr>
        <w:t>법령</w:t>
      </w:r>
      <w:r w:rsidRPr="002445ED">
        <w:rPr>
          <w:rFonts w:ascii="Helvetica" w:hAnsi="Helvetica" w:cs="Helvetica"/>
          <w:kern w:val="0"/>
          <w:sz w:val="24"/>
        </w:rPr>
        <w:t>/</w:t>
      </w:r>
      <w:r>
        <w:rPr>
          <w:rFonts w:ascii="Helvetica" w:hAnsi="Helvetica" w:cs="Helvetica" w:hint="eastAsia"/>
          <w:kern w:val="0"/>
          <w:sz w:val="24"/>
        </w:rPr>
        <w:t>전기통신사업법</w:t>
      </w:r>
    </w:p>
    <w:p w14:paraId="62770B6F" w14:textId="77777777" w:rsidR="002445ED" w:rsidRDefault="002445ED" w:rsidP="002445ED">
      <w:pPr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ind w:left="0" w:firstLine="0"/>
        <w:rPr>
          <w:rFonts w:ascii="Helvetica" w:hAnsi="Helvetica" w:cs="Helvetica"/>
          <w:kern w:val="0"/>
          <w:sz w:val="24"/>
        </w:rPr>
      </w:pPr>
      <w:r>
        <w:rPr>
          <w:rFonts w:ascii="Calibri" w:hAnsi="Calibri" w:cs="Calibri"/>
          <w:kern w:val="0"/>
          <w:sz w:val="24"/>
        </w:rPr>
        <w:t>﻿﻿</w:t>
      </w:r>
      <w:r>
        <w:rPr>
          <w:rFonts w:ascii="Helvetica" w:hAnsi="Helvetica" w:cs="Helvetica"/>
          <w:kern w:val="0"/>
          <w:sz w:val="24"/>
        </w:rPr>
        <w:t>정보통신망</w:t>
      </w:r>
      <w:r>
        <w:rPr>
          <w:rFonts w:ascii="Helvetica" w:hAnsi="Helvetica" w:cs="Helvetica"/>
          <w:kern w:val="0"/>
          <w:sz w:val="24"/>
        </w:rPr>
        <w:t xml:space="preserve"> </w:t>
      </w:r>
      <w:r>
        <w:rPr>
          <w:rFonts w:ascii="Helvetica" w:hAnsi="Helvetica" w:cs="Helvetica"/>
          <w:kern w:val="0"/>
          <w:sz w:val="24"/>
        </w:rPr>
        <w:t>이용촉진</w:t>
      </w:r>
      <w:r>
        <w:rPr>
          <w:rFonts w:ascii="Helvetica" w:hAnsi="Helvetica" w:cs="Helvetica"/>
          <w:kern w:val="0"/>
          <w:sz w:val="24"/>
        </w:rPr>
        <w:t xml:space="preserve"> </w:t>
      </w:r>
      <w:r>
        <w:rPr>
          <w:rFonts w:ascii="Helvetica" w:hAnsi="Helvetica" w:cs="Helvetica"/>
          <w:kern w:val="0"/>
          <w:sz w:val="24"/>
        </w:rPr>
        <w:t>및</w:t>
      </w:r>
      <w:r>
        <w:rPr>
          <w:rFonts w:ascii="Helvetica" w:hAnsi="Helvetica" w:cs="Helvetica"/>
          <w:kern w:val="0"/>
          <w:sz w:val="24"/>
        </w:rPr>
        <w:t xml:space="preserve"> </w:t>
      </w:r>
      <w:r>
        <w:rPr>
          <w:rFonts w:ascii="Helvetica" w:hAnsi="Helvetica" w:cs="Helvetica"/>
          <w:kern w:val="0"/>
          <w:sz w:val="24"/>
        </w:rPr>
        <w:t>정보보호</w:t>
      </w:r>
      <w:r>
        <w:rPr>
          <w:rFonts w:ascii="Helvetica" w:hAnsi="Helvetica" w:cs="Helvetica"/>
          <w:kern w:val="0"/>
          <w:sz w:val="24"/>
        </w:rPr>
        <w:t xml:space="preserve"> </w:t>
      </w:r>
      <w:r>
        <w:rPr>
          <w:rFonts w:ascii="Helvetica" w:hAnsi="Helvetica" w:cs="Helvetica"/>
          <w:kern w:val="0"/>
          <w:sz w:val="24"/>
        </w:rPr>
        <w:t>등에</w:t>
      </w:r>
      <w:r>
        <w:rPr>
          <w:rFonts w:ascii="Helvetica" w:hAnsi="Helvetica" w:cs="Helvetica"/>
          <w:kern w:val="0"/>
          <w:sz w:val="24"/>
        </w:rPr>
        <w:t xml:space="preserve"> </w:t>
      </w:r>
      <w:r>
        <w:rPr>
          <w:rFonts w:ascii="Helvetica" w:hAnsi="Helvetica" w:cs="Helvetica"/>
          <w:kern w:val="0"/>
          <w:sz w:val="24"/>
        </w:rPr>
        <w:t>관한</w:t>
      </w:r>
      <w:r>
        <w:rPr>
          <w:rFonts w:ascii="Helvetica" w:hAnsi="Helvetica" w:cs="Helvetica"/>
          <w:kern w:val="0"/>
          <w:sz w:val="24"/>
        </w:rPr>
        <w:t xml:space="preserve"> </w:t>
      </w:r>
      <w:r>
        <w:rPr>
          <w:rFonts w:ascii="Helvetica" w:hAnsi="Helvetica" w:cs="Helvetica"/>
          <w:kern w:val="0"/>
          <w:sz w:val="24"/>
        </w:rPr>
        <w:t>법률</w:t>
      </w:r>
    </w:p>
    <w:p w14:paraId="657D928F" w14:textId="0B91C3DE" w:rsidR="002445ED" w:rsidRDefault="002445ED" w:rsidP="002445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rPr>
          <w:rFonts w:ascii="Helvetica" w:hAnsi="Helvetica" w:cs="Helvetica"/>
          <w:kern w:val="0"/>
          <w:sz w:val="24"/>
        </w:rPr>
      </w:pPr>
      <w:r w:rsidRPr="002445ED">
        <w:rPr>
          <w:rFonts w:ascii="Helvetica" w:hAnsi="Helvetica" w:cs="Helvetica"/>
          <w:kern w:val="0"/>
          <w:sz w:val="24"/>
        </w:rPr>
        <w:t>https://www.law.go.kr/</w:t>
      </w:r>
      <w:r w:rsidRPr="002445ED">
        <w:rPr>
          <w:rFonts w:ascii="Helvetica" w:hAnsi="Helvetica" w:cs="Helvetica"/>
          <w:kern w:val="0"/>
          <w:sz w:val="24"/>
        </w:rPr>
        <w:t>법령</w:t>
      </w:r>
      <w:r w:rsidRPr="002445ED">
        <w:rPr>
          <w:rFonts w:ascii="Helvetica" w:hAnsi="Helvetica" w:cs="Helvetica"/>
          <w:kern w:val="0"/>
          <w:sz w:val="24"/>
        </w:rPr>
        <w:t>/</w:t>
      </w:r>
      <w:r>
        <w:rPr>
          <w:rFonts w:ascii="Helvetica" w:hAnsi="Helvetica" w:cs="Helvetica" w:hint="eastAsia"/>
          <w:kern w:val="0"/>
          <w:sz w:val="24"/>
        </w:rPr>
        <w:t>정보통신망법</w:t>
      </w:r>
    </w:p>
    <w:p w14:paraId="0BFE9C5C" w14:textId="3C27E050" w:rsidR="002445ED" w:rsidRDefault="002445ED" w:rsidP="002445ED">
      <w:pPr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ind w:left="0" w:firstLine="0"/>
        <w:rPr>
          <w:rFonts w:ascii="Helvetica" w:hAnsi="Helvetica" w:cs="Helvetica"/>
          <w:kern w:val="0"/>
          <w:sz w:val="24"/>
        </w:rPr>
      </w:pPr>
      <w:r>
        <w:rPr>
          <w:rFonts w:ascii="Calibri" w:hAnsi="Calibri" w:cs="Calibri"/>
          <w:kern w:val="0"/>
          <w:sz w:val="24"/>
        </w:rPr>
        <w:t>﻿﻿</w:t>
      </w:r>
      <w:r>
        <w:rPr>
          <w:rFonts w:ascii="Helvetica" w:hAnsi="Helvetica" w:cs="Helvetica"/>
          <w:kern w:val="0"/>
          <w:sz w:val="24"/>
        </w:rPr>
        <w:t>개인정보</w:t>
      </w:r>
      <w:r>
        <w:rPr>
          <w:rFonts w:ascii="Helvetica" w:hAnsi="Helvetica" w:cs="Helvetica"/>
          <w:kern w:val="0"/>
          <w:sz w:val="24"/>
        </w:rPr>
        <w:t xml:space="preserve"> </w:t>
      </w:r>
      <w:r>
        <w:rPr>
          <w:rFonts w:ascii="Helvetica" w:hAnsi="Helvetica" w:cs="Helvetica"/>
          <w:kern w:val="0"/>
          <w:sz w:val="24"/>
        </w:rPr>
        <w:t>보호법</w:t>
      </w:r>
      <w:r w:rsidR="006C0716">
        <w:rPr>
          <w:rFonts w:ascii="Helvetica" w:hAnsi="Helvetica" w:cs="Helvetica" w:hint="eastAsia"/>
          <w:kern w:val="0"/>
          <w:sz w:val="24"/>
        </w:rPr>
        <w:t xml:space="preserve"> </w:t>
      </w:r>
      <w:r w:rsidR="006C0716" w:rsidRPr="002445ED">
        <w:rPr>
          <w:rFonts w:ascii="Helvetica" w:hAnsi="Helvetica" w:cs="Helvetica" w:hint="eastAsia"/>
          <w:color w:val="EE0000"/>
          <w:kern w:val="0"/>
          <w:sz w:val="24"/>
        </w:rPr>
        <w:t>(</w:t>
      </w:r>
      <w:r w:rsidR="006C0716" w:rsidRPr="002445ED">
        <w:rPr>
          <w:rFonts w:ascii="Helvetica" w:hAnsi="Helvetica" w:cs="Helvetica"/>
          <w:color w:val="EE0000"/>
          <w:kern w:val="0"/>
          <w:sz w:val="24"/>
        </w:rPr>
        <w:t>redundant)</w:t>
      </w:r>
    </w:p>
    <w:p w14:paraId="6F4F2417" w14:textId="09111F5E" w:rsidR="002445ED" w:rsidRPr="002445ED" w:rsidRDefault="002445ED" w:rsidP="002445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rPr>
          <w:rFonts w:ascii="Helvetica" w:hAnsi="Helvetica" w:cs="Helvetica"/>
          <w:kern w:val="0"/>
          <w:sz w:val="24"/>
        </w:rPr>
      </w:pPr>
      <w:r w:rsidRPr="002445ED">
        <w:rPr>
          <w:rFonts w:ascii="Helvetica" w:hAnsi="Helvetica" w:cs="Helvetica"/>
          <w:kern w:val="0"/>
          <w:sz w:val="24"/>
        </w:rPr>
        <w:t>https://www.law.go.kr/</w:t>
      </w:r>
      <w:r w:rsidRPr="002445ED">
        <w:rPr>
          <w:rFonts w:ascii="Helvetica" w:hAnsi="Helvetica" w:cs="Helvetica"/>
          <w:kern w:val="0"/>
          <w:sz w:val="24"/>
        </w:rPr>
        <w:t>법령</w:t>
      </w:r>
      <w:r w:rsidRPr="002445ED">
        <w:rPr>
          <w:rFonts w:ascii="Helvetica" w:hAnsi="Helvetica" w:cs="Helvetica"/>
          <w:kern w:val="0"/>
          <w:sz w:val="24"/>
        </w:rPr>
        <w:t>/</w:t>
      </w:r>
      <w:r>
        <w:rPr>
          <w:rFonts w:ascii="Helvetica" w:hAnsi="Helvetica" w:cs="Helvetica" w:hint="eastAsia"/>
          <w:kern w:val="0"/>
          <w:sz w:val="24"/>
        </w:rPr>
        <w:t>개인정보</w:t>
      </w:r>
      <w:r>
        <w:rPr>
          <w:rFonts w:ascii="Helvetica" w:hAnsi="Helvetica" w:cs="Helvetica" w:hint="eastAsia"/>
          <w:kern w:val="0"/>
          <w:sz w:val="24"/>
        </w:rPr>
        <w:t>+</w:t>
      </w:r>
      <w:r>
        <w:rPr>
          <w:rFonts w:ascii="Helvetica" w:hAnsi="Helvetica" w:cs="Helvetica" w:hint="eastAsia"/>
          <w:kern w:val="0"/>
          <w:sz w:val="24"/>
        </w:rPr>
        <w:t>보호법</w:t>
      </w:r>
    </w:p>
    <w:p w14:paraId="41C132A3" w14:textId="634F4113" w:rsidR="002445ED" w:rsidRDefault="002445ED" w:rsidP="002445ED">
      <w:pPr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ind w:left="0" w:firstLine="0"/>
        <w:rPr>
          <w:rFonts w:ascii="Helvetica" w:hAnsi="Helvetica" w:cs="Helvetica"/>
          <w:kern w:val="0"/>
          <w:sz w:val="24"/>
        </w:rPr>
      </w:pPr>
      <w:r>
        <w:rPr>
          <w:rFonts w:ascii="Calibri" w:hAnsi="Calibri" w:cs="Calibri"/>
          <w:kern w:val="0"/>
          <w:sz w:val="24"/>
        </w:rPr>
        <w:t>﻿﻿</w:t>
      </w:r>
      <w:r>
        <w:rPr>
          <w:rFonts w:ascii="Helvetica" w:hAnsi="Helvetica" w:cs="Helvetica"/>
          <w:kern w:val="0"/>
          <w:sz w:val="24"/>
        </w:rPr>
        <w:t>산업안전</w:t>
      </w:r>
      <w:r w:rsidR="00581D2F">
        <w:rPr>
          <w:rFonts w:ascii="Helvetica" w:hAnsi="Helvetica" w:cs="Helvetica" w:hint="eastAsia"/>
          <w:kern w:val="0"/>
          <w:sz w:val="24"/>
        </w:rPr>
        <w:t>보</w:t>
      </w:r>
      <w:ins w:id="17" w:author="sungwon.chae" w:date="2025-10-21T16:39:00Z">
        <w:r w:rsidR="00581D2F">
          <w:rPr>
            <w:rFonts w:ascii="Helvetica" w:hAnsi="Helvetica" w:cs="Helvetica" w:hint="eastAsia"/>
            <w:kern w:val="0"/>
            <w:sz w:val="24"/>
          </w:rPr>
          <w:t>건</w:t>
        </w:r>
      </w:ins>
      <w:del w:id="18" w:author="sungwon.chae" w:date="2025-10-21T16:39:00Z">
        <w:r w:rsidR="00581D2F" w:rsidDel="00581D2F">
          <w:rPr>
            <w:rFonts w:ascii="Helvetica" w:hAnsi="Helvetica" w:cs="Helvetica" w:hint="eastAsia"/>
            <w:kern w:val="0"/>
            <w:sz w:val="24"/>
          </w:rPr>
          <w:delText>호</w:delText>
        </w:r>
      </w:del>
      <w:r>
        <w:rPr>
          <w:rFonts w:ascii="Helvetica" w:hAnsi="Helvetica" w:cs="Helvetica"/>
          <w:kern w:val="0"/>
          <w:sz w:val="24"/>
        </w:rPr>
        <w:t>법</w:t>
      </w:r>
      <w:r>
        <w:rPr>
          <w:rFonts w:ascii="Helvetica" w:hAnsi="Helvetica" w:cs="Helvetica"/>
          <w:kern w:val="0"/>
          <w:sz w:val="24"/>
        </w:rPr>
        <w:t xml:space="preserve">, </w:t>
      </w:r>
      <w:r>
        <w:rPr>
          <w:rFonts w:ascii="Helvetica" w:hAnsi="Helvetica" w:cs="Helvetica"/>
          <w:kern w:val="0"/>
          <w:sz w:val="24"/>
        </w:rPr>
        <w:t>산업안전보건기준에</w:t>
      </w:r>
      <w:r>
        <w:rPr>
          <w:rFonts w:ascii="Helvetica" w:hAnsi="Helvetica" w:cs="Helvetica"/>
          <w:kern w:val="0"/>
          <w:sz w:val="24"/>
        </w:rPr>
        <w:t xml:space="preserve"> </w:t>
      </w:r>
      <w:r>
        <w:rPr>
          <w:rFonts w:ascii="Helvetica" w:hAnsi="Helvetica" w:cs="Helvetica"/>
          <w:kern w:val="0"/>
          <w:sz w:val="24"/>
        </w:rPr>
        <w:t>관한</w:t>
      </w:r>
      <w:r>
        <w:rPr>
          <w:rFonts w:ascii="Helvetica" w:hAnsi="Helvetica" w:cs="Helvetica"/>
          <w:kern w:val="0"/>
          <w:sz w:val="24"/>
        </w:rPr>
        <w:t xml:space="preserve"> </w:t>
      </w:r>
      <w:r>
        <w:rPr>
          <w:rFonts w:ascii="Helvetica" w:hAnsi="Helvetica" w:cs="Helvetica"/>
          <w:kern w:val="0"/>
          <w:sz w:val="24"/>
        </w:rPr>
        <w:t>규칙</w:t>
      </w:r>
      <w:r>
        <w:rPr>
          <w:rFonts w:ascii="Helvetica" w:hAnsi="Helvetica" w:cs="Helvetica" w:hint="eastAsia"/>
          <w:kern w:val="0"/>
          <w:sz w:val="24"/>
        </w:rPr>
        <w:t xml:space="preserve"> </w:t>
      </w:r>
      <w:r w:rsidR="006C0716" w:rsidRPr="002445ED">
        <w:rPr>
          <w:rFonts w:ascii="Helvetica" w:hAnsi="Helvetica" w:cs="Helvetica" w:hint="eastAsia"/>
          <w:color w:val="EE0000"/>
          <w:kern w:val="0"/>
          <w:sz w:val="24"/>
        </w:rPr>
        <w:t>(</w:t>
      </w:r>
      <w:r w:rsidR="006C0716" w:rsidRPr="002445ED">
        <w:rPr>
          <w:rFonts w:ascii="Helvetica" w:hAnsi="Helvetica" w:cs="Helvetica"/>
          <w:color w:val="EE0000"/>
          <w:kern w:val="0"/>
          <w:sz w:val="24"/>
        </w:rPr>
        <w:t>redundant)</w:t>
      </w:r>
    </w:p>
    <w:p w14:paraId="2FBC447E" w14:textId="77777777" w:rsidR="002445ED" w:rsidRDefault="002445ED" w:rsidP="002445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rPr>
          <w:rFonts w:ascii="Helvetica" w:hAnsi="Helvetica" w:cs="Helvetica"/>
          <w:kern w:val="0"/>
          <w:sz w:val="24"/>
        </w:rPr>
      </w:pPr>
      <w:r w:rsidRPr="002445ED">
        <w:rPr>
          <w:rFonts w:ascii="Helvetica" w:hAnsi="Helvetica" w:cs="Helvetica"/>
          <w:kern w:val="0"/>
          <w:sz w:val="24"/>
        </w:rPr>
        <w:t>https://www.law.go.kr/</w:t>
      </w:r>
      <w:r w:rsidRPr="002445ED">
        <w:rPr>
          <w:rFonts w:ascii="Helvetica" w:hAnsi="Helvetica" w:cs="Helvetica"/>
          <w:kern w:val="0"/>
          <w:sz w:val="24"/>
        </w:rPr>
        <w:t>법령</w:t>
      </w:r>
      <w:r w:rsidRPr="002445ED">
        <w:rPr>
          <w:rFonts w:ascii="Helvetica" w:hAnsi="Helvetica" w:cs="Helvetica"/>
          <w:kern w:val="0"/>
          <w:sz w:val="24"/>
        </w:rPr>
        <w:t>/</w:t>
      </w:r>
      <w:r>
        <w:rPr>
          <w:rFonts w:ascii="Helvetica" w:hAnsi="Helvetica" w:cs="Helvetica" w:hint="eastAsia"/>
          <w:kern w:val="0"/>
          <w:sz w:val="24"/>
        </w:rPr>
        <w:t>산업안전보건법</w:t>
      </w:r>
    </w:p>
    <w:p w14:paraId="649C669F" w14:textId="77777777" w:rsidR="002445ED" w:rsidRPr="002445ED" w:rsidRDefault="002445ED" w:rsidP="002445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rPr>
          <w:rFonts w:ascii="Helvetica" w:hAnsi="Helvetica" w:cs="Helvetica"/>
          <w:kern w:val="0"/>
          <w:sz w:val="24"/>
        </w:rPr>
      </w:pPr>
      <w:r w:rsidRPr="002445ED">
        <w:rPr>
          <w:rFonts w:ascii="Helvetica" w:hAnsi="Helvetica" w:cs="Helvetica"/>
          <w:kern w:val="0"/>
          <w:sz w:val="24"/>
        </w:rPr>
        <w:t>https://www.law.go.kr/</w:t>
      </w:r>
      <w:r w:rsidRPr="002445ED">
        <w:rPr>
          <w:rFonts w:ascii="Helvetica" w:hAnsi="Helvetica" w:cs="Helvetica"/>
          <w:kern w:val="0"/>
          <w:sz w:val="24"/>
        </w:rPr>
        <w:t>법령</w:t>
      </w:r>
      <w:r w:rsidRPr="002445ED">
        <w:rPr>
          <w:rFonts w:ascii="Helvetica" w:hAnsi="Helvetica" w:cs="Helvetica"/>
          <w:kern w:val="0"/>
          <w:sz w:val="24"/>
        </w:rPr>
        <w:t>/</w:t>
      </w:r>
      <w:r w:rsidRPr="002445ED">
        <w:rPr>
          <w:rFonts w:ascii="Helvetica" w:hAnsi="Helvetica" w:cs="Helvetica"/>
          <w:kern w:val="0"/>
          <w:sz w:val="24"/>
        </w:rPr>
        <w:t>산업안전보건기준에관한규칙</w:t>
      </w:r>
    </w:p>
    <w:p w14:paraId="2BC0806A" w14:textId="77777777" w:rsidR="002445ED" w:rsidRDefault="002445ED" w:rsidP="002445ED">
      <w:pPr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ind w:left="0" w:firstLine="0"/>
        <w:rPr>
          <w:rFonts w:ascii="Helvetica" w:hAnsi="Helvetica" w:cs="Helvetica"/>
          <w:kern w:val="0"/>
          <w:sz w:val="24"/>
        </w:rPr>
      </w:pPr>
      <w:r>
        <w:rPr>
          <w:rFonts w:ascii="Calibri" w:hAnsi="Calibri" w:cs="Calibri"/>
          <w:kern w:val="0"/>
          <w:sz w:val="24"/>
        </w:rPr>
        <w:t>﻿﻿</w:t>
      </w:r>
      <w:r>
        <w:rPr>
          <w:rFonts w:ascii="Helvetica" w:hAnsi="Helvetica" w:cs="Helvetica"/>
          <w:kern w:val="0"/>
          <w:sz w:val="24"/>
        </w:rPr>
        <w:t>대기환경보전법</w:t>
      </w:r>
    </w:p>
    <w:p w14:paraId="78F3A8BF" w14:textId="48BBB690" w:rsidR="002445ED" w:rsidRDefault="002445ED" w:rsidP="002445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rPr>
          <w:rFonts w:ascii="Helvetica" w:hAnsi="Helvetica" w:cs="Helvetica"/>
          <w:kern w:val="0"/>
          <w:sz w:val="24"/>
        </w:rPr>
      </w:pPr>
      <w:r w:rsidRPr="002445ED">
        <w:rPr>
          <w:rFonts w:ascii="Helvetica" w:hAnsi="Helvetica" w:cs="Helvetica"/>
          <w:kern w:val="0"/>
          <w:sz w:val="24"/>
        </w:rPr>
        <w:t>https://www.law.go.kr/</w:t>
      </w:r>
      <w:r w:rsidRPr="002445ED">
        <w:rPr>
          <w:rFonts w:ascii="Helvetica" w:hAnsi="Helvetica" w:cs="Helvetica"/>
          <w:kern w:val="0"/>
          <w:sz w:val="24"/>
        </w:rPr>
        <w:t>법령</w:t>
      </w:r>
      <w:r w:rsidRPr="002445ED">
        <w:rPr>
          <w:rFonts w:ascii="Helvetica" w:hAnsi="Helvetica" w:cs="Helvetica"/>
          <w:kern w:val="0"/>
          <w:sz w:val="24"/>
        </w:rPr>
        <w:t>/</w:t>
      </w:r>
      <w:r>
        <w:rPr>
          <w:rFonts w:ascii="Helvetica" w:hAnsi="Helvetica" w:cs="Helvetica" w:hint="eastAsia"/>
          <w:kern w:val="0"/>
          <w:sz w:val="24"/>
        </w:rPr>
        <w:t>대기환경보전법</w:t>
      </w:r>
    </w:p>
    <w:p w14:paraId="130B3D40" w14:textId="77777777" w:rsidR="002445ED" w:rsidRDefault="002445ED" w:rsidP="002445ED">
      <w:pPr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ind w:left="0" w:firstLine="0"/>
        <w:rPr>
          <w:rFonts w:ascii="Helvetica" w:hAnsi="Helvetica" w:cs="Helvetica"/>
          <w:kern w:val="0"/>
          <w:sz w:val="24"/>
        </w:rPr>
      </w:pPr>
      <w:r>
        <w:rPr>
          <w:rFonts w:ascii="Calibri" w:hAnsi="Calibri" w:cs="Calibri"/>
          <w:kern w:val="0"/>
          <w:sz w:val="24"/>
        </w:rPr>
        <w:t>﻿﻿</w:t>
      </w:r>
      <w:r>
        <w:rPr>
          <w:rFonts w:ascii="Helvetica" w:hAnsi="Helvetica" w:cs="Helvetica"/>
          <w:kern w:val="0"/>
          <w:sz w:val="24"/>
        </w:rPr>
        <w:t>철도안전법</w:t>
      </w:r>
    </w:p>
    <w:p w14:paraId="0F9D4639" w14:textId="3B1B6521" w:rsidR="002445ED" w:rsidRDefault="002445ED" w:rsidP="002445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rPr>
          <w:rFonts w:ascii="Helvetica" w:hAnsi="Helvetica" w:cs="Helvetica"/>
          <w:kern w:val="0"/>
          <w:sz w:val="24"/>
        </w:rPr>
      </w:pPr>
      <w:r w:rsidRPr="002445ED">
        <w:rPr>
          <w:rFonts w:ascii="Helvetica" w:hAnsi="Helvetica" w:cs="Helvetica"/>
          <w:kern w:val="0"/>
          <w:sz w:val="24"/>
        </w:rPr>
        <w:t>https://www.law.go.kr/</w:t>
      </w:r>
      <w:r w:rsidRPr="002445ED">
        <w:rPr>
          <w:rFonts w:ascii="Helvetica" w:hAnsi="Helvetica" w:cs="Helvetica"/>
          <w:kern w:val="0"/>
          <w:sz w:val="24"/>
        </w:rPr>
        <w:t>법령</w:t>
      </w:r>
      <w:r w:rsidRPr="002445ED">
        <w:rPr>
          <w:rFonts w:ascii="Helvetica" w:hAnsi="Helvetica" w:cs="Helvetica"/>
          <w:kern w:val="0"/>
          <w:sz w:val="24"/>
        </w:rPr>
        <w:t>/</w:t>
      </w:r>
      <w:r>
        <w:rPr>
          <w:rFonts w:ascii="Helvetica" w:hAnsi="Helvetica" w:cs="Helvetica" w:hint="eastAsia"/>
          <w:kern w:val="0"/>
          <w:sz w:val="24"/>
        </w:rPr>
        <w:t>철도안전법</w:t>
      </w:r>
    </w:p>
    <w:p w14:paraId="31397274" w14:textId="77777777" w:rsidR="002445ED" w:rsidRDefault="002445ED" w:rsidP="002445ED">
      <w:pPr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ind w:left="0" w:firstLine="0"/>
        <w:rPr>
          <w:rFonts w:ascii="Helvetica" w:hAnsi="Helvetica" w:cs="Helvetica"/>
          <w:kern w:val="0"/>
          <w:sz w:val="24"/>
        </w:rPr>
      </w:pPr>
      <w:r>
        <w:rPr>
          <w:rFonts w:ascii="Calibri" w:hAnsi="Calibri" w:cs="Calibri"/>
          <w:kern w:val="0"/>
          <w:sz w:val="24"/>
        </w:rPr>
        <w:t>﻿﻿</w:t>
      </w:r>
      <w:r>
        <w:rPr>
          <w:rFonts w:ascii="Helvetica" w:hAnsi="Helvetica" w:cs="Helvetica"/>
          <w:kern w:val="0"/>
          <w:sz w:val="24"/>
        </w:rPr>
        <w:t>항공안전법</w:t>
      </w:r>
    </w:p>
    <w:p w14:paraId="2A26F7B9" w14:textId="4F81AEE5" w:rsidR="002445ED" w:rsidRDefault="002445ED" w:rsidP="002445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rPr>
          <w:rFonts w:ascii="Helvetica" w:hAnsi="Helvetica" w:cs="Helvetica"/>
          <w:kern w:val="0"/>
          <w:sz w:val="24"/>
        </w:rPr>
      </w:pPr>
      <w:r w:rsidRPr="002445ED">
        <w:rPr>
          <w:rFonts w:ascii="Helvetica" w:hAnsi="Helvetica" w:cs="Helvetica"/>
          <w:kern w:val="0"/>
          <w:sz w:val="24"/>
        </w:rPr>
        <w:t>https://www.law.go.kr/</w:t>
      </w:r>
      <w:r w:rsidRPr="002445ED">
        <w:rPr>
          <w:rFonts w:ascii="Helvetica" w:hAnsi="Helvetica" w:cs="Helvetica"/>
          <w:kern w:val="0"/>
          <w:sz w:val="24"/>
        </w:rPr>
        <w:t>법령</w:t>
      </w:r>
      <w:r w:rsidRPr="002445ED">
        <w:rPr>
          <w:rFonts w:ascii="Helvetica" w:hAnsi="Helvetica" w:cs="Helvetica"/>
          <w:kern w:val="0"/>
          <w:sz w:val="24"/>
        </w:rPr>
        <w:t>/</w:t>
      </w:r>
      <w:r>
        <w:rPr>
          <w:rFonts w:ascii="Helvetica" w:hAnsi="Helvetica" w:cs="Helvetica" w:hint="eastAsia"/>
          <w:kern w:val="0"/>
          <w:sz w:val="24"/>
        </w:rPr>
        <w:t>항공안전법</w:t>
      </w:r>
    </w:p>
    <w:p w14:paraId="03E89A72" w14:textId="77777777" w:rsidR="002445ED" w:rsidRDefault="002445ED" w:rsidP="002445ED">
      <w:pPr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ind w:left="0" w:firstLine="0"/>
        <w:rPr>
          <w:rFonts w:ascii="Helvetica" w:hAnsi="Helvetica" w:cs="Helvetica"/>
          <w:kern w:val="0"/>
          <w:sz w:val="24"/>
        </w:rPr>
      </w:pPr>
      <w:r>
        <w:rPr>
          <w:rFonts w:ascii="Calibri" w:hAnsi="Calibri" w:cs="Calibri"/>
          <w:kern w:val="0"/>
          <w:sz w:val="24"/>
        </w:rPr>
        <w:t>﻿﻿</w:t>
      </w:r>
      <w:r>
        <w:rPr>
          <w:rFonts w:ascii="Helvetica" w:hAnsi="Helvetica" w:cs="Helvetica"/>
          <w:kern w:val="0"/>
          <w:sz w:val="24"/>
        </w:rPr>
        <w:t>해상안전법</w:t>
      </w:r>
    </w:p>
    <w:p w14:paraId="082FA5ED" w14:textId="5D0F38FA" w:rsidR="002445ED" w:rsidRDefault="002445ED" w:rsidP="002445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rPr>
          <w:rFonts w:ascii="Helvetica" w:hAnsi="Helvetica" w:cs="Helvetica"/>
          <w:kern w:val="0"/>
          <w:sz w:val="24"/>
        </w:rPr>
      </w:pPr>
      <w:r w:rsidRPr="002445ED">
        <w:rPr>
          <w:rFonts w:ascii="Helvetica" w:hAnsi="Helvetica" w:cs="Helvetica"/>
          <w:kern w:val="0"/>
          <w:sz w:val="24"/>
        </w:rPr>
        <w:t>https://www.law.go.kr/</w:t>
      </w:r>
      <w:r w:rsidRPr="002445ED">
        <w:rPr>
          <w:rFonts w:ascii="Helvetica" w:hAnsi="Helvetica" w:cs="Helvetica"/>
          <w:kern w:val="0"/>
          <w:sz w:val="24"/>
        </w:rPr>
        <w:t>법령</w:t>
      </w:r>
      <w:r w:rsidRPr="002445ED">
        <w:rPr>
          <w:rFonts w:ascii="Helvetica" w:hAnsi="Helvetica" w:cs="Helvetica"/>
          <w:kern w:val="0"/>
          <w:sz w:val="24"/>
        </w:rPr>
        <w:t>/</w:t>
      </w:r>
      <w:r>
        <w:rPr>
          <w:rFonts w:ascii="Helvetica" w:hAnsi="Helvetica" w:cs="Helvetica" w:hint="eastAsia"/>
          <w:kern w:val="0"/>
          <w:sz w:val="24"/>
        </w:rPr>
        <w:t>해상교통안전법</w:t>
      </w:r>
    </w:p>
    <w:p w14:paraId="4BB6C362" w14:textId="0D79B3C6" w:rsidR="002445ED" w:rsidRDefault="002445ED" w:rsidP="002445ED">
      <w:pPr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ind w:left="0" w:firstLine="0"/>
        <w:rPr>
          <w:rFonts w:ascii="Helvetica" w:hAnsi="Helvetica" w:cs="Helvetica"/>
          <w:kern w:val="0"/>
          <w:sz w:val="24"/>
        </w:rPr>
      </w:pPr>
      <w:r w:rsidRPr="002445ED">
        <w:rPr>
          <w:rFonts w:ascii="Calibri" w:hAnsi="Calibri" w:cs="Calibri"/>
          <w:kern w:val="0"/>
          <w:sz w:val="24"/>
        </w:rPr>
        <w:t>﻿﻿</w:t>
      </w:r>
      <w:r w:rsidRPr="002445ED">
        <w:rPr>
          <w:rFonts w:ascii="Helvetica" w:hAnsi="Helvetica" w:cs="Helvetica"/>
          <w:kern w:val="0"/>
          <w:sz w:val="24"/>
        </w:rPr>
        <w:t>화물자동차</w:t>
      </w:r>
      <w:r w:rsidRPr="002445ED">
        <w:rPr>
          <w:rFonts w:ascii="Helvetica" w:hAnsi="Helvetica" w:cs="Helvetica"/>
          <w:kern w:val="0"/>
          <w:sz w:val="24"/>
        </w:rPr>
        <w:t xml:space="preserve"> </w:t>
      </w:r>
      <w:r w:rsidRPr="002445ED">
        <w:rPr>
          <w:rFonts w:ascii="Helvetica" w:hAnsi="Helvetica" w:cs="Helvetica"/>
          <w:kern w:val="0"/>
          <w:sz w:val="24"/>
        </w:rPr>
        <w:t>운수사업법</w:t>
      </w:r>
    </w:p>
    <w:p w14:paraId="0E2CBE73" w14:textId="3977015B" w:rsidR="002445ED" w:rsidRPr="002445ED" w:rsidRDefault="002445ED" w:rsidP="002445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rPr>
          <w:rFonts w:ascii="Helvetica" w:hAnsi="Helvetica" w:cs="Helvetica"/>
          <w:kern w:val="0"/>
          <w:sz w:val="24"/>
        </w:rPr>
      </w:pPr>
      <w:r w:rsidRPr="002445ED">
        <w:rPr>
          <w:rFonts w:ascii="Helvetica" w:hAnsi="Helvetica" w:cs="Helvetica"/>
          <w:kern w:val="0"/>
          <w:sz w:val="24"/>
        </w:rPr>
        <w:t>https://www.law.go.kr/</w:t>
      </w:r>
      <w:r w:rsidRPr="002445ED">
        <w:rPr>
          <w:rFonts w:ascii="Helvetica" w:hAnsi="Helvetica" w:cs="Helvetica"/>
          <w:kern w:val="0"/>
          <w:sz w:val="24"/>
        </w:rPr>
        <w:t>법령</w:t>
      </w:r>
      <w:r w:rsidRPr="002445ED">
        <w:rPr>
          <w:rFonts w:ascii="Helvetica" w:hAnsi="Helvetica" w:cs="Helvetica"/>
          <w:kern w:val="0"/>
          <w:sz w:val="24"/>
        </w:rPr>
        <w:t>/</w:t>
      </w:r>
      <w:r>
        <w:rPr>
          <w:rFonts w:ascii="Helvetica" w:hAnsi="Helvetica" w:cs="Helvetica" w:hint="eastAsia"/>
          <w:kern w:val="0"/>
          <w:sz w:val="24"/>
        </w:rPr>
        <w:t>화물자동차운수사업법</w:t>
      </w:r>
    </w:p>
    <w:sectPr w:rsidR="002445ED" w:rsidRPr="002445E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sungwon.chae" w:date="2025-10-21T16:56:00Z" w:initials="s">
    <w:p w14:paraId="072E647F" w14:textId="32C92F30" w:rsidR="00715C59" w:rsidRDefault="00715C59">
      <w:pPr>
        <w:pStyle w:val="ad"/>
      </w:pPr>
      <w:r>
        <w:rPr>
          <w:rStyle w:val="ac"/>
        </w:rPr>
        <w:annotationRef/>
      </w:r>
      <w:r>
        <w:rPr>
          <w:rFonts w:hint="eastAsia"/>
        </w:rPr>
        <w:t>본문에서(다음 장) 해당 법령은 빨간색+취소선 처리해두었습니다.</w:t>
      </w:r>
    </w:p>
  </w:comment>
  <w:comment w:id="1" w:author="sungwon.chae" w:date="2025-10-21T16:57:00Z" w:initials="s">
    <w:p w14:paraId="52671CD9" w14:textId="29988FDC" w:rsidR="00715C59" w:rsidRDefault="00715C59">
      <w:pPr>
        <w:pStyle w:val="ad"/>
      </w:pPr>
      <w:r>
        <w:rPr>
          <w:rStyle w:val="ac"/>
        </w:rPr>
        <w:annotationRef/>
      </w:r>
      <w:r>
        <w:rPr>
          <w:rFonts w:hint="eastAsia"/>
        </w:rPr>
        <w:t>법령 본문 내용에 핵심적인 키워드 등이 다수 있을 것으로 사료되는데, 제가 관련 업무에 대해 이해도가 낮아 고견 주시면 감사하겠습니다.</w:t>
      </w:r>
    </w:p>
  </w:comment>
  <w:comment w:id="2" w:author="sungwon.chae" w:date="2025-10-21T16:51:00Z" w:initials="s">
    <w:p w14:paraId="6E7789DB" w14:textId="58C9DB63" w:rsidR="00B223FF" w:rsidRPr="00B223FF" w:rsidRDefault="00B223FF">
      <w:pPr>
        <w:pStyle w:val="ad"/>
      </w:pPr>
      <w:r>
        <w:rPr>
          <w:rStyle w:val="ac"/>
        </w:rPr>
        <w:annotationRef/>
      </w:r>
      <w:r w:rsidRPr="00B223FF">
        <w:t>실제 샘플을 봐야 감이 올 것 같습니다.</w:t>
      </w:r>
    </w:p>
  </w:comment>
  <w:comment w:id="3" w:author="sungwon.chae" w:date="2025-10-21T16:51:00Z" w:initials="s">
    <w:p w14:paraId="1B2FA5BF" w14:textId="4385483E" w:rsidR="00B223FF" w:rsidRDefault="00715C59">
      <w:pPr>
        <w:pStyle w:val="ad"/>
      </w:pPr>
      <w:r>
        <w:rPr>
          <w:rFonts w:hint="eastAsia"/>
        </w:rPr>
        <w:t>참고 차원에서 알아두면 AI 분석 결과</w:t>
      </w:r>
      <w:r w:rsidR="00593DB5">
        <w:rPr>
          <w:rFonts w:hint="eastAsia"/>
        </w:rPr>
        <w:t>의</w:t>
      </w:r>
      <w:r>
        <w:rPr>
          <w:rFonts w:hint="eastAsia"/>
        </w:rPr>
        <w:t xml:space="preserve"> 정확도 제고에 도움이 될 것 같습니다.</w:t>
      </w:r>
    </w:p>
  </w:comment>
  <w:comment w:id="4" w:author="sungwon.chae" w:date="2025-10-21T16:34:00Z" w:initials="s">
    <w:p w14:paraId="32D5BF6B" w14:textId="530F9813" w:rsidR="00CC0AFF" w:rsidRPr="00CC0AFF" w:rsidRDefault="00CC0AFF">
      <w:pPr>
        <w:pStyle w:val="ad"/>
      </w:pPr>
      <w:r w:rsidRPr="00CC0AFF">
        <w:rPr>
          <w:rStyle w:val="ac"/>
        </w:rPr>
        <w:annotationRef/>
      </w:r>
      <w:r w:rsidRPr="00CC0AFF">
        <w:rPr>
          <w:rFonts w:ascii="Helvetica" w:hAnsi="Helvetica" w:cs="Helvetica" w:hint="eastAsia"/>
          <w:kern w:val="0"/>
          <w:sz w:val="24"/>
        </w:rPr>
        <w:t>수질환경보전법은</w:t>
      </w:r>
      <w:r w:rsidRPr="00CC0AFF">
        <w:rPr>
          <w:rFonts w:ascii="Helvetica" w:hAnsi="Helvetica" w:cs="Helvetica" w:hint="eastAsia"/>
          <w:kern w:val="0"/>
          <w:sz w:val="24"/>
        </w:rPr>
        <w:t xml:space="preserve"> </w:t>
      </w:r>
      <w:r w:rsidRPr="00CC0AFF">
        <w:rPr>
          <w:rFonts w:ascii="Helvetica" w:hAnsi="Helvetica" w:cs="Helvetica" w:hint="eastAsia"/>
          <w:kern w:val="0"/>
          <w:sz w:val="24"/>
        </w:rPr>
        <w:t>물환경보전법으로</w:t>
      </w:r>
      <w:r w:rsidRPr="00CC0AFF">
        <w:rPr>
          <w:rFonts w:ascii="Helvetica" w:hAnsi="Helvetica" w:cs="Helvetica" w:hint="eastAsia"/>
          <w:kern w:val="0"/>
          <w:sz w:val="24"/>
        </w:rPr>
        <w:t xml:space="preserve"> </w:t>
      </w:r>
      <w:r w:rsidRPr="00CC0AFF">
        <w:rPr>
          <w:rFonts w:ascii="Helvetica" w:hAnsi="Helvetica" w:cs="Helvetica" w:hint="eastAsia"/>
          <w:kern w:val="0"/>
          <w:sz w:val="24"/>
        </w:rPr>
        <w:t>현행</w:t>
      </w:r>
      <w:r w:rsidRPr="00CC0AFF">
        <w:rPr>
          <w:rFonts w:ascii="Helvetica" w:hAnsi="Helvetica" w:cs="Helvetica" w:hint="eastAsia"/>
          <w:kern w:val="0"/>
          <w:sz w:val="24"/>
        </w:rPr>
        <w:t xml:space="preserve"> </w:t>
      </w:r>
      <w:r w:rsidRPr="00CC0AFF">
        <w:rPr>
          <w:rFonts w:ascii="Helvetica" w:hAnsi="Helvetica" w:cs="Helvetica" w:hint="eastAsia"/>
          <w:kern w:val="0"/>
          <w:sz w:val="24"/>
        </w:rPr>
        <w:t>개정</w:t>
      </w:r>
    </w:p>
  </w:comment>
  <w:comment w:id="5" w:author="sungwon.chae" w:date="2025-10-21T16:34:00Z" w:initials="s">
    <w:p w14:paraId="46046799" w14:textId="5845BBEF" w:rsidR="00CC0AFF" w:rsidRDefault="00CC0AFF">
      <w:pPr>
        <w:pStyle w:val="ad"/>
      </w:pPr>
      <w:r>
        <w:rPr>
          <w:rStyle w:val="ac"/>
        </w:rPr>
        <w:annotationRef/>
      </w:r>
      <w:r w:rsidRPr="00CC0AFF">
        <w:rPr>
          <w:rFonts w:hint="eastAsia"/>
        </w:rPr>
        <w:t>자본시장과</w:t>
      </w:r>
      <w:r w:rsidRPr="00CC0AFF">
        <w:t xml:space="preserve"> 금융투자업에 관한 법률(자본시장법)</w:t>
      </w:r>
      <w:r>
        <w:rPr>
          <w:rFonts w:hint="eastAsia"/>
        </w:rPr>
        <w:t>으로 예상되나, 아닐 경우 국가법령정보센터 링크를 회신해주시면 감사하겠습니다.</w:t>
      </w:r>
    </w:p>
  </w:comment>
  <w:comment w:id="6" w:author="guisang.song" w:date="2025-10-21T20:38:00Z" w:initials="g">
    <w:p w14:paraId="3539D200" w14:textId="1B30B81F" w:rsidR="005E16C7" w:rsidRPr="005E16C7" w:rsidRDefault="005E16C7">
      <w:pPr>
        <w:pStyle w:val="ad"/>
      </w:pPr>
      <w:r>
        <w:rPr>
          <w:rStyle w:val="ac"/>
        </w:rPr>
        <w:annotationRef/>
      </w:r>
      <w:r>
        <w:rPr>
          <w:rFonts w:hint="eastAsia"/>
        </w:rPr>
        <w:t>말씀주신 내용이 맞습니다.</w:t>
      </w:r>
      <w:r>
        <w:t xml:space="preserve"> </w:t>
      </w:r>
      <w:r>
        <w:rPr>
          <w:rFonts w:hint="eastAsia"/>
        </w:rPr>
        <w:t>위에 자본시장법이 있으니,</w:t>
      </w:r>
      <w:r>
        <w:t xml:space="preserve"> </w:t>
      </w:r>
      <w:r>
        <w:rPr>
          <w:rFonts w:hint="eastAsia"/>
        </w:rPr>
        <w:t>이 부분은 삭제하는 게 좋을 것 같습니다.</w:t>
      </w:r>
    </w:p>
  </w:comment>
  <w:comment w:id="7" w:author="sungwon.chae" w:date="2025-10-21T16:35:00Z" w:initials="s">
    <w:p w14:paraId="0647AFB2" w14:textId="2B676224" w:rsidR="00CC0AFF" w:rsidRDefault="00CC0AFF">
      <w:pPr>
        <w:pStyle w:val="ad"/>
      </w:pPr>
      <w:r>
        <w:rPr>
          <w:rStyle w:val="ac"/>
        </w:rPr>
        <w:annotationRef/>
      </w:r>
      <w:r>
        <w:rPr>
          <w:rFonts w:hint="eastAsia"/>
        </w:rPr>
        <w:t>조회/확인이 되지 않았습니다.</w:t>
      </w:r>
    </w:p>
  </w:comment>
  <w:comment w:id="8" w:author="guisang.song" w:date="2025-10-21T20:40:00Z" w:initials="g">
    <w:p w14:paraId="706C4890" w14:textId="219407D2" w:rsidR="000F126C" w:rsidRDefault="000F126C">
      <w:pPr>
        <w:pStyle w:val="ad"/>
      </w:pPr>
      <w:r>
        <w:rPr>
          <w:rStyle w:val="ac"/>
        </w:rPr>
        <w:annotationRef/>
      </w:r>
      <w:r>
        <w:rPr>
          <w:rFonts w:hint="eastAsia"/>
        </w:rPr>
        <w:t>이 부분은 오기한 것 같습니다.</w:t>
      </w:r>
      <w:r>
        <w:t xml:space="preserve"> </w:t>
      </w:r>
      <w:r>
        <w:rPr>
          <w:rFonts w:hint="eastAsia"/>
        </w:rPr>
        <w:t>이 부분 제외하고 작업을 부탁드리겠습니다.</w:t>
      </w:r>
      <w:bookmarkStart w:id="9" w:name="_GoBack"/>
      <w:bookmarkEnd w:id="9"/>
    </w:p>
  </w:comment>
  <w:comment w:id="10" w:author="sungwon.chae" w:date="2025-10-21T16:35:00Z" w:initials="s">
    <w:p w14:paraId="6F2A85E2" w14:textId="77777777" w:rsidR="00CC0AFF" w:rsidRDefault="00CC0AFF">
      <w:pPr>
        <w:pStyle w:val="ad"/>
      </w:pPr>
      <w:r>
        <w:rPr>
          <w:rStyle w:val="ac"/>
        </w:rPr>
        <w:annotationRef/>
      </w:r>
      <w:r>
        <w:rPr>
          <w:rFonts w:hint="eastAsia"/>
        </w:rPr>
        <w:t>해당 고시는 현행인 행정규칙이 존재하지 않는 것으로 확인되었습니다.</w:t>
      </w:r>
    </w:p>
    <w:p w14:paraId="0DDA8408" w14:textId="4D5F2065" w:rsidR="00CC0AFF" w:rsidRDefault="00CC0AFF">
      <w:pPr>
        <w:pStyle w:val="ad"/>
      </w:pPr>
      <w:r>
        <w:rPr>
          <w:rFonts w:ascii="Helvetica" w:hAnsi="Helvetica" w:cs="Helvetica" w:hint="eastAsia"/>
          <w:noProof/>
          <w:kern w:val="0"/>
          <w:sz w:val="24"/>
        </w:rPr>
        <w:drawing>
          <wp:inline distT="0" distB="0" distL="0" distR="0" wp14:anchorId="556A8EBE" wp14:editId="7A4EA8DD">
            <wp:extent cx="2502182" cy="543199"/>
            <wp:effectExtent l="0" t="0" r="0" b="9525"/>
            <wp:docPr id="634089215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089215" name="그림 634089215"/>
                    <pic:cNvPicPr/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7145" cy="555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  <w:comment w:id="11" w:author="guisang.song" w:date="2025-10-21T20:37:00Z" w:initials="g">
    <w:p w14:paraId="0DD974CD" w14:textId="33DCB5DE" w:rsidR="005E16C7" w:rsidRPr="005E16C7" w:rsidRDefault="005E16C7">
      <w:pPr>
        <w:pStyle w:val="ad"/>
        <w:rPr>
          <w:rFonts w:hint="eastAsia"/>
        </w:rPr>
      </w:pPr>
      <w:r>
        <w:rPr>
          <w:rStyle w:val="ac"/>
        </w:rPr>
        <w:annotationRef/>
      </w:r>
      <w:r>
        <w:rPr>
          <w:rFonts w:hint="eastAsia"/>
        </w:rPr>
        <w:t xml:space="preserve">현재는 </w:t>
      </w:r>
      <w:r>
        <w:t>‘</w:t>
      </w:r>
      <w:r>
        <w:rPr>
          <w:rFonts w:hint="eastAsia"/>
        </w:rPr>
        <w:t>동물복지축산물 표시의 방법 및 기준 등에 관한 세부 규정</w:t>
      </w:r>
      <w:r>
        <w:t>’</w:t>
      </w:r>
      <w:r>
        <w:rPr>
          <w:rFonts w:hint="eastAsia"/>
        </w:rPr>
        <w:t>인데,</w:t>
      </w:r>
      <w:r>
        <w:t xml:space="preserve"> </w:t>
      </w:r>
      <w:r>
        <w:rPr>
          <w:rFonts w:hint="eastAsia"/>
        </w:rPr>
        <w:t>동물보호법만 확인하는 정도로 충분할 것 같습니다.</w:t>
      </w:r>
    </w:p>
  </w:comment>
  <w:comment w:id="12" w:author="sungwon.chae" w:date="2025-10-21T16:36:00Z" w:initials="s">
    <w:p w14:paraId="6899C227" w14:textId="1F951CC1" w:rsidR="00CC0AFF" w:rsidRDefault="00CC0AFF">
      <w:pPr>
        <w:pStyle w:val="ad"/>
      </w:pPr>
      <w:r>
        <w:rPr>
          <w:rStyle w:val="ac"/>
        </w:rPr>
        <w:annotationRef/>
      </w:r>
      <w:r>
        <w:rPr>
          <w:rFonts w:hint="eastAsia"/>
        </w:rPr>
        <w:t>국가법령정보센터에서 한국어 약칭 검색 기능은 확인하기 어려웠습니다(본문 내용 확인에는 문제 없었음).</w:t>
      </w:r>
    </w:p>
  </w:comment>
  <w:comment w:id="13" w:author="guisang.song" w:date="2025-10-21T20:32:00Z" w:initials="g">
    <w:p w14:paraId="6CBF4CBB" w14:textId="54384E54" w:rsidR="005E16C7" w:rsidRPr="005E16C7" w:rsidRDefault="005E16C7">
      <w:pPr>
        <w:pStyle w:val="ad"/>
        <w:rPr>
          <w:rFonts w:hint="eastAsia"/>
        </w:rPr>
      </w:pPr>
      <w:r>
        <w:rPr>
          <w:rStyle w:val="ac"/>
        </w:rPr>
        <w:annotationRef/>
      </w:r>
      <w:r>
        <w:rPr>
          <w:rFonts w:hint="eastAsia"/>
        </w:rPr>
        <w:t>보건복지부 고시입니다.</w:t>
      </w:r>
      <w:r>
        <w:t xml:space="preserve"> </w:t>
      </w:r>
      <w:r>
        <w:rPr>
          <w:rFonts w:hint="eastAsia"/>
        </w:rPr>
        <w:t>다만,</w:t>
      </w:r>
      <w:r>
        <w:t xml:space="preserve"> </w:t>
      </w:r>
      <w:r>
        <w:rPr>
          <w:rFonts w:hint="eastAsia"/>
        </w:rPr>
        <w:t xml:space="preserve">고시의 </w:t>
      </w:r>
      <w:r>
        <w:t xml:space="preserve">내용은 </w:t>
      </w:r>
      <w:r>
        <w:rPr>
          <w:rFonts w:hint="eastAsia"/>
        </w:rPr>
        <w:t>개별적,구체적 내용이 많아(대부분 약제별로 별지에 나열하는 내용이 다수인 것으로 알고 있습니다)</w:t>
      </w:r>
      <w:r>
        <w:t xml:space="preserve"> </w:t>
      </w:r>
      <w:r>
        <w:rPr>
          <w:rFonts w:hint="eastAsia"/>
        </w:rPr>
        <w:t>위 고시의 본문만 참고하면 될 것 같습니다.</w:t>
      </w:r>
      <w:r>
        <w:t xml:space="preserve"> </w:t>
      </w:r>
      <w:r>
        <w:rPr>
          <w:rFonts w:hint="eastAsia"/>
        </w:rPr>
        <w:t>국가법령정보센터에 뜨지 않으면,</w:t>
      </w:r>
      <w:r>
        <w:t xml:space="preserve"> </w:t>
      </w:r>
      <w:r>
        <w:rPr>
          <w:rFonts w:hint="eastAsia"/>
        </w:rPr>
        <w:t>상위법령인 국민건강보험법령 및 시행령만 참고하는 방향도 무방합니다.</w:t>
      </w:r>
    </w:p>
  </w:comment>
  <w:comment w:id="14" w:author="sungwon.chae" w:date="2025-10-21T16:37:00Z" w:initials="s">
    <w:p w14:paraId="367CE4C4" w14:textId="151AE40F" w:rsidR="00CC0AFF" w:rsidRDefault="00CC0AFF">
      <w:pPr>
        <w:pStyle w:val="ad"/>
      </w:pPr>
      <w:r>
        <w:rPr>
          <w:rStyle w:val="ac"/>
        </w:rPr>
        <w:annotationRef/>
      </w:r>
      <w:r>
        <w:rPr>
          <w:rFonts w:hint="eastAsia"/>
        </w:rPr>
        <w:t>송규상 변호사님께서 작성해주셨던 메모.</w:t>
      </w:r>
    </w:p>
  </w:comment>
  <w:comment w:id="15" w:author="sungwon.chae" w:date="2025-10-21T16:37:00Z" w:initials="s">
    <w:p w14:paraId="300F5200" w14:textId="43C7A16B" w:rsidR="00CC0AFF" w:rsidRDefault="00CC0AFF">
      <w:pPr>
        <w:pStyle w:val="ad"/>
      </w:pPr>
      <w:r>
        <w:rPr>
          <w:rStyle w:val="ac"/>
        </w:rPr>
        <w:annotationRef/>
      </w:r>
      <w:r>
        <w:rPr>
          <w:rFonts w:hint="eastAsia"/>
        </w:rPr>
        <w:t>해당 법률은 (약칭)</w:t>
      </w:r>
      <w:r w:rsidRPr="00CC0AFF">
        <w:t xml:space="preserve"> 신재생에너지법으로 현행 개정</w:t>
      </w:r>
      <w:r>
        <w:rPr>
          <w:rFonts w:hint="eastAsia"/>
        </w:rPr>
        <w:t>된 것으로 확인됩니다.</w:t>
      </w:r>
    </w:p>
  </w:comment>
  <w:comment w:id="16" w:author="sungwon.chae" w:date="2025-10-21T16:38:00Z" w:initials="s">
    <w:p w14:paraId="5C8857EB" w14:textId="034BBB6B" w:rsidR="00CC0AFF" w:rsidRDefault="00CC0AFF">
      <w:pPr>
        <w:pStyle w:val="ad"/>
      </w:pPr>
      <w:r>
        <w:rPr>
          <w:rStyle w:val="ac"/>
        </w:rPr>
        <w:annotationRef/>
      </w:r>
      <w:r w:rsidR="00581D2F">
        <w:rPr>
          <w:rFonts w:hint="eastAsia"/>
        </w:rPr>
        <w:t xml:space="preserve">(약칭) </w:t>
      </w:r>
      <w:r w:rsidRPr="00CC0AFF">
        <w:t>순환경제사회법으로 현행 개정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072E647F" w15:done="0"/>
  <w15:commentEx w15:paraId="52671CD9" w15:done="0"/>
  <w15:commentEx w15:paraId="6E7789DB" w15:done="0"/>
  <w15:commentEx w15:paraId="1B2FA5BF" w15:done="0"/>
  <w15:commentEx w15:paraId="32D5BF6B" w15:done="0"/>
  <w15:commentEx w15:paraId="46046799" w15:done="0"/>
  <w15:commentEx w15:paraId="3539D200" w15:paraIdParent="46046799" w15:done="0"/>
  <w15:commentEx w15:paraId="0647AFB2" w15:done="0"/>
  <w15:commentEx w15:paraId="706C4890" w15:paraIdParent="0647AFB2" w15:done="0"/>
  <w15:commentEx w15:paraId="0DDA8408" w15:done="0"/>
  <w15:commentEx w15:paraId="0DD974CD" w15:paraIdParent="0DDA8408" w15:done="0"/>
  <w15:commentEx w15:paraId="6899C227" w15:done="0"/>
  <w15:commentEx w15:paraId="6CBF4CBB" w15:paraIdParent="6899C227" w15:done="0"/>
  <w15:commentEx w15:paraId="367CE4C4" w15:done="0"/>
  <w15:commentEx w15:paraId="300F5200" w15:done="0"/>
  <w15:commentEx w15:paraId="5C8857E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0281B396" w16cex:dateUtc="2025-10-21T07:56:00Z"/>
  <w16cex:commentExtensible w16cex:durableId="4D435A56" w16cex:dateUtc="2025-10-21T07:57:00Z"/>
  <w16cex:commentExtensible w16cex:durableId="1AC73ABC" w16cex:dateUtc="2025-10-21T07:51:00Z"/>
  <w16cex:commentExtensible w16cex:durableId="724EAD80" w16cex:dateUtc="2025-10-21T07:51:00Z"/>
  <w16cex:commentExtensible w16cex:durableId="7D33694B" w16cex:dateUtc="2025-10-21T07:34:00Z"/>
  <w16cex:commentExtensible w16cex:durableId="717ADC85" w16cex:dateUtc="2025-10-21T07:34:00Z"/>
  <w16cex:commentExtensible w16cex:durableId="189BF83C" w16cex:dateUtc="2025-10-21T07:35:00Z"/>
  <w16cex:commentExtensible w16cex:durableId="54252BAC" w16cex:dateUtc="2025-10-21T07:35:00Z"/>
  <w16cex:commentExtensible w16cex:durableId="3F410618" w16cex:dateUtc="2025-10-21T07:36:00Z"/>
  <w16cex:commentExtensible w16cex:durableId="67903BC2" w16cex:dateUtc="2025-10-21T07:37:00Z"/>
  <w16cex:commentExtensible w16cex:durableId="6D032E70" w16cex:dateUtc="2025-10-21T07:37:00Z"/>
  <w16cex:commentExtensible w16cex:durableId="54CCD138" w16cex:dateUtc="2025-10-21T07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72E647F" w16cid:durableId="0281B396"/>
  <w16cid:commentId w16cid:paraId="52671CD9" w16cid:durableId="4D435A56"/>
  <w16cid:commentId w16cid:paraId="6E7789DB" w16cid:durableId="1AC73ABC"/>
  <w16cid:commentId w16cid:paraId="1B2FA5BF" w16cid:durableId="724EAD80"/>
  <w16cid:commentId w16cid:paraId="32D5BF6B" w16cid:durableId="7D33694B"/>
  <w16cid:commentId w16cid:paraId="46046799" w16cid:durableId="717ADC85"/>
  <w16cid:commentId w16cid:paraId="0647AFB2" w16cid:durableId="189BF83C"/>
  <w16cid:commentId w16cid:paraId="0DDA8408" w16cid:durableId="54252BAC"/>
  <w16cid:commentId w16cid:paraId="6899C227" w16cid:durableId="3F410618"/>
  <w16cid:commentId w16cid:paraId="367CE4C4" w16cid:durableId="67903BC2"/>
  <w16cid:commentId w16cid:paraId="300F5200" w16cid:durableId="6D032E70"/>
  <w16cid:commentId w16cid:paraId="5C8857EB" w16cid:durableId="54CCD13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CA42A8D" w14:textId="77777777" w:rsidR="005E16C7" w:rsidRDefault="005E16C7" w:rsidP="005E16C7">
      <w:pPr>
        <w:spacing w:after="0"/>
      </w:pPr>
      <w:r>
        <w:separator/>
      </w:r>
    </w:p>
  </w:endnote>
  <w:endnote w:type="continuationSeparator" w:id="0">
    <w:p w14:paraId="2CE935CD" w14:textId="77777777" w:rsidR="005E16C7" w:rsidRDefault="005E16C7" w:rsidP="005E16C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5D1AFAD" w14:textId="77777777" w:rsidR="005E16C7" w:rsidRDefault="005E16C7" w:rsidP="005E16C7">
      <w:pPr>
        <w:spacing w:after="0"/>
      </w:pPr>
      <w:r>
        <w:separator/>
      </w:r>
    </w:p>
  </w:footnote>
  <w:footnote w:type="continuationSeparator" w:id="0">
    <w:p w14:paraId="7E076AE9" w14:textId="77777777" w:rsidR="005E16C7" w:rsidRDefault="005E16C7" w:rsidP="005E16C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70C0A72"/>
    <w:multiLevelType w:val="hybridMultilevel"/>
    <w:tmpl w:val="60C625C8"/>
    <w:lvl w:ilvl="0" w:tplc="787CC91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BCE6C63"/>
    <w:multiLevelType w:val="hybridMultilevel"/>
    <w:tmpl w:val="A710BCA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6A71B15"/>
    <w:multiLevelType w:val="hybridMultilevel"/>
    <w:tmpl w:val="6E508DDE"/>
    <w:lvl w:ilvl="0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518C3872"/>
    <w:multiLevelType w:val="hybridMultilevel"/>
    <w:tmpl w:val="53263D8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549652E7"/>
    <w:multiLevelType w:val="hybridMultilevel"/>
    <w:tmpl w:val="86B2CC3A"/>
    <w:lvl w:ilvl="0" w:tplc="C60414D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6366126A"/>
    <w:multiLevelType w:val="hybridMultilevel"/>
    <w:tmpl w:val="3F72742A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5"/>
  </w:num>
  <w:num w:numId="5">
    <w:abstractNumId w:val="4"/>
  </w:num>
  <w:num w:numId="6">
    <w:abstractNumId w:val="7"/>
  </w:num>
  <w:num w:numId="7">
    <w:abstractNumId w:val="2"/>
  </w:num>
  <w:num w:numId="8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sungwon.chae">
    <w15:presenceInfo w15:providerId="AD" w15:userId="S-1-5-21-507921405-651377827-682003330-84424"/>
  </w15:person>
  <w15:person w15:author="guisang.song">
    <w15:presenceInfo w15:providerId="AD" w15:userId="S-1-5-21-507921405-651377827-682003330-8380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5ED"/>
    <w:rsid w:val="00067889"/>
    <w:rsid w:val="000F126C"/>
    <w:rsid w:val="00163FFA"/>
    <w:rsid w:val="002445ED"/>
    <w:rsid w:val="003A599F"/>
    <w:rsid w:val="00480FF9"/>
    <w:rsid w:val="00581D2F"/>
    <w:rsid w:val="00593DB5"/>
    <w:rsid w:val="005E16C7"/>
    <w:rsid w:val="006C0716"/>
    <w:rsid w:val="006F6F71"/>
    <w:rsid w:val="00715C59"/>
    <w:rsid w:val="00A16DC3"/>
    <w:rsid w:val="00B223FF"/>
    <w:rsid w:val="00B345B0"/>
    <w:rsid w:val="00BE1A1A"/>
    <w:rsid w:val="00CC0AFF"/>
    <w:rsid w:val="00CF4BD0"/>
    <w:rsid w:val="00F20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C8C153"/>
  <w15:chartTrackingRefBased/>
  <w15:docId w15:val="{DC4B32A6-072B-1F43-90D5-F0277CCDB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445E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445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445E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445E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445E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445E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445E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445E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445E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445E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445E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445E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445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445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445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445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445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445E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445E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445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445E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445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445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445E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445E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445ED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445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445ED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2445ED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2445ED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2445ED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2445ED"/>
    <w:rPr>
      <w:color w:val="954F72" w:themeColor="followedHyperlink"/>
      <w:u w:val="single"/>
    </w:rPr>
  </w:style>
  <w:style w:type="character" w:styleId="ac">
    <w:name w:val="annotation reference"/>
    <w:basedOn w:val="a0"/>
    <w:uiPriority w:val="99"/>
    <w:semiHidden/>
    <w:unhideWhenUsed/>
    <w:rsid w:val="00CC0AFF"/>
    <w:rPr>
      <w:sz w:val="18"/>
      <w:szCs w:val="18"/>
    </w:rPr>
  </w:style>
  <w:style w:type="paragraph" w:styleId="ad">
    <w:name w:val="annotation text"/>
    <w:basedOn w:val="a"/>
    <w:link w:val="Char3"/>
    <w:uiPriority w:val="99"/>
    <w:semiHidden/>
    <w:unhideWhenUsed/>
    <w:rsid w:val="00CC0AFF"/>
  </w:style>
  <w:style w:type="character" w:customStyle="1" w:styleId="Char3">
    <w:name w:val="메모 텍스트 Char"/>
    <w:basedOn w:val="a0"/>
    <w:link w:val="ad"/>
    <w:uiPriority w:val="99"/>
    <w:semiHidden/>
    <w:rsid w:val="00CC0AFF"/>
  </w:style>
  <w:style w:type="paragraph" w:styleId="ae">
    <w:name w:val="annotation subject"/>
    <w:basedOn w:val="ad"/>
    <w:next w:val="ad"/>
    <w:link w:val="Char4"/>
    <w:uiPriority w:val="99"/>
    <w:semiHidden/>
    <w:unhideWhenUsed/>
    <w:rsid w:val="00CC0AFF"/>
    <w:rPr>
      <w:b/>
      <w:bCs/>
    </w:rPr>
  </w:style>
  <w:style w:type="character" w:customStyle="1" w:styleId="Char4">
    <w:name w:val="메모 주제 Char"/>
    <w:basedOn w:val="Char3"/>
    <w:link w:val="ae"/>
    <w:uiPriority w:val="99"/>
    <w:semiHidden/>
    <w:rsid w:val="00CC0AFF"/>
    <w:rPr>
      <w:b/>
      <w:bCs/>
    </w:rPr>
  </w:style>
  <w:style w:type="paragraph" w:styleId="af">
    <w:name w:val="Revision"/>
    <w:hidden/>
    <w:uiPriority w:val="99"/>
    <w:semiHidden/>
    <w:rsid w:val="00581D2F"/>
    <w:pPr>
      <w:spacing w:after="0"/>
    </w:pPr>
  </w:style>
  <w:style w:type="table" w:styleId="af0">
    <w:name w:val="Table Grid"/>
    <w:basedOn w:val="a1"/>
    <w:uiPriority w:val="39"/>
    <w:rsid w:val="003A599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Balloon Text"/>
    <w:basedOn w:val="a"/>
    <w:link w:val="Char5"/>
    <w:uiPriority w:val="99"/>
    <w:semiHidden/>
    <w:unhideWhenUsed/>
    <w:rsid w:val="005E16C7"/>
    <w:pPr>
      <w:spacing w:after="0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5">
    <w:name w:val="풍선 도움말 텍스트 Char"/>
    <w:basedOn w:val="a0"/>
    <w:link w:val="af1"/>
    <w:uiPriority w:val="99"/>
    <w:semiHidden/>
    <w:rsid w:val="005E16C7"/>
    <w:rPr>
      <w:rFonts w:asciiTheme="majorHAnsi" w:eastAsiaTheme="majorEastAsia" w:hAnsiTheme="majorHAnsi" w:cstheme="majorBidi"/>
      <w:sz w:val="18"/>
      <w:szCs w:val="18"/>
    </w:rPr>
  </w:style>
  <w:style w:type="paragraph" w:styleId="af2">
    <w:name w:val="header"/>
    <w:basedOn w:val="a"/>
    <w:link w:val="Char6"/>
    <w:uiPriority w:val="99"/>
    <w:unhideWhenUsed/>
    <w:rsid w:val="005E16C7"/>
    <w:pPr>
      <w:tabs>
        <w:tab w:val="center" w:pos="4513"/>
        <w:tab w:val="right" w:pos="9026"/>
      </w:tabs>
      <w:snapToGrid w:val="0"/>
    </w:pPr>
  </w:style>
  <w:style w:type="character" w:customStyle="1" w:styleId="Char6">
    <w:name w:val="머리글 Char"/>
    <w:basedOn w:val="a0"/>
    <w:link w:val="af2"/>
    <w:uiPriority w:val="99"/>
    <w:rsid w:val="005E16C7"/>
  </w:style>
  <w:style w:type="paragraph" w:styleId="af3">
    <w:name w:val="footer"/>
    <w:basedOn w:val="a"/>
    <w:link w:val="Char7"/>
    <w:uiPriority w:val="99"/>
    <w:unhideWhenUsed/>
    <w:rsid w:val="005E16C7"/>
    <w:pPr>
      <w:tabs>
        <w:tab w:val="center" w:pos="4513"/>
        <w:tab w:val="right" w:pos="9026"/>
      </w:tabs>
      <w:snapToGrid w:val="0"/>
    </w:pPr>
  </w:style>
  <w:style w:type="character" w:customStyle="1" w:styleId="Char7">
    <w:name w:val="바닥글 Char"/>
    <w:basedOn w:val="a0"/>
    <w:link w:val="af3"/>
    <w:uiPriority w:val="99"/>
    <w:rsid w:val="005E16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microsoft.com/office/2016/09/relationships/commentsIds" Target="commentsIds.xml"/><Relationship Id="rId10" Type="http://schemas.microsoft.com/office/2011/relationships/commentsExtended" Target="commentsExtended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5A6B2A-F88F-42BF-B7AA-E34CC6F906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565</Words>
  <Characters>3224</Characters>
  <Application>Microsoft Office Word</Application>
  <DocSecurity>0</DocSecurity>
  <Lines>26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채성원</dc:creator>
  <cp:keywords/>
  <dc:description/>
  <cp:lastModifiedBy>guisang.song</cp:lastModifiedBy>
  <cp:revision>2</cp:revision>
  <dcterms:created xsi:type="dcterms:W3CDTF">2025-10-21T11:41:00Z</dcterms:created>
  <dcterms:modified xsi:type="dcterms:W3CDTF">2025-10-21T11:41:00Z</dcterms:modified>
</cp:coreProperties>
</file>