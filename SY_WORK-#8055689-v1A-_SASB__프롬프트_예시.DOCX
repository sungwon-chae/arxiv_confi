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3576" w:rsidRPr="00EE4134" w:rsidRDefault="00193576" w:rsidP="00193576">
      <w:pPr>
        <w:wordWrap w:val="0"/>
        <w:autoSpaceDE w:val="0"/>
        <w:autoSpaceDN w:val="0"/>
        <w:jc w:val="center"/>
        <w:rPr>
          <w:rFonts w:ascii="Times New Roman" w:hAnsi="Times New Roman"/>
          <w:b/>
          <w:sz w:val="24"/>
          <w:rPrChange w:id="0" w:author="guisang.song" w:date="2025-10-20T15:26:00Z">
            <w:rPr>
              <w:b/>
              <w:sz w:val="24"/>
            </w:rPr>
          </w:rPrChange>
        </w:rPr>
      </w:pPr>
      <w:r w:rsidRPr="00EE4134">
        <w:rPr>
          <w:rFonts w:ascii="Times New Roman" w:hAnsi="Times New Roman"/>
          <w:b/>
          <w:sz w:val="24"/>
          <w:rPrChange w:id="1" w:author="guisang.song" w:date="2025-10-20T15:26:00Z">
            <w:rPr>
              <w:rFonts w:hint="eastAsia"/>
              <w:b/>
              <w:sz w:val="24"/>
            </w:rPr>
          </w:rPrChange>
        </w:rPr>
        <w:t>한국회계기준원</w:t>
      </w:r>
      <w:r w:rsidRPr="00EE4134">
        <w:rPr>
          <w:rFonts w:ascii="Times New Roman" w:hAnsi="Times New Roman"/>
          <w:b/>
          <w:sz w:val="24"/>
          <w:rPrChange w:id="2" w:author="guisang.song" w:date="2025-10-20T15:26:00Z">
            <w:rPr>
              <w:rFonts w:hint="eastAsia"/>
              <w:b/>
              <w:sz w:val="24"/>
            </w:rPr>
          </w:rPrChange>
        </w:rPr>
        <w:t xml:space="preserve"> </w:t>
      </w:r>
      <w:r w:rsidRPr="00EE4134">
        <w:rPr>
          <w:rFonts w:ascii="Times New Roman" w:hAnsi="Times New Roman"/>
          <w:b/>
          <w:sz w:val="24"/>
          <w:rPrChange w:id="3" w:author="guisang.song" w:date="2025-10-20T15:26:00Z">
            <w:rPr>
              <w:b/>
              <w:sz w:val="24"/>
            </w:rPr>
          </w:rPrChange>
        </w:rPr>
        <w:t xml:space="preserve">SASB Project </w:t>
      </w:r>
      <w:r w:rsidRPr="00EE4134">
        <w:rPr>
          <w:rFonts w:ascii="Times New Roman" w:hAnsi="Times New Roman"/>
          <w:b/>
          <w:sz w:val="24"/>
          <w:rPrChange w:id="4" w:author="guisang.song" w:date="2025-10-20T15:26:00Z">
            <w:rPr>
              <w:rFonts w:hint="eastAsia"/>
              <w:b/>
              <w:sz w:val="24"/>
            </w:rPr>
          </w:rPrChange>
        </w:rPr>
        <w:t>검토</w:t>
      </w:r>
      <w:r w:rsidRPr="00EE4134">
        <w:rPr>
          <w:rFonts w:ascii="Times New Roman" w:hAnsi="Times New Roman"/>
          <w:b/>
          <w:sz w:val="24"/>
          <w:rPrChange w:id="5" w:author="guisang.song" w:date="2025-10-20T15:26:00Z">
            <w:rPr>
              <w:rFonts w:hint="eastAsia"/>
              <w:b/>
              <w:sz w:val="24"/>
            </w:rPr>
          </w:rPrChange>
        </w:rPr>
        <w:t xml:space="preserve"> </w:t>
      </w:r>
      <w:r w:rsidRPr="00EE4134">
        <w:rPr>
          <w:rFonts w:ascii="Times New Roman" w:hAnsi="Times New Roman"/>
          <w:b/>
          <w:sz w:val="24"/>
          <w:rPrChange w:id="6" w:author="guisang.song" w:date="2025-10-20T15:26:00Z">
            <w:rPr>
              <w:rFonts w:hint="eastAsia"/>
              <w:b/>
              <w:sz w:val="24"/>
            </w:rPr>
          </w:rPrChange>
        </w:rPr>
        <w:t>엑셀</w:t>
      </w:r>
      <w:r w:rsidRPr="00EE4134">
        <w:rPr>
          <w:rFonts w:ascii="Times New Roman" w:hAnsi="Times New Roman"/>
          <w:b/>
          <w:sz w:val="24"/>
          <w:rPrChange w:id="7" w:author="guisang.song" w:date="2025-10-20T15:26:00Z">
            <w:rPr>
              <w:rFonts w:hint="eastAsia"/>
              <w:b/>
              <w:sz w:val="24"/>
            </w:rPr>
          </w:rPrChange>
        </w:rPr>
        <w:t xml:space="preserve"> Promp</w:t>
      </w:r>
      <w:r w:rsidRPr="00EE4134">
        <w:rPr>
          <w:rFonts w:ascii="Times New Roman" w:hAnsi="Times New Roman"/>
          <w:b/>
          <w:sz w:val="24"/>
          <w:rPrChange w:id="8" w:author="guisang.song" w:date="2025-10-20T15:26:00Z">
            <w:rPr>
              <w:b/>
              <w:sz w:val="24"/>
            </w:rPr>
          </w:rPrChange>
        </w:rPr>
        <w:t xml:space="preserve">t </w:t>
      </w:r>
      <w:r w:rsidRPr="00EE4134">
        <w:rPr>
          <w:rFonts w:ascii="Times New Roman" w:hAnsi="Times New Roman"/>
          <w:b/>
          <w:sz w:val="24"/>
          <w:rPrChange w:id="9" w:author="guisang.song" w:date="2025-10-20T15:26:00Z">
            <w:rPr>
              <w:rFonts w:hint="eastAsia"/>
              <w:b/>
              <w:sz w:val="24"/>
            </w:rPr>
          </w:rPrChange>
        </w:rPr>
        <w:t>예시</w:t>
      </w:r>
    </w:p>
    <w:p w:rsidR="00193576" w:rsidRPr="00EE4134" w:rsidRDefault="00193576" w:rsidP="00193576">
      <w:pPr>
        <w:wordWrap w:val="0"/>
        <w:autoSpaceDE w:val="0"/>
        <w:autoSpaceDN w:val="0"/>
        <w:jc w:val="center"/>
        <w:rPr>
          <w:rFonts w:ascii="Times New Roman" w:hAnsi="Times New Roman"/>
          <w:b/>
          <w:sz w:val="24"/>
          <w:rPrChange w:id="10" w:author="guisang.song" w:date="2025-10-20T15:26:00Z">
            <w:rPr>
              <w:b/>
              <w:sz w:val="24"/>
            </w:rPr>
          </w:rPrChange>
        </w:rPr>
      </w:pPr>
    </w:p>
    <w:p w:rsidR="002C3CB8" w:rsidRPr="00EE4134" w:rsidRDefault="00193576" w:rsidP="002C3CB8">
      <w:pPr>
        <w:wordWrap w:val="0"/>
        <w:autoSpaceDE w:val="0"/>
        <w:autoSpaceDN w:val="0"/>
        <w:jc w:val="right"/>
        <w:rPr>
          <w:rFonts w:ascii="Times New Roman" w:hAnsi="Times New Roman"/>
          <w:rPrChange w:id="11" w:author="guisang.song" w:date="2025-10-20T15:26:00Z">
            <w:rPr/>
          </w:rPrChange>
        </w:rPr>
      </w:pPr>
      <w:r w:rsidRPr="00EE4134">
        <w:rPr>
          <w:rFonts w:ascii="Times New Roman" w:hAnsi="Times New Roman"/>
          <w:rPrChange w:id="12" w:author="guisang.song" w:date="2025-10-20T15:26:00Z">
            <w:rPr>
              <w:rFonts w:hint="eastAsia"/>
            </w:rPr>
          </w:rPrChange>
        </w:rPr>
        <w:t>2025. 10.</w:t>
      </w:r>
    </w:p>
    <w:p w:rsidR="00193576" w:rsidRPr="00EE4134" w:rsidRDefault="00193576" w:rsidP="00C66FC4">
      <w:pPr>
        <w:wordWrap w:val="0"/>
        <w:autoSpaceDE w:val="0"/>
        <w:autoSpaceDN w:val="0"/>
        <w:rPr>
          <w:rFonts w:ascii="Times New Roman" w:hAnsi="Times New Roman"/>
          <w:b/>
          <w:rPrChange w:id="13" w:author="guisang.song" w:date="2025-10-20T15:26:00Z">
            <w:rPr>
              <w:b/>
            </w:rPr>
          </w:rPrChange>
        </w:rPr>
      </w:pPr>
    </w:p>
    <w:p w:rsidR="00193576" w:rsidRPr="00EE4134" w:rsidRDefault="00107ADE" w:rsidP="00C66FC4">
      <w:pPr>
        <w:pStyle w:val="a4"/>
        <w:numPr>
          <w:ilvl w:val="0"/>
          <w:numId w:val="2"/>
        </w:numPr>
        <w:wordWrap w:val="0"/>
        <w:autoSpaceDE w:val="0"/>
        <w:autoSpaceDN w:val="0"/>
        <w:ind w:leftChars="0" w:left="403" w:hanging="403"/>
        <w:rPr>
          <w:rFonts w:ascii="Times New Roman" w:hAnsi="Times New Roman"/>
          <w:b/>
          <w:rPrChange w:id="14" w:author="guisang.song" w:date="2025-10-20T15:26:00Z">
            <w:rPr>
              <w:b/>
            </w:rPr>
          </w:rPrChange>
        </w:rPr>
      </w:pPr>
      <w:r w:rsidRPr="00EE4134">
        <w:rPr>
          <w:rFonts w:ascii="Times New Roman" w:hAnsi="Times New Roman"/>
          <w:b/>
          <w:rPrChange w:id="15" w:author="guisang.song" w:date="2025-10-20T15:26:00Z">
            <w:rPr>
              <w:rFonts w:hint="eastAsia"/>
              <w:b/>
            </w:rPr>
          </w:rPrChange>
        </w:rPr>
        <w:t>L</w:t>
      </w:r>
      <w:r w:rsidR="00193576" w:rsidRPr="00EE4134">
        <w:rPr>
          <w:rFonts w:ascii="Times New Roman" w:hAnsi="Times New Roman"/>
          <w:b/>
          <w:rPrChange w:id="16" w:author="guisang.song" w:date="2025-10-20T15:26:00Z">
            <w:rPr>
              <w:rFonts w:hint="eastAsia"/>
              <w:b/>
            </w:rPr>
          </w:rPrChange>
        </w:rPr>
        <w:t>열</w:t>
      </w:r>
      <w:r w:rsidRPr="00EE4134">
        <w:rPr>
          <w:rFonts w:ascii="Times New Roman" w:hAnsi="Times New Roman"/>
          <w:b/>
          <w:rPrChange w:id="17" w:author="guisang.song" w:date="2025-10-20T15:26:00Z">
            <w:rPr>
              <w:rFonts w:hint="eastAsia"/>
              <w:b/>
            </w:rPr>
          </w:rPrChange>
        </w:rPr>
        <w:t xml:space="preserve"> →</w:t>
      </w:r>
      <w:r w:rsidRPr="00EE4134">
        <w:rPr>
          <w:rFonts w:ascii="Times New Roman" w:hAnsi="Times New Roman"/>
          <w:b/>
          <w:rPrChange w:id="18" w:author="guisang.song" w:date="2025-10-20T15:26:00Z">
            <w:rPr>
              <w:b/>
            </w:rPr>
          </w:rPrChange>
        </w:rPr>
        <w:t xml:space="preserve"> </w:t>
      </w:r>
      <w:r w:rsidR="00193576" w:rsidRPr="00EE4134">
        <w:rPr>
          <w:rFonts w:ascii="Times New Roman" w:hAnsi="Times New Roman"/>
          <w:b/>
          <w:rPrChange w:id="19" w:author="guisang.song" w:date="2025-10-20T15:26:00Z">
            <w:rPr>
              <w:rFonts w:hint="eastAsia"/>
              <w:b/>
            </w:rPr>
          </w:rPrChange>
        </w:rPr>
        <w:t>M</w:t>
      </w:r>
      <w:r w:rsidR="00193576" w:rsidRPr="00EE4134">
        <w:rPr>
          <w:rFonts w:ascii="Times New Roman" w:hAnsi="Times New Roman"/>
          <w:b/>
          <w:rPrChange w:id="20" w:author="guisang.song" w:date="2025-10-20T15:26:00Z">
            <w:rPr>
              <w:rFonts w:hint="eastAsia"/>
              <w:b/>
            </w:rPr>
          </w:rPrChange>
        </w:rPr>
        <w:t>열</w:t>
      </w:r>
    </w:p>
    <w:p w:rsidR="00193576" w:rsidRPr="00EE4134" w:rsidRDefault="00193576" w:rsidP="00193576">
      <w:pPr>
        <w:pStyle w:val="a4"/>
        <w:wordWrap w:val="0"/>
        <w:autoSpaceDE w:val="0"/>
        <w:autoSpaceDN w:val="0"/>
        <w:ind w:leftChars="0" w:left="403"/>
        <w:rPr>
          <w:rFonts w:ascii="Times New Roman" w:hAnsi="Times New Roman"/>
          <w:rPrChange w:id="21" w:author="guisang.song" w:date="2025-10-20T15:26:00Z">
            <w:rPr/>
          </w:rPrChange>
        </w:rPr>
      </w:pPr>
    </w:p>
    <w:p w:rsidR="00193576" w:rsidRPr="00EE4134" w:rsidRDefault="00107ADE" w:rsidP="00193576">
      <w:pPr>
        <w:pStyle w:val="a4"/>
        <w:wordWrap w:val="0"/>
        <w:autoSpaceDE w:val="0"/>
        <w:autoSpaceDN w:val="0"/>
        <w:ind w:leftChars="0" w:left="403"/>
        <w:rPr>
          <w:rFonts w:ascii="Times New Roman" w:hAnsi="Times New Roman"/>
          <w:rPrChange w:id="22" w:author="guisang.song" w:date="2025-10-20T15:26:00Z">
            <w:rPr/>
          </w:rPrChange>
        </w:rPr>
      </w:pPr>
      <w:r w:rsidRPr="00EE4134">
        <w:rPr>
          <w:rFonts w:ascii="Times New Roman" w:hAnsi="Times New Roman"/>
          <w:rPrChange w:id="23" w:author="guisang.song" w:date="2025-10-20T15:26:00Z">
            <w:rPr/>
          </w:rPrChange>
        </w:rPr>
        <w:t>L</w:t>
      </w:r>
      <w:r w:rsidRPr="00EE4134">
        <w:rPr>
          <w:rFonts w:ascii="Times New Roman" w:hAnsi="Times New Roman"/>
          <w:rPrChange w:id="24" w:author="guisang.song" w:date="2025-10-20T15:26:00Z">
            <w:rPr>
              <w:rFonts w:hint="eastAsia"/>
            </w:rPr>
          </w:rPrChange>
        </w:rPr>
        <w:t>열에</w:t>
      </w:r>
      <w:r w:rsidRPr="00EE4134">
        <w:rPr>
          <w:rFonts w:ascii="Times New Roman" w:hAnsi="Times New Roman"/>
          <w:rPrChange w:id="25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26" w:author="guisang.song" w:date="2025-10-20T15:26:00Z">
            <w:rPr>
              <w:rFonts w:hint="eastAsia"/>
            </w:rPr>
          </w:rPrChange>
        </w:rPr>
        <w:t>있는</w:t>
      </w:r>
      <w:r w:rsidRPr="00EE4134">
        <w:rPr>
          <w:rFonts w:ascii="Times New Roman" w:hAnsi="Times New Roman"/>
          <w:rPrChange w:id="27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28" w:author="guisang.song" w:date="2025-10-20T15:26:00Z">
            <w:rPr>
              <w:rFonts w:hint="eastAsia"/>
            </w:rPr>
          </w:rPrChange>
        </w:rPr>
        <w:t>것은</w:t>
      </w:r>
      <w:r w:rsidRPr="00EE4134">
        <w:rPr>
          <w:rFonts w:ascii="Times New Roman" w:hAnsi="Times New Roman"/>
          <w:rPrChange w:id="29" w:author="guisang.song" w:date="2025-10-20T15:26:00Z">
            <w:rPr>
              <w:rFonts w:hint="eastAsia"/>
            </w:rPr>
          </w:rPrChange>
        </w:rPr>
        <w:t xml:space="preserve"> </w:t>
      </w:r>
      <w:r w:rsidR="00D97D74" w:rsidRPr="00EE4134">
        <w:rPr>
          <w:rFonts w:ascii="Times New Roman" w:hAnsi="Times New Roman"/>
          <w:rPrChange w:id="30" w:author="guisang.song" w:date="2025-10-20T15:26:00Z">
            <w:rPr>
              <w:rFonts w:hint="eastAsia"/>
            </w:rPr>
          </w:rPrChange>
        </w:rPr>
        <w:t>미국</w:t>
      </w:r>
      <w:r w:rsidRPr="00EE4134">
        <w:rPr>
          <w:rFonts w:ascii="Times New Roman" w:hAnsi="Times New Roman"/>
          <w:rPrChange w:id="31" w:author="guisang.song" w:date="2025-10-20T15:26:00Z">
            <w:rPr>
              <w:rFonts w:hint="eastAsia"/>
            </w:rPr>
          </w:rPrChange>
        </w:rPr>
        <w:t>의</w:t>
      </w:r>
      <w:r w:rsidRPr="00EE4134">
        <w:rPr>
          <w:rFonts w:ascii="Times New Roman" w:hAnsi="Times New Roman"/>
          <w:rPrChange w:id="32" w:author="guisang.song" w:date="2025-10-20T15:26:00Z">
            <w:rPr>
              <w:rFonts w:hint="eastAsia"/>
            </w:rPr>
          </w:rPrChange>
        </w:rPr>
        <w:t xml:space="preserve"> </w:t>
      </w:r>
      <w:r w:rsidR="00D97D74" w:rsidRPr="00EE4134">
        <w:rPr>
          <w:rFonts w:ascii="Times New Roman" w:hAnsi="Times New Roman"/>
          <w:rPrChange w:id="33" w:author="guisang.song" w:date="2025-10-20T15:26:00Z">
            <w:rPr/>
          </w:rPrChange>
        </w:rPr>
        <w:t>‘</w:t>
      </w:r>
      <w:r w:rsidR="00D97D74" w:rsidRPr="00EE4134">
        <w:rPr>
          <w:rFonts w:ascii="Times New Roman" w:hAnsi="Times New Roman"/>
          <w:rPrChange w:id="34" w:author="guisang.song" w:date="2025-10-20T15:26:00Z">
            <w:rPr>
              <w:rFonts w:hint="eastAsia"/>
            </w:rPr>
          </w:rPrChange>
        </w:rPr>
        <w:t>지속가능</w:t>
      </w:r>
      <w:r w:rsidR="00D97D74" w:rsidRPr="00EE4134">
        <w:rPr>
          <w:rFonts w:ascii="Times New Roman" w:hAnsi="Times New Roman"/>
          <w:rPrChange w:id="35" w:author="guisang.song" w:date="2025-10-20T15:26:00Z">
            <w:rPr>
              <w:rFonts w:hint="eastAsia"/>
            </w:rPr>
          </w:rPrChange>
        </w:rPr>
        <w:t xml:space="preserve"> </w:t>
      </w:r>
      <w:r w:rsidR="00D97D74" w:rsidRPr="00EE4134">
        <w:rPr>
          <w:rFonts w:ascii="Times New Roman" w:hAnsi="Times New Roman"/>
          <w:rPrChange w:id="36" w:author="guisang.song" w:date="2025-10-20T15:26:00Z">
            <w:rPr>
              <w:rFonts w:hint="eastAsia"/>
            </w:rPr>
          </w:rPrChange>
        </w:rPr>
        <w:t>회계기준</w:t>
      </w:r>
      <w:r w:rsidR="00D97D74" w:rsidRPr="00EE4134">
        <w:rPr>
          <w:rFonts w:ascii="Times New Roman" w:hAnsi="Times New Roman"/>
          <w:rPrChange w:id="37" w:author="guisang.song" w:date="2025-10-20T15:26:00Z">
            <w:rPr>
              <w:rFonts w:hint="eastAsia"/>
            </w:rPr>
          </w:rPrChange>
        </w:rPr>
        <w:t xml:space="preserve"> </w:t>
      </w:r>
      <w:r w:rsidR="00D97D74" w:rsidRPr="00EE4134">
        <w:rPr>
          <w:rFonts w:ascii="Times New Roman" w:hAnsi="Times New Roman"/>
          <w:rPrChange w:id="38" w:author="guisang.song" w:date="2025-10-20T15:26:00Z">
            <w:rPr>
              <w:rFonts w:hint="eastAsia"/>
            </w:rPr>
          </w:rPrChange>
        </w:rPr>
        <w:t>위원회</w:t>
      </w:r>
      <w:r w:rsidR="00D97D74" w:rsidRPr="00EE4134">
        <w:rPr>
          <w:rFonts w:ascii="Times New Roman" w:hAnsi="Times New Roman"/>
          <w:rPrChange w:id="39" w:author="guisang.song" w:date="2025-10-20T15:26:00Z">
            <w:rPr>
              <w:rFonts w:hint="eastAsia"/>
            </w:rPr>
          </w:rPrChange>
        </w:rPr>
        <w:t xml:space="preserve"> </w:t>
      </w:r>
      <w:r w:rsidR="00D97D74" w:rsidRPr="00EE4134">
        <w:rPr>
          <w:rFonts w:ascii="Times New Roman" w:hAnsi="Times New Roman"/>
          <w:rPrChange w:id="40" w:author="guisang.song" w:date="2025-10-20T15:26:00Z">
            <w:rPr>
              <w:rFonts w:hint="eastAsia"/>
            </w:rPr>
          </w:rPrChange>
        </w:rPr>
        <w:t>지침서</w:t>
      </w:r>
      <w:r w:rsidR="00D97D74" w:rsidRPr="00EE4134">
        <w:rPr>
          <w:rFonts w:ascii="Times New Roman" w:hAnsi="Times New Roman"/>
          <w:rPrChange w:id="41" w:author="guisang.song" w:date="2025-10-20T15:26:00Z">
            <w:rPr>
              <w:rFonts w:hint="eastAsia"/>
            </w:rPr>
          </w:rPrChange>
        </w:rPr>
        <w:t>(</w:t>
      </w:r>
      <w:r w:rsidR="00D97D74" w:rsidRPr="00EE4134">
        <w:rPr>
          <w:rFonts w:ascii="Times New Roman" w:hAnsi="Times New Roman"/>
          <w:spacing w:val="1"/>
          <w:rPrChange w:id="42" w:author="guisang.song" w:date="2025-10-20T15:26:00Z">
            <w:rPr>
              <w:rFonts w:ascii="Segoe UI" w:hAnsi="Segoe UI" w:cs="Segoe UI"/>
              <w:spacing w:val="1"/>
            </w:rPr>
          </w:rPrChange>
        </w:rPr>
        <w:t>SASB Standards)’</w:t>
      </w:r>
      <w:r w:rsidR="00D97D74" w:rsidRPr="00EE4134">
        <w:rPr>
          <w:rFonts w:ascii="Times New Roman" w:hAnsi="Times New Roman"/>
          <w:rPrChange w:id="43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44" w:author="guisang.song" w:date="2025-10-20T15:26:00Z">
            <w:rPr>
              <w:rFonts w:hint="eastAsia"/>
            </w:rPr>
          </w:rPrChange>
        </w:rPr>
        <w:t>중</w:t>
      </w:r>
      <w:r w:rsidRPr="00EE4134">
        <w:rPr>
          <w:rFonts w:ascii="Times New Roman" w:hAnsi="Times New Roman"/>
          <w:rPrChange w:id="45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46" w:author="guisang.song" w:date="2025-10-20T15:26:00Z">
            <w:rPr>
              <w:rFonts w:hint="eastAsia"/>
            </w:rPr>
          </w:rPrChange>
        </w:rPr>
        <w:t>특정</w:t>
      </w:r>
      <w:r w:rsidRPr="00EE4134">
        <w:rPr>
          <w:rFonts w:ascii="Times New Roman" w:hAnsi="Times New Roman"/>
          <w:rPrChange w:id="47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48" w:author="guisang.song" w:date="2025-10-20T15:26:00Z">
            <w:rPr>
              <w:rFonts w:hint="eastAsia"/>
            </w:rPr>
          </w:rPrChange>
        </w:rPr>
        <w:t>주제에</w:t>
      </w:r>
      <w:r w:rsidRPr="00EE4134">
        <w:rPr>
          <w:rFonts w:ascii="Times New Roman" w:hAnsi="Times New Roman"/>
          <w:rPrChange w:id="49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50" w:author="guisang.song" w:date="2025-10-20T15:26:00Z">
            <w:rPr>
              <w:rFonts w:hint="eastAsia"/>
            </w:rPr>
          </w:rPrChange>
        </w:rPr>
        <w:t>관련된</w:t>
      </w:r>
      <w:r w:rsidRPr="00EE4134">
        <w:rPr>
          <w:rFonts w:ascii="Times New Roman" w:hAnsi="Times New Roman"/>
          <w:rPrChange w:id="51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52" w:author="guisang.song" w:date="2025-10-20T15:26:00Z">
            <w:rPr>
              <w:rFonts w:hint="eastAsia"/>
            </w:rPr>
          </w:rPrChange>
        </w:rPr>
        <w:t>내용을</w:t>
      </w:r>
      <w:r w:rsidRPr="00EE4134">
        <w:rPr>
          <w:rFonts w:ascii="Times New Roman" w:hAnsi="Times New Roman"/>
          <w:rPrChange w:id="53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54" w:author="guisang.song" w:date="2025-10-20T15:26:00Z">
            <w:rPr>
              <w:rFonts w:hint="eastAsia"/>
            </w:rPr>
          </w:rPrChange>
        </w:rPr>
        <w:t>그대로</w:t>
      </w:r>
      <w:r w:rsidRPr="00EE4134">
        <w:rPr>
          <w:rFonts w:ascii="Times New Roman" w:hAnsi="Times New Roman"/>
          <w:rPrChange w:id="55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56" w:author="guisang.song" w:date="2025-10-20T15:26:00Z">
            <w:rPr>
              <w:rFonts w:hint="eastAsia"/>
            </w:rPr>
          </w:rPrChange>
        </w:rPr>
        <w:t>번역한</w:t>
      </w:r>
      <w:r w:rsidRPr="00EE4134">
        <w:rPr>
          <w:rFonts w:ascii="Times New Roman" w:hAnsi="Times New Roman"/>
          <w:rPrChange w:id="57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58" w:author="guisang.song" w:date="2025-10-20T15:26:00Z">
            <w:rPr>
              <w:rFonts w:hint="eastAsia"/>
            </w:rPr>
          </w:rPrChange>
        </w:rPr>
        <w:t>것이야</w:t>
      </w:r>
      <w:r w:rsidRPr="00EE4134">
        <w:rPr>
          <w:rFonts w:ascii="Times New Roman" w:hAnsi="Times New Roman"/>
          <w:rPrChange w:id="59" w:author="guisang.song" w:date="2025-10-20T15:26:00Z">
            <w:rPr>
              <w:rFonts w:hint="eastAsia"/>
            </w:rPr>
          </w:rPrChange>
        </w:rPr>
        <w:t>.</w:t>
      </w:r>
      <w:r w:rsidRPr="00EE4134">
        <w:rPr>
          <w:rFonts w:ascii="Times New Roman" w:hAnsi="Times New Roman"/>
          <w:rPrChange w:id="60" w:author="guisang.song" w:date="2025-10-20T15:26:00Z">
            <w:rPr/>
          </w:rPrChange>
        </w:rPr>
        <w:t xml:space="preserve"> </w:t>
      </w:r>
      <w:r w:rsidRPr="00EE4134">
        <w:rPr>
          <w:rFonts w:ascii="Times New Roman" w:hAnsi="Times New Roman"/>
          <w:rPrChange w:id="61" w:author="guisang.song" w:date="2025-10-20T15:26:00Z">
            <w:rPr>
              <w:rFonts w:hint="eastAsia"/>
            </w:rPr>
          </w:rPrChange>
        </w:rPr>
        <w:t>이</w:t>
      </w:r>
      <w:r w:rsidRPr="00EE4134">
        <w:rPr>
          <w:rFonts w:ascii="Times New Roman" w:hAnsi="Times New Roman"/>
          <w:rPrChange w:id="62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63" w:author="guisang.song" w:date="2025-10-20T15:26:00Z">
            <w:rPr>
              <w:rFonts w:hint="eastAsia"/>
            </w:rPr>
          </w:rPrChange>
        </w:rPr>
        <w:t>중에서</w:t>
      </w:r>
      <w:r w:rsidRPr="00EE4134">
        <w:rPr>
          <w:rFonts w:ascii="Times New Roman" w:hAnsi="Times New Roman"/>
          <w:rPrChange w:id="64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65" w:author="guisang.song" w:date="2025-10-20T15:26:00Z">
            <w:rPr>
              <w:rFonts w:hint="eastAsia"/>
            </w:rPr>
          </w:rPrChange>
        </w:rPr>
        <w:t>법률과</w:t>
      </w:r>
      <w:r w:rsidRPr="00EE4134">
        <w:rPr>
          <w:rFonts w:ascii="Times New Roman" w:hAnsi="Times New Roman"/>
          <w:rPrChange w:id="66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67" w:author="guisang.song" w:date="2025-10-20T15:26:00Z">
            <w:rPr>
              <w:rFonts w:hint="eastAsia"/>
            </w:rPr>
          </w:rPrChange>
        </w:rPr>
        <w:t>관련</w:t>
      </w:r>
      <w:r w:rsidR="00D97D74" w:rsidRPr="00EE4134">
        <w:rPr>
          <w:rFonts w:ascii="Times New Roman" w:hAnsi="Times New Roman"/>
          <w:rPrChange w:id="68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69" w:author="guisang.song" w:date="2025-10-20T15:26:00Z">
            <w:rPr>
              <w:rFonts w:hint="eastAsia"/>
            </w:rPr>
          </w:rPrChange>
        </w:rPr>
        <w:t>있는</w:t>
      </w:r>
      <w:r w:rsidRPr="00EE4134">
        <w:rPr>
          <w:rFonts w:ascii="Times New Roman" w:hAnsi="Times New Roman"/>
          <w:rPrChange w:id="70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71" w:author="guisang.song" w:date="2025-10-20T15:26:00Z">
            <w:rPr>
              <w:rFonts w:hint="eastAsia"/>
            </w:rPr>
          </w:rPrChange>
        </w:rPr>
        <w:t>것들을</w:t>
      </w:r>
      <w:r w:rsidRPr="00EE4134">
        <w:rPr>
          <w:rFonts w:ascii="Times New Roman" w:hAnsi="Times New Roman"/>
          <w:rPrChange w:id="72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73" w:author="guisang.song" w:date="2025-10-20T15:26:00Z">
            <w:rPr>
              <w:rFonts w:hint="eastAsia"/>
            </w:rPr>
          </w:rPrChange>
        </w:rPr>
        <w:t>선별하여</w:t>
      </w:r>
      <w:r w:rsidRPr="00EE4134">
        <w:rPr>
          <w:rFonts w:ascii="Times New Roman" w:hAnsi="Times New Roman"/>
          <w:rPrChange w:id="74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75" w:author="guisang.song" w:date="2025-10-20T15:26:00Z">
            <w:rPr/>
          </w:rPrChange>
        </w:rPr>
        <w:t>M</w:t>
      </w:r>
      <w:r w:rsidRPr="00EE4134">
        <w:rPr>
          <w:rFonts w:ascii="Times New Roman" w:hAnsi="Times New Roman"/>
          <w:rPrChange w:id="76" w:author="guisang.song" w:date="2025-10-20T15:26:00Z">
            <w:rPr>
              <w:rFonts w:hint="eastAsia"/>
            </w:rPr>
          </w:rPrChange>
        </w:rPr>
        <w:t>열에</w:t>
      </w:r>
      <w:r w:rsidRPr="00EE4134">
        <w:rPr>
          <w:rFonts w:ascii="Times New Roman" w:hAnsi="Times New Roman"/>
          <w:rPrChange w:id="77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78" w:author="guisang.song" w:date="2025-10-20T15:26:00Z">
            <w:rPr>
              <w:rFonts w:hint="eastAsia"/>
            </w:rPr>
          </w:rPrChange>
        </w:rPr>
        <w:t>나열해줘</w:t>
      </w:r>
      <w:r w:rsidRPr="00EE4134">
        <w:rPr>
          <w:rFonts w:ascii="Times New Roman" w:hAnsi="Times New Roman"/>
          <w:rPrChange w:id="79" w:author="guisang.song" w:date="2025-10-20T15:26:00Z">
            <w:rPr>
              <w:rFonts w:hint="eastAsia"/>
            </w:rPr>
          </w:rPrChange>
        </w:rPr>
        <w:t xml:space="preserve">. </w:t>
      </w:r>
      <w:r w:rsidRPr="00EE4134">
        <w:rPr>
          <w:rFonts w:ascii="Times New Roman" w:hAnsi="Times New Roman"/>
          <w:rPrChange w:id="80" w:author="guisang.song" w:date="2025-10-20T15:26:00Z">
            <w:rPr>
              <w:rFonts w:hint="eastAsia"/>
            </w:rPr>
          </w:rPrChange>
        </w:rPr>
        <w:t>구체적으로는</w:t>
      </w:r>
      <w:r w:rsidRPr="00EE4134">
        <w:rPr>
          <w:rFonts w:ascii="Times New Roman" w:hAnsi="Times New Roman"/>
          <w:rPrChange w:id="81" w:author="guisang.song" w:date="2025-10-20T15:26:00Z">
            <w:rPr>
              <w:rFonts w:hint="eastAsia"/>
            </w:rPr>
          </w:rPrChange>
        </w:rPr>
        <w:t xml:space="preserve"> </w:t>
      </w:r>
      <w:r w:rsidR="009F3891" w:rsidRPr="004F0B5D">
        <w:rPr>
          <w:rFonts w:ascii="바탕" w:eastAsia="바탕" w:hAnsi="바탕" w:cs="바탕" w:hint="eastAsia"/>
          <w:shd w:val="clear" w:color="auto" w:fill="D9D9D9" w:themeFill="background1" w:themeFillShade="D9"/>
          <w:rPrChange w:id="82" w:author="guisang.song" w:date="2025-10-20T16:04:00Z">
            <w:rPr>
              <w:rFonts w:hint="eastAsia"/>
            </w:rPr>
          </w:rPrChange>
        </w:rPr>
        <w:t>①</w:t>
      </w:r>
      <w:r w:rsidR="009F3891" w:rsidRPr="004F0B5D">
        <w:rPr>
          <w:rFonts w:ascii="Times New Roman" w:hAnsi="Times New Roman"/>
          <w:shd w:val="clear" w:color="auto" w:fill="D9D9D9" w:themeFill="background1" w:themeFillShade="D9"/>
          <w:rPrChange w:id="83" w:author="guisang.song" w:date="2025-10-20T16:04:00Z">
            <w:rPr/>
          </w:rPrChange>
        </w:rPr>
        <w:t xml:space="preserve"> </w:t>
      </w:r>
      <w:r w:rsidRPr="004F0B5D">
        <w:rPr>
          <w:rFonts w:ascii="Times New Roman" w:hAnsi="Times New Roman"/>
          <w:u w:val="single"/>
          <w:shd w:val="clear" w:color="auto" w:fill="D9D9D9" w:themeFill="background1" w:themeFillShade="D9"/>
          <w:rPrChange w:id="84" w:author="guisang.song" w:date="2025-10-20T16:04:00Z">
            <w:rPr>
              <w:rFonts w:hint="eastAsia"/>
              <w:u w:val="single"/>
            </w:rPr>
          </w:rPrChange>
        </w:rPr>
        <w:t>외국</w:t>
      </w:r>
      <w:r w:rsidRPr="004F0B5D">
        <w:rPr>
          <w:rFonts w:ascii="Times New Roman" w:hAnsi="Times New Roman"/>
          <w:u w:val="single"/>
          <w:shd w:val="clear" w:color="auto" w:fill="D9D9D9" w:themeFill="background1" w:themeFillShade="D9"/>
          <w:rPrChange w:id="85" w:author="guisang.song" w:date="2025-10-20T16:04:00Z">
            <w:rPr>
              <w:rFonts w:hint="eastAsia"/>
              <w:u w:val="single"/>
            </w:rPr>
          </w:rPrChange>
        </w:rPr>
        <w:t xml:space="preserve"> </w:t>
      </w:r>
      <w:r w:rsidRPr="004F0B5D">
        <w:rPr>
          <w:rFonts w:ascii="Times New Roman" w:hAnsi="Times New Roman"/>
          <w:u w:val="single"/>
          <w:shd w:val="clear" w:color="auto" w:fill="D9D9D9" w:themeFill="background1" w:themeFillShade="D9"/>
          <w:rPrChange w:id="86" w:author="guisang.song" w:date="2025-10-20T16:04:00Z">
            <w:rPr>
              <w:rFonts w:hint="eastAsia"/>
              <w:u w:val="single"/>
            </w:rPr>
          </w:rPrChange>
        </w:rPr>
        <w:t>혹은</w:t>
      </w:r>
      <w:r w:rsidRPr="004F0B5D">
        <w:rPr>
          <w:rFonts w:ascii="Times New Roman" w:hAnsi="Times New Roman"/>
          <w:u w:val="single"/>
          <w:shd w:val="clear" w:color="auto" w:fill="D9D9D9" w:themeFill="background1" w:themeFillShade="D9"/>
          <w:rPrChange w:id="87" w:author="guisang.song" w:date="2025-10-20T16:04:00Z">
            <w:rPr>
              <w:rFonts w:hint="eastAsia"/>
              <w:u w:val="single"/>
            </w:rPr>
          </w:rPrChange>
        </w:rPr>
        <w:t xml:space="preserve"> </w:t>
      </w:r>
      <w:r w:rsidRPr="004F0B5D">
        <w:rPr>
          <w:rFonts w:ascii="Times New Roman" w:hAnsi="Times New Roman"/>
          <w:u w:val="single"/>
          <w:shd w:val="clear" w:color="auto" w:fill="D9D9D9" w:themeFill="background1" w:themeFillShade="D9"/>
          <w:rPrChange w:id="88" w:author="guisang.song" w:date="2025-10-20T16:04:00Z">
            <w:rPr>
              <w:rFonts w:hint="eastAsia"/>
              <w:u w:val="single"/>
            </w:rPr>
          </w:rPrChange>
        </w:rPr>
        <w:t>국제</w:t>
      </w:r>
      <w:r w:rsidRPr="004F0B5D">
        <w:rPr>
          <w:rFonts w:ascii="Times New Roman" w:hAnsi="Times New Roman"/>
          <w:u w:val="single"/>
          <w:shd w:val="clear" w:color="auto" w:fill="D9D9D9" w:themeFill="background1" w:themeFillShade="D9"/>
          <w:rPrChange w:id="89" w:author="guisang.song" w:date="2025-10-20T16:04:00Z">
            <w:rPr>
              <w:rFonts w:hint="eastAsia"/>
              <w:u w:val="single"/>
            </w:rPr>
          </w:rPrChange>
        </w:rPr>
        <w:t xml:space="preserve"> </w:t>
      </w:r>
      <w:r w:rsidRPr="004F0B5D">
        <w:rPr>
          <w:rFonts w:ascii="Times New Roman" w:hAnsi="Times New Roman"/>
          <w:u w:val="single"/>
          <w:shd w:val="clear" w:color="auto" w:fill="D9D9D9" w:themeFill="background1" w:themeFillShade="D9"/>
          <w:rPrChange w:id="90" w:author="guisang.song" w:date="2025-10-20T16:04:00Z">
            <w:rPr>
              <w:rFonts w:hint="eastAsia"/>
              <w:u w:val="single"/>
            </w:rPr>
          </w:rPrChange>
        </w:rPr>
        <w:t>법령</w:t>
      </w:r>
      <w:r w:rsidRPr="004F0B5D">
        <w:rPr>
          <w:rFonts w:ascii="Times New Roman" w:hAnsi="Times New Roman"/>
          <w:shd w:val="clear" w:color="auto" w:fill="D9D9D9" w:themeFill="background1" w:themeFillShade="D9"/>
          <w:rPrChange w:id="91" w:author="guisang.song" w:date="2025-10-20T16:04:00Z">
            <w:rPr>
              <w:rFonts w:hint="eastAsia"/>
            </w:rPr>
          </w:rPrChange>
        </w:rPr>
        <w:t>,</w:t>
      </w:r>
      <w:r w:rsidRPr="004F0B5D">
        <w:rPr>
          <w:rFonts w:ascii="Times New Roman" w:hAnsi="Times New Roman"/>
          <w:shd w:val="clear" w:color="auto" w:fill="D9D9D9" w:themeFill="background1" w:themeFillShade="D9"/>
          <w:rPrChange w:id="92" w:author="guisang.song" w:date="2025-10-20T16:04:00Z">
            <w:rPr/>
          </w:rPrChange>
        </w:rPr>
        <w:t xml:space="preserve"> </w:t>
      </w:r>
      <w:r w:rsidR="00C657A5" w:rsidRPr="004F0B5D">
        <w:rPr>
          <w:rFonts w:ascii="바탕" w:eastAsia="바탕" w:hAnsi="바탕" w:cs="바탕" w:hint="eastAsia"/>
          <w:shd w:val="clear" w:color="auto" w:fill="D9D9D9" w:themeFill="background1" w:themeFillShade="D9"/>
          <w:rPrChange w:id="93" w:author="guisang.song" w:date="2025-10-20T16:04:00Z">
            <w:rPr>
              <w:rFonts w:hint="eastAsia"/>
            </w:rPr>
          </w:rPrChange>
        </w:rPr>
        <w:t>②</w:t>
      </w:r>
      <w:r w:rsidR="00C657A5" w:rsidRPr="004F0B5D">
        <w:rPr>
          <w:rFonts w:ascii="Times New Roman" w:hAnsi="Times New Roman"/>
          <w:shd w:val="clear" w:color="auto" w:fill="D9D9D9" w:themeFill="background1" w:themeFillShade="D9"/>
          <w:rPrChange w:id="94" w:author="guisang.song" w:date="2025-10-20T16:04:00Z">
            <w:rPr>
              <w:rFonts w:hint="eastAsia"/>
            </w:rPr>
          </w:rPrChange>
        </w:rPr>
        <w:t xml:space="preserve"> </w:t>
      </w:r>
      <w:r w:rsidR="00C657A5" w:rsidRPr="004F0B5D">
        <w:rPr>
          <w:rFonts w:ascii="Times New Roman" w:hAnsi="Times New Roman"/>
          <w:u w:val="single"/>
          <w:shd w:val="clear" w:color="auto" w:fill="D9D9D9" w:themeFill="background1" w:themeFillShade="D9"/>
          <w:rPrChange w:id="95" w:author="guisang.song" w:date="2025-10-20T16:04:00Z">
            <w:rPr>
              <w:rFonts w:hint="eastAsia"/>
              <w:u w:val="single"/>
            </w:rPr>
          </w:rPrChange>
        </w:rPr>
        <w:t>제도</w:t>
      </w:r>
      <w:r w:rsidR="00C657A5" w:rsidRPr="004F0B5D">
        <w:rPr>
          <w:rFonts w:ascii="Times New Roman" w:hAnsi="Times New Roman"/>
          <w:shd w:val="clear" w:color="auto" w:fill="D9D9D9" w:themeFill="background1" w:themeFillShade="D9"/>
          <w:rPrChange w:id="96" w:author="guisang.song" w:date="2025-10-20T16:04:00Z">
            <w:rPr>
              <w:rFonts w:hint="eastAsia"/>
            </w:rPr>
          </w:rPrChange>
        </w:rPr>
        <w:t>,</w:t>
      </w:r>
      <w:r w:rsidR="00C657A5" w:rsidRPr="004F0B5D">
        <w:rPr>
          <w:rFonts w:ascii="Times New Roman" w:hAnsi="Times New Roman"/>
          <w:shd w:val="clear" w:color="auto" w:fill="D9D9D9" w:themeFill="background1" w:themeFillShade="D9"/>
          <w:rPrChange w:id="97" w:author="guisang.song" w:date="2025-10-20T16:04:00Z">
            <w:rPr/>
          </w:rPrChange>
        </w:rPr>
        <w:t xml:space="preserve"> </w:t>
      </w:r>
      <w:r w:rsidR="00C657A5" w:rsidRPr="004F0B5D">
        <w:rPr>
          <w:rFonts w:ascii="바탕" w:eastAsia="바탕" w:hAnsi="바탕" w:cs="바탕" w:hint="eastAsia"/>
          <w:shd w:val="clear" w:color="auto" w:fill="D9D9D9" w:themeFill="background1" w:themeFillShade="D9"/>
          <w:rPrChange w:id="98" w:author="guisang.song" w:date="2025-10-20T16:04:00Z">
            <w:rPr>
              <w:rFonts w:hint="eastAsia"/>
            </w:rPr>
          </w:rPrChange>
        </w:rPr>
        <w:t>③</w:t>
      </w:r>
      <w:r w:rsidR="00C657A5" w:rsidRPr="004F0B5D">
        <w:rPr>
          <w:rFonts w:ascii="Times New Roman" w:hAnsi="Times New Roman"/>
          <w:shd w:val="clear" w:color="auto" w:fill="D9D9D9" w:themeFill="background1" w:themeFillShade="D9"/>
          <w:rPrChange w:id="99" w:author="guisang.song" w:date="2025-10-20T16:04:00Z">
            <w:rPr/>
          </w:rPrChange>
        </w:rPr>
        <w:t xml:space="preserve"> </w:t>
      </w:r>
      <w:r w:rsidRPr="004F0B5D">
        <w:rPr>
          <w:rFonts w:ascii="Times New Roman" w:hAnsi="Times New Roman"/>
          <w:u w:val="single"/>
          <w:shd w:val="clear" w:color="auto" w:fill="D9D9D9" w:themeFill="background1" w:themeFillShade="D9"/>
          <w:rPrChange w:id="100" w:author="guisang.song" w:date="2025-10-20T16:04:00Z">
            <w:rPr>
              <w:rFonts w:hint="eastAsia"/>
              <w:u w:val="single"/>
            </w:rPr>
          </w:rPrChange>
        </w:rPr>
        <w:t>기준이나</w:t>
      </w:r>
      <w:r w:rsidRPr="004F0B5D">
        <w:rPr>
          <w:rFonts w:ascii="Times New Roman" w:hAnsi="Times New Roman"/>
          <w:u w:val="single"/>
          <w:shd w:val="clear" w:color="auto" w:fill="D9D9D9" w:themeFill="background1" w:themeFillShade="D9"/>
          <w:rPrChange w:id="101" w:author="guisang.song" w:date="2025-10-20T16:04:00Z">
            <w:rPr>
              <w:rFonts w:hint="eastAsia"/>
              <w:u w:val="single"/>
            </w:rPr>
          </w:rPrChange>
        </w:rPr>
        <w:t xml:space="preserve"> </w:t>
      </w:r>
      <w:r w:rsidRPr="004F0B5D">
        <w:rPr>
          <w:rFonts w:ascii="Times New Roman" w:hAnsi="Times New Roman"/>
          <w:u w:val="single"/>
          <w:shd w:val="clear" w:color="auto" w:fill="D9D9D9" w:themeFill="background1" w:themeFillShade="D9"/>
          <w:rPrChange w:id="102" w:author="guisang.song" w:date="2025-10-20T16:04:00Z">
            <w:rPr>
              <w:rFonts w:hint="eastAsia"/>
              <w:u w:val="single"/>
            </w:rPr>
          </w:rPrChange>
        </w:rPr>
        <w:t>지침</w:t>
      </w:r>
      <w:r w:rsidRPr="004F0B5D">
        <w:rPr>
          <w:rFonts w:ascii="Times New Roman" w:hAnsi="Times New Roman"/>
          <w:u w:val="single"/>
          <w:shd w:val="clear" w:color="auto" w:fill="D9D9D9" w:themeFill="background1" w:themeFillShade="D9"/>
          <w:rPrChange w:id="103" w:author="guisang.song" w:date="2025-10-20T16:04:00Z">
            <w:rPr>
              <w:rFonts w:hint="eastAsia"/>
              <w:u w:val="single"/>
            </w:rPr>
          </w:rPrChange>
        </w:rPr>
        <w:t>,</w:t>
      </w:r>
      <w:r w:rsidRPr="004F0B5D">
        <w:rPr>
          <w:rFonts w:ascii="Times New Roman" w:hAnsi="Times New Roman"/>
          <w:u w:val="single"/>
          <w:shd w:val="clear" w:color="auto" w:fill="D9D9D9" w:themeFill="background1" w:themeFillShade="D9"/>
          <w:rPrChange w:id="104" w:author="guisang.song" w:date="2025-10-20T16:04:00Z">
            <w:rPr>
              <w:u w:val="single"/>
            </w:rPr>
          </w:rPrChange>
        </w:rPr>
        <w:t xml:space="preserve"> </w:t>
      </w:r>
      <w:r w:rsidRPr="004F0B5D">
        <w:rPr>
          <w:rFonts w:ascii="Times New Roman" w:hAnsi="Times New Roman"/>
          <w:u w:val="single"/>
          <w:shd w:val="clear" w:color="auto" w:fill="D9D9D9" w:themeFill="background1" w:themeFillShade="D9"/>
          <w:rPrChange w:id="105" w:author="guisang.song" w:date="2025-10-20T16:04:00Z">
            <w:rPr>
              <w:rFonts w:hint="eastAsia"/>
              <w:u w:val="single"/>
            </w:rPr>
          </w:rPrChange>
        </w:rPr>
        <w:t>가이드라인</w:t>
      </w:r>
      <w:r w:rsidRPr="004F0B5D">
        <w:rPr>
          <w:rFonts w:ascii="Times New Roman" w:hAnsi="Times New Roman"/>
          <w:shd w:val="clear" w:color="auto" w:fill="D9D9D9" w:themeFill="background1" w:themeFillShade="D9"/>
          <w:rPrChange w:id="106" w:author="guisang.song" w:date="2025-10-20T16:04:00Z">
            <w:rPr>
              <w:rFonts w:hint="eastAsia"/>
            </w:rPr>
          </w:rPrChange>
        </w:rPr>
        <w:t>,</w:t>
      </w:r>
      <w:r w:rsidRPr="004F0B5D">
        <w:rPr>
          <w:rFonts w:ascii="Times New Roman" w:hAnsi="Times New Roman"/>
          <w:shd w:val="clear" w:color="auto" w:fill="D9D9D9" w:themeFill="background1" w:themeFillShade="D9"/>
          <w:rPrChange w:id="107" w:author="guisang.song" w:date="2025-10-20T16:04:00Z">
            <w:rPr/>
          </w:rPrChange>
        </w:rPr>
        <w:t xml:space="preserve"> </w:t>
      </w:r>
      <w:r w:rsidR="00C657A5" w:rsidRPr="004F0B5D">
        <w:rPr>
          <w:rFonts w:ascii="바탕" w:eastAsia="바탕" w:hAnsi="바탕" w:cs="바탕" w:hint="eastAsia"/>
          <w:shd w:val="clear" w:color="auto" w:fill="D9D9D9" w:themeFill="background1" w:themeFillShade="D9"/>
          <w:rPrChange w:id="108" w:author="guisang.song" w:date="2025-10-20T16:04:00Z">
            <w:rPr>
              <w:rFonts w:hint="eastAsia"/>
            </w:rPr>
          </w:rPrChange>
        </w:rPr>
        <w:t>④</w:t>
      </w:r>
      <w:r w:rsidR="009F3891" w:rsidRPr="004F0B5D">
        <w:rPr>
          <w:rFonts w:ascii="Times New Roman" w:hAnsi="Times New Roman"/>
          <w:shd w:val="clear" w:color="auto" w:fill="D9D9D9" w:themeFill="background1" w:themeFillShade="D9"/>
          <w:rPrChange w:id="109" w:author="guisang.song" w:date="2025-10-20T16:04:00Z">
            <w:rPr/>
          </w:rPrChange>
        </w:rPr>
        <w:t xml:space="preserve"> </w:t>
      </w:r>
      <w:r w:rsidRPr="004F0B5D">
        <w:rPr>
          <w:rFonts w:ascii="Times New Roman" w:hAnsi="Times New Roman"/>
          <w:u w:val="single"/>
          <w:shd w:val="clear" w:color="auto" w:fill="D9D9D9" w:themeFill="background1" w:themeFillShade="D9"/>
          <w:rPrChange w:id="110" w:author="guisang.song" w:date="2025-10-20T16:04:00Z">
            <w:rPr>
              <w:rFonts w:hint="eastAsia"/>
              <w:u w:val="single"/>
            </w:rPr>
          </w:rPrChange>
        </w:rPr>
        <w:t>그러한</w:t>
      </w:r>
      <w:r w:rsidRPr="004F0B5D">
        <w:rPr>
          <w:rFonts w:ascii="Times New Roman" w:hAnsi="Times New Roman"/>
          <w:u w:val="single"/>
          <w:shd w:val="clear" w:color="auto" w:fill="D9D9D9" w:themeFill="background1" w:themeFillShade="D9"/>
          <w:rPrChange w:id="111" w:author="guisang.song" w:date="2025-10-20T16:04:00Z">
            <w:rPr>
              <w:rFonts w:hint="eastAsia"/>
              <w:u w:val="single"/>
            </w:rPr>
          </w:rPrChange>
        </w:rPr>
        <w:t xml:space="preserve"> </w:t>
      </w:r>
      <w:r w:rsidRPr="004F0B5D">
        <w:rPr>
          <w:rFonts w:ascii="Times New Roman" w:hAnsi="Times New Roman"/>
          <w:u w:val="single"/>
          <w:shd w:val="clear" w:color="auto" w:fill="D9D9D9" w:themeFill="background1" w:themeFillShade="D9"/>
          <w:rPrChange w:id="112" w:author="guisang.song" w:date="2025-10-20T16:04:00Z">
            <w:rPr>
              <w:rFonts w:hint="eastAsia"/>
              <w:u w:val="single"/>
            </w:rPr>
          </w:rPrChange>
        </w:rPr>
        <w:t>기준을</w:t>
      </w:r>
      <w:r w:rsidRPr="004F0B5D">
        <w:rPr>
          <w:rFonts w:ascii="Times New Roman" w:hAnsi="Times New Roman"/>
          <w:u w:val="single"/>
          <w:shd w:val="clear" w:color="auto" w:fill="D9D9D9" w:themeFill="background1" w:themeFillShade="D9"/>
          <w:rPrChange w:id="113" w:author="guisang.song" w:date="2025-10-20T16:04:00Z">
            <w:rPr>
              <w:rFonts w:hint="eastAsia"/>
              <w:u w:val="single"/>
            </w:rPr>
          </w:rPrChange>
        </w:rPr>
        <w:t xml:space="preserve"> </w:t>
      </w:r>
      <w:r w:rsidRPr="004F0B5D">
        <w:rPr>
          <w:rFonts w:ascii="Times New Roman" w:hAnsi="Times New Roman"/>
          <w:u w:val="single"/>
          <w:shd w:val="clear" w:color="auto" w:fill="D9D9D9" w:themeFill="background1" w:themeFillShade="D9"/>
          <w:rPrChange w:id="114" w:author="guisang.song" w:date="2025-10-20T16:04:00Z">
            <w:rPr>
              <w:rFonts w:hint="eastAsia"/>
              <w:u w:val="single"/>
            </w:rPr>
          </w:rPrChange>
        </w:rPr>
        <w:t>만드는</w:t>
      </w:r>
      <w:r w:rsidRPr="004F0B5D">
        <w:rPr>
          <w:rFonts w:ascii="Times New Roman" w:hAnsi="Times New Roman"/>
          <w:u w:val="single"/>
          <w:shd w:val="clear" w:color="auto" w:fill="D9D9D9" w:themeFill="background1" w:themeFillShade="D9"/>
          <w:rPrChange w:id="115" w:author="guisang.song" w:date="2025-10-20T16:04:00Z">
            <w:rPr>
              <w:rFonts w:hint="eastAsia"/>
              <w:u w:val="single"/>
            </w:rPr>
          </w:rPrChange>
        </w:rPr>
        <w:t xml:space="preserve"> </w:t>
      </w:r>
      <w:r w:rsidRPr="004F0B5D">
        <w:rPr>
          <w:rFonts w:ascii="Times New Roman" w:hAnsi="Times New Roman"/>
          <w:u w:val="single"/>
          <w:shd w:val="clear" w:color="auto" w:fill="D9D9D9" w:themeFill="background1" w:themeFillShade="D9"/>
          <w:rPrChange w:id="116" w:author="guisang.song" w:date="2025-10-20T16:04:00Z">
            <w:rPr>
              <w:rFonts w:hint="eastAsia"/>
              <w:u w:val="single"/>
            </w:rPr>
          </w:rPrChange>
        </w:rPr>
        <w:t>기관이나</w:t>
      </w:r>
      <w:r w:rsidRPr="004F0B5D">
        <w:rPr>
          <w:rFonts w:ascii="Times New Roman" w:hAnsi="Times New Roman"/>
          <w:u w:val="single"/>
          <w:shd w:val="clear" w:color="auto" w:fill="D9D9D9" w:themeFill="background1" w:themeFillShade="D9"/>
          <w:rPrChange w:id="117" w:author="guisang.song" w:date="2025-10-20T16:04:00Z">
            <w:rPr>
              <w:rFonts w:hint="eastAsia"/>
              <w:u w:val="single"/>
            </w:rPr>
          </w:rPrChange>
        </w:rPr>
        <w:t xml:space="preserve"> </w:t>
      </w:r>
      <w:r w:rsidRPr="004F0B5D">
        <w:rPr>
          <w:rFonts w:ascii="Times New Roman" w:hAnsi="Times New Roman"/>
          <w:u w:val="single"/>
          <w:shd w:val="clear" w:color="auto" w:fill="D9D9D9" w:themeFill="background1" w:themeFillShade="D9"/>
          <w:rPrChange w:id="118" w:author="guisang.song" w:date="2025-10-20T16:04:00Z">
            <w:rPr>
              <w:rFonts w:hint="eastAsia"/>
              <w:u w:val="single"/>
            </w:rPr>
          </w:rPrChange>
        </w:rPr>
        <w:t>기구</w:t>
      </w:r>
      <w:r w:rsidRPr="004F0B5D">
        <w:rPr>
          <w:rFonts w:ascii="Times New Roman" w:hAnsi="Times New Roman"/>
          <w:u w:val="single"/>
          <w:shd w:val="clear" w:color="auto" w:fill="D9D9D9" w:themeFill="background1" w:themeFillShade="D9"/>
          <w:rPrChange w:id="119" w:author="guisang.song" w:date="2025-10-20T16:04:00Z">
            <w:rPr>
              <w:rFonts w:hint="eastAsia"/>
              <w:u w:val="single"/>
            </w:rPr>
          </w:rPrChange>
        </w:rPr>
        <w:t>(</w:t>
      </w:r>
      <w:r w:rsidRPr="004F0B5D">
        <w:rPr>
          <w:rFonts w:ascii="Times New Roman" w:hAnsi="Times New Roman"/>
          <w:u w:val="single"/>
          <w:shd w:val="clear" w:color="auto" w:fill="D9D9D9" w:themeFill="background1" w:themeFillShade="D9"/>
          <w:rPrChange w:id="120" w:author="guisang.song" w:date="2025-10-20T16:04:00Z">
            <w:rPr>
              <w:rFonts w:hint="eastAsia"/>
              <w:u w:val="single"/>
            </w:rPr>
          </w:rPrChange>
        </w:rPr>
        <w:t>위원회</w:t>
      </w:r>
      <w:r w:rsidRPr="004F0B5D">
        <w:rPr>
          <w:rFonts w:ascii="Times New Roman" w:hAnsi="Times New Roman"/>
          <w:u w:val="single"/>
          <w:shd w:val="clear" w:color="auto" w:fill="D9D9D9" w:themeFill="background1" w:themeFillShade="D9"/>
          <w:rPrChange w:id="121" w:author="guisang.song" w:date="2025-10-20T16:04:00Z">
            <w:rPr>
              <w:rFonts w:hint="eastAsia"/>
              <w:u w:val="single"/>
            </w:rPr>
          </w:rPrChange>
        </w:rPr>
        <w:t>)</w:t>
      </w:r>
      <w:r w:rsidRPr="00EE4134">
        <w:rPr>
          <w:rFonts w:ascii="Times New Roman" w:hAnsi="Times New Roman"/>
          <w:rPrChange w:id="122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123" w:author="guisang.song" w:date="2025-10-20T15:26:00Z">
            <w:rPr>
              <w:rFonts w:hint="eastAsia"/>
            </w:rPr>
          </w:rPrChange>
        </w:rPr>
        <w:t>등을</w:t>
      </w:r>
      <w:r w:rsidRPr="00EE4134">
        <w:rPr>
          <w:rFonts w:ascii="Times New Roman" w:hAnsi="Times New Roman"/>
          <w:rPrChange w:id="124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125" w:author="guisang.song" w:date="2025-10-20T15:26:00Z">
            <w:rPr>
              <w:rFonts w:hint="eastAsia"/>
            </w:rPr>
          </w:rPrChange>
        </w:rPr>
        <w:t>최대한</w:t>
      </w:r>
      <w:r w:rsidRPr="00EE4134">
        <w:rPr>
          <w:rFonts w:ascii="Times New Roman" w:hAnsi="Times New Roman"/>
          <w:rPrChange w:id="126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127" w:author="guisang.song" w:date="2025-10-20T15:26:00Z">
            <w:rPr>
              <w:rFonts w:hint="eastAsia"/>
            </w:rPr>
          </w:rPrChange>
        </w:rPr>
        <w:t>선별하여</w:t>
      </w:r>
      <w:r w:rsidRPr="00EE4134">
        <w:rPr>
          <w:rFonts w:ascii="Times New Roman" w:hAnsi="Times New Roman"/>
          <w:rPrChange w:id="128" w:author="guisang.song" w:date="2025-10-20T15:26:00Z">
            <w:rPr>
              <w:rFonts w:hint="eastAsia"/>
            </w:rPr>
          </w:rPrChange>
        </w:rPr>
        <w:t xml:space="preserve"> M</w:t>
      </w:r>
      <w:r w:rsidRPr="00EE4134">
        <w:rPr>
          <w:rFonts w:ascii="Times New Roman" w:hAnsi="Times New Roman"/>
          <w:rPrChange w:id="129" w:author="guisang.song" w:date="2025-10-20T15:26:00Z">
            <w:rPr>
              <w:rFonts w:hint="eastAsia"/>
            </w:rPr>
          </w:rPrChange>
        </w:rPr>
        <w:t>열에</w:t>
      </w:r>
      <w:r w:rsidRPr="00EE4134">
        <w:rPr>
          <w:rFonts w:ascii="Times New Roman" w:hAnsi="Times New Roman"/>
          <w:rPrChange w:id="130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131" w:author="guisang.song" w:date="2025-10-20T15:26:00Z">
            <w:rPr>
              <w:rFonts w:hint="eastAsia"/>
            </w:rPr>
          </w:rPrChange>
        </w:rPr>
        <w:t>순서대로</w:t>
      </w:r>
      <w:r w:rsidRPr="00EE4134">
        <w:rPr>
          <w:rFonts w:ascii="Times New Roman" w:hAnsi="Times New Roman"/>
          <w:rPrChange w:id="132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133" w:author="guisang.song" w:date="2025-10-20T15:26:00Z">
            <w:rPr>
              <w:rFonts w:hint="eastAsia"/>
            </w:rPr>
          </w:rPrChange>
        </w:rPr>
        <w:t>추가해줘</w:t>
      </w:r>
      <w:r w:rsidRPr="00EE4134">
        <w:rPr>
          <w:rFonts w:ascii="Times New Roman" w:hAnsi="Times New Roman"/>
          <w:rPrChange w:id="134" w:author="guisang.song" w:date="2025-10-20T15:26:00Z">
            <w:rPr>
              <w:rFonts w:hint="eastAsia"/>
            </w:rPr>
          </w:rPrChange>
        </w:rPr>
        <w:t>.</w:t>
      </w:r>
      <w:r w:rsidR="009F3891" w:rsidRPr="00EE4134">
        <w:rPr>
          <w:rFonts w:ascii="Times New Roman" w:hAnsi="Times New Roman"/>
          <w:rPrChange w:id="135" w:author="guisang.song" w:date="2025-10-20T15:26:00Z">
            <w:rPr/>
          </w:rPrChange>
        </w:rPr>
        <w:t xml:space="preserve"> </w:t>
      </w:r>
    </w:p>
    <w:p w:rsidR="00193576" w:rsidRPr="00EE4134" w:rsidRDefault="00193576" w:rsidP="00193576">
      <w:pPr>
        <w:pStyle w:val="a4"/>
        <w:wordWrap w:val="0"/>
        <w:autoSpaceDE w:val="0"/>
        <w:autoSpaceDN w:val="0"/>
        <w:ind w:leftChars="0" w:left="403"/>
        <w:rPr>
          <w:rFonts w:ascii="Times New Roman" w:hAnsi="Times New Roman"/>
          <w:rPrChange w:id="136" w:author="guisang.song" w:date="2025-10-20T15:26:00Z">
            <w:rPr/>
          </w:rPrChange>
        </w:rPr>
      </w:pPr>
    </w:p>
    <w:p w:rsidR="004F0B5D" w:rsidRDefault="004F0B5D" w:rsidP="004F0B5D">
      <w:pPr>
        <w:pStyle w:val="a4"/>
        <w:numPr>
          <w:ilvl w:val="0"/>
          <w:numId w:val="6"/>
        </w:numPr>
        <w:wordWrap w:val="0"/>
        <w:autoSpaceDE w:val="0"/>
        <w:autoSpaceDN w:val="0"/>
        <w:ind w:leftChars="0"/>
        <w:rPr>
          <w:ins w:id="137" w:author="guisang.song" w:date="2025-10-20T16:05:00Z"/>
          <w:rFonts w:ascii="Times New Roman" w:hAnsi="Times New Roman"/>
        </w:rPr>
        <w:pPrChange w:id="138" w:author="guisang.song" w:date="2025-10-20T16:05:00Z">
          <w:pPr>
            <w:pStyle w:val="a4"/>
            <w:wordWrap w:val="0"/>
            <w:autoSpaceDE w:val="0"/>
            <w:autoSpaceDN w:val="0"/>
            <w:ind w:leftChars="0" w:left="403"/>
          </w:pPr>
        </w:pPrChange>
      </w:pPr>
      <w:ins w:id="139" w:author="guisang.song" w:date="2025-10-20T16:04:00Z">
        <w:r w:rsidRPr="004F0B5D">
          <w:rPr>
            <w:rFonts w:ascii="Times New Roman" w:hAnsi="Times New Roman" w:hint="eastAsia"/>
            <w:rPrChange w:id="140" w:author="guisang.song" w:date="2025-10-20T16:04:00Z">
              <w:rPr>
                <w:rFonts w:hint="eastAsia"/>
              </w:rPr>
            </w:rPrChange>
          </w:rPr>
          <w:t>우선</w:t>
        </w:r>
        <w:r>
          <w:rPr>
            <w:rFonts w:ascii="Times New Roman" w:hAnsi="Times New Roman" w:hint="eastAsia"/>
          </w:rPr>
          <w:t xml:space="preserve"> </w:t>
        </w:r>
        <w:r>
          <w:rPr>
            <w:rFonts w:ascii="Times New Roman" w:hAnsi="Times New Roman" w:hint="eastAsia"/>
          </w:rPr>
          <w:t>법령이나</w:t>
        </w:r>
        <w:r>
          <w:rPr>
            <w:rFonts w:ascii="Times New Roman" w:hAnsi="Times New Roman" w:hint="eastAsia"/>
          </w:rPr>
          <w:t xml:space="preserve"> </w:t>
        </w:r>
        <w:r>
          <w:rPr>
            <w:rFonts w:ascii="Times New Roman" w:hAnsi="Times New Roman" w:hint="eastAsia"/>
          </w:rPr>
          <w:t>지침</w:t>
        </w:r>
        <w:r>
          <w:rPr>
            <w:rFonts w:ascii="Times New Roman" w:hAnsi="Times New Roman" w:hint="eastAsia"/>
          </w:rPr>
          <w:t>,</w:t>
        </w:r>
        <w:r>
          <w:rPr>
            <w:rFonts w:ascii="Times New Roman" w:hAnsi="Times New Roman"/>
          </w:rPr>
          <w:t xml:space="preserve"> </w:t>
        </w:r>
        <w:r>
          <w:rPr>
            <w:rFonts w:ascii="Times New Roman" w:hAnsi="Times New Roman" w:hint="eastAsia"/>
          </w:rPr>
          <w:t>가이드라인</w:t>
        </w:r>
      </w:ins>
      <w:ins w:id="141" w:author="guisang.song" w:date="2025-10-20T16:05:00Z">
        <w:r>
          <w:rPr>
            <w:rFonts w:ascii="Times New Roman" w:hAnsi="Times New Roman" w:hint="eastAsia"/>
          </w:rPr>
          <w:t xml:space="preserve">, </w:t>
        </w:r>
        <w:r>
          <w:rPr>
            <w:rFonts w:ascii="Times New Roman" w:hAnsi="Times New Roman" w:hint="eastAsia"/>
          </w:rPr>
          <w:t>위원회</w:t>
        </w:r>
        <w:r>
          <w:rPr>
            <w:rFonts w:ascii="Times New Roman" w:hAnsi="Times New Roman" w:hint="eastAsia"/>
          </w:rPr>
          <w:t xml:space="preserve"> </w:t>
        </w:r>
        <w:r>
          <w:rPr>
            <w:rFonts w:ascii="Times New Roman" w:hAnsi="Times New Roman" w:hint="eastAsia"/>
          </w:rPr>
          <w:t>등</w:t>
        </w:r>
      </w:ins>
      <w:ins w:id="142" w:author="guisang.song" w:date="2025-10-20T16:04:00Z">
        <w:r>
          <w:rPr>
            <w:rFonts w:ascii="Times New Roman" w:hAnsi="Times New Roman" w:hint="eastAsia"/>
          </w:rPr>
          <w:t xml:space="preserve"> </w:t>
        </w:r>
        <w:r>
          <w:rPr>
            <w:rFonts w:ascii="Times New Roman" w:hAnsi="Times New Roman" w:hint="eastAsia"/>
          </w:rPr>
          <w:t>명칭이</w:t>
        </w:r>
        <w:r>
          <w:rPr>
            <w:rFonts w:ascii="Times New Roman" w:hAnsi="Times New Roman" w:hint="eastAsia"/>
          </w:rPr>
          <w:t xml:space="preserve"> </w:t>
        </w:r>
        <w:r>
          <w:rPr>
            <w:rFonts w:ascii="Times New Roman" w:hAnsi="Times New Roman" w:hint="eastAsia"/>
          </w:rPr>
          <w:t>명시된</w:t>
        </w:r>
        <w:r>
          <w:rPr>
            <w:rFonts w:ascii="Times New Roman" w:hAnsi="Times New Roman" w:hint="eastAsia"/>
          </w:rPr>
          <w:t xml:space="preserve"> </w:t>
        </w:r>
        <w:r>
          <w:rPr>
            <w:rFonts w:ascii="Times New Roman" w:hAnsi="Times New Roman" w:hint="eastAsia"/>
          </w:rPr>
          <w:t>경우에는</w:t>
        </w:r>
        <w:r>
          <w:rPr>
            <w:rFonts w:ascii="Times New Roman" w:hAnsi="Times New Roman" w:hint="eastAsia"/>
          </w:rPr>
          <w:t xml:space="preserve">, </w:t>
        </w:r>
      </w:ins>
      <w:ins w:id="143" w:author="guisang.song" w:date="2025-10-20T16:05:00Z">
        <w:r>
          <w:rPr>
            <w:rFonts w:ascii="Times New Roman" w:hAnsi="Times New Roman" w:hint="eastAsia"/>
          </w:rPr>
          <w:t>각</w:t>
        </w:r>
        <w:r>
          <w:rPr>
            <w:rFonts w:ascii="Times New Roman" w:hAnsi="Times New Roman" w:hint="eastAsia"/>
          </w:rPr>
          <w:t xml:space="preserve"> </w:t>
        </w:r>
        <w:r>
          <w:rPr>
            <w:rFonts w:ascii="Times New Roman" w:hAnsi="Times New Roman" w:hint="eastAsia"/>
          </w:rPr>
          <w:t>명칭</w:t>
        </w:r>
        <w:r>
          <w:rPr>
            <w:rFonts w:ascii="Times New Roman" w:hAnsi="Times New Roman" w:hint="eastAsia"/>
          </w:rPr>
          <w:t xml:space="preserve"> </w:t>
        </w:r>
        <w:r>
          <w:rPr>
            <w:rFonts w:ascii="Times New Roman" w:hAnsi="Times New Roman" w:hint="eastAsia"/>
          </w:rPr>
          <w:t>그대로</w:t>
        </w:r>
        <w:r>
          <w:rPr>
            <w:rFonts w:ascii="Times New Roman" w:hAnsi="Times New Roman" w:hint="eastAsia"/>
          </w:rPr>
          <w:t xml:space="preserve"> </w:t>
        </w:r>
        <w:r>
          <w:rPr>
            <w:rFonts w:ascii="Times New Roman" w:hAnsi="Times New Roman"/>
          </w:rPr>
          <w:t>M</w:t>
        </w:r>
        <w:r>
          <w:rPr>
            <w:rFonts w:ascii="Times New Roman" w:hAnsi="Times New Roman" w:hint="eastAsia"/>
          </w:rPr>
          <w:t>열에</w:t>
        </w:r>
        <w:r>
          <w:rPr>
            <w:rFonts w:ascii="Times New Roman" w:hAnsi="Times New Roman" w:hint="eastAsia"/>
          </w:rPr>
          <w:t xml:space="preserve"> </w:t>
        </w:r>
        <w:r>
          <w:rPr>
            <w:rFonts w:ascii="Times New Roman" w:hAnsi="Times New Roman" w:hint="eastAsia"/>
          </w:rPr>
          <w:t>기재해</w:t>
        </w:r>
        <w:r>
          <w:rPr>
            <w:rFonts w:ascii="Times New Roman" w:hAnsi="Times New Roman" w:hint="eastAsia"/>
          </w:rPr>
          <w:t xml:space="preserve"> </w:t>
        </w:r>
        <w:r>
          <w:rPr>
            <w:rFonts w:ascii="Times New Roman" w:hAnsi="Times New Roman" w:hint="eastAsia"/>
          </w:rPr>
          <w:t>줘</w:t>
        </w:r>
        <w:r>
          <w:rPr>
            <w:rFonts w:ascii="Times New Roman" w:hAnsi="Times New Roman" w:hint="eastAsia"/>
          </w:rPr>
          <w:t>,</w:t>
        </w:r>
      </w:ins>
    </w:p>
    <w:p w:rsidR="004F0B5D" w:rsidRDefault="004F0B5D" w:rsidP="004F0B5D">
      <w:pPr>
        <w:pStyle w:val="a4"/>
        <w:wordWrap w:val="0"/>
        <w:autoSpaceDE w:val="0"/>
        <w:autoSpaceDN w:val="0"/>
        <w:ind w:leftChars="0" w:left="760"/>
        <w:rPr>
          <w:ins w:id="144" w:author="guisang.song" w:date="2025-10-20T16:05:00Z"/>
          <w:rFonts w:ascii="Times New Roman" w:hAnsi="Times New Roman"/>
        </w:rPr>
        <w:pPrChange w:id="145" w:author="guisang.song" w:date="2025-10-20T16:05:00Z">
          <w:pPr>
            <w:pStyle w:val="a4"/>
            <w:wordWrap w:val="0"/>
            <w:autoSpaceDE w:val="0"/>
            <w:autoSpaceDN w:val="0"/>
            <w:ind w:leftChars="0" w:left="403"/>
          </w:pPr>
        </w:pPrChange>
      </w:pPr>
    </w:p>
    <w:p w:rsidR="00D97D74" w:rsidRPr="004F0B5D" w:rsidRDefault="00107ADE" w:rsidP="004F0B5D">
      <w:pPr>
        <w:pStyle w:val="a4"/>
        <w:wordWrap w:val="0"/>
        <w:autoSpaceDE w:val="0"/>
        <w:autoSpaceDN w:val="0"/>
        <w:ind w:leftChars="0" w:left="760"/>
        <w:rPr>
          <w:rFonts w:ascii="Times New Roman" w:hAnsi="Times New Roman"/>
          <w:rPrChange w:id="146" w:author="guisang.song" w:date="2025-10-20T16:05:00Z">
            <w:rPr/>
          </w:rPrChange>
        </w:rPr>
        <w:pPrChange w:id="147" w:author="guisang.song" w:date="2025-10-20T16:05:00Z">
          <w:pPr>
            <w:pStyle w:val="a4"/>
            <w:wordWrap w:val="0"/>
            <w:autoSpaceDE w:val="0"/>
            <w:autoSpaceDN w:val="0"/>
            <w:ind w:leftChars="0" w:left="403"/>
          </w:pPr>
        </w:pPrChange>
      </w:pPr>
      <w:r w:rsidRPr="004F0B5D">
        <w:rPr>
          <w:rFonts w:ascii="Times New Roman" w:hAnsi="Times New Roman"/>
          <w:rPrChange w:id="148" w:author="guisang.song" w:date="2025-10-20T16:05:00Z">
            <w:rPr>
              <w:rFonts w:hint="eastAsia"/>
            </w:rPr>
          </w:rPrChange>
        </w:rPr>
        <w:t>예를</w:t>
      </w:r>
      <w:r w:rsidRPr="004F0B5D">
        <w:rPr>
          <w:rFonts w:ascii="Times New Roman" w:hAnsi="Times New Roman"/>
          <w:rPrChange w:id="149" w:author="guisang.song" w:date="2025-10-20T16:05:00Z">
            <w:rPr>
              <w:rFonts w:hint="eastAsia"/>
            </w:rPr>
          </w:rPrChange>
        </w:rPr>
        <w:t xml:space="preserve"> </w:t>
      </w:r>
      <w:r w:rsidRPr="004F0B5D">
        <w:rPr>
          <w:rFonts w:ascii="Times New Roman" w:hAnsi="Times New Roman"/>
          <w:rPrChange w:id="150" w:author="guisang.song" w:date="2025-10-20T16:05:00Z">
            <w:rPr>
              <w:rFonts w:hint="eastAsia"/>
            </w:rPr>
          </w:rPrChange>
        </w:rPr>
        <w:t>들어</w:t>
      </w:r>
      <w:r w:rsidR="00151336" w:rsidRPr="004F0B5D">
        <w:rPr>
          <w:rFonts w:ascii="Times New Roman" w:hAnsi="Times New Roman"/>
          <w:rPrChange w:id="151" w:author="guisang.song" w:date="2025-10-20T16:05:00Z">
            <w:rPr>
              <w:rFonts w:hint="eastAsia"/>
            </w:rPr>
          </w:rPrChange>
        </w:rPr>
        <w:t>,</w:t>
      </w:r>
    </w:p>
    <w:p w:rsidR="00D97D74" w:rsidRPr="00EE4134" w:rsidRDefault="00D97D74" w:rsidP="00193576">
      <w:pPr>
        <w:pStyle w:val="a4"/>
        <w:wordWrap w:val="0"/>
        <w:autoSpaceDE w:val="0"/>
        <w:autoSpaceDN w:val="0"/>
        <w:ind w:leftChars="0" w:left="403"/>
        <w:rPr>
          <w:rFonts w:ascii="Times New Roman" w:hAnsi="Times New Roman"/>
          <w:rPrChange w:id="152" w:author="guisang.song" w:date="2025-10-20T15:26:00Z">
            <w:rPr/>
          </w:rPrChange>
        </w:rPr>
      </w:pPr>
    </w:p>
    <w:p w:rsidR="00107ADE" w:rsidRPr="00EE4134" w:rsidRDefault="00D97D74" w:rsidP="004F0B5D">
      <w:pPr>
        <w:pStyle w:val="a4"/>
        <w:numPr>
          <w:ilvl w:val="0"/>
          <w:numId w:val="3"/>
        </w:numPr>
        <w:wordWrap w:val="0"/>
        <w:autoSpaceDE w:val="0"/>
        <w:autoSpaceDN w:val="0"/>
        <w:ind w:leftChars="0" w:left="1208" w:hanging="403"/>
        <w:rPr>
          <w:rFonts w:ascii="Times New Roman" w:eastAsiaTheme="minorHAnsi" w:hAnsi="Times New Roman"/>
          <w:b/>
          <w:rPrChange w:id="153" w:author="guisang.song" w:date="2025-10-20T15:26:00Z">
            <w:rPr>
              <w:b/>
            </w:rPr>
          </w:rPrChange>
        </w:rPr>
        <w:pPrChange w:id="154" w:author="guisang.song" w:date="2025-10-20T16:07:00Z">
          <w:pPr>
            <w:pStyle w:val="a4"/>
            <w:numPr>
              <w:numId w:val="3"/>
            </w:numPr>
            <w:wordWrap w:val="0"/>
            <w:autoSpaceDE w:val="0"/>
            <w:autoSpaceDN w:val="0"/>
            <w:ind w:leftChars="0" w:left="806" w:hanging="403"/>
          </w:pPr>
        </w:pPrChange>
      </w:pPr>
      <w:r w:rsidRPr="00EE4134">
        <w:rPr>
          <w:rFonts w:ascii="Times New Roman" w:hAnsi="Times New Roman"/>
          <w:rPrChange w:id="155" w:author="guisang.song" w:date="2025-10-20T15:26:00Z">
            <w:rPr/>
          </w:rPrChange>
        </w:rPr>
        <w:t>L</w:t>
      </w:r>
      <w:r w:rsidRPr="00EE4134">
        <w:rPr>
          <w:rFonts w:ascii="Times New Roman" w:hAnsi="Times New Roman"/>
          <w:rPrChange w:id="156" w:author="guisang.song" w:date="2025-10-20T15:26:00Z">
            <w:rPr>
              <w:rFonts w:hint="eastAsia"/>
            </w:rPr>
          </w:rPrChange>
        </w:rPr>
        <w:t>열에</w:t>
      </w:r>
      <w:r w:rsidRPr="00EE4134">
        <w:rPr>
          <w:rFonts w:ascii="Times New Roman" w:hAnsi="Times New Roman"/>
          <w:rPrChange w:id="157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158" w:author="guisang.song" w:date="2025-10-20T15:26:00Z">
            <w:rPr/>
          </w:rPrChange>
        </w:rPr>
        <w:t>“</w:t>
      </w:r>
      <w:r w:rsidRPr="00EE4134">
        <w:rPr>
          <w:rFonts w:ascii="Times New Roman" w:eastAsia="돋움" w:hAnsi="Times New Roman"/>
          <w:b/>
          <w:rPrChange w:id="159" w:author="guisang.song" w:date="2025-10-20T15:26:00Z">
            <w:rPr>
              <w:rFonts w:ascii="돋움" w:eastAsia="돋움" w:hAnsi="돋움" w:hint="eastAsia"/>
              <w:b/>
            </w:rPr>
          </w:rPrChange>
        </w:rPr>
        <w:t>기업은</w:t>
      </w:r>
      <w:r w:rsidRPr="00EE4134">
        <w:rPr>
          <w:rFonts w:ascii="Times New Roman" w:eastAsia="돋움" w:hAnsi="Times New Roman"/>
          <w:b/>
          <w:rPrChange w:id="160" w:author="guisang.song" w:date="2025-10-20T15:26:00Z">
            <w:rPr>
              <w:rFonts w:ascii="돋움" w:eastAsia="돋움" w:hAnsi="돋움"/>
              <w:b/>
            </w:rPr>
          </w:rPrChange>
        </w:rPr>
        <w:t xml:space="preserve"> </w:t>
      </w:r>
      <w:r w:rsidRPr="00EE4134">
        <w:rPr>
          <w:rFonts w:ascii="Times New Roman" w:eastAsia="돋움" w:hAnsi="Times New Roman"/>
          <w:b/>
          <w:rPrChange w:id="161" w:author="guisang.song" w:date="2025-10-20T15:26:00Z">
            <w:rPr>
              <w:rFonts w:ascii="돋움" w:eastAsia="돋움" w:hAnsi="돋움"/>
              <w:b/>
            </w:rPr>
          </w:rPrChange>
        </w:rPr>
        <w:t>보고기간</w:t>
      </w:r>
      <w:r w:rsidRPr="00EE4134">
        <w:rPr>
          <w:rFonts w:ascii="Times New Roman" w:eastAsia="돋움" w:hAnsi="Times New Roman"/>
          <w:b/>
          <w:rPrChange w:id="162" w:author="guisang.song" w:date="2025-10-20T15:26:00Z">
            <w:rPr>
              <w:rFonts w:ascii="돋움" w:eastAsia="돋움" w:hAnsi="돋움"/>
              <w:b/>
            </w:rPr>
          </w:rPrChange>
        </w:rPr>
        <w:t xml:space="preserve"> </w:t>
      </w:r>
      <w:r w:rsidRPr="00EE4134">
        <w:rPr>
          <w:rFonts w:ascii="Times New Roman" w:eastAsia="돋움" w:hAnsi="Times New Roman"/>
          <w:b/>
          <w:rPrChange w:id="163" w:author="guisang.song" w:date="2025-10-20T15:26:00Z">
            <w:rPr>
              <w:rFonts w:ascii="돋움" w:eastAsia="돋움" w:hAnsi="돋움"/>
              <w:b/>
            </w:rPr>
          </w:rPrChange>
        </w:rPr>
        <w:t>동안</w:t>
      </w:r>
      <w:r w:rsidRPr="00EE4134">
        <w:rPr>
          <w:rFonts w:ascii="Times New Roman" w:eastAsia="돋움" w:hAnsi="Times New Roman"/>
          <w:b/>
          <w:rPrChange w:id="164" w:author="guisang.song" w:date="2025-10-20T15:26:00Z">
            <w:rPr>
              <w:rFonts w:ascii="돋움" w:eastAsia="돋움" w:hAnsi="돋움"/>
              <w:b/>
            </w:rPr>
          </w:rPrChange>
        </w:rPr>
        <w:t xml:space="preserve"> </w:t>
      </w:r>
      <w:r w:rsidRPr="00EE4134">
        <w:rPr>
          <w:rFonts w:ascii="Times New Roman" w:eastAsia="돋움" w:hAnsi="Times New Roman"/>
          <w:b/>
          <w:rPrChange w:id="165" w:author="guisang.song" w:date="2025-10-20T15:26:00Z">
            <w:rPr>
              <w:rFonts w:ascii="돋움" w:eastAsia="돋움" w:hAnsi="돋움"/>
              <w:b/>
            </w:rPr>
          </w:rPrChange>
        </w:rPr>
        <w:t>미국</w:t>
      </w:r>
      <w:r w:rsidRPr="00EE4134">
        <w:rPr>
          <w:rFonts w:ascii="Times New Roman" w:eastAsia="돋움" w:hAnsi="Times New Roman"/>
          <w:b/>
          <w:rPrChange w:id="166" w:author="guisang.song" w:date="2025-10-20T15:26:00Z">
            <w:rPr>
              <w:rFonts w:ascii="돋움" w:eastAsia="돋움" w:hAnsi="돋움"/>
              <w:b/>
            </w:rPr>
          </w:rPrChange>
        </w:rPr>
        <w:t xml:space="preserve"> </w:t>
      </w:r>
      <w:r w:rsidRPr="00EE4134">
        <w:rPr>
          <w:rFonts w:ascii="Times New Roman" w:eastAsia="돋움" w:hAnsi="Times New Roman"/>
          <w:b/>
          <w:rPrChange w:id="167" w:author="guisang.song" w:date="2025-10-20T15:26:00Z">
            <w:rPr>
              <w:rFonts w:ascii="돋움" w:eastAsia="돋움" w:hAnsi="돋움"/>
              <w:b/>
            </w:rPr>
          </w:rPrChange>
        </w:rPr>
        <w:t>공정근로기준법</w:t>
      </w:r>
      <w:r w:rsidRPr="00EE4134">
        <w:rPr>
          <w:rFonts w:ascii="Times New Roman" w:eastAsia="돋움" w:hAnsi="Times New Roman"/>
          <w:b/>
          <w:rPrChange w:id="168" w:author="guisang.song" w:date="2025-10-20T15:26:00Z">
            <w:rPr>
              <w:rFonts w:ascii="돋움" w:eastAsia="돋움" w:hAnsi="돋움"/>
              <w:b/>
            </w:rPr>
          </w:rPrChange>
        </w:rPr>
        <w:t xml:space="preserve">(U.S. Fair Labor Standards Act) </w:t>
      </w:r>
      <w:r w:rsidRPr="00EE4134">
        <w:rPr>
          <w:rFonts w:ascii="Times New Roman" w:eastAsia="돋움" w:hAnsi="Times New Roman"/>
          <w:b/>
          <w:rPrChange w:id="169" w:author="guisang.song" w:date="2025-10-20T15:26:00Z">
            <w:rPr>
              <w:rFonts w:ascii="돋움" w:eastAsia="돋움" w:hAnsi="돋움"/>
              <w:b/>
            </w:rPr>
          </w:rPrChange>
        </w:rPr>
        <w:t>위반을</w:t>
      </w:r>
      <w:r w:rsidRPr="00EE4134">
        <w:rPr>
          <w:rFonts w:ascii="Times New Roman" w:eastAsia="돋움" w:hAnsi="Times New Roman"/>
          <w:b/>
          <w:rPrChange w:id="170" w:author="guisang.song" w:date="2025-10-20T15:26:00Z">
            <w:rPr>
              <w:rFonts w:ascii="돋움" w:eastAsia="돋움" w:hAnsi="돋움"/>
              <w:b/>
            </w:rPr>
          </w:rPrChange>
        </w:rPr>
        <w:t xml:space="preserve"> </w:t>
      </w:r>
      <w:r w:rsidRPr="00EE4134">
        <w:rPr>
          <w:rFonts w:ascii="Times New Roman" w:eastAsia="돋움" w:hAnsi="Times New Roman"/>
          <w:b/>
          <w:rPrChange w:id="171" w:author="guisang.song" w:date="2025-10-20T15:26:00Z">
            <w:rPr>
              <w:rFonts w:ascii="돋움" w:eastAsia="돋움" w:hAnsi="돋움"/>
              <w:b/>
            </w:rPr>
          </w:rPrChange>
        </w:rPr>
        <w:t>비롯한</w:t>
      </w:r>
      <w:r w:rsidRPr="00EE4134">
        <w:rPr>
          <w:rFonts w:ascii="Times New Roman" w:eastAsia="돋움" w:hAnsi="Times New Roman"/>
          <w:b/>
          <w:rPrChange w:id="172" w:author="guisang.song" w:date="2025-10-20T15:26:00Z">
            <w:rPr>
              <w:rFonts w:ascii="돋움" w:eastAsia="돋움" w:hAnsi="돋움"/>
              <w:b/>
            </w:rPr>
          </w:rPrChange>
        </w:rPr>
        <w:t xml:space="preserve"> </w:t>
      </w:r>
      <w:r w:rsidRPr="00EE4134">
        <w:rPr>
          <w:rFonts w:ascii="Times New Roman" w:eastAsia="돋움" w:hAnsi="Times New Roman"/>
          <w:b/>
          <w:rPrChange w:id="173" w:author="guisang.song" w:date="2025-10-20T15:26:00Z">
            <w:rPr>
              <w:rFonts w:ascii="돋움" w:eastAsia="돋움" w:hAnsi="돋움"/>
              <w:b/>
            </w:rPr>
          </w:rPrChange>
        </w:rPr>
        <w:t>임금</w:t>
      </w:r>
      <w:r w:rsidRPr="00EE4134">
        <w:rPr>
          <w:rFonts w:ascii="Times New Roman" w:eastAsia="돋움" w:hAnsi="Times New Roman"/>
          <w:b/>
          <w:rPrChange w:id="174" w:author="guisang.song" w:date="2025-10-20T15:26:00Z">
            <w:rPr>
              <w:rFonts w:ascii="돋움" w:eastAsia="돋움" w:hAnsi="돋움"/>
              <w:b/>
            </w:rPr>
          </w:rPrChange>
        </w:rPr>
        <w:t xml:space="preserve">, </w:t>
      </w:r>
      <w:r w:rsidRPr="00EE4134">
        <w:rPr>
          <w:rFonts w:ascii="Times New Roman" w:eastAsia="돋움" w:hAnsi="Times New Roman"/>
          <w:b/>
          <w:rPrChange w:id="175" w:author="guisang.song" w:date="2025-10-20T15:26:00Z">
            <w:rPr>
              <w:rFonts w:ascii="돋움" w:eastAsia="돋움" w:hAnsi="돋움"/>
              <w:b/>
            </w:rPr>
          </w:rPrChange>
        </w:rPr>
        <w:t>근로</w:t>
      </w:r>
      <w:r w:rsidRPr="00EE4134">
        <w:rPr>
          <w:rFonts w:ascii="Times New Roman" w:eastAsia="돋움" w:hAnsi="Times New Roman"/>
          <w:b/>
          <w:rPrChange w:id="176" w:author="guisang.song" w:date="2025-10-20T15:26:00Z">
            <w:rPr>
              <w:rFonts w:ascii="돋움" w:eastAsia="돋움" w:hAnsi="돋움"/>
              <w:b/>
            </w:rPr>
          </w:rPrChange>
        </w:rPr>
        <w:t xml:space="preserve"> </w:t>
      </w:r>
      <w:r w:rsidRPr="00EE4134">
        <w:rPr>
          <w:rFonts w:ascii="Times New Roman" w:eastAsia="돋움" w:hAnsi="Times New Roman"/>
          <w:b/>
          <w:rPrChange w:id="177" w:author="guisang.song" w:date="2025-10-20T15:26:00Z">
            <w:rPr>
              <w:rFonts w:ascii="돋움" w:eastAsia="돋움" w:hAnsi="돋움"/>
              <w:b/>
            </w:rPr>
          </w:rPrChange>
        </w:rPr>
        <w:t>시간</w:t>
      </w:r>
      <w:r w:rsidRPr="00EE4134">
        <w:rPr>
          <w:rFonts w:ascii="Times New Roman" w:eastAsia="돋움" w:hAnsi="Times New Roman"/>
          <w:b/>
          <w:rPrChange w:id="178" w:author="guisang.song" w:date="2025-10-20T15:26:00Z">
            <w:rPr>
              <w:rFonts w:ascii="돋움" w:eastAsia="돋움" w:hAnsi="돋움"/>
              <w:b/>
            </w:rPr>
          </w:rPrChange>
        </w:rPr>
        <w:t xml:space="preserve">, </w:t>
      </w:r>
      <w:r w:rsidRPr="00EE4134">
        <w:rPr>
          <w:rFonts w:ascii="Times New Roman" w:eastAsia="돋움" w:hAnsi="Times New Roman"/>
          <w:b/>
          <w:rPrChange w:id="179" w:author="guisang.song" w:date="2025-10-20T15:26:00Z">
            <w:rPr>
              <w:rFonts w:ascii="돋움" w:eastAsia="돋움" w:hAnsi="돋움"/>
              <w:b/>
            </w:rPr>
          </w:rPrChange>
        </w:rPr>
        <w:t>초과</w:t>
      </w:r>
      <w:r w:rsidRPr="00EE4134">
        <w:rPr>
          <w:rFonts w:ascii="Times New Roman" w:eastAsia="돋움" w:hAnsi="Times New Roman"/>
          <w:b/>
          <w:rPrChange w:id="180" w:author="guisang.song" w:date="2025-10-20T15:26:00Z">
            <w:rPr>
              <w:rFonts w:ascii="돋움" w:eastAsia="돋움" w:hAnsi="돋움"/>
              <w:b/>
            </w:rPr>
          </w:rPrChange>
        </w:rPr>
        <w:t xml:space="preserve"> </w:t>
      </w:r>
      <w:r w:rsidRPr="00EE4134">
        <w:rPr>
          <w:rFonts w:ascii="Times New Roman" w:eastAsia="돋움" w:hAnsi="Times New Roman"/>
          <w:b/>
          <w:rPrChange w:id="181" w:author="guisang.song" w:date="2025-10-20T15:26:00Z">
            <w:rPr>
              <w:rFonts w:ascii="돋움" w:eastAsia="돋움" w:hAnsi="돋움"/>
              <w:b/>
            </w:rPr>
          </w:rPrChange>
        </w:rPr>
        <w:t>근무</w:t>
      </w:r>
      <w:r w:rsidRPr="00EE4134">
        <w:rPr>
          <w:rFonts w:ascii="Times New Roman" w:eastAsia="돋움" w:hAnsi="Times New Roman"/>
          <w:b/>
          <w:rPrChange w:id="182" w:author="guisang.song" w:date="2025-10-20T15:26:00Z">
            <w:rPr>
              <w:rFonts w:ascii="돋움" w:eastAsia="돋움" w:hAnsi="돋움"/>
              <w:b/>
            </w:rPr>
          </w:rPrChange>
        </w:rPr>
        <w:t xml:space="preserve">, </w:t>
      </w:r>
      <w:r w:rsidRPr="00EE4134">
        <w:rPr>
          <w:rFonts w:ascii="Times New Roman" w:eastAsia="돋움" w:hAnsi="Times New Roman"/>
          <w:b/>
          <w:rPrChange w:id="183" w:author="guisang.song" w:date="2025-10-20T15:26:00Z">
            <w:rPr>
              <w:rFonts w:ascii="돋움" w:eastAsia="돋움" w:hAnsi="돋움"/>
              <w:b/>
            </w:rPr>
          </w:rPrChange>
        </w:rPr>
        <w:t>식사</w:t>
      </w:r>
      <w:r w:rsidRPr="00EE4134">
        <w:rPr>
          <w:rFonts w:ascii="Times New Roman" w:eastAsia="돋움" w:hAnsi="Times New Roman"/>
          <w:b/>
          <w:rPrChange w:id="184" w:author="guisang.song" w:date="2025-10-20T15:26:00Z">
            <w:rPr>
              <w:rFonts w:ascii="돋움" w:eastAsia="돋움" w:hAnsi="돋움"/>
              <w:b/>
            </w:rPr>
          </w:rPrChange>
        </w:rPr>
        <w:t xml:space="preserve"> </w:t>
      </w:r>
      <w:r w:rsidRPr="00EE4134">
        <w:rPr>
          <w:rFonts w:ascii="Times New Roman" w:eastAsia="돋움" w:hAnsi="Times New Roman"/>
          <w:b/>
          <w:rPrChange w:id="185" w:author="guisang.song" w:date="2025-10-20T15:26:00Z">
            <w:rPr>
              <w:rFonts w:ascii="돋움" w:eastAsia="돋움" w:hAnsi="돋움"/>
              <w:b/>
            </w:rPr>
          </w:rPrChange>
        </w:rPr>
        <w:t>및</w:t>
      </w:r>
      <w:r w:rsidRPr="00EE4134">
        <w:rPr>
          <w:rFonts w:ascii="Times New Roman" w:eastAsia="돋움" w:hAnsi="Times New Roman"/>
          <w:b/>
          <w:rPrChange w:id="186" w:author="guisang.song" w:date="2025-10-20T15:26:00Z">
            <w:rPr>
              <w:rFonts w:ascii="돋움" w:eastAsia="돋움" w:hAnsi="돋움"/>
              <w:b/>
            </w:rPr>
          </w:rPrChange>
        </w:rPr>
        <w:t xml:space="preserve"> </w:t>
      </w:r>
      <w:r w:rsidRPr="00EE4134">
        <w:rPr>
          <w:rFonts w:ascii="Times New Roman" w:eastAsia="돋움" w:hAnsi="Times New Roman"/>
          <w:b/>
          <w:rPrChange w:id="187" w:author="guisang.song" w:date="2025-10-20T15:26:00Z">
            <w:rPr>
              <w:rFonts w:ascii="돋움" w:eastAsia="돋움" w:hAnsi="돋움"/>
              <w:b/>
            </w:rPr>
          </w:rPrChange>
        </w:rPr>
        <w:t>휴식</w:t>
      </w:r>
      <w:r w:rsidRPr="00EE4134">
        <w:rPr>
          <w:rFonts w:ascii="Times New Roman" w:eastAsia="돋움" w:hAnsi="Times New Roman"/>
          <w:b/>
          <w:rPrChange w:id="188" w:author="guisang.song" w:date="2025-10-20T15:26:00Z">
            <w:rPr>
              <w:rFonts w:ascii="돋움" w:eastAsia="돋움" w:hAnsi="돋움"/>
              <w:b/>
            </w:rPr>
          </w:rPrChange>
        </w:rPr>
        <w:t xml:space="preserve"> </w:t>
      </w:r>
      <w:r w:rsidRPr="00EE4134">
        <w:rPr>
          <w:rFonts w:ascii="Times New Roman" w:eastAsia="돋움" w:hAnsi="Times New Roman"/>
          <w:b/>
          <w:rPrChange w:id="189" w:author="guisang.song" w:date="2025-10-20T15:26:00Z">
            <w:rPr>
              <w:rFonts w:ascii="돋움" w:eastAsia="돋움" w:hAnsi="돋움"/>
              <w:b/>
            </w:rPr>
          </w:rPrChange>
        </w:rPr>
        <w:t>시간</w:t>
      </w:r>
      <w:r w:rsidRPr="00EE4134">
        <w:rPr>
          <w:rFonts w:ascii="Times New Roman" w:eastAsia="돋움" w:hAnsi="Times New Roman"/>
          <w:b/>
          <w:rPrChange w:id="190" w:author="guisang.song" w:date="2025-10-20T15:26:00Z">
            <w:rPr>
              <w:rFonts w:ascii="돋움" w:eastAsia="돋움" w:hAnsi="돋움"/>
              <w:b/>
            </w:rPr>
          </w:rPrChange>
        </w:rPr>
        <w:t xml:space="preserve"> </w:t>
      </w:r>
      <w:r w:rsidRPr="00EE4134">
        <w:rPr>
          <w:rFonts w:ascii="Times New Roman" w:eastAsia="돋움" w:hAnsi="Times New Roman"/>
          <w:b/>
          <w:rPrChange w:id="191" w:author="guisang.song" w:date="2025-10-20T15:26:00Z">
            <w:rPr>
              <w:rFonts w:ascii="돋움" w:eastAsia="돋움" w:hAnsi="돋움"/>
              <w:b/>
            </w:rPr>
          </w:rPrChange>
        </w:rPr>
        <w:t>관련</w:t>
      </w:r>
      <w:r w:rsidRPr="00EE4134">
        <w:rPr>
          <w:rFonts w:ascii="Times New Roman" w:eastAsia="돋움" w:hAnsi="Times New Roman"/>
          <w:b/>
          <w:rPrChange w:id="192" w:author="guisang.song" w:date="2025-10-20T15:26:00Z">
            <w:rPr>
              <w:rFonts w:ascii="돋움" w:eastAsia="돋움" w:hAnsi="돋움"/>
              <w:b/>
            </w:rPr>
          </w:rPrChange>
        </w:rPr>
        <w:t xml:space="preserve"> </w:t>
      </w:r>
      <w:r w:rsidRPr="00EE4134">
        <w:rPr>
          <w:rFonts w:ascii="Times New Roman" w:eastAsia="돋움" w:hAnsi="Times New Roman"/>
          <w:b/>
          <w:rPrChange w:id="193" w:author="guisang.song" w:date="2025-10-20T15:26:00Z">
            <w:rPr>
              <w:rFonts w:ascii="돋움" w:eastAsia="돋움" w:hAnsi="돋움"/>
              <w:b/>
            </w:rPr>
          </w:rPrChange>
        </w:rPr>
        <w:t>위반</w:t>
      </w:r>
      <w:r w:rsidRPr="00EE4134">
        <w:rPr>
          <w:rFonts w:ascii="Times New Roman" w:eastAsia="돋움" w:hAnsi="Times New Roman"/>
          <w:b/>
          <w:rPrChange w:id="194" w:author="guisang.song" w:date="2025-10-20T15:26:00Z">
            <w:rPr>
              <w:rFonts w:ascii="돋움" w:eastAsia="돋움" w:hAnsi="돋움"/>
              <w:b/>
            </w:rPr>
          </w:rPrChange>
        </w:rPr>
        <w:t xml:space="preserve"> </w:t>
      </w:r>
      <w:r w:rsidRPr="00EE4134">
        <w:rPr>
          <w:rFonts w:ascii="Times New Roman" w:eastAsia="돋움" w:hAnsi="Times New Roman"/>
          <w:b/>
          <w:rPrChange w:id="195" w:author="guisang.song" w:date="2025-10-20T15:26:00Z">
            <w:rPr>
              <w:rFonts w:ascii="돋움" w:eastAsia="돋움" w:hAnsi="돋움"/>
              <w:b/>
            </w:rPr>
          </w:rPrChange>
        </w:rPr>
        <w:t>등</w:t>
      </w:r>
      <w:r w:rsidRPr="00EE4134">
        <w:rPr>
          <w:rFonts w:ascii="Times New Roman" w:eastAsia="돋움" w:hAnsi="Times New Roman"/>
          <w:b/>
          <w:rPrChange w:id="196" w:author="guisang.song" w:date="2025-10-20T15:26:00Z">
            <w:rPr>
              <w:rFonts w:ascii="돋움" w:eastAsia="돋움" w:hAnsi="돋움"/>
              <w:b/>
            </w:rPr>
          </w:rPrChange>
        </w:rPr>
        <w:t xml:space="preserve"> </w:t>
      </w:r>
      <w:r w:rsidRPr="00EE4134">
        <w:rPr>
          <w:rFonts w:ascii="Times New Roman" w:eastAsia="돋움" w:hAnsi="Times New Roman"/>
          <w:b/>
          <w:rPrChange w:id="197" w:author="guisang.song" w:date="2025-10-20T15:26:00Z">
            <w:rPr>
              <w:rFonts w:ascii="돋움" w:eastAsia="돋움" w:hAnsi="돋움"/>
              <w:b/>
            </w:rPr>
          </w:rPrChange>
        </w:rPr>
        <w:t>노동법</w:t>
      </w:r>
      <w:r w:rsidRPr="00EE4134">
        <w:rPr>
          <w:rFonts w:ascii="Times New Roman" w:eastAsia="돋움" w:hAnsi="Times New Roman"/>
          <w:b/>
          <w:rPrChange w:id="198" w:author="guisang.song" w:date="2025-10-20T15:26:00Z">
            <w:rPr>
              <w:rFonts w:ascii="돋움" w:eastAsia="돋움" w:hAnsi="돋움"/>
              <w:b/>
            </w:rPr>
          </w:rPrChange>
        </w:rPr>
        <w:t xml:space="preserve"> </w:t>
      </w:r>
      <w:r w:rsidRPr="00EE4134">
        <w:rPr>
          <w:rFonts w:ascii="Times New Roman" w:eastAsia="돋움" w:hAnsi="Times New Roman"/>
          <w:b/>
          <w:rPrChange w:id="199" w:author="guisang.song" w:date="2025-10-20T15:26:00Z">
            <w:rPr>
              <w:rFonts w:ascii="돋움" w:eastAsia="돋움" w:hAnsi="돋움"/>
              <w:b/>
            </w:rPr>
          </w:rPrChange>
        </w:rPr>
        <w:t>위반과</w:t>
      </w:r>
      <w:r w:rsidRPr="00EE4134">
        <w:rPr>
          <w:rFonts w:ascii="Times New Roman" w:eastAsia="돋움" w:hAnsi="Times New Roman"/>
          <w:b/>
          <w:rPrChange w:id="200" w:author="guisang.song" w:date="2025-10-20T15:26:00Z">
            <w:rPr>
              <w:rFonts w:ascii="돋움" w:eastAsia="돋움" w:hAnsi="돋움"/>
              <w:b/>
            </w:rPr>
          </w:rPrChange>
        </w:rPr>
        <w:t xml:space="preserve"> </w:t>
      </w:r>
      <w:r w:rsidRPr="00EE4134">
        <w:rPr>
          <w:rFonts w:ascii="Times New Roman" w:eastAsia="돋움" w:hAnsi="Times New Roman"/>
          <w:b/>
          <w:rPrChange w:id="201" w:author="guisang.song" w:date="2025-10-20T15:26:00Z">
            <w:rPr>
              <w:rFonts w:ascii="돋움" w:eastAsia="돋움" w:hAnsi="돋움"/>
              <w:b/>
            </w:rPr>
          </w:rPrChange>
        </w:rPr>
        <w:t>관련된</w:t>
      </w:r>
      <w:r w:rsidRPr="00EE4134">
        <w:rPr>
          <w:rFonts w:ascii="Times New Roman" w:eastAsia="돋움" w:hAnsi="Times New Roman"/>
          <w:b/>
          <w:rPrChange w:id="202" w:author="guisang.song" w:date="2025-10-20T15:26:00Z">
            <w:rPr>
              <w:rFonts w:ascii="돋움" w:eastAsia="돋움" w:hAnsi="돋움"/>
              <w:b/>
            </w:rPr>
          </w:rPrChange>
        </w:rPr>
        <w:t xml:space="preserve"> </w:t>
      </w:r>
      <w:r w:rsidRPr="00EE4134">
        <w:rPr>
          <w:rFonts w:ascii="Times New Roman" w:eastAsia="돋움" w:hAnsi="Times New Roman"/>
          <w:b/>
          <w:rPrChange w:id="203" w:author="guisang.song" w:date="2025-10-20T15:26:00Z">
            <w:rPr>
              <w:rFonts w:ascii="돋움" w:eastAsia="돋움" w:hAnsi="돋움"/>
              <w:b/>
            </w:rPr>
          </w:rPrChange>
        </w:rPr>
        <w:t>법적</w:t>
      </w:r>
      <w:r w:rsidRPr="00EE4134">
        <w:rPr>
          <w:rFonts w:ascii="Times New Roman" w:eastAsia="돋움" w:hAnsi="Times New Roman"/>
          <w:b/>
          <w:rPrChange w:id="204" w:author="guisang.song" w:date="2025-10-20T15:26:00Z">
            <w:rPr>
              <w:rFonts w:ascii="돋움" w:eastAsia="돋움" w:hAnsi="돋움"/>
              <w:b/>
            </w:rPr>
          </w:rPrChange>
        </w:rPr>
        <w:t xml:space="preserve"> </w:t>
      </w:r>
      <w:r w:rsidRPr="00EE4134">
        <w:rPr>
          <w:rFonts w:ascii="Times New Roman" w:eastAsia="돋움" w:hAnsi="Times New Roman"/>
          <w:b/>
          <w:rPrChange w:id="205" w:author="guisang.song" w:date="2025-10-20T15:26:00Z">
            <w:rPr>
              <w:rFonts w:ascii="돋움" w:eastAsia="돋움" w:hAnsi="돋움"/>
              <w:b/>
            </w:rPr>
          </w:rPrChange>
        </w:rPr>
        <w:t>절차의</w:t>
      </w:r>
      <w:r w:rsidRPr="00EE4134">
        <w:rPr>
          <w:rFonts w:ascii="Times New Roman" w:eastAsia="돋움" w:hAnsi="Times New Roman"/>
          <w:b/>
          <w:rPrChange w:id="206" w:author="guisang.song" w:date="2025-10-20T15:26:00Z">
            <w:rPr>
              <w:rFonts w:ascii="돋움" w:eastAsia="돋움" w:hAnsi="돋움"/>
              <w:b/>
            </w:rPr>
          </w:rPrChange>
        </w:rPr>
        <w:t xml:space="preserve"> </w:t>
      </w:r>
      <w:r w:rsidRPr="00EE4134">
        <w:rPr>
          <w:rFonts w:ascii="Times New Roman" w:eastAsia="돋움" w:hAnsi="Times New Roman"/>
          <w:b/>
          <w:rPrChange w:id="207" w:author="guisang.song" w:date="2025-10-20T15:26:00Z">
            <w:rPr>
              <w:rFonts w:ascii="돋움" w:eastAsia="돋움" w:hAnsi="돋움"/>
              <w:b/>
            </w:rPr>
          </w:rPrChange>
        </w:rPr>
        <w:t>결과로</w:t>
      </w:r>
      <w:r w:rsidRPr="00EE4134">
        <w:rPr>
          <w:rFonts w:ascii="Times New Roman" w:eastAsia="돋움" w:hAnsi="Times New Roman"/>
          <w:b/>
          <w:rPrChange w:id="208" w:author="guisang.song" w:date="2025-10-20T15:26:00Z">
            <w:rPr>
              <w:rFonts w:ascii="돋움" w:eastAsia="돋움" w:hAnsi="돋움"/>
              <w:b/>
            </w:rPr>
          </w:rPrChange>
        </w:rPr>
        <w:t xml:space="preserve"> </w:t>
      </w:r>
      <w:r w:rsidRPr="00EE4134">
        <w:rPr>
          <w:rFonts w:ascii="Times New Roman" w:eastAsia="돋움" w:hAnsi="Times New Roman"/>
          <w:b/>
          <w:rPrChange w:id="209" w:author="guisang.song" w:date="2025-10-20T15:26:00Z">
            <w:rPr>
              <w:rFonts w:ascii="돋움" w:eastAsia="돋움" w:hAnsi="돋움"/>
              <w:b/>
            </w:rPr>
          </w:rPrChange>
        </w:rPr>
        <w:t>인해</w:t>
      </w:r>
      <w:r w:rsidRPr="00EE4134">
        <w:rPr>
          <w:rFonts w:ascii="Times New Roman" w:eastAsia="돋움" w:hAnsi="Times New Roman"/>
          <w:b/>
          <w:rPrChange w:id="210" w:author="guisang.song" w:date="2025-10-20T15:26:00Z">
            <w:rPr>
              <w:rFonts w:ascii="돋움" w:eastAsia="돋움" w:hAnsi="돋움"/>
              <w:b/>
            </w:rPr>
          </w:rPrChange>
        </w:rPr>
        <w:t xml:space="preserve"> </w:t>
      </w:r>
      <w:r w:rsidRPr="00EE4134">
        <w:rPr>
          <w:rFonts w:ascii="Times New Roman" w:eastAsia="돋움" w:hAnsi="Times New Roman"/>
          <w:b/>
          <w:rPrChange w:id="211" w:author="guisang.song" w:date="2025-10-20T15:26:00Z">
            <w:rPr>
              <w:rFonts w:ascii="돋움" w:eastAsia="돋움" w:hAnsi="돋움"/>
              <w:b/>
            </w:rPr>
          </w:rPrChange>
        </w:rPr>
        <w:t>발생한</w:t>
      </w:r>
      <w:r w:rsidRPr="00EE4134">
        <w:rPr>
          <w:rFonts w:ascii="Times New Roman" w:eastAsia="돋움" w:hAnsi="Times New Roman"/>
          <w:b/>
          <w:rPrChange w:id="212" w:author="guisang.song" w:date="2025-10-20T15:26:00Z">
            <w:rPr>
              <w:rFonts w:ascii="돋움" w:eastAsia="돋움" w:hAnsi="돋움"/>
              <w:b/>
            </w:rPr>
          </w:rPrChange>
        </w:rPr>
        <w:t xml:space="preserve"> </w:t>
      </w:r>
      <w:r w:rsidRPr="00EE4134">
        <w:rPr>
          <w:rFonts w:ascii="Times New Roman" w:eastAsia="돋움" w:hAnsi="Times New Roman"/>
          <w:b/>
          <w:rPrChange w:id="213" w:author="guisang.song" w:date="2025-10-20T15:26:00Z">
            <w:rPr>
              <w:rFonts w:ascii="돋움" w:eastAsia="돋움" w:hAnsi="돋움"/>
              <w:b/>
            </w:rPr>
          </w:rPrChange>
        </w:rPr>
        <w:t>금전적</w:t>
      </w:r>
      <w:r w:rsidRPr="00EE4134">
        <w:rPr>
          <w:rFonts w:ascii="Times New Roman" w:eastAsia="돋움" w:hAnsi="Times New Roman"/>
          <w:b/>
          <w:rPrChange w:id="214" w:author="guisang.song" w:date="2025-10-20T15:26:00Z">
            <w:rPr>
              <w:rFonts w:ascii="돋움" w:eastAsia="돋움" w:hAnsi="돋움"/>
              <w:b/>
            </w:rPr>
          </w:rPrChange>
        </w:rPr>
        <w:t xml:space="preserve"> </w:t>
      </w:r>
      <w:r w:rsidRPr="00EE4134">
        <w:rPr>
          <w:rFonts w:ascii="Times New Roman" w:eastAsia="돋움" w:hAnsi="Times New Roman"/>
          <w:b/>
          <w:rPrChange w:id="215" w:author="guisang.song" w:date="2025-10-20T15:26:00Z">
            <w:rPr>
              <w:rFonts w:ascii="돋움" w:eastAsia="돋움" w:hAnsi="돋움"/>
              <w:b/>
            </w:rPr>
          </w:rPrChange>
        </w:rPr>
        <w:t>손실</w:t>
      </w:r>
      <w:r w:rsidRPr="00EE4134">
        <w:rPr>
          <w:rFonts w:ascii="Times New Roman" w:eastAsia="돋움" w:hAnsi="Times New Roman"/>
          <w:b/>
          <w:rPrChange w:id="216" w:author="guisang.song" w:date="2025-10-20T15:26:00Z">
            <w:rPr>
              <w:rFonts w:ascii="돋움" w:eastAsia="돋움" w:hAnsi="돋움"/>
              <w:b/>
            </w:rPr>
          </w:rPrChange>
        </w:rPr>
        <w:t xml:space="preserve"> </w:t>
      </w:r>
      <w:r w:rsidRPr="00EE4134">
        <w:rPr>
          <w:rFonts w:ascii="Times New Roman" w:eastAsia="돋움" w:hAnsi="Times New Roman"/>
          <w:b/>
          <w:rPrChange w:id="217" w:author="guisang.song" w:date="2025-10-20T15:26:00Z">
            <w:rPr>
              <w:rFonts w:ascii="돋움" w:eastAsia="돋움" w:hAnsi="돋움"/>
              <w:b/>
            </w:rPr>
          </w:rPrChange>
        </w:rPr>
        <w:t>총액을</w:t>
      </w:r>
      <w:r w:rsidRPr="00EE4134">
        <w:rPr>
          <w:rFonts w:ascii="Times New Roman" w:eastAsia="돋움" w:hAnsi="Times New Roman"/>
          <w:b/>
          <w:rPrChange w:id="218" w:author="guisang.song" w:date="2025-10-20T15:26:00Z">
            <w:rPr>
              <w:rFonts w:ascii="돋움" w:eastAsia="돋움" w:hAnsi="돋움"/>
              <w:b/>
            </w:rPr>
          </w:rPrChange>
        </w:rPr>
        <w:t xml:space="preserve"> </w:t>
      </w:r>
      <w:r w:rsidRPr="00EE4134">
        <w:rPr>
          <w:rFonts w:ascii="Times New Roman" w:eastAsia="돋움" w:hAnsi="Times New Roman"/>
          <w:b/>
          <w:rPrChange w:id="219" w:author="guisang.song" w:date="2025-10-20T15:26:00Z">
            <w:rPr>
              <w:rFonts w:ascii="돋움" w:eastAsia="돋움" w:hAnsi="돋움"/>
              <w:b/>
            </w:rPr>
          </w:rPrChange>
        </w:rPr>
        <w:t>공시해야</w:t>
      </w:r>
      <w:r w:rsidRPr="00EE4134">
        <w:rPr>
          <w:rFonts w:ascii="Times New Roman" w:eastAsia="돋움" w:hAnsi="Times New Roman"/>
          <w:b/>
          <w:rPrChange w:id="220" w:author="guisang.song" w:date="2025-10-20T15:26:00Z">
            <w:rPr>
              <w:rFonts w:ascii="돋움" w:eastAsia="돋움" w:hAnsi="돋움"/>
              <w:b/>
            </w:rPr>
          </w:rPrChange>
        </w:rPr>
        <w:t xml:space="preserve"> </w:t>
      </w:r>
      <w:r w:rsidRPr="00EE4134">
        <w:rPr>
          <w:rFonts w:ascii="Times New Roman" w:eastAsia="돋움" w:hAnsi="Times New Roman"/>
          <w:b/>
          <w:rPrChange w:id="221" w:author="guisang.song" w:date="2025-10-20T15:26:00Z">
            <w:rPr>
              <w:rFonts w:ascii="돋움" w:eastAsia="돋움" w:hAnsi="돋움"/>
              <w:b/>
            </w:rPr>
          </w:rPrChange>
        </w:rPr>
        <w:t>한다</w:t>
      </w:r>
      <w:r w:rsidRPr="00EE4134">
        <w:rPr>
          <w:rFonts w:ascii="Times New Roman" w:hAnsi="Times New Roman"/>
          <w:rPrChange w:id="222" w:author="guisang.song" w:date="2025-10-20T15:26:00Z">
            <w:rPr/>
          </w:rPrChange>
        </w:rPr>
        <w:t>.”</w:t>
      </w:r>
      <w:r w:rsidRPr="00EE4134">
        <w:rPr>
          <w:rFonts w:ascii="Times New Roman" w:hAnsi="Times New Roman"/>
          <w:rPrChange w:id="223" w:author="guisang.song" w:date="2025-10-20T15:26:00Z">
            <w:rPr>
              <w:rFonts w:hint="eastAsia"/>
            </w:rPr>
          </w:rPrChange>
        </w:rPr>
        <w:t>는</w:t>
      </w:r>
      <w:r w:rsidRPr="00EE4134">
        <w:rPr>
          <w:rFonts w:ascii="Times New Roman" w:hAnsi="Times New Roman"/>
          <w:rPrChange w:id="224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225" w:author="guisang.song" w:date="2025-10-20T15:26:00Z">
            <w:rPr>
              <w:rFonts w:hint="eastAsia"/>
            </w:rPr>
          </w:rPrChange>
        </w:rPr>
        <w:t>내용이</w:t>
      </w:r>
      <w:r w:rsidRPr="00EE4134">
        <w:rPr>
          <w:rFonts w:ascii="Times New Roman" w:hAnsi="Times New Roman"/>
          <w:rPrChange w:id="226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eastAsiaTheme="minorHAnsi" w:hAnsi="Times New Roman"/>
          <w:rPrChange w:id="227" w:author="guisang.song" w:date="2025-10-20T15:26:00Z">
            <w:rPr>
              <w:rFonts w:hint="eastAsia"/>
            </w:rPr>
          </w:rPrChange>
        </w:rPr>
        <w:t>있으면</w:t>
      </w:r>
      <w:r w:rsidRPr="00EE4134">
        <w:rPr>
          <w:rFonts w:ascii="Times New Roman" w:eastAsiaTheme="minorHAnsi" w:hAnsi="Times New Roman"/>
          <w:rPrChange w:id="228" w:author="guisang.song" w:date="2025-10-20T15:26:00Z">
            <w:rPr>
              <w:rFonts w:hint="eastAsia"/>
            </w:rPr>
          </w:rPrChange>
        </w:rPr>
        <w:t>,</w:t>
      </w:r>
      <w:r w:rsidRPr="00EE4134">
        <w:rPr>
          <w:rFonts w:ascii="Times New Roman" w:eastAsiaTheme="minorHAnsi" w:hAnsi="Times New Roman"/>
          <w:rPrChange w:id="229" w:author="guisang.song" w:date="2025-10-20T15:26:00Z">
            <w:rPr/>
          </w:rPrChange>
        </w:rPr>
        <w:t xml:space="preserve"> </w:t>
      </w:r>
      <w:r w:rsidRPr="00EE4134">
        <w:rPr>
          <w:rFonts w:ascii="Times New Roman" w:eastAsiaTheme="minorHAnsi" w:hAnsi="Times New Roman"/>
          <w:rPrChange w:id="230" w:author="guisang.song" w:date="2025-10-20T15:26:00Z">
            <w:rPr>
              <w:rFonts w:hint="eastAsia"/>
            </w:rPr>
          </w:rPrChange>
        </w:rPr>
        <w:t>그</w:t>
      </w:r>
      <w:r w:rsidRPr="00EE4134">
        <w:rPr>
          <w:rFonts w:ascii="Times New Roman" w:eastAsiaTheme="minorHAnsi" w:hAnsi="Times New Roman"/>
          <w:rPrChange w:id="231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eastAsiaTheme="minorHAnsi" w:hAnsi="Times New Roman"/>
          <w:rPrChange w:id="232" w:author="guisang.song" w:date="2025-10-20T15:26:00Z">
            <w:rPr>
              <w:rFonts w:hint="eastAsia"/>
            </w:rPr>
          </w:rPrChange>
        </w:rPr>
        <w:t>중에서</w:t>
      </w:r>
      <w:r w:rsidRPr="00EE4134">
        <w:rPr>
          <w:rFonts w:ascii="Times New Roman" w:eastAsiaTheme="minorHAnsi" w:hAnsi="Times New Roman"/>
          <w:rPrChange w:id="233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eastAsiaTheme="minorHAnsi" w:hAnsi="Times New Roman"/>
          <w:rPrChange w:id="234" w:author="guisang.song" w:date="2025-10-20T15:26:00Z">
            <w:rPr/>
          </w:rPrChange>
        </w:rPr>
        <w:t>“</w:t>
      </w:r>
      <w:r w:rsidRPr="00EE4134">
        <w:rPr>
          <w:rFonts w:ascii="Times New Roman" w:eastAsiaTheme="minorHAnsi" w:hAnsi="Times New Roman"/>
          <w:rPrChange w:id="235" w:author="guisang.song" w:date="2025-10-20T15:26:00Z">
            <w:rPr>
              <w:rFonts w:hint="eastAsia"/>
            </w:rPr>
          </w:rPrChange>
        </w:rPr>
        <w:t>공정근로기준법</w:t>
      </w:r>
      <w:r w:rsidRPr="00EE4134">
        <w:rPr>
          <w:rFonts w:ascii="Times New Roman" w:eastAsiaTheme="minorHAnsi" w:hAnsi="Times New Roman"/>
          <w:rPrChange w:id="236" w:author="guisang.song" w:date="2025-10-20T15:26:00Z">
            <w:rPr>
              <w:rFonts w:hint="eastAsia"/>
            </w:rPr>
          </w:rPrChange>
        </w:rPr>
        <w:t>(</w:t>
      </w:r>
      <w:r w:rsidRPr="00EE4134">
        <w:rPr>
          <w:rFonts w:ascii="Times New Roman" w:eastAsiaTheme="minorHAnsi" w:hAnsi="Times New Roman"/>
          <w:rPrChange w:id="237" w:author="guisang.song" w:date="2025-10-20T15:26:00Z">
            <w:rPr>
              <w:rFonts w:ascii="돋움" w:eastAsia="돋움" w:hAnsi="돋움"/>
            </w:rPr>
          </w:rPrChange>
        </w:rPr>
        <w:t>U.S. Fair Labor Standards Act)’</w:t>
      </w:r>
      <w:ins w:id="238" w:author="guisang.song" w:date="2025-10-20T16:05:00Z">
        <w:r w:rsidR="004F0B5D" w:rsidRPr="00EE4134">
          <w:rPr>
            <w:rFonts w:ascii="Times New Roman" w:eastAsia="돋움" w:hAnsi="Times New Roman"/>
            <w:rPrChange w:id="239" w:author="guisang.song" w:date="2025-10-20T15:26:00Z">
              <w:rPr>
                <w:rFonts w:ascii="Times New Roman" w:eastAsia="돋움" w:hAnsi="Times New Roman"/>
              </w:rPr>
            </w:rPrChange>
          </w:rPr>
          <w:t xml:space="preserve"> </w:t>
        </w:r>
      </w:ins>
      <w:ins w:id="240" w:author="guisang.song" w:date="2025-10-20T10:16:00Z">
        <w:r w:rsidR="00EA320B" w:rsidRPr="00EE4134">
          <w:rPr>
            <w:rFonts w:ascii="Times New Roman" w:eastAsia="돋움" w:hAnsi="Times New Roman"/>
            <w:rPrChange w:id="241" w:author="guisang.song" w:date="2025-10-20T15:26:00Z">
              <w:rPr>
                <w:rFonts w:ascii="돋움" w:eastAsia="돋움" w:hAnsi="돋움" w:hint="eastAsia"/>
                <w:b/>
              </w:rPr>
            </w:rPrChange>
          </w:rPr>
          <w:t>을</w:t>
        </w:r>
        <w:r w:rsidR="00EA320B" w:rsidRPr="00EE4134">
          <w:rPr>
            <w:rFonts w:ascii="Times New Roman" w:eastAsia="돋움" w:hAnsi="Times New Roman"/>
            <w:b/>
            <w:rPrChange w:id="242" w:author="guisang.song" w:date="2025-10-20T15:26:00Z">
              <w:rPr>
                <w:rFonts w:ascii="돋움" w:eastAsia="돋움" w:hAnsi="돋움" w:hint="eastAsia"/>
                <w:b/>
              </w:rPr>
            </w:rPrChange>
          </w:rPr>
          <w:t xml:space="preserve"> </w:t>
        </w:r>
      </w:ins>
      <w:ins w:id="243" w:author="guisang.song" w:date="2025-10-20T16:06:00Z">
        <w:r w:rsidR="004F0B5D">
          <w:rPr>
            <w:rFonts w:ascii="Times New Roman" w:eastAsiaTheme="minorHAnsi" w:hAnsi="Times New Roman" w:hint="eastAsia"/>
          </w:rPr>
          <w:t>선별하여</w:t>
        </w:r>
      </w:ins>
      <w:del w:id="244" w:author="guisang.song" w:date="2025-10-20T10:16:00Z">
        <w:r w:rsidRPr="00EE4134" w:rsidDel="00EA320B">
          <w:rPr>
            <w:rFonts w:ascii="Times New Roman" w:eastAsiaTheme="minorHAnsi" w:hAnsi="Times New Roman"/>
            <w:rPrChange w:id="245" w:author="guisang.song" w:date="2025-10-20T15:26:00Z">
              <w:rPr>
                <w:rFonts w:ascii="돋움" w:eastAsia="돋움" w:hAnsi="돋움" w:hint="eastAsia"/>
              </w:rPr>
            </w:rPrChange>
          </w:rPr>
          <w:delText>을</w:delText>
        </w:r>
        <w:r w:rsidRPr="00EE4134" w:rsidDel="00EA320B">
          <w:rPr>
            <w:rFonts w:ascii="Times New Roman" w:eastAsiaTheme="minorHAnsi" w:hAnsi="Times New Roman"/>
            <w:rPrChange w:id="246" w:author="guisang.song" w:date="2025-10-20T15:26:00Z">
              <w:rPr>
                <w:rFonts w:ascii="돋움" w:eastAsia="돋움" w:hAnsi="돋움" w:hint="eastAsia"/>
              </w:rPr>
            </w:rPrChange>
          </w:rPr>
          <w:delText xml:space="preserve"> </w:delText>
        </w:r>
      </w:del>
      <w:del w:id="247" w:author="guisang.song" w:date="2025-10-20T16:06:00Z">
        <w:r w:rsidRPr="00EE4134" w:rsidDel="004F0B5D">
          <w:rPr>
            <w:rFonts w:ascii="Times New Roman" w:eastAsiaTheme="minorHAnsi" w:hAnsi="Times New Roman"/>
            <w:rPrChange w:id="248" w:author="guisang.song" w:date="2025-10-20T15:26:00Z">
              <w:rPr>
                <w:rFonts w:ascii="돋움" w:eastAsia="돋움" w:hAnsi="돋움" w:hint="eastAsia"/>
              </w:rPr>
            </w:rPrChange>
          </w:rPr>
          <w:delText>선별하여</w:delText>
        </w:r>
      </w:del>
      <w:r w:rsidRPr="00EE4134">
        <w:rPr>
          <w:rFonts w:ascii="Times New Roman" w:eastAsiaTheme="minorHAnsi" w:hAnsi="Times New Roman"/>
          <w:rPrChange w:id="249" w:author="guisang.song" w:date="2025-10-20T15:26:00Z">
            <w:rPr>
              <w:rFonts w:ascii="돋움" w:eastAsia="돋움" w:hAnsi="돋움" w:hint="eastAsia"/>
            </w:rPr>
          </w:rPrChange>
        </w:rPr>
        <w:t xml:space="preserve"> </w:t>
      </w:r>
      <w:r w:rsidRPr="00EE4134">
        <w:rPr>
          <w:rFonts w:ascii="Times New Roman" w:eastAsiaTheme="minorHAnsi" w:hAnsi="Times New Roman"/>
          <w:rPrChange w:id="250" w:author="guisang.song" w:date="2025-10-20T15:26:00Z">
            <w:rPr>
              <w:rFonts w:ascii="돋움" w:eastAsia="돋움" w:hAnsi="돋움"/>
            </w:rPr>
          </w:rPrChange>
        </w:rPr>
        <w:t>M</w:t>
      </w:r>
      <w:r w:rsidRPr="00EE4134">
        <w:rPr>
          <w:rFonts w:ascii="Times New Roman" w:eastAsiaTheme="minorHAnsi" w:hAnsi="Times New Roman"/>
          <w:rPrChange w:id="251" w:author="guisang.song" w:date="2025-10-20T15:26:00Z">
            <w:rPr>
              <w:rFonts w:ascii="돋움" w:eastAsia="돋움" w:hAnsi="돋움" w:hint="eastAsia"/>
            </w:rPr>
          </w:rPrChange>
        </w:rPr>
        <w:t>열에</w:t>
      </w:r>
      <w:r w:rsidRPr="00EE4134">
        <w:rPr>
          <w:rFonts w:ascii="Times New Roman" w:eastAsiaTheme="minorHAnsi" w:hAnsi="Times New Roman"/>
          <w:rPrChange w:id="252" w:author="guisang.song" w:date="2025-10-20T15:26:00Z">
            <w:rPr>
              <w:rFonts w:ascii="돋움" w:eastAsia="돋움" w:hAnsi="돋움" w:hint="eastAsia"/>
            </w:rPr>
          </w:rPrChange>
        </w:rPr>
        <w:t xml:space="preserve"> </w:t>
      </w:r>
      <w:r w:rsidRPr="00EE4134">
        <w:rPr>
          <w:rFonts w:ascii="Times New Roman" w:eastAsiaTheme="minorHAnsi" w:hAnsi="Times New Roman"/>
          <w:rPrChange w:id="253" w:author="guisang.song" w:date="2025-10-20T15:26:00Z">
            <w:rPr>
              <w:rFonts w:ascii="돋움" w:eastAsia="돋움" w:hAnsi="돋움" w:hint="eastAsia"/>
            </w:rPr>
          </w:rPrChange>
        </w:rPr>
        <w:t>기재해</w:t>
      </w:r>
      <w:r w:rsidRPr="00EE4134">
        <w:rPr>
          <w:rFonts w:ascii="Times New Roman" w:eastAsiaTheme="minorHAnsi" w:hAnsi="Times New Roman"/>
          <w:rPrChange w:id="254" w:author="guisang.song" w:date="2025-10-20T15:26:00Z">
            <w:rPr>
              <w:rFonts w:ascii="돋움" w:eastAsia="돋움" w:hAnsi="돋움" w:hint="eastAsia"/>
            </w:rPr>
          </w:rPrChange>
        </w:rPr>
        <w:t xml:space="preserve"> </w:t>
      </w:r>
      <w:r w:rsidRPr="00EE4134">
        <w:rPr>
          <w:rFonts w:ascii="Times New Roman" w:eastAsiaTheme="minorHAnsi" w:hAnsi="Times New Roman"/>
          <w:rPrChange w:id="255" w:author="guisang.song" w:date="2025-10-20T15:26:00Z">
            <w:rPr>
              <w:rFonts w:ascii="돋움" w:eastAsia="돋움" w:hAnsi="돋움" w:hint="eastAsia"/>
            </w:rPr>
          </w:rPrChange>
        </w:rPr>
        <w:t>주고</w:t>
      </w:r>
      <w:r w:rsidRPr="00EE4134">
        <w:rPr>
          <w:rFonts w:ascii="Times New Roman" w:eastAsiaTheme="minorHAnsi" w:hAnsi="Times New Roman"/>
          <w:rPrChange w:id="256" w:author="guisang.song" w:date="2025-10-20T15:26:00Z">
            <w:rPr>
              <w:rFonts w:ascii="돋움" w:eastAsia="돋움" w:hAnsi="돋움" w:hint="eastAsia"/>
            </w:rPr>
          </w:rPrChange>
        </w:rPr>
        <w:t>,</w:t>
      </w:r>
      <w:r w:rsidRPr="00EE4134">
        <w:rPr>
          <w:rFonts w:ascii="Times New Roman" w:eastAsiaTheme="minorHAnsi" w:hAnsi="Times New Roman"/>
          <w:rPrChange w:id="257" w:author="guisang.song" w:date="2025-10-20T15:26:00Z">
            <w:rPr>
              <w:rFonts w:ascii="돋움" w:eastAsia="돋움" w:hAnsi="돋움"/>
            </w:rPr>
          </w:rPrChange>
        </w:rPr>
        <w:t xml:space="preserve"> </w:t>
      </w:r>
    </w:p>
    <w:p w:rsidR="00D97D74" w:rsidRPr="00EE4134" w:rsidRDefault="00D97D74" w:rsidP="00D97D74">
      <w:pPr>
        <w:pStyle w:val="a4"/>
        <w:wordWrap w:val="0"/>
        <w:autoSpaceDE w:val="0"/>
        <w:autoSpaceDN w:val="0"/>
        <w:ind w:leftChars="0" w:left="1203"/>
        <w:rPr>
          <w:rFonts w:ascii="Times New Roman" w:hAnsi="Times New Roman"/>
          <w:b/>
          <w:rPrChange w:id="258" w:author="guisang.song" w:date="2025-10-20T15:26:00Z">
            <w:rPr>
              <w:b/>
            </w:rPr>
          </w:rPrChange>
        </w:rPr>
      </w:pPr>
    </w:p>
    <w:p w:rsidR="00151336" w:rsidRPr="00EE4134" w:rsidRDefault="00D97D74" w:rsidP="004F0B5D">
      <w:pPr>
        <w:pStyle w:val="a4"/>
        <w:numPr>
          <w:ilvl w:val="0"/>
          <w:numId w:val="3"/>
        </w:numPr>
        <w:wordWrap w:val="0"/>
        <w:autoSpaceDE w:val="0"/>
        <w:autoSpaceDN w:val="0"/>
        <w:ind w:leftChars="0" w:left="1208" w:hanging="403"/>
        <w:rPr>
          <w:rFonts w:ascii="Times New Roman" w:hAnsi="Times New Roman"/>
          <w:rPrChange w:id="259" w:author="guisang.song" w:date="2025-10-20T15:26:00Z">
            <w:rPr/>
          </w:rPrChange>
        </w:rPr>
        <w:pPrChange w:id="260" w:author="guisang.song" w:date="2025-10-20T16:07:00Z">
          <w:pPr>
            <w:pStyle w:val="a4"/>
            <w:numPr>
              <w:numId w:val="3"/>
            </w:numPr>
            <w:wordWrap w:val="0"/>
            <w:autoSpaceDE w:val="0"/>
            <w:autoSpaceDN w:val="0"/>
            <w:ind w:leftChars="0" w:left="806" w:hanging="403"/>
          </w:pPr>
        </w:pPrChange>
      </w:pPr>
      <w:r w:rsidRPr="00EE4134">
        <w:rPr>
          <w:rFonts w:ascii="Times New Roman" w:hAnsi="Times New Roman"/>
          <w:rPrChange w:id="261" w:author="guisang.song" w:date="2025-10-20T15:26:00Z">
            <w:rPr/>
          </w:rPrChange>
        </w:rPr>
        <w:t>L</w:t>
      </w:r>
      <w:r w:rsidRPr="00EE4134">
        <w:rPr>
          <w:rFonts w:ascii="Times New Roman" w:hAnsi="Times New Roman"/>
          <w:rPrChange w:id="262" w:author="guisang.song" w:date="2025-10-20T15:26:00Z">
            <w:rPr>
              <w:rFonts w:hint="eastAsia"/>
            </w:rPr>
          </w:rPrChange>
        </w:rPr>
        <w:t>열에</w:t>
      </w:r>
      <w:r w:rsidRPr="00EE4134">
        <w:rPr>
          <w:rFonts w:ascii="Times New Roman" w:hAnsi="Times New Roman"/>
          <w:rPrChange w:id="263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264" w:author="guisang.song" w:date="2025-10-20T15:26:00Z">
            <w:rPr/>
          </w:rPrChange>
        </w:rPr>
        <w:t>“</w:t>
      </w:r>
      <w:r w:rsidRPr="00EE4134">
        <w:rPr>
          <w:rFonts w:ascii="Times New Roman" w:hAnsi="Times New Roman"/>
          <w:b/>
          <w:rPrChange w:id="265" w:author="guisang.song" w:date="2025-10-20T15:26:00Z">
            <w:rPr>
              <w:rFonts w:hint="eastAsia"/>
              <w:b/>
            </w:rPr>
          </w:rPrChange>
        </w:rPr>
        <w:t>미국</w:t>
      </w:r>
      <w:r w:rsidRPr="00EE4134">
        <w:rPr>
          <w:rFonts w:ascii="Times New Roman" w:hAnsi="Times New Roman"/>
          <w:b/>
          <w:rPrChange w:id="266" w:author="guisang.song" w:date="2025-10-20T15:26:00Z">
            <w:rPr>
              <w:b/>
            </w:rPr>
          </w:rPrChange>
        </w:rPr>
        <w:t xml:space="preserve"> </w:t>
      </w:r>
      <w:r w:rsidRPr="00EE4134">
        <w:rPr>
          <w:rFonts w:ascii="Times New Roman" w:hAnsi="Times New Roman"/>
          <w:b/>
          <w:rPrChange w:id="267" w:author="guisang.song" w:date="2025-10-20T15:26:00Z">
            <w:rPr>
              <w:b/>
            </w:rPr>
          </w:rPrChange>
        </w:rPr>
        <w:t>종업원의</w:t>
      </w:r>
      <w:r w:rsidRPr="00EE4134">
        <w:rPr>
          <w:rFonts w:ascii="Times New Roman" w:hAnsi="Times New Roman"/>
          <w:b/>
          <w:rPrChange w:id="268" w:author="guisang.song" w:date="2025-10-20T15:26:00Z">
            <w:rPr>
              <w:b/>
            </w:rPr>
          </w:rPrChange>
        </w:rPr>
        <w:t xml:space="preserve"> </w:t>
      </w:r>
      <w:r w:rsidRPr="00EE4134">
        <w:rPr>
          <w:rFonts w:ascii="Times New Roman" w:hAnsi="Times New Roman"/>
          <w:b/>
          <w:rPrChange w:id="269" w:author="guisang.song" w:date="2025-10-20T15:26:00Z">
            <w:rPr>
              <w:b/>
            </w:rPr>
          </w:rPrChange>
        </w:rPr>
        <w:t>경우</w:t>
      </w:r>
      <w:r w:rsidRPr="00EE4134">
        <w:rPr>
          <w:rFonts w:ascii="Times New Roman" w:hAnsi="Times New Roman"/>
          <w:b/>
          <w:rPrChange w:id="270" w:author="guisang.song" w:date="2025-10-20T15:26:00Z">
            <w:rPr>
              <w:b/>
            </w:rPr>
          </w:rPrChange>
        </w:rPr>
        <w:t xml:space="preserve">, </w:t>
      </w:r>
      <w:r w:rsidRPr="00EE4134">
        <w:rPr>
          <w:rFonts w:ascii="Times New Roman" w:hAnsi="Times New Roman"/>
          <w:b/>
          <w:rPrChange w:id="271" w:author="guisang.song" w:date="2025-10-20T15:26:00Z">
            <w:rPr>
              <w:b/>
            </w:rPr>
          </w:rPrChange>
        </w:rPr>
        <w:t>기업은</w:t>
      </w:r>
      <w:r w:rsidRPr="00EE4134">
        <w:rPr>
          <w:rFonts w:ascii="Times New Roman" w:hAnsi="Times New Roman"/>
          <w:b/>
          <w:rPrChange w:id="272" w:author="guisang.song" w:date="2025-10-20T15:26:00Z">
            <w:rPr>
              <w:b/>
            </w:rPr>
          </w:rPrChange>
        </w:rPr>
        <w:t xml:space="preserve"> </w:t>
      </w:r>
      <w:r w:rsidRPr="00EE4134">
        <w:rPr>
          <w:rFonts w:ascii="Times New Roman" w:hAnsi="Times New Roman"/>
          <w:b/>
          <w:rPrChange w:id="273" w:author="guisang.song" w:date="2025-10-20T15:26:00Z">
            <w:rPr>
              <w:b/>
            </w:rPr>
          </w:rPrChange>
        </w:rPr>
        <w:t>고용평등기회위원회</w:t>
      </w:r>
      <w:r w:rsidRPr="00EE4134">
        <w:rPr>
          <w:rFonts w:ascii="Times New Roman" w:hAnsi="Times New Roman"/>
          <w:b/>
          <w:rPrChange w:id="274" w:author="guisang.song" w:date="2025-10-20T15:26:00Z">
            <w:rPr>
              <w:b/>
            </w:rPr>
          </w:rPrChange>
        </w:rPr>
        <w:t xml:space="preserve">(Equal Employment Opportunity </w:t>
      </w:r>
      <w:r w:rsidRPr="004F0B5D">
        <w:rPr>
          <w:rFonts w:ascii="Times New Roman" w:hAnsi="Times New Roman"/>
          <w:rPrChange w:id="275" w:author="guisang.song" w:date="2025-10-20T16:07:00Z">
            <w:rPr>
              <w:b/>
            </w:rPr>
          </w:rPrChange>
        </w:rPr>
        <w:t>Commission</w:t>
      </w:r>
      <w:r w:rsidRPr="00EE4134">
        <w:rPr>
          <w:rFonts w:ascii="Times New Roman" w:hAnsi="Times New Roman"/>
          <w:b/>
          <w:rPrChange w:id="276" w:author="guisang.song" w:date="2025-10-20T15:26:00Z">
            <w:rPr>
              <w:b/>
            </w:rPr>
          </w:rPrChange>
        </w:rPr>
        <w:t>)</w:t>
      </w:r>
      <w:r w:rsidRPr="00EE4134">
        <w:rPr>
          <w:rFonts w:ascii="Times New Roman" w:hAnsi="Times New Roman"/>
          <w:b/>
          <w:rPrChange w:id="277" w:author="guisang.song" w:date="2025-10-20T15:26:00Z">
            <w:rPr>
              <w:b/>
            </w:rPr>
          </w:rPrChange>
        </w:rPr>
        <w:t>의</w:t>
      </w:r>
      <w:r w:rsidRPr="00EE4134">
        <w:rPr>
          <w:rFonts w:ascii="Times New Roman" w:hAnsi="Times New Roman"/>
          <w:b/>
          <w:rPrChange w:id="278" w:author="guisang.song" w:date="2025-10-20T15:26:00Z">
            <w:rPr>
              <w:b/>
            </w:rPr>
          </w:rPrChange>
        </w:rPr>
        <w:t xml:space="preserve"> </w:t>
      </w:r>
      <w:r w:rsidRPr="00EE4134">
        <w:rPr>
          <w:rFonts w:ascii="Times New Roman" w:eastAsia="MS Mincho" w:hAnsi="Times New Roman"/>
          <w:b/>
          <w:rPrChange w:id="279" w:author="guisang.song" w:date="2025-10-20T15:26:00Z">
            <w:rPr>
              <w:rFonts w:ascii="MS Mincho" w:eastAsia="MS Mincho" w:hAnsi="MS Mincho" w:cs="MS Mincho" w:hint="eastAsia"/>
              <w:b/>
            </w:rPr>
          </w:rPrChange>
        </w:rPr>
        <w:t>｢</w:t>
      </w:r>
      <w:r w:rsidRPr="00EE4134">
        <w:rPr>
          <w:rFonts w:ascii="Times New Roman" w:hAnsi="Times New Roman"/>
          <w:b/>
          <w:rPrChange w:id="280" w:author="guisang.song" w:date="2025-10-20T15:26:00Z">
            <w:rPr>
              <w:rFonts w:cs="맑은 고딕" w:hint="eastAsia"/>
              <w:b/>
            </w:rPr>
          </w:rPrChange>
        </w:rPr>
        <w:t>고용주</w:t>
      </w:r>
      <w:r w:rsidRPr="00EE4134">
        <w:rPr>
          <w:rFonts w:ascii="Times New Roman" w:hAnsi="Times New Roman"/>
          <w:b/>
          <w:rPrChange w:id="281" w:author="guisang.song" w:date="2025-10-20T15:26:00Z">
            <w:rPr>
              <w:b/>
            </w:rPr>
          </w:rPrChange>
        </w:rPr>
        <w:t xml:space="preserve"> </w:t>
      </w:r>
      <w:r w:rsidRPr="00EE4134">
        <w:rPr>
          <w:rFonts w:ascii="Times New Roman" w:hAnsi="Times New Roman"/>
          <w:b/>
          <w:rPrChange w:id="282" w:author="guisang.song" w:date="2025-10-20T15:26:00Z">
            <w:rPr>
              <w:b/>
            </w:rPr>
          </w:rPrChange>
        </w:rPr>
        <w:t>정보</w:t>
      </w:r>
      <w:r w:rsidRPr="00EE4134">
        <w:rPr>
          <w:rFonts w:ascii="Times New Roman" w:hAnsi="Times New Roman"/>
          <w:b/>
          <w:rPrChange w:id="283" w:author="guisang.song" w:date="2025-10-20T15:26:00Z">
            <w:rPr>
              <w:b/>
            </w:rPr>
          </w:rPrChange>
        </w:rPr>
        <w:t xml:space="preserve"> EEO-1 </w:t>
      </w:r>
      <w:r w:rsidRPr="00EE4134">
        <w:rPr>
          <w:rFonts w:ascii="Times New Roman" w:hAnsi="Times New Roman"/>
          <w:b/>
          <w:rPrChange w:id="284" w:author="guisang.song" w:date="2025-10-20T15:26:00Z">
            <w:rPr>
              <w:b/>
            </w:rPr>
          </w:rPrChange>
        </w:rPr>
        <w:t>보고서</w:t>
      </w:r>
      <w:r w:rsidRPr="00EE4134">
        <w:rPr>
          <w:rFonts w:ascii="Times New Roman" w:hAnsi="Times New Roman"/>
          <w:b/>
          <w:rPrChange w:id="285" w:author="guisang.song" w:date="2025-10-20T15:26:00Z">
            <w:rPr>
              <w:b/>
            </w:rPr>
          </w:rPrChange>
        </w:rPr>
        <w:t xml:space="preserve">(EEO-1 </w:t>
      </w:r>
      <w:r w:rsidRPr="00EE4134">
        <w:rPr>
          <w:rFonts w:ascii="Times New Roman" w:hAnsi="Times New Roman"/>
          <w:b/>
          <w:rPrChange w:id="286" w:author="guisang.song" w:date="2025-10-20T15:26:00Z">
            <w:rPr>
              <w:b/>
            </w:rPr>
          </w:rPrChange>
        </w:rPr>
        <w:t>조사</w:t>
      </w:r>
      <w:r w:rsidRPr="00EE4134">
        <w:rPr>
          <w:rFonts w:ascii="Times New Roman" w:hAnsi="Times New Roman"/>
          <w:b/>
          <w:rPrChange w:id="287" w:author="guisang.song" w:date="2025-10-20T15:26:00Z">
            <w:rPr>
              <w:b/>
            </w:rPr>
          </w:rPrChange>
        </w:rPr>
        <w:t xml:space="preserve">) </w:t>
      </w:r>
      <w:r w:rsidRPr="00EE4134">
        <w:rPr>
          <w:rFonts w:ascii="Times New Roman" w:hAnsi="Times New Roman"/>
          <w:b/>
          <w:rPrChange w:id="288" w:author="guisang.song" w:date="2025-10-20T15:26:00Z">
            <w:rPr>
              <w:b/>
            </w:rPr>
          </w:rPrChange>
        </w:rPr>
        <w:t>지침서</w:t>
      </w:r>
      <w:r w:rsidRPr="00EE4134">
        <w:rPr>
          <w:rFonts w:ascii="Times New Roman" w:hAnsi="Times New Roman"/>
          <w:b/>
          <w:rPrChange w:id="289" w:author="guisang.song" w:date="2025-10-20T15:26:00Z">
            <w:rPr>
              <w:b/>
            </w:rPr>
          </w:rPrChange>
        </w:rPr>
        <w:t>(Employer Information EEO-1 report (EEO-1 Survey) Instruction Booklet)</w:t>
      </w:r>
      <w:r w:rsidRPr="00EE4134">
        <w:rPr>
          <w:rFonts w:ascii="Times New Roman" w:eastAsia="MS Mincho" w:hAnsi="Times New Roman"/>
          <w:b/>
          <w:rPrChange w:id="290" w:author="guisang.song" w:date="2025-10-20T15:26:00Z">
            <w:rPr>
              <w:rFonts w:ascii="MS Mincho" w:eastAsia="MS Mincho" w:hAnsi="MS Mincho" w:cs="MS Mincho" w:hint="eastAsia"/>
              <w:b/>
            </w:rPr>
          </w:rPrChange>
        </w:rPr>
        <w:t>｣</w:t>
      </w:r>
      <w:r w:rsidRPr="00EE4134">
        <w:rPr>
          <w:rFonts w:ascii="Times New Roman" w:hAnsi="Times New Roman"/>
          <w:b/>
          <w:rPrChange w:id="291" w:author="guisang.song" w:date="2025-10-20T15:26:00Z">
            <w:rPr>
              <w:rFonts w:cs="맑은 고딕" w:hint="eastAsia"/>
              <w:b/>
            </w:rPr>
          </w:rPrChange>
        </w:rPr>
        <w:t>에</w:t>
      </w:r>
      <w:r w:rsidRPr="00EE4134">
        <w:rPr>
          <w:rFonts w:ascii="Times New Roman" w:hAnsi="Times New Roman"/>
          <w:b/>
          <w:rPrChange w:id="292" w:author="guisang.song" w:date="2025-10-20T15:26:00Z">
            <w:rPr>
              <w:b/>
            </w:rPr>
          </w:rPrChange>
        </w:rPr>
        <w:t xml:space="preserve"> </w:t>
      </w:r>
      <w:r w:rsidRPr="00EE4134">
        <w:rPr>
          <w:rFonts w:ascii="Times New Roman" w:hAnsi="Times New Roman"/>
          <w:b/>
          <w:rPrChange w:id="293" w:author="guisang.song" w:date="2025-10-20T15:26:00Z">
            <w:rPr>
              <w:b/>
            </w:rPr>
          </w:rPrChange>
        </w:rPr>
        <w:t>따라</w:t>
      </w:r>
      <w:r w:rsidRPr="00EE4134">
        <w:rPr>
          <w:rFonts w:ascii="Times New Roman" w:hAnsi="Times New Roman"/>
          <w:b/>
          <w:rPrChange w:id="294" w:author="guisang.song" w:date="2025-10-20T15:26:00Z">
            <w:rPr>
              <w:b/>
            </w:rPr>
          </w:rPrChange>
        </w:rPr>
        <w:t xml:space="preserve"> </w:t>
      </w:r>
      <w:r w:rsidRPr="00EE4134">
        <w:rPr>
          <w:rFonts w:ascii="Times New Roman" w:hAnsi="Times New Roman"/>
          <w:b/>
          <w:rPrChange w:id="295" w:author="guisang.song" w:date="2025-10-20T15:26:00Z">
            <w:rPr>
              <w:b/>
            </w:rPr>
          </w:rPrChange>
        </w:rPr>
        <w:t>종업원을</w:t>
      </w:r>
      <w:r w:rsidRPr="00EE4134">
        <w:rPr>
          <w:rFonts w:ascii="Times New Roman" w:hAnsi="Times New Roman"/>
          <w:b/>
          <w:rPrChange w:id="296" w:author="guisang.song" w:date="2025-10-20T15:26:00Z">
            <w:rPr>
              <w:b/>
            </w:rPr>
          </w:rPrChange>
        </w:rPr>
        <w:t xml:space="preserve"> </w:t>
      </w:r>
      <w:r w:rsidRPr="00EE4134">
        <w:rPr>
          <w:rFonts w:ascii="Times New Roman" w:hAnsi="Times New Roman"/>
          <w:b/>
          <w:rPrChange w:id="297" w:author="guisang.song" w:date="2025-10-20T15:26:00Z">
            <w:rPr>
              <w:b/>
            </w:rPr>
          </w:rPrChange>
        </w:rPr>
        <w:t>분류해야</w:t>
      </w:r>
      <w:r w:rsidRPr="00EE4134">
        <w:rPr>
          <w:rFonts w:ascii="Times New Roman" w:hAnsi="Times New Roman"/>
          <w:b/>
          <w:rPrChange w:id="298" w:author="guisang.song" w:date="2025-10-20T15:26:00Z">
            <w:rPr>
              <w:b/>
            </w:rPr>
          </w:rPrChange>
        </w:rPr>
        <w:t xml:space="preserve"> </w:t>
      </w:r>
      <w:r w:rsidRPr="00EE4134">
        <w:rPr>
          <w:rFonts w:ascii="Times New Roman" w:hAnsi="Times New Roman"/>
          <w:b/>
          <w:rPrChange w:id="299" w:author="guisang.song" w:date="2025-10-20T15:26:00Z">
            <w:rPr>
              <w:b/>
            </w:rPr>
          </w:rPrChange>
        </w:rPr>
        <w:t>하며</w:t>
      </w:r>
      <w:r w:rsidRPr="00EE4134">
        <w:rPr>
          <w:rFonts w:ascii="Times New Roman" w:hAnsi="Times New Roman"/>
          <w:b/>
          <w:rPrChange w:id="300" w:author="guisang.song" w:date="2025-10-20T15:26:00Z">
            <w:rPr>
              <w:b/>
            </w:rPr>
          </w:rPrChange>
        </w:rPr>
        <w:t xml:space="preserve">, </w:t>
      </w:r>
      <w:r w:rsidRPr="00EE4134">
        <w:rPr>
          <w:rFonts w:ascii="Times New Roman" w:hAnsi="Times New Roman"/>
          <w:b/>
          <w:rPrChange w:id="301" w:author="guisang.song" w:date="2025-10-20T15:26:00Z">
            <w:rPr>
              <w:b/>
            </w:rPr>
          </w:rPrChange>
        </w:rPr>
        <w:t>공시를</w:t>
      </w:r>
      <w:r w:rsidRPr="00EE4134">
        <w:rPr>
          <w:rFonts w:ascii="Times New Roman" w:hAnsi="Times New Roman"/>
          <w:b/>
          <w:rPrChange w:id="302" w:author="guisang.song" w:date="2025-10-20T15:26:00Z">
            <w:rPr>
              <w:b/>
            </w:rPr>
          </w:rPrChange>
        </w:rPr>
        <w:t xml:space="preserve"> </w:t>
      </w:r>
      <w:r w:rsidRPr="00EE4134">
        <w:rPr>
          <w:rFonts w:ascii="Times New Roman" w:hAnsi="Times New Roman"/>
          <w:b/>
          <w:rPrChange w:id="303" w:author="guisang.song" w:date="2025-10-20T15:26:00Z">
            <w:rPr>
              <w:b/>
            </w:rPr>
          </w:rPrChange>
        </w:rPr>
        <w:t>위한</w:t>
      </w:r>
      <w:r w:rsidRPr="00EE4134">
        <w:rPr>
          <w:rFonts w:ascii="Times New Roman" w:hAnsi="Times New Roman"/>
          <w:b/>
          <w:rPrChange w:id="304" w:author="guisang.song" w:date="2025-10-20T15:26:00Z">
            <w:rPr>
              <w:b/>
            </w:rPr>
          </w:rPrChange>
        </w:rPr>
        <w:t xml:space="preserve"> </w:t>
      </w:r>
      <w:r w:rsidRPr="00EE4134">
        <w:rPr>
          <w:rFonts w:ascii="Times New Roman" w:hAnsi="Times New Roman"/>
          <w:b/>
          <w:rPrChange w:id="305" w:author="guisang.song" w:date="2025-10-20T15:26:00Z">
            <w:rPr>
              <w:b/>
            </w:rPr>
          </w:rPrChange>
        </w:rPr>
        <w:t>각</w:t>
      </w:r>
      <w:r w:rsidRPr="00EE4134">
        <w:rPr>
          <w:rFonts w:ascii="Times New Roman" w:hAnsi="Times New Roman"/>
          <w:b/>
          <w:rPrChange w:id="306" w:author="guisang.song" w:date="2025-10-20T15:26:00Z">
            <w:rPr>
              <w:b/>
            </w:rPr>
          </w:rPrChange>
        </w:rPr>
        <w:t xml:space="preserve"> </w:t>
      </w:r>
      <w:r w:rsidRPr="00EE4134">
        <w:rPr>
          <w:rFonts w:ascii="Times New Roman" w:hAnsi="Times New Roman"/>
          <w:b/>
          <w:rPrChange w:id="307" w:author="guisang.song" w:date="2025-10-20T15:26:00Z">
            <w:rPr>
              <w:b/>
            </w:rPr>
          </w:rPrChange>
        </w:rPr>
        <w:t>종업원</w:t>
      </w:r>
      <w:r w:rsidRPr="00EE4134">
        <w:rPr>
          <w:rFonts w:ascii="Times New Roman" w:hAnsi="Times New Roman"/>
          <w:b/>
          <w:rPrChange w:id="308" w:author="guisang.song" w:date="2025-10-20T15:26:00Z">
            <w:rPr>
              <w:b/>
            </w:rPr>
          </w:rPrChange>
        </w:rPr>
        <w:t xml:space="preserve"> </w:t>
      </w:r>
      <w:r w:rsidRPr="00EE4134">
        <w:rPr>
          <w:rFonts w:ascii="Times New Roman" w:hAnsi="Times New Roman"/>
          <w:b/>
          <w:rPrChange w:id="309" w:author="guisang.song" w:date="2025-10-20T15:26:00Z">
            <w:rPr>
              <w:b/>
            </w:rPr>
          </w:rPrChange>
        </w:rPr>
        <w:t>범주는</w:t>
      </w:r>
      <w:r w:rsidRPr="00EE4134">
        <w:rPr>
          <w:rFonts w:ascii="Times New Roman" w:hAnsi="Times New Roman"/>
          <w:b/>
          <w:rPrChange w:id="310" w:author="guisang.song" w:date="2025-10-20T15:26:00Z">
            <w:rPr>
              <w:b/>
            </w:rPr>
          </w:rPrChange>
        </w:rPr>
        <w:t xml:space="preserve"> </w:t>
      </w:r>
      <w:r w:rsidRPr="00EE4134">
        <w:rPr>
          <w:rFonts w:ascii="Times New Roman" w:hAnsi="Times New Roman"/>
          <w:b/>
          <w:rPrChange w:id="311" w:author="guisang.song" w:date="2025-10-20T15:26:00Z">
            <w:rPr>
              <w:b/>
            </w:rPr>
          </w:rPrChange>
        </w:rPr>
        <w:t>동</w:t>
      </w:r>
      <w:r w:rsidRPr="00EE4134">
        <w:rPr>
          <w:rFonts w:ascii="Times New Roman" w:hAnsi="Times New Roman"/>
          <w:b/>
          <w:rPrChange w:id="312" w:author="guisang.song" w:date="2025-10-20T15:26:00Z">
            <w:rPr>
              <w:b/>
            </w:rPr>
          </w:rPrChange>
        </w:rPr>
        <w:t xml:space="preserve"> </w:t>
      </w:r>
      <w:proofErr w:type="spellStart"/>
      <w:r w:rsidRPr="00EE4134">
        <w:rPr>
          <w:rFonts w:ascii="Times New Roman" w:hAnsi="Times New Roman"/>
          <w:b/>
          <w:rPrChange w:id="313" w:author="guisang.song" w:date="2025-10-20T15:26:00Z">
            <w:rPr>
              <w:b/>
            </w:rPr>
          </w:rPrChange>
        </w:rPr>
        <w:t>지침서상</w:t>
      </w:r>
      <w:proofErr w:type="spellEnd"/>
      <w:r w:rsidRPr="00EE4134">
        <w:rPr>
          <w:rFonts w:ascii="Times New Roman" w:hAnsi="Times New Roman"/>
          <w:b/>
          <w:rPrChange w:id="314" w:author="guisang.song" w:date="2025-10-20T15:26:00Z">
            <w:rPr>
              <w:b/>
            </w:rPr>
          </w:rPrChange>
        </w:rPr>
        <w:t xml:space="preserve"> </w:t>
      </w:r>
      <w:r w:rsidRPr="00EE4134">
        <w:rPr>
          <w:rFonts w:ascii="Times New Roman" w:hAnsi="Times New Roman"/>
          <w:b/>
          <w:rPrChange w:id="315" w:author="guisang.song" w:date="2025-10-20T15:26:00Z">
            <w:rPr>
              <w:b/>
            </w:rPr>
          </w:rPrChange>
        </w:rPr>
        <w:t>해당</w:t>
      </w:r>
      <w:r w:rsidRPr="00EE4134">
        <w:rPr>
          <w:rFonts w:ascii="Times New Roman" w:hAnsi="Times New Roman"/>
          <w:b/>
          <w:rPrChange w:id="316" w:author="guisang.song" w:date="2025-10-20T15:26:00Z">
            <w:rPr>
              <w:b/>
            </w:rPr>
          </w:rPrChange>
        </w:rPr>
        <w:t xml:space="preserve"> </w:t>
      </w:r>
      <w:r w:rsidRPr="00EE4134">
        <w:rPr>
          <w:rFonts w:ascii="Times New Roman" w:hAnsi="Times New Roman"/>
          <w:b/>
          <w:rPrChange w:id="317" w:author="guisang.song" w:date="2025-10-20T15:26:00Z">
            <w:rPr>
              <w:b/>
            </w:rPr>
          </w:rPrChange>
        </w:rPr>
        <w:t>직무</w:t>
      </w:r>
      <w:r w:rsidRPr="00EE4134">
        <w:rPr>
          <w:rFonts w:ascii="Times New Roman" w:hAnsi="Times New Roman"/>
          <w:b/>
          <w:rPrChange w:id="318" w:author="guisang.song" w:date="2025-10-20T15:26:00Z">
            <w:rPr>
              <w:b/>
            </w:rPr>
          </w:rPrChange>
        </w:rPr>
        <w:t xml:space="preserve"> </w:t>
      </w:r>
      <w:r w:rsidRPr="00EE4134">
        <w:rPr>
          <w:rFonts w:ascii="Times New Roman" w:hAnsi="Times New Roman"/>
          <w:b/>
          <w:rPrChange w:id="319" w:author="guisang.song" w:date="2025-10-20T15:26:00Z">
            <w:rPr>
              <w:b/>
            </w:rPr>
          </w:rPrChange>
        </w:rPr>
        <w:t>범주</w:t>
      </w:r>
      <w:r w:rsidRPr="00EE4134">
        <w:rPr>
          <w:rFonts w:ascii="Times New Roman" w:hAnsi="Times New Roman"/>
          <w:b/>
          <w:rPrChange w:id="320" w:author="guisang.song" w:date="2025-10-20T15:26:00Z">
            <w:rPr>
              <w:b/>
            </w:rPr>
          </w:rPrChange>
        </w:rPr>
        <w:t xml:space="preserve"> </w:t>
      </w:r>
      <w:r w:rsidRPr="00EE4134">
        <w:rPr>
          <w:rFonts w:ascii="Times New Roman" w:hAnsi="Times New Roman"/>
          <w:b/>
          <w:rPrChange w:id="321" w:author="guisang.song" w:date="2025-10-20T15:26:00Z">
            <w:rPr>
              <w:b/>
            </w:rPr>
          </w:rPrChange>
        </w:rPr>
        <w:t>및</w:t>
      </w:r>
      <w:r w:rsidRPr="00EE4134">
        <w:rPr>
          <w:rFonts w:ascii="Times New Roman" w:hAnsi="Times New Roman"/>
          <w:b/>
          <w:rPrChange w:id="322" w:author="guisang.song" w:date="2025-10-20T15:26:00Z">
            <w:rPr>
              <w:b/>
            </w:rPr>
          </w:rPrChange>
        </w:rPr>
        <w:t xml:space="preserve"> </w:t>
      </w:r>
      <w:r w:rsidRPr="00EE4134">
        <w:rPr>
          <w:rFonts w:ascii="Times New Roman" w:hAnsi="Times New Roman"/>
          <w:b/>
          <w:rPrChange w:id="323" w:author="guisang.song" w:date="2025-10-20T15:26:00Z">
            <w:rPr>
              <w:b/>
            </w:rPr>
          </w:rPrChange>
        </w:rPr>
        <w:t>설명에</w:t>
      </w:r>
      <w:r w:rsidRPr="00EE4134">
        <w:rPr>
          <w:rFonts w:ascii="Times New Roman" w:hAnsi="Times New Roman"/>
          <w:b/>
          <w:rPrChange w:id="324" w:author="guisang.song" w:date="2025-10-20T15:26:00Z">
            <w:rPr>
              <w:b/>
            </w:rPr>
          </w:rPrChange>
        </w:rPr>
        <w:t xml:space="preserve"> </w:t>
      </w:r>
      <w:r w:rsidRPr="00EE4134">
        <w:rPr>
          <w:rFonts w:ascii="Times New Roman" w:hAnsi="Times New Roman"/>
          <w:b/>
          <w:rPrChange w:id="325" w:author="guisang.song" w:date="2025-10-20T15:26:00Z">
            <w:rPr>
              <w:b/>
            </w:rPr>
          </w:rPrChange>
        </w:rPr>
        <w:t>의해</w:t>
      </w:r>
      <w:r w:rsidRPr="00EE4134">
        <w:rPr>
          <w:rFonts w:ascii="Times New Roman" w:hAnsi="Times New Roman"/>
          <w:b/>
          <w:rPrChange w:id="326" w:author="guisang.song" w:date="2025-10-20T15:26:00Z">
            <w:rPr>
              <w:b/>
            </w:rPr>
          </w:rPrChange>
        </w:rPr>
        <w:t xml:space="preserve"> </w:t>
      </w:r>
      <w:r w:rsidRPr="00EE4134">
        <w:rPr>
          <w:rFonts w:ascii="Times New Roman" w:hAnsi="Times New Roman"/>
          <w:b/>
          <w:rPrChange w:id="327" w:author="guisang.song" w:date="2025-10-20T15:26:00Z">
            <w:rPr>
              <w:b/>
            </w:rPr>
          </w:rPrChange>
        </w:rPr>
        <w:t>정의된다</w:t>
      </w:r>
      <w:r w:rsidRPr="00EE4134">
        <w:rPr>
          <w:rFonts w:ascii="Times New Roman" w:hAnsi="Times New Roman"/>
          <w:rPrChange w:id="328" w:author="guisang.song" w:date="2025-10-20T15:26:00Z">
            <w:rPr/>
          </w:rPrChange>
        </w:rPr>
        <w:t>.”</w:t>
      </w:r>
      <w:r w:rsidRPr="00EE4134">
        <w:rPr>
          <w:rFonts w:ascii="Times New Roman" w:hAnsi="Times New Roman"/>
          <w:rPrChange w:id="329" w:author="guisang.song" w:date="2025-10-20T15:26:00Z">
            <w:rPr>
              <w:rFonts w:hint="eastAsia"/>
            </w:rPr>
          </w:rPrChange>
        </w:rPr>
        <w:t>는</w:t>
      </w:r>
      <w:r w:rsidRPr="00EE4134">
        <w:rPr>
          <w:rFonts w:ascii="Times New Roman" w:hAnsi="Times New Roman"/>
          <w:rPrChange w:id="330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331" w:author="guisang.song" w:date="2025-10-20T15:26:00Z">
            <w:rPr>
              <w:rFonts w:hint="eastAsia"/>
            </w:rPr>
          </w:rPrChange>
        </w:rPr>
        <w:t>내용이</w:t>
      </w:r>
      <w:r w:rsidRPr="00EE4134">
        <w:rPr>
          <w:rFonts w:ascii="Times New Roman" w:hAnsi="Times New Roman"/>
          <w:rPrChange w:id="332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333" w:author="guisang.song" w:date="2025-10-20T15:26:00Z">
            <w:rPr>
              <w:rFonts w:hint="eastAsia"/>
            </w:rPr>
          </w:rPrChange>
        </w:rPr>
        <w:t>있으면</w:t>
      </w:r>
      <w:r w:rsidRPr="00EE4134">
        <w:rPr>
          <w:rFonts w:ascii="Times New Roman" w:hAnsi="Times New Roman"/>
          <w:rPrChange w:id="334" w:author="guisang.song" w:date="2025-10-20T15:26:00Z">
            <w:rPr>
              <w:rFonts w:hint="eastAsia"/>
            </w:rPr>
          </w:rPrChange>
        </w:rPr>
        <w:t>,</w:t>
      </w:r>
      <w:r w:rsidRPr="00EE4134">
        <w:rPr>
          <w:rFonts w:ascii="Times New Roman" w:hAnsi="Times New Roman"/>
          <w:rPrChange w:id="335" w:author="guisang.song" w:date="2025-10-20T15:26:00Z">
            <w:rPr/>
          </w:rPrChange>
        </w:rPr>
        <w:t xml:space="preserve"> </w:t>
      </w:r>
      <w:r w:rsidRPr="00EE4134">
        <w:rPr>
          <w:rFonts w:ascii="Times New Roman" w:hAnsi="Times New Roman"/>
          <w:rPrChange w:id="336" w:author="guisang.song" w:date="2025-10-20T15:26:00Z">
            <w:rPr>
              <w:rFonts w:hint="eastAsia"/>
            </w:rPr>
          </w:rPrChange>
        </w:rPr>
        <w:t>그</w:t>
      </w:r>
      <w:r w:rsidRPr="00EE4134">
        <w:rPr>
          <w:rFonts w:ascii="Times New Roman" w:hAnsi="Times New Roman"/>
          <w:rPrChange w:id="337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338" w:author="guisang.song" w:date="2025-10-20T15:26:00Z">
            <w:rPr>
              <w:rFonts w:hint="eastAsia"/>
            </w:rPr>
          </w:rPrChange>
        </w:rPr>
        <w:t>중에서</w:t>
      </w:r>
      <w:r w:rsidRPr="00EE4134">
        <w:rPr>
          <w:rFonts w:ascii="Times New Roman" w:hAnsi="Times New Roman"/>
          <w:rPrChange w:id="339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340" w:author="guisang.song" w:date="2025-10-20T15:26:00Z">
            <w:rPr/>
          </w:rPrChange>
        </w:rPr>
        <w:t>“</w:t>
      </w:r>
      <w:r w:rsidRPr="00EE4134">
        <w:rPr>
          <w:rFonts w:ascii="Times New Roman" w:hAnsi="Times New Roman"/>
          <w:rPrChange w:id="341" w:author="guisang.song" w:date="2025-10-20T15:26:00Z">
            <w:rPr/>
          </w:rPrChange>
        </w:rPr>
        <w:t>고용평등기회위원회</w:t>
      </w:r>
      <w:r w:rsidRPr="00EE4134">
        <w:rPr>
          <w:rFonts w:ascii="Times New Roman" w:hAnsi="Times New Roman"/>
          <w:rPrChange w:id="342" w:author="guisang.song" w:date="2025-10-20T15:26:00Z">
            <w:rPr/>
          </w:rPrChange>
        </w:rPr>
        <w:t>(Equal Employment Opportunity Commission)</w:t>
      </w:r>
      <w:r w:rsidRPr="00EE4134">
        <w:rPr>
          <w:rFonts w:ascii="Times New Roman" w:hAnsi="Times New Roman"/>
          <w:rPrChange w:id="343" w:author="guisang.song" w:date="2025-10-20T15:26:00Z">
            <w:rPr/>
          </w:rPrChange>
        </w:rPr>
        <w:t>의</w:t>
      </w:r>
      <w:r w:rsidRPr="00EE4134">
        <w:rPr>
          <w:rFonts w:ascii="Times New Roman" w:hAnsi="Times New Roman"/>
          <w:rPrChange w:id="344" w:author="guisang.song" w:date="2025-10-20T15:26:00Z">
            <w:rPr/>
          </w:rPrChange>
        </w:rPr>
        <w:t xml:space="preserve"> </w:t>
      </w:r>
      <w:r w:rsidRPr="00EE4134">
        <w:rPr>
          <w:rFonts w:ascii="Times New Roman" w:eastAsia="MS Mincho" w:hAnsi="Times New Roman"/>
          <w:rPrChange w:id="345" w:author="guisang.song" w:date="2025-10-20T15:26:00Z">
            <w:rPr>
              <w:rFonts w:ascii="MS Mincho" w:eastAsia="MS Mincho" w:hAnsi="MS Mincho" w:cs="MS Mincho" w:hint="eastAsia"/>
            </w:rPr>
          </w:rPrChange>
        </w:rPr>
        <w:t>｢</w:t>
      </w:r>
      <w:r w:rsidRPr="00EE4134">
        <w:rPr>
          <w:rFonts w:ascii="Times New Roman" w:hAnsi="Times New Roman"/>
          <w:rPrChange w:id="346" w:author="guisang.song" w:date="2025-10-20T15:26:00Z">
            <w:rPr>
              <w:rFonts w:cs="맑은 고딕" w:hint="eastAsia"/>
            </w:rPr>
          </w:rPrChange>
        </w:rPr>
        <w:t>고용주</w:t>
      </w:r>
      <w:r w:rsidRPr="00EE4134">
        <w:rPr>
          <w:rFonts w:ascii="Times New Roman" w:hAnsi="Times New Roman"/>
          <w:rPrChange w:id="347" w:author="guisang.song" w:date="2025-10-20T15:26:00Z">
            <w:rPr/>
          </w:rPrChange>
        </w:rPr>
        <w:t xml:space="preserve"> </w:t>
      </w:r>
      <w:r w:rsidRPr="00EE4134">
        <w:rPr>
          <w:rFonts w:ascii="Times New Roman" w:hAnsi="Times New Roman"/>
          <w:rPrChange w:id="348" w:author="guisang.song" w:date="2025-10-20T15:26:00Z">
            <w:rPr/>
          </w:rPrChange>
        </w:rPr>
        <w:t>정보</w:t>
      </w:r>
      <w:r w:rsidRPr="00EE4134">
        <w:rPr>
          <w:rFonts w:ascii="Times New Roman" w:hAnsi="Times New Roman"/>
          <w:rPrChange w:id="349" w:author="guisang.song" w:date="2025-10-20T15:26:00Z">
            <w:rPr/>
          </w:rPrChange>
        </w:rPr>
        <w:t xml:space="preserve"> EEO-1 </w:t>
      </w:r>
      <w:r w:rsidRPr="00EE4134">
        <w:rPr>
          <w:rFonts w:ascii="Times New Roman" w:hAnsi="Times New Roman"/>
          <w:rPrChange w:id="350" w:author="guisang.song" w:date="2025-10-20T15:26:00Z">
            <w:rPr/>
          </w:rPrChange>
        </w:rPr>
        <w:t>보고서</w:t>
      </w:r>
      <w:r w:rsidRPr="00EE4134">
        <w:rPr>
          <w:rFonts w:ascii="Times New Roman" w:hAnsi="Times New Roman"/>
          <w:rPrChange w:id="351" w:author="guisang.song" w:date="2025-10-20T15:26:00Z">
            <w:rPr/>
          </w:rPrChange>
        </w:rPr>
        <w:t xml:space="preserve">(EEO-1 </w:t>
      </w:r>
      <w:r w:rsidRPr="00EE4134">
        <w:rPr>
          <w:rFonts w:ascii="Times New Roman" w:hAnsi="Times New Roman"/>
          <w:rPrChange w:id="352" w:author="guisang.song" w:date="2025-10-20T15:26:00Z">
            <w:rPr/>
          </w:rPrChange>
        </w:rPr>
        <w:t>조사</w:t>
      </w:r>
      <w:r w:rsidRPr="00EE4134">
        <w:rPr>
          <w:rFonts w:ascii="Times New Roman" w:hAnsi="Times New Roman"/>
          <w:rPrChange w:id="353" w:author="guisang.song" w:date="2025-10-20T15:26:00Z">
            <w:rPr/>
          </w:rPrChange>
        </w:rPr>
        <w:t xml:space="preserve">) </w:t>
      </w:r>
      <w:r w:rsidRPr="00EE4134">
        <w:rPr>
          <w:rFonts w:ascii="Times New Roman" w:hAnsi="Times New Roman"/>
          <w:rPrChange w:id="354" w:author="guisang.song" w:date="2025-10-20T15:26:00Z">
            <w:rPr/>
          </w:rPrChange>
        </w:rPr>
        <w:t>지침서</w:t>
      </w:r>
      <w:r w:rsidRPr="00EE4134">
        <w:rPr>
          <w:rFonts w:ascii="Times New Roman" w:hAnsi="Times New Roman"/>
          <w:rPrChange w:id="355" w:author="guisang.song" w:date="2025-10-20T15:26:00Z">
            <w:rPr/>
          </w:rPrChange>
        </w:rPr>
        <w:t>(Employer Information EEO-1 report (EEO-1 Survey) Instruction Booklet)</w:t>
      </w:r>
      <w:r w:rsidRPr="00EE4134">
        <w:rPr>
          <w:rFonts w:ascii="Times New Roman" w:eastAsia="MS Mincho" w:hAnsi="Times New Roman"/>
          <w:rPrChange w:id="356" w:author="guisang.song" w:date="2025-10-20T15:26:00Z">
            <w:rPr>
              <w:rFonts w:ascii="MS Mincho" w:eastAsia="MS Mincho" w:hAnsi="MS Mincho" w:cs="MS Mincho" w:hint="eastAsia"/>
            </w:rPr>
          </w:rPrChange>
        </w:rPr>
        <w:t>｣</w:t>
      </w:r>
      <w:r w:rsidRPr="00EE4134">
        <w:rPr>
          <w:rFonts w:ascii="Times New Roman" w:eastAsiaTheme="minorEastAsia" w:hAnsi="Times New Roman"/>
          <w:rPrChange w:id="357" w:author="guisang.song" w:date="2025-10-20T15:26:00Z">
            <w:rPr>
              <w:rFonts w:ascii="MS Mincho" w:eastAsiaTheme="minorEastAsia" w:hAnsi="MS Mincho" w:cs="MS Mincho"/>
            </w:rPr>
          </w:rPrChange>
        </w:rPr>
        <w:t>”</w:t>
      </w:r>
      <w:proofErr w:type="spellStart"/>
      <w:r w:rsidRPr="00EE4134">
        <w:rPr>
          <w:rFonts w:ascii="Times New Roman" w:eastAsiaTheme="minorEastAsia" w:hAnsi="Times New Roman"/>
          <w:rPrChange w:id="358" w:author="guisang.song" w:date="2025-10-20T15:26:00Z">
            <w:rPr>
              <w:rFonts w:ascii="MS Mincho" w:eastAsiaTheme="minorEastAsia" w:hAnsi="MS Mincho" w:cs="MS Mincho" w:hint="eastAsia"/>
            </w:rPr>
          </w:rPrChange>
        </w:rPr>
        <w:t>를</w:t>
      </w:r>
      <w:proofErr w:type="spellEnd"/>
      <w:r w:rsidRPr="00EE4134">
        <w:rPr>
          <w:rFonts w:ascii="Times New Roman" w:eastAsiaTheme="minorEastAsia" w:hAnsi="Times New Roman"/>
          <w:rPrChange w:id="359" w:author="guisang.song" w:date="2025-10-20T15:26:00Z">
            <w:rPr>
              <w:rFonts w:ascii="MS Mincho" w:eastAsiaTheme="minorEastAsia" w:hAnsi="MS Mincho" w:cs="MS Mincho" w:hint="eastAsia"/>
            </w:rPr>
          </w:rPrChange>
        </w:rPr>
        <w:t xml:space="preserve"> </w:t>
      </w:r>
      <w:r w:rsidRPr="00EE4134">
        <w:rPr>
          <w:rFonts w:ascii="Times New Roman" w:eastAsiaTheme="minorEastAsia" w:hAnsi="Times New Roman"/>
          <w:rPrChange w:id="360" w:author="guisang.song" w:date="2025-10-20T15:26:00Z">
            <w:rPr>
              <w:rFonts w:ascii="MS Mincho" w:eastAsiaTheme="minorEastAsia" w:hAnsi="MS Mincho" w:cs="MS Mincho" w:hint="eastAsia"/>
            </w:rPr>
          </w:rPrChange>
        </w:rPr>
        <w:t>선별하여</w:t>
      </w:r>
      <w:r w:rsidRPr="00EE4134">
        <w:rPr>
          <w:rFonts w:ascii="Times New Roman" w:eastAsiaTheme="minorEastAsia" w:hAnsi="Times New Roman"/>
          <w:rPrChange w:id="361" w:author="guisang.song" w:date="2025-10-20T15:26:00Z">
            <w:rPr>
              <w:rFonts w:ascii="MS Mincho" w:eastAsiaTheme="minorEastAsia" w:hAnsi="MS Mincho" w:cs="MS Mincho" w:hint="eastAsia"/>
            </w:rPr>
          </w:rPrChange>
        </w:rPr>
        <w:t xml:space="preserve"> </w:t>
      </w:r>
      <w:r w:rsidRPr="00EE4134">
        <w:rPr>
          <w:rFonts w:ascii="Times New Roman" w:eastAsiaTheme="minorEastAsia" w:hAnsi="Times New Roman"/>
          <w:rPrChange w:id="362" w:author="guisang.song" w:date="2025-10-20T15:26:00Z">
            <w:rPr>
              <w:rFonts w:ascii="MS Mincho" w:eastAsiaTheme="minorEastAsia" w:hAnsi="MS Mincho" w:cs="MS Mincho"/>
            </w:rPr>
          </w:rPrChange>
        </w:rPr>
        <w:t>M</w:t>
      </w:r>
      <w:r w:rsidRPr="00EE4134">
        <w:rPr>
          <w:rFonts w:ascii="Times New Roman" w:eastAsiaTheme="minorEastAsia" w:hAnsi="Times New Roman"/>
          <w:rPrChange w:id="363" w:author="guisang.song" w:date="2025-10-20T15:26:00Z">
            <w:rPr>
              <w:rFonts w:ascii="MS Mincho" w:eastAsiaTheme="minorEastAsia" w:hAnsi="MS Mincho" w:cs="MS Mincho" w:hint="eastAsia"/>
            </w:rPr>
          </w:rPrChange>
        </w:rPr>
        <w:t>열에</w:t>
      </w:r>
      <w:r w:rsidRPr="00EE4134">
        <w:rPr>
          <w:rFonts w:ascii="Times New Roman" w:eastAsiaTheme="minorEastAsia" w:hAnsi="Times New Roman"/>
          <w:rPrChange w:id="364" w:author="guisang.song" w:date="2025-10-20T15:26:00Z">
            <w:rPr>
              <w:rFonts w:ascii="MS Mincho" w:eastAsiaTheme="minorEastAsia" w:hAnsi="MS Mincho" w:cs="MS Mincho" w:hint="eastAsia"/>
            </w:rPr>
          </w:rPrChange>
        </w:rPr>
        <w:t xml:space="preserve"> </w:t>
      </w:r>
      <w:r w:rsidRPr="00EE4134">
        <w:rPr>
          <w:rFonts w:ascii="Times New Roman" w:eastAsiaTheme="minorEastAsia" w:hAnsi="Times New Roman"/>
          <w:rPrChange w:id="365" w:author="guisang.song" w:date="2025-10-20T15:26:00Z">
            <w:rPr>
              <w:rFonts w:ascii="MS Mincho" w:eastAsiaTheme="minorEastAsia" w:hAnsi="MS Mincho" w:cs="MS Mincho" w:hint="eastAsia"/>
            </w:rPr>
          </w:rPrChange>
        </w:rPr>
        <w:t>기재해</w:t>
      </w:r>
      <w:r w:rsidRPr="00EE4134">
        <w:rPr>
          <w:rFonts w:ascii="Times New Roman" w:eastAsiaTheme="minorEastAsia" w:hAnsi="Times New Roman"/>
          <w:rPrChange w:id="366" w:author="guisang.song" w:date="2025-10-20T15:26:00Z">
            <w:rPr>
              <w:rFonts w:ascii="MS Mincho" w:eastAsiaTheme="minorEastAsia" w:hAnsi="MS Mincho" w:cs="MS Mincho" w:hint="eastAsia"/>
            </w:rPr>
          </w:rPrChange>
        </w:rPr>
        <w:t xml:space="preserve"> </w:t>
      </w:r>
      <w:r w:rsidRPr="00EE4134">
        <w:rPr>
          <w:rFonts w:ascii="Times New Roman" w:eastAsiaTheme="minorEastAsia" w:hAnsi="Times New Roman"/>
          <w:rPrChange w:id="367" w:author="guisang.song" w:date="2025-10-20T15:26:00Z">
            <w:rPr>
              <w:rFonts w:ascii="MS Mincho" w:eastAsiaTheme="minorEastAsia" w:hAnsi="MS Mincho" w:cs="MS Mincho" w:hint="eastAsia"/>
            </w:rPr>
          </w:rPrChange>
        </w:rPr>
        <w:t>줘</w:t>
      </w:r>
      <w:r w:rsidRPr="00EE4134">
        <w:rPr>
          <w:rFonts w:ascii="Times New Roman" w:eastAsiaTheme="minorEastAsia" w:hAnsi="Times New Roman"/>
          <w:rPrChange w:id="368" w:author="guisang.song" w:date="2025-10-20T15:26:00Z">
            <w:rPr>
              <w:rFonts w:ascii="MS Mincho" w:eastAsiaTheme="minorEastAsia" w:hAnsi="MS Mincho" w:cs="MS Mincho" w:hint="eastAsia"/>
            </w:rPr>
          </w:rPrChange>
        </w:rPr>
        <w:t>.</w:t>
      </w:r>
    </w:p>
    <w:p w:rsidR="009F3891" w:rsidRPr="00EE4134" w:rsidRDefault="009F3891" w:rsidP="009F3891">
      <w:pPr>
        <w:wordWrap w:val="0"/>
        <w:autoSpaceDE w:val="0"/>
        <w:autoSpaceDN w:val="0"/>
        <w:rPr>
          <w:rFonts w:ascii="Times New Roman" w:eastAsiaTheme="minorEastAsia" w:hAnsi="Times New Roman"/>
          <w:b/>
          <w:rPrChange w:id="369" w:author="guisang.song" w:date="2025-10-20T15:26:00Z">
            <w:rPr>
              <w:rFonts w:ascii="MS Mincho" w:eastAsiaTheme="minorEastAsia" w:hAnsi="MS Mincho" w:cs="MS Mincho"/>
              <w:b/>
            </w:rPr>
          </w:rPrChange>
        </w:rPr>
      </w:pPr>
    </w:p>
    <w:p w:rsidR="004F0B5D" w:rsidRDefault="004F0B5D" w:rsidP="004F0B5D">
      <w:pPr>
        <w:pStyle w:val="a4"/>
        <w:numPr>
          <w:ilvl w:val="0"/>
          <w:numId w:val="6"/>
        </w:numPr>
        <w:wordWrap w:val="0"/>
        <w:autoSpaceDE w:val="0"/>
        <w:autoSpaceDN w:val="0"/>
        <w:ind w:leftChars="0"/>
        <w:rPr>
          <w:ins w:id="370" w:author="guisang.song" w:date="2025-10-20T10:16:00Z"/>
          <w:rFonts w:ascii="Times New Roman" w:eastAsiaTheme="minorEastAsia" w:hAnsi="Times New Roman"/>
          <w:rPrChange w:id="371" w:author="guisang.song" w:date="2025-10-20T15:26:00Z">
            <w:rPr>
              <w:ins w:id="372" w:author="guisang.song" w:date="2025-10-20T10:16:00Z"/>
              <w:rFonts w:ascii="Times New Roman" w:eastAsiaTheme="minorEastAsia" w:hAnsi="Times New Roman"/>
            </w:rPr>
          </w:rPrChange>
        </w:rPr>
        <w:pPrChange w:id="373" w:author="guisang.song" w:date="2025-10-20T16:07:00Z">
          <w:pPr>
            <w:pStyle w:val="a4"/>
            <w:wordWrap w:val="0"/>
            <w:autoSpaceDE w:val="0"/>
            <w:autoSpaceDN w:val="0"/>
            <w:ind w:leftChars="0" w:left="403"/>
          </w:pPr>
        </w:pPrChange>
      </w:pPr>
      <w:ins w:id="374" w:author="guisang.song" w:date="2025-10-20T16:06:00Z">
        <w:r>
          <w:rPr>
            <w:rFonts w:ascii="Times New Roman" w:hAnsi="Times New Roman" w:hint="eastAsia"/>
          </w:rPr>
          <w:t>다음으로</w:t>
        </w:r>
        <w:r>
          <w:rPr>
            <w:rFonts w:ascii="Times New Roman" w:hAnsi="Times New Roman" w:hint="eastAsia"/>
          </w:rPr>
          <w:t>,</w:t>
        </w:r>
        <w:r>
          <w:rPr>
            <w:rFonts w:ascii="Times New Roman" w:hAnsi="Times New Roman"/>
          </w:rPr>
          <w:t xml:space="preserve"> L</w:t>
        </w:r>
        <w:r>
          <w:rPr>
            <w:rFonts w:ascii="Times New Roman" w:hAnsi="Times New Roman" w:hint="eastAsia"/>
          </w:rPr>
          <w:t>열에</w:t>
        </w:r>
      </w:ins>
      <w:del w:id="375" w:author="guisang.song" w:date="2025-10-20T16:06:00Z">
        <w:r w:rsidR="009F3891" w:rsidRPr="004F0B5D" w:rsidDel="004F0B5D">
          <w:rPr>
            <w:rFonts w:ascii="Times New Roman" w:hAnsi="Times New Roman"/>
            <w:rPrChange w:id="376" w:author="guisang.song" w:date="2025-10-20T16:06:00Z">
              <w:rPr>
                <w:rFonts w:ascii="MS Mincho" w:eastAsiaTheme="minorEastAsia" w:hAnsi="MS Mincho" w:cs="MS Mincho" w:hint="eastAsia"/>
              </w:rPr>
            </w:rPrChange>
          </w:rPr>
          <w:delText>그리고</w:delText>
        </w:r>
      </w:del>
      <w:r w:rsidR="009F3891" w:rsidRPr="00EE4134">
        <w:rPr>
          <w:rFonts w:ascii="Times New Roman" w:eastAsiaTheme="minorEastAsia" w:hAnsi="Times New Roman"/>
          <w:rPrChange w:id="377" w:author="guisang.song" w:date="2025-10-20T15:26:00Z">
            <w:rPr>
              <w:rFonts w:ascii="MS Mincho" w:eastAsiaTheme="minorEastAsia" w:hAnsi="MS Mincho" w:cs="MS Mincho" w:hint="eastAsia"/>
            </w:rPr>
          </w:rPrChange>
        </w:rPr>
        <w:t xml:space="preserve"> </w:t>
      </w:r>
      <w:proofErr w:type="spellStart"/>
      <w:r w:rsidR="009F3891" w:rsidRPr="00EE4134">
        <w:rPr>
          <w:rFonts w:ascii="Times New Roman" w:eastAsiaTheme="minorEastAsia" w:hAnsi="Times New Roman"/>
          <w:rPrChange w:id="378" w:author="guisang.song" w:date="2025-10-20T15:26:00Z">
            <w:rPr>
              <w:rFonts w:ascii="MS Mincho" w:eastAsiaTheme="minorEastAsia" w:hAnsi="MS Mincho" w:cs="MS Mincho" w:hint="eastAsia"/>
            </w:rPr>
          </w:rPrChange>
        </w:rPr>
        <w:t>법령</w:t>
      </w:r>
      <w:ins w:id="379" w:author="guisang.song" w:date="2025-10-20T10:14:00Z">
        <w:r w:rsidR="00A64709" w:rsidRPr="00EE4134">
          <w:rPr>
            <w:rFonts w:ascii="Times New Roman" w:eastAsiaTheme="minorEastAsia" w:hAnsi="Times New Roman"/>
            <w:rPrChange w:id="380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t>명이</w:t>
        </w:r>
        <w:proofErr w:type="spellEnd"/>
        <w:r w:rsidR="00A64709" w:rsidRPr="00EE4134">
          <w:rPr>
            <w:rFonts w:ascii="Times New Roman" w:eastAsiaTheme="minorEastAsia" w:hAnsi="Times New Roman"/>
            <w:rPrChange w:id="381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t xml:space="preserve"> </w:t>
        </w:r>
        <w:r w:rsidR="00A64709" w:rsidRPr="00EE4134">
          <w:rPr>
            <w:rFonts w:ascii="Times New Roman" w:eastAsiaTheme="minorEastAsia" w:hAnsi="Times New Roman"/>
            <w:rPrChange w:id="382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t>명시</w:t>
        </w:r>
      </w:ins>
      <w:ins w:id="383" w:author="guisang.song" w:date="2025-10-20T10:15:00Z">
        <w:r>
          <w:rPr>
            <w:rFonts w:ascii="Times New Roman" w:eastAsiaTheme="minorEastAsia" w:hAnsi="Times New Roman"/>
            <w:rPrChange w:id="384" w:author="guisang.song" w:date="2025-10-20T15:26:00Z">
              <w:rPr>
                <w:rFonts w:ascii="Times New Roman" w:eastAsiaTheme="minorEastAsia" w:hAnsi="Times New Roman"/>
              </w:rPr>
            </w:rPrChange>
          </w:rPr>
          <w:t>되</w:t>
        </w:r>
      </w:ins>
      <w:ins w:id="385" w:author="guisang.song" w:date="2025-10-20T16:06:00Z">
        <w:r>
          <w:rPr>
            <w:rFonts w:ascii="Times New Roman" w:eastAsiaTheme="minorEastAsia" w:hAnsi="Times New Roman" w:hint="eastAsia"/>
          </w:rPr>
          <w:t>지</w:t>
        </w:r>
        <w:r>
          <w:rPr>
            <w:rFonts w:ascii="Times New Roman" w:eastAsiaTheme="minorEastAsia" w:hAnsi="Times New Roman" w:hint="eastAsia"/>
          </w:rPr>
          <w:t xml:space="preserve"> </w:t>
        </w:r>
        <w:r>
          <w:rPr>
            <w:rFonts w:ascii="Times New Roman" w:eastAsiaTheme="minorEastAsia" w:hAnsi="Times New Roman" w:hint="eastAsia"/>
          </w:rPr>
          <w:t>않은</w:t>
        </w:r>
        <w:r>
          <w:rPr>
            <w:rFonts w:ascii="Times New Roman" w:eastAsiaTheme="minorEastAsia" w:hAnsi="Times New Roman" w:hint="eastAsia"/>
          </w:rPr>
          <w:t xml:space="preserve"> </w:t>
        </w:r>
        <w:r>
          <w:rPr>
            <w:rFonts w:ascii="Times New Roman" w:eastAsiaTheme="minorEastAsia" w:hAnsi="Times New Roman" w:hint="eastAsia"/>
          </w:rPr>
          <w:t>경우라도</w:t>
        </w:r>
      </w:ins>
      <w:ins w:id="386" w:author="guisang.song" w:date="2025-10-20T10:15:00Z">
        <w:r w:rsidR="00A64709" w:rsidRPr="00EE4134">
          <w:rPr>
            <w:rFonts w:ascii="Times New Roman" w:eastAsiaTheme="minorEastAsia" w:hAnsi="Times New Roman"/>
            <w:rPrChange w:id="387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t>,</w:t>
        </w:r>
      </w:ins>
      <w:del w:id="388" w:author="guisang.song" w:date="2025-10-20T10:13:00Z">
        <w:r w:rsidR="009F3891" w:rsidRPr="00EE4134" w:rsidDel="00A64709">
          <w:rPr>
            <w:rFonts w:ascii="Times New Roman" w:eastAsiaTheme="minorEastAsia" w:hAnsi="Times New Roman"/>
            <w:rPrChange w:id="389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delText>의</w:delText>
        </w:r>
      </w:del>
      <w:del w:id="390" w:author="guisang.song" w:date="2025-10-20T10:14:00Z">
        <w:r w:rsidR="009F3891" w:rsidRPr="00EE4134" w:rsidDel="00A64709">
          <w:rPr>
            <w:rFonts w:ascii="Times New Roman" w:eastAsiaTheme="minorEastAsia" w:hAnsi="Times New Roman"/>
            <w:rPrChange w:id="391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delText xml:space="preserve"> </w:delText>
        </w:r>
        <w:r w:rsidR="009F3891" w:rsidRPr="00EE4134" w:rsidDel="00A64709">
          <w:rPr>
            <w:rFonts w:ascii="Times New Roman" w:eastAsiaTheme="minorEastAsia" w:hAnsi="Times New Roman"/>
            <w:rPrChange w:id="392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delText>내용</w:delText>
        </w:r>
        <w:r w:rsidR="009F3891" w:rsidRPr="00EE4134" w:rsidDel="00A64709">
          <w:rPr>
            <w:rFonts w:ascii="Times New Roman" w:eastAsiaTheme="minorEastAsia" w:hAnsi="Times New Roman"/>
            <w:rPrChange w:id="393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delText xml:space="preserve"> </w:delText>
        </w:r>
        <w:r w:rsidR="009F3891" w:rsidRPr="00EE4134" w:rsidDel="00A64709">
          <w:rPr>
            <w:rFonts w:ascii="Times New Roman" w:eastAsiaTheme="minorEastAsia" w:hAnsi="Times New Roman"/>
            <w:rPrChange w:id="394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delText>자체는</w:delText>
        </w:r>
      </w:del>
      <w:r w:rsidR="009F3891" w:rsidRPr="00EE4134">
        <w:rPr>
          <w:rFonts w:ascii="Times New Roman" w:eastAsiaTheme="minorEastAsia" w:hAnsi="Times New Roman"/>
          <w:rPrChange w:id="395" w:author="guisang.song" w:date="2025-10-20T15:26:00Z">
            <w:rPr>
              <w:rFonts w:ascii="MS Mincho" w:eastAsiaTheme="minorEastAsia" w:hAnsi="MS Mincho" w:cs="MS Mincho" w:hint="eastAsia"/>
            </w:rPr>
          </w:rPrChange>
        </w:rPr>
        <w:t xml:space="preserve"> </w:t>
      </w:r>
      <w:ins w:id="396" w:author="guisang.song" w:date="2025-10-20T10:15:00Z">
        <w:r w:rsidR="00A64709" w:rsidRPr="00EE4134">
          <w:rPr>
            <w:rFonts w:ascii="Times New Roman" w:eastAsiaTheme="minorEastAsia" w:hAnsi="Times New Roman"/>
            <w:rPrChange w:id="397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t>그</w:t>
        </w:r>
        <w:r w:rsidR="00A64709" w:rsidRPr="00EE4134">
          <w:rPr>
            <w:rFonts w:ascii="Times New Roman" w:eastAsiaTheme="minorEastAsia" w:hAnsi="Times New Roman"/>
            <w:rPrChange w:id="398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t xml:space="preserve"> </w:t>
        </w:r>
        <w:r w:rsidR="00A64709" w:rsidRPr="00EE4134">
          <w:rPr>
            <w:rFonts w:ascii="Times New Roman" w:eastAsiaTheme="minorEastAsia" w:hAnsi="Times New Roman"/>
            <w:rPrChange w:id="399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t>내용상</w:t>
        </w:r>
        <w:r w:rsidR="00A64709" w:rsidRPr="00EE4134">
          <w:rPr>
            <w:rFonts w:ascii="Times New Roman" w:eastAsiaTheme="minorEastAsia" w:hAnsi="Times New Roman"/>
            <w:rPrChange w:id="400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t xml:space="preserve"> </w:t>
        </w:r>
      </w:ins>
      <w:del w:id="401" w:author="guisang.song" w:date="2025-10-20T10:15:00Z">
        <w:r w:rsidR="009F3891" w:rsidRPr="00EE4134" w:rsidDel="00A64709">
          <w:rPr>
            <w:rFonts w:ascii="Times New Roman" w:eastAsiaTheme="minorEastAsia" w:hAnsi="Times New Roman"/>
            <w:rPrChange w:id="402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delText>아니더라도</w:delText>
        </w:r>
        <w:r w:rsidR="009F3891" w:rsidRPr="00EE4134" w:rsidDel="00A64709">
          <w:rPr>
            <w:rFonts w:ascii="Times New Roman" w:eastAsiaTheme="minorEastAsia" w:hAnsi="Times New Roman"/>
            <w:rPrChange w:id="403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delText>,</w:delText>
        </w:r>
        <w:r w:rsidR="009F3891" w:rsidRPr="00EE4134" w:rsidDel="00A64709">
          <w:rPr>
            <w:rFonts w:ascii="Times New Roman" w:eastAsiaTheme="minorEastAsia" w:hAnsi="Times New Roman"/>
            <w:rPrChange w:id="404" w:author="guisang.song" w:date="2025-10-20T15:26:00Z">
              <w:rPr>
                <w:rFonts w:ascii="MS Mincho" w:eastAsiaTheme="minorEastAsia" w:hAnsi="MS Mincho" w:cs="MS Mincho"/>
              </w:rPr>
            </w:rPrChange>
          </w:rPr>
          <w:delText xml:space="preserve"> </w:delText>
        </w:r>
      </w:del>
      <w:r w:rsidR="009F3891" w:rsidRPr="00EE4134">
        <w:rPr>
          <w:rFonts w:ascii="Times New Roman" w:eastAsiaTheme="minorEastAsia" w:hAnsi="Times New Roman"/>
          <w:rPrChange w:id="405" w:author="guisang.song" w:date="2025-10-20T15:26:00Z">
            <w:rPr>
              <w:rFonts w:ascii="MS Mincho" w:eastAsiaTheme="minorEastAsia" w:hAnsi="MS Mincho" w:cs="MS Mincho" w:hint="eastAsia"/>
            </w:rPr>
          </w:rPrChange>
        </w:rPr>
        <w:t>법적</w:t>
      </w:r>
      <w:r w:rsidR="009F3891" w:rsidRPr="00EE4134">
        <w:rPr>
          <w:rFonts w:ascii="Times New Roman" w:eastAsiaTheme="minorEastAsia" w:hAnsi="Times New Roman"/>
          <w:rPrChange w:id="406" w:author="guisang.song" w:date="2025-10-20T15:26:00Z">
            <w:rPr>
              <w:rFonts w:ascii="MS Mincho" w:eastAsiaTheme="minorEastAsia" w:hAnsi="MS Mincho" w:cs="MS Mincho" w:hint="eastAsia"/>
            </w:rPr>
          </w:rPrChange>
        </w:rPr>
        <w:t xml:space="preserve"> </w:t>
      </w:r>
      <w:r w:rsidR="009F3891" w:rsidRPr="00EE4134">
        <w:rPr>
          <w:rFonts w:ascii="Times New Roman" w:eastAsiaTheme="minorEastAsia" w:hAnsi="Times New Roman"/>
          <w:rPrChange w:id="407" w:author="guisang.song" w:date="2025-10-20T15:26:00Z">
            <w:rPr>
              <w:rFonts w:ascii="MS Mincho" w:eastAsiaTheme="minorEastAsia" w:hAnsi="MS Mincho" w:cs="MS Mincho" w:hint="eastAsia"/>
            </w:rPr>
          </w:rPrChange>
        </w:rPr>
        <w:t>규제</w:t>
      </w:r>
      <w:ins w:id="408" w:author="guisang.song" w:date="2025-10-20T10:15:00Z">
        <w:r w:rsidR="00A64709" w:rsidRPr="00EE4134">
          <w:rPr>
            <w:rFonts w:ascii="Times New Roman" w:eastAsiaTheme="minorEastAsia" w:hAnsi="Times New Roman"/>
            <w:rPrChange w:id="409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t>와</w:t>
        </w:r>
      </w:ins>
      <w:del w:id="410" w:author="guisang.song" w:date="2025-10-20T10:15:00Z">
        <w:r w:rsidR="009F3891" w:rsidRPr="00EE4134" w:rsidDel="00A64709">
          <w:rPr>
            <w:rFonts w:ascii="Times New Roman" w:eastAsiaTheme="minorEastAsia" w:hAnsi="Times New Roman"/>
            <w:rPrChange w:id="411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delText xml:space="preserve"> </w:delText>
        </w:r>
        <w:r w:rsidR="009F3891" w:rsidRPr="00EE4134" w:rsidDel="00A64709">
          <w:rPr>
            <w:rFonts w:ascii="Times New Roman" w:eastAsiaTheme="minorEastAsia" w:hAnsi="Times New Roman"/>
            <w:rPrChange w:id="412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delText>내용과</w:delText>
        </w:r>
      </w:del>
      <w:r w:rsidR="009F3891" w:rsidRPr="00EE4134">
        <w:rPr>
          <w:rFonts w:ascii="Times New Roman" w:eastAsiaTheme="minorEastAsia" w:hAnsi="Times New Roman"/>
          <w:rPrChange w:id="413" w:author="guisang.song" w:date="2025-10-20T15:26:00Z">
            <w:rPr>
              <w:rFonts w:ascii="MS Mincho" w:eastAsiaTheme="minorEastAsia" w:hAnsi="MS Mincho" w:cs="MS Mincho" w:hint="eastAsia"/>
            </w:rPr>
          </w:rPrChange>
        </w:rPr>
        <w:t xml:space="preserve"> </w:t>
      </w:r>
      <w:r w:rsidR="009F3891" w:rsidRPr="00EE4134">
        <w:rPr>
          <w:rFonts w:ascii="Times New Roman" w:eastAsiaTheme="minorEastAsia" w:hAnsi="Times New Roman"/>
          <w:rPrChange w:id="414" w:author="guisang.song" w:date="2025-10-20T15:26:00Z">
            <w:rPr>
              <w:rFonts w:ascii="MS Mincho" w:eastAsiaTheme="minorEastAsia" w:hAnsi="MS Mincho" w:cs="MS Mincho" w:hint="eastAsia"/>
            </w:rPr>
          </w:rPrChange>
        </w:rPr>
        <w:t>연관</w:t>
      </w:r>
      <w:del w:id="415" w:author="guisang.song" w:date="2025-10-20T10:15:00Z">
        <w:r w:rsidR="009F3891" w:rsidRPr="00EE4134" w:rsidDel="00A64709">
          <w:rPr>
            <w:rFonts w:ascii="Times New Roman" w:eastAsiaTheme="minorEastAsia" w:hAnsi="Times New Roman"/>
            <w:rPrChange w:id="416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delText>이</w:delText>
        </w:r>
        <w:r w:rsidR="009F3891" w:rsidRPr="00EE4134" w:rsidDel="00A64709">
          <w:rPr>
            <w:rFonts w:ascii="Times New Roman" w:eastAsiaTheme="minorEastAsia" w:hAnsi="Times New Roman"/>
            <w:rPrChange w:id="417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delText xml:space="preserve"> </w:delText>
        </w:r>
      </w:del>
      <w:r w:rsidR="009F3891" w:rsidRPr="00EE4134">
        <w:rPr>
          <w:rFonts w:ascii="Times New Roman" w:eastAsiaTheme="minorEastAsia" w:hAnsi="Times New Roman"/>
          <w:rPrChange w:id="418" w:author="guisang.song" w:date="2025-10-20T15:26:00Z">
            <w:rPr>
              <w:rFonts w:ascii="MS Mincho" w:eastAsiaTheme="minorEastAsia" w:hAnsi="MS Mincho" w:cs="MS Mincho" w:hint="eastAsia"/>
            </w:rPr>
          </w:rPrChange>
        </w:rPr>
        <w:t>된</w:t>
      </w:r>
      <w:ins w:id="419" w:author="guisang.song" w:date="2025-10-20T10:15:00Z">
        <w:r w:rsidR="00A64709" w:rsidRPr="00EE4134">
          <w:rPr>
            <w:rFonts w:ascii="Times New Roman" w:eastAsiaTheme="minorEastAsia" w:hAnsi="Times New Roman"/>
            <w:rPrChange w:id="420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t xml:space="preserve"> </w:t>
        </w:r>
        <w:r w:rsidR="00A64709" w:rsidRPr="00EE4134">
          <w:rPr>
            <w:rFonts w:ascii="Times New Roman" w:eastAsiaTheme="minorEastAsia" w:hAnsi="Times New Roman"/>
            <w:rPrChange w:id="421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t>부분</w:t>
        </w:r>
      </w:ins>
      <w:ins w:id="422" w:author="guisang.song" w:date="2025-10-20T16:06:00Z">
        <w:r>
          <w:rPr>
            <w:rFonts w:ascii="Times New Roman" w:eastAsiaTheme="minorEastAsia" w:hAnsi="Times New Roman" w:hint="eastAsia"/>
          </w:rPr>
          <w:t>이</w:t>
        </w:r>
        <w:r>
          <w:rPr>
            <w:rFonts w:ascii="Times New Roman" w:eastAsiaTheme="minorEastAsia" w:hAnsi="Times New Roman" w:hint="eastAsia"/>
          </w:rPr>
          <w:t xml:space="preserve"> </w:t>
        </w:r>
        <w:r>
          <w:rPr>
            <w:rFonts w:ascii="Times New Roman" w:eastAsiaTheme="minorEastAsia" w:hAnsi="Times New Roman" w:hint="eastAsia"/>
          </w:rPr>
          <w:t>있다면</w:t>
        </w:r>
      </w:ins>
      <w:del w:id="423" w:author="guisang.song" w:date="2025-10-20T10:16:00Z">
        <w:r w:rsidR="009F3891" w:rsidRPr="00EE4134" w:rsidDel="00A64709">
          <w:rPr>
            <w:rFonts w:ascii="Times New Roman" w:eastAsiaTheme="minorEastAsia" w:hAnsi="Times New Roman"/>
            <w:rPrChange w:id="424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delText xml:space="preserve"> </w:delText>
        </w:r>
      </w:del>
      <w:del w:id="425" w:author="guisang.song" w:date="2025-10-20T10:15:00Z">
        <w:r w:rsidR="009F3891" w:rsidRPr="00EE4134" w:rsidDel="00A64709">
          <w:rPr>
            <w:rFonts w:ascii="Times New Roman" w:eastAsiaTheme="minorEastAsia" w:hAnsi="Times New Roman"/>
            <w:rPrChange w:id="426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delText>내용들도</w:delText>
        </w:r>
      </w:del>
      <w:ins w:id="427" w:author="guisang.song" w:date="2025-10-20T16:06:00Z">
        <w:r>
          <w:rPr>
            <w:rFonts w:ascii="Times New Roman" w:eastAsiaTheme="minorEastAsia" w:hAnsi="Times New Roman" w:hint="eastAsia"/>
          </w:rPr>
          <w:t xml:space="preserve">, </w:t>
        </w:r>
        <w:r>
          <w:rPr>
            <w:rFonts w:ascii="Times New Roman" w:eastAsiaTheme="minorEastAsia" w:hAnsi="Times New Roman" w:hint="eastAsia"/>
          </w:rPr>
          <w:t>이를</w:t>
        </w:r>
      </w:ins>
      <w:del w:id="428" w:author="guisang.song" w:date="2025-10-20T16:06:00Z">
        <w:r w:rsidR="009F3891" w:rsidRPr="00EE4134" w:rsidDel="004F0B5D">
          <w:rPr>
            <w:rFonts w:ascii="Times New Roman" w:eastAsiaTheme="minorEastAsia" w:hAnsi="Times New Roman"/>
            <w:rPrChange w:id="429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delText xml:space="preserve"> </w:delText>
        </w:r>
      </w:del>
      <w:del w:id="430" w:author="guisang.song" w:date="2025-10-20T10:16:00Z">
        <w:r w:rsidR="009F3891" w:rsidRPr="00EE4134" w:rsidDel="00A64709">
          <w:rPr>
            <w:rFonts w:ascii="Times New Roman" w:eastAsiaTheme="minorEastAsia" w:hAnsi="Times New Roman"/>
            <w:rPrChange w:id="431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delText>함께</w:delText>
        </w:r>
      </w:del>
      <w:r w:rsidR="009F3891" w:rsidRPr="00EE4134">
        <w:rPr>
          <w:rFonts w:ascii="Times New Roman" w:eastAsiaTheme="minorEastAsia" w:hAnsi="Times New Roman"/>
          <w:rPrChange w:id="432" w:author="guisang.song" w:date="2025-10-20T15:26:00Z">
            <w:rPr>
              <w:rFonts w:ascii="MS Mincho" w:eastAsiaTheme="minorEastAsia" w:hAnsi="MS Mincho" w:cs="MS Mincho" w:hint="eastAsia"/>
            </w:rPr>
          </w:rPrChange>
        </w:rPr>
        <w:t xml:space="preserve"> </w:t>
      </w:r>
      <w:r w:rsidR="009F3891" w:rsidRPr="00EE4134">
        <w:rPr>
          <w:rFonts w:ascii="Times New Roman" w:eastAsiaTheme="minorEastAsia" w:hAnsi="Times New Roman"/>
          <w:rPrChange w:id="433" w:author="guisang.song" w:date="2025-10-20T15:26:00Z">
            <w:rPr>
              <w:rFonts w:ascii="MS Mincho" w:eastAsiaTheme="minorEastAsia" w:hAnsi="MS Mincho" w:cs="MS Mincho" w:hint="eastAsia"/>
            </w:rPr>
          </w:rPrChange>
        </w:rPr>
        <w:t>선별</w:t>
      </w:r>
      <w:ins w:id="434" w:author="guisang.song" w:date="2025-10-20T16:06:00Z">
        <w:r>
          <w:rPr>
            <w:rFonts w:ascii="Times New Roman" w:eastAsiaTheme="minorEastAsia" w:hAnsi="Times New Roman" w:hint="eastAsia"/>
          </w:rPr>
          <w:t>하여</w:t>
        </w:r>
      </w:ins>
      <w:del w:id="435" w:author="guisang.song" w:date="2025-10-20T16:06:00Z">
        <w:r w:rsidR="009F3891" w:rsidRPr="00EE4134" w:rsidDel="004F0B5D">
          <w:rPr>
            <w:rFonts w:ascii="Times New Roman" w:eastAsiaTheme="minorEastAsia" w:hAnsi="Times New Roman"/>
            <w:rPrChange w:id="436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delText>해서</w:delText>
        </w:r>
      </w:del>
      <w:ins w:id="437" w:author="guisang.song" w:date="2025-10-20T10:14:00Z">
        <w:r w:rsidR="00A64709" w:rsidRPr="00EE4134">
          <w:rPr>
            <w:rFonts w:ascii="Times New Roman" w:eastAsiaTheme="minorEastAsia" w:hAnsi="Times New Roman"/>
            <w:rPrChange w:id="438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t xml:space="preserve"> </w:t>
        </w:r>
        <w:r w:rsidR="00A64709" w:rsidRPr="00EE4134">
          <w:rPr>
            <w:rFonts w:ascii="Times New Roman" w:eastAsiaTheme="minorEastAsia" w:hAnsi="Times New Roman"/>
            <w:u w:val="single"/>
            <w:rPrChange w:id="439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t>관련</w:t>
        </w:r>
        <w:r w:rsidR="00A64709" w:rsidRPr="00EE4134">
          <w:rPr>
            <w:rFonts w:ascii="Times New Roman" w:eastAsiaTheme="minorEastAsia" w:hAnsi="Times New Roman"/>
            <w:u w:val="single"/>
            <w:rPrChange w:id="440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t xml:space="preserve"> </w:t>
        </w:r>
        <w:r w:rsidR="00A64709" w:rsidRPr="00EE4134">
          <w:rPr>
            <w:rFonts w:ascii="Times New Roman" w:eastAsiaTheme="minorEastAsia" w:hAnsi="Times New Roman"/>
            <w:u w:val="single"/>
            <w:rPrChange w:id="441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t>법령</w:t>
        </w:r>
        <w:r w:rsidR="00A64709" w:rsidRPr="00EE4134">
          <w:rPr>
            <w:rFonts w:ascii="Times New Roman" w:eastAsiaTheme="minorEastAsia" w:hAnsi="Times New Roman"/>
            <w:u w:val="single"/>
            <w:rPrChange w:id="442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t>(</w:t>
        </w:r>
        <w:r w:rsidR="00A64709" w:rsidRPr="00EE4134">
          <w:rPr>
            <w:rFonts w:ascii="Times New Roman" w:eastAsiaTheme="minorEastAsia" w:hAnsi="Times New Roman"/>
            <w:u w:val="single"/>
            <w:rPrChange w:id="443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t>혹은</w:t>
        </w:r>
        <w:r w:rsidR="00A64709" w:rsidRPr="00EE4134">
          <w:rPr>
            <w:rFonts w:ascii="Times New Roman" w:eastAsiaTheme="minorEastAsia" w:hAnsi="Times New Roman"/>
            <w:u w:val="single"/>
            <w:rPrChange w:id="444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t xml:space="preserve"> </w:t>
        </w:r>
        <w:r w:rsidR="00A64709" w:rsidRPr="00EE4134">
          <w:rPr>
            <w:rFonts w:ascii="Times New Roman" w:eastAsiaTheme="minorEastAsia" w:hAnsi="Times New Roman"/>
            <w:u w:val="single"/>
            <w:rPrChange w:id="445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t>지침</w:t>
        </w:r>
        <w:r w:rsidR="00A64709" w:rsidRPr="00EE4134">
          <w:rPr>
            <w:rFonts w:ascii="Times New Roman" w:eastAsiaTheme="minorEastAsia" w:hAnsi="Times New Roman"/>
            <w:u w:val="single"/>
            <w:rPrChange w:id="446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t>)</w:t>
        </w:r>
      </w:ins>
      <w:ins w:id="447" w:author="guisang.song" w:date="2025-10-20T10:16:00Z">
        <w:r w:rsidR="00A64709" w:rsidRPr="00EE4134">
          <w:rPr>
            <w:rFonts w:ascii="Times New Roman" w:eastAsiaTheme="minorEastAsia" w:hAnsi="Times New Roman"/>
            <w:u w:val="single"/>
            <w:rPrChange w:id="448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t>과</w:t>
        </w:r>
        <w:r w:rsidR="00A64709" w:rsidRPr="00EE4134">
          <w:rPr>
            <w:rFonts w:ascii="Times New Roman" w:eastAsiaTheme="minorEastAsia" w:hAnsi="Times New Roman"/>
            <w:rPrChange w:id="449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t xml:space="preserve"> </w:t>
        </w:r>
        <w:r w:rsidR="00A64709" w:rsidRPr="00EE4134">
          <w:rPr>
            <w:rFonts w:ascii="Times New Roman" w:eastAsiaTheme="minorEastAsia" w:hAnsi="Times New Roman"/>
            <w:rPrChange w:id="450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t>함께</w:t>
        </w:r>
        <w:r w:rsidR="00A64709" w:rsidRPr="00EE4134">
          <w:rPr>
            <w:rFonts w:ascii="Times New Roman" w:eastAsiaTheme="minorEastAsia" w:hAnsi="Times New Roman"/>
            <w:rPrChange w:id="451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t xml:space="preserve"> M</w:t>
        </w:r>
        <w:r w:rsidR="00A64709" w:rsidRPr="00EE4134">
          <w:rPr>
            <w:rFonts w:ascii="Times New Roman" w:eastAsiaTheme="minorEastAsia" w:hAnsi="Times New Roman"/>
            <w:rPrChange w:id="452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t>열에</w:t>
        </w:r>
        <w:r w:rsidR="00A64709" w:rsidRPr="00EE4134">
          <w:rPr>
            <w:rFonts w:ascii="Times New Roman" w:eastAsiaTheme="minorEastAsia" w:hAnsi="Times New Roman"/>
            <w:rPrChange w:id="453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t xml:space="preserve"> </w:t>
        </w:r>
        <w:r w:rsidR="00A64709" w:rsidRPr="00EE4134">
          <w:rPr>
            <w:rFonts w:ascii="Times New Roman" w:eastAsiaTheme="minorEastAsia" w:hAnsi="Times New Roman"/>
            <w:rPrChange w:id="454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t>기재해줘</w:t>
        </w:r>
        <w:r>
          <w:rPr>
            <w:rFonts w:ascii="Times New Roman" w:eastAsiaTheme="minorEastAsia" w:hAnsi="Times New Roman"/>
            <w:rPrChange w:id="455" w:author="guisang.song" w:date="2025-10-20T15:26:00Z">
              <w:rPr>
                <w:rFonts w:ascii="Times New Roman" w:eastAsiaTheme="minorEastAsia" w:hAnsi="Times New Roman"/>
              </w:rPr>
            </w:rPrChange>
          </w:rPr>
          <w:t>.</w:t>
        </w:r>
      </w:ins>
    </w:p>
    <w:p w:rsidR="009F3891" w:rsidRPr="004F0B5D" w:rsidDel="004F0B5D" w:rsidRDefault="009F3891" w:rsidP="004F0B5D">
      <w:pPr>
        <w:pStyle w:val="a4"/>
        <w:numPr>
          <w:ilvl w:val="0"/>
          <w:numId w:val="6"/>
        </w:numPr>
        <w:wordWrap w:val="0"/>
        <w:autoSpaceDE w:val="0"/>
        <w:autoSpaceDN w:val="0"/>
        <w:ind w:leftChars="0"/>
        <w:rPr>
          <w:del w:id="456" w:author="guisang.song" w:date="2025-10-20T10:17:00Z"/>
          <w:rFonts w:ascii="Times New Roman" w:eastAsiaTheme="minorEastAsia" w:hAnsi="Times New Roman" w:hint="eastAsia"/>
          <w:rPrChange w:id="457" w:author="guisang.song" w:date="2025-10-20T16:06:00Z">
            <w:rPr>
              <w:del w:id="458" w:author="guisang.song" w:date="2025-10-20T10:17:00Z"/>
              <w:rFonts w:hint="eastAsia"/>
            </w:rPr>
          </w:rPrChange>
        </w:rPr>
        <w:pPrChange w:id="459" w:author="guisang.song" w:date="2025-10-20T16:06:00Z">
          <w:pPr>
            <w:pStyle w:val="a4"/>
            <w:wordWrap w:val="0"/>
            <w:autoSpaceDE w:val="0"/>
            <w:autoSpaceDN w:val="0"/>
            <w:ind w:leftChars="0" w:left="403"/>
          </w:pPr>
        </w:pPrChange>
      </w:pPr>
      <w:del w:id="460" w:author="guisang.song" w:date="2025-10-20T10:16:00Z">
        <w:r w:rsidRPr="004F0B5D" w:rsidDel="00A64709">
          <w:rPr>
            <w:rFonts w:ascii="Times New Roman" w:eastAsiaTheme="minorEastAsia" w:hAnsi="Times New Roman"/>
            <w:rPrChange w:id="461" w:author="guisang.song" w:date="2025-10-20T16:06:00Z">
              <w:rPr>
                <w:rFonts w:hint="eastAsia"/>
              </w:rPr>
            </w:rPrChange>
          </w:rPr>
          <w:delText xml:space="preserve"> </w:delText>
        </w:r>
        <w:r w:rsidRPr="004F0B5D" w:rsidDel="00A64709">
          <w:rPr>
            <w:rFonts w:ascii="Times New Roman" w:eastAsiaTheme="minorEastAsia" w:hAnsi="Times New Roman"/>
            <w:rPrChange w:id="462" w:author="guisang.song" w:date="2025-10-20T16:06:00Z">
              <w:rPr>
                <w:rFonts w:hint="eastAsia"/>
              </w:rPr>
            </w:rPrChange>
          </w:rPr>
          <w:delText>찾아줘</w:delText>
        </w:r>
        <w:r w:rsidRPr="004F0B5D" w:rsidDel="00A64709">
          <w:rPr>
            <w:rFonts w:ascii="Times New Roman" w:eastAsiaTheme="minorEastAsia" w:hAnsi="Times New Roman"/>
            <w:rPrChange w:id="463" w:author="guisang.song" w:date="2025-10-20T16:06:00Z">
              <w:rPr>
                <w:rFonts w:hint="eastAsia"/>
              </w:rPr>
            </w:rPrChange>
          </w:rPr>
          <w:delText>.</w:delText>
        </w:r>
      </w:del>
    </w:p>
    <w:p w:rsidR="00C657A5" w:rsidRPr="00EE4134" w:rsidDel="004F0B5D" w:rsidRDefault="00C657A5" w:rsidP="004F0B5D">
      <w:pPr>
        <w:pStyle w:val="a4"/>
        <w:rPr>
          <w:del w:id="464" w:author="guisang.song" w:date="2025-10-20T16:06:00Z"/>
          <w:rFonts w:hint="eastAsia"/>
          <w:rPrChange w:id="465" w:author="guisang.song" w:date="2025-10-20T15:26:00Z">
            <w:rPr>
              <w:del w:id="466" w:author="guisang.song" w:date="2025-10-20T16:06:00Z"/>
            </w:rPr>
          </w:rPrChange>
        </w:rPr>
        <w:pPrChange w:id="467" w:author="guisang.song" w:date="2025-10-20T16:06:00Z">
          <w:pPr>
            <w:pStyle w:val="a4"/>
            <w:wordWrap w:val="0"/>
            <w:autoSpaceDE w:val="0"/>
            <w:autoSpaceDN w:val="0"/>
            <w:ind w:leftChars="0" w:left="403"/>
          </w:pPr>
        </w:pPrChange>
      </w:pPr>
    </w:p>
    <w:p w:rsidR="004F0B5D" w:rsidRDefault="009F3891" w:rsidP="004F0B5D">
      <w:pPr>
        <w:pStyle w:val="a4"/>
        <w:rPr>
          <w:ins w:id="468" w:author="guisang.song" w:date="2025-10-20T16:07:00Z"/>
        </w:rPr>
        <w:pPrChange w:id="469" w:author="guisang.song" w:date="2025-10-20T16:06:00Z">
          <w:pPr>
            <w:pStyle w:val="a4"/>
            <w:wordWrap w:val="0"/>
            <w:autoSpaceDE w:val="0"/>
            <w:autoSpaceDN w:val="0"/>
            <w:ind w:leftChars="0" w:left="403"/>
          </w:pPr>
        </w:pPrChange>
      </w:pPr>
      <w:r w:rsidRPr="004F0B5D">
        <w:rPr>
          <w:rPrChange w:id="470" w:author="guisang.song" w:date="2025-10-20T16:06:00Z">
            <w:rPr>
              <w:rFonts w:ascii="MS Mincho" w:eastAsiaTheme="minorEastAsia" w:hAnsi="MS Mincho" w:cs="MS Mincho" w:hint="eastAsia"/>
            </w:rPr>
          </w:rPrChange>
        </w:rPr>
        <w:t>예를</w:t>
      </w:r>
      <w:r w:rsidRPr="004F0B5D">
        <w:rPr>
          <w:rPrChange w:id="471" w:author="guisang.song" w:date="2025-10-20T16:06:00Z">
            <w:rPr>
              <w:rFonts w:ascii="MS Mincho" w:eastAsiaTheme="minorEastAsia" w:hAnsi="MS Mincho" w:cs="MS Mincho" w:hint="eastAsia"/>
            </w:rPr>
          </w:rPrChange>
        </w:rPr>
        <w:t xml:space="preserve"> </w:t>
      </w:r>
      <w:r w:rsidRPr="004F0B5D">
        <w:rPr>
          <w:rPrChange w:id="472" w:author="guisang.song" w:date="2025-10-20T16:06:00Z">
            <w:rPr>
              <w:rFonts w:ascii="MS Mincho" w:eastAsiaTheme="minorEastAsia" w:hAnsi="MS Mincho" w:cs="MS Mincho" w:hint="eastAsia"/>
            </w:rPr>
          </w:rPrChange>
        </w:rPr>
        <w:t>들어</w:t>
      </w:r>
      <w:ins w:id="473" w:author="guisang.song" w:date="2025-10-20T16:06:00Z">
        <w:r w:rsidR="004F0B5D" w:rsidRPr="004F0B5D">
          <w:rPr>
            <w:rFonts w:hint="eastAsia"/>
            <w:rPrChange w:id="474" w:author="guisang.song" w:date="2025-10-20T16:06:00Z">
              <w:rPr>
                <w:rFonts w:hint="eastAsia"/>
              </w:rPr>
            </w:rPrChange>
          </w:rPr>
          <w:t>,</w:t>
        </w:r>
      </w:ins>
      <w:r w:rsidRPr="004F0B5D">
        <w:rPr>
          <w:rPrChange w:id="475" w:author="guisang.song" w:date="2025-10-20T16:06:00Z">
            <w:rPr>
              <w:rFonts w:ascii="MS Mincho" w:eastAsiaTheme="minorEastAsia" w:hAnsi="MS Mincho" w:cs="MS Mincho" w:hint="eastAsia"/>
            </w:rPr>
          </w:rPrChange>
        </w:rPr>
        <w:t xml:space="preserve"> </w:t>
      </w:r>
    </w:p>
    <w:p w:rsidR="004F0B5D" w:rsidRDefault="004F0B5D" w:rsidP="004F0B5D">
      <w:pPr>
        <w:pStyle w:val="a4"/>
        <w:rPr>
          <w:ins w:id="476" w:author="guisang.song" w:date="2025-10-20T16:07:00Z"/>
        </w:rPr>
        <w:pPrChange w:id="477" w:author="guisang.song" w:date="2025-10-20T16:06:00Z">
          <w:pPr>
            <w:pStyle w:val="a4"/>
            <w:wordWrap w:val="0"/>
            <w:autoSpaceDE w:val="0"/>
            <w:autoSpaceDN w:val="0"/>
            <w:ind w:leftChars="0" w:left="403"/>
          </w:pPr>
        </w:pPrChange>
      </w:pPr>
    </w:p>
    <w:p w:rsidR="00EB1478" w:rsidRPr="004F0B5D" w:rsidRDefault="007C6F89" w:rsidP="004F0B5D">
      <w:pPr>
        <w:pStyle w:val="a4"/>
        <w:numPr>
          <w:ilvl w:val="0"/>
          <w:numId w:val="7"/>
        </w:numPr>
        <w:wordWrap w:val="0"/>
        <w:autoSpaceDE w:val="0"/>
        <w:autoSpaceDN w:val="0"/>
        <w:ind w:leftChars="0"/>
        <w:rPr>
          <w:ins w:id="478" w:author="guisang.song" w:date="2025-10-20T10:07:00Z"/>
          <w:rPrChange w:id="479" w:author="guisang.song" w:date="2025-10-20T16:06:00Z">
            <w:rPr>
              <w:ins w:id="480" w:author="guisang.song" w:date="2025-10-20T10:07:00Z"/>
              <w:rFonts w:ascii="MS Mincho" w:eastAsiaTheme="minorEastAsia" w:hAnsi="MS Mincho" w:cs="MS Mincho"/>
            </w:rPr>
          </w:rPrChange>
        </w:rPr>
        <w:pPrChange w:id="481" w:author="guisang.song" w:date="2025-10-20T16:07:00Z">
          <w:pPr>
            <w:pStyle w:val="a4"/>
            <w:wordWrap w:val="0"/>
            <w:autoSpaceDE w:val="0"/>
            <w:autoSpaceDN w:val="0"/>
            <w:ind w:leftChars="0" w:left="403"/>
          </w:pPr>
        </w:pPrChange>
      </w:pPr>
      <w:ins w:id="482" w:author="guisang.song" w:date="2025-10-20T10:05:00Z">
        <w:r w:rsidRPr="004F0B5D">
          <w:rPr>
            <w:rPrChange w:id="483" w:author="guisang.song" w:date="2025-10-20T16:06:00Z">
              <w:rPr>
                <w:rFonts w:ascii="MS Mincho" w:eastAsiaTheme="minorEastAsia" w:hAnsi="MS Mincho" w:cs="MS Mincho"/>
              </w:rPr>
            </w:rPrChange>
          </w:rPr>
          <w:t>“</w:t>
        </w:r>
        <w:r w:rsidRPr="004F0B5D">
          <w:rPr>
            <w:b/>
            <w:u w:val="single"/>
            <w:rPrChange w:id="484" w:author="guisang.song" w:date="2025-10-20T16:12:00Z">
              <w:rPr>
                <w:rFonts w:ascii="MS Mincho" w:eastAsiaTheme="minorEastAsia" w:hAnsi="MS Mincho" w:cs="MS Mincho" w:hint="eastAsia"/>
              </w:rPr>
            </w:rPrChange>
          </w:rPr>
          <w:t>금융</w:t>
        </w:r>
        <w:r w:rsidRPr="004F0B5D">
          <w:rPr>
            <w:b/>
            <w:u w:val="single"/>
            <w:rPrChange w:id="485" w:author="guisang.song" w:date="2025-10-20T16:12:00Z">
              <w:rPr>
                <w:rFonts w:ascii="MS Mincho" w:eastAsiaTheme="minorEastAsia" w:hAnsi="MS Mincho" w:cs="MS Mincho"/>
              </w:rPr>
            </w:rPrChange>
          </w:rPr>
          <w:t>”</w:t>
        </w:r>
        <w:r w:rsidRPr="004F0B5D">
          <w:rPr>
            <w:b/>
            <w:u w:val="single"/>
            <w:rPrChange w:id="486" w:author="guisang.song" w:date="2025-10-20T16:12:00Z">
              <w:rPr>
                <w:rFonts w:ascii="MS Mincho" w:eastAsiaTheme="minorEastAsia" w:hAnsi="MS Mincho" w:cs="MS Mincho" w:hint="eastAsia"/>
              </w:rPr>
            </w:rPrChange>
          </w:rPr>
          <w:t>을</w:t>
        </w:r>
        <w:r w:rsidRPr="004F0B5D">
          <w:rPr>
            <w:b/>
            <w:u w:val="single"/>
            <w:rPrChange w:id="487" w:author="guisang.song" w:date="2025-10-20T16:12:00Z">
              <w:rPr>
                <w:rFonts w:ascii="MS Mincho" w:eastAsiaTheme="minorEastAsia" w:hAnsi="MS Mincho" w:cs="MS Mincho" w:hint="eastAsia"/>
              </w:rPr>
            </w:rPrChange>
          </w:rPr>
          <w:t xml:space="preserve"> </w:t>
        </w:r>
        <w:r w:rsidRPr="004F0B5D">
          <w:rPr>
            <w:b/>
            <w:u w:val="single"/>
            <w:rPrChange w:id="488" w:author="guisang.song" w:date="2025-10-20T16:12:00Z">
              <w:rPr>
                <w:rFonts w:ascii="MS Mincho" w:eastAsiaTheme="minorEastAsia" w:hAnsi="MS Mincho" w:cs="MS Mincho" w:hint="eastAsia"/>
              </w:rPr>
            </w:rPrChange>
          </w:rPr>
          <w:t>주제</w:t>
        </w:r>
        <w:r w:rsidRPr="004F0B5D">
          <w:rPr>
            <w:rPrChange w:id="489" w:author="guisang.song" w:date="2025-10-20T16:06:00Z">
              <w:rPr>
                <w:rFonts w:ascii="MS Mincho" w:eastAsiaTheme="minorEastAsia" w:hAnsi="MS Mincho" w:cs="MS Mincho" w:hint="eastAsia"/>
              </w:rPr>
            </w:rPrChange>
          </w:rPr>
          <w:t>로</w:t>
        </w:r>
        <w:r w:rsidRPr="004F0B5D">
          <w:rPr>
            <w:rPrChange w:id="490" w:author="guisang.song" w:date="2025-10-20T16:06:00Z">
              <w:rPr>
                <w:rFonts w:ascii="MS Mincho" w:eastAsiaTheme="minorEastAsia" w:hAnsi="MS Mincho" w:cs="MS Mincho" w:hint="eastAsia"/>
              </w:rPr>
            </w:rPrChange>
          </w:rPr>
          <w:t xml:space="preserve"> </w:t>
        </w:r>
      </w:ins>
      <w:ins w:id="491" w:author="guisang.song" w:date="2025-10-20T10:17:00Z">
        <w:r w:rsidR="00EA320B" w:rsidRPr="004F0B5D">
          <w:rPr>
            <w:rPrChange w:id="492" w:author="guisang.song" w:date="2025-10-20T16:06:00Z">
              <w:rPr>
                <w:rFonts w:ascii="MS Mincho" w:eastAsiaTheme="minorEastAsia" w:hAnsi="MS Mincho" w:cs="MS Mincho" w:hint="eastAsia"/>
              </w:rPr>
            </w:rPrChange>
          </w:rPr>
          <w:t>한</w:t>
        </w:r>
        <w:r w:rsidR="00EA320B" w:rsidRPr="004F0B5D">
          <w:rPr>
            <w:rPrChange w:id="493" w:author="guisang.song" w:date="2025-10-20T16:06:00Z">
              <w:rPr>
                <w:rFonts w:ascii="MS Mincho" w:eastAsiaTheme="minorEastAsia" w:hAnsi="MS Mincho" w:cs="MS Mincho" w:hint="eastAsia"/>
              </w:rPr>
            </w:rPrChange>
          </w:rPr>
          <w:t xml:space="preserve"> </w:t>
        </w:r>
        <w:r w:rsidR="00EA320B" w:rsidRPr="004F0B5D">
          <w:rPr>
            <w:rPrChange w:id="494" w:author="guisang.song" w:date="2025-10-20T16:06:00Z">
              <w:rPr>
                <w:rFonts w:ascii="MS Mincho" w:eastAsiaTheme="minorEastAsia" w:hAnsi="MS Mincho" w:cs="MS Mincho"/>
              </w:rPr>
            </w:rPrChange>
          </w:rPr>
          <w:t xml:space="preserve">SASB </w:t>
        </w:r>
        <w:r w:rsidR="00EA320B" w:rsidRPr="004F0B5D">
          <w:rPr>
            <w:rPrChange w:id="495" w:author="guisang.song" w:date="2025-10-20T16:06:00Z">
              <w:rPr>
                <w:rFonts w:ascii="MS Mincho" w:eastAsiaTheme="minorEastAsia" w:hAnsi="MS Mincho" w:cs="MS Mincho" w:hint="eastAsia"/>
              </w:rPr>
            </w:rPrChange>
          </w:rPr>
          <w:t>지침서</w:t>
        </w:r>
        <w:r w:rsidR="00EA320B" w:rsidRPr="004F0B5D">
          <w:rPr>
            <w:rPrChange w:id="496" w:author="guisang.song" w:date="2025-10-20T16:06:00Z">
              <w:rPr>
                <w:rFonts w:ascii="MS Mincho" w:eastAsiaTheme="minorEastAsia" w:hAnsi="MS Mincho" w:cs="MS Mincho" w:hint="eastAsia"/>
              </w:rPr>
            </w:rPrChange>
          </w:rPr>
          <w:t xml:space="preserve"> </w:t>
        </w:r>
        <w:r w:rsidR="00EA320B" w:rsidRPr="004F0B5D">
          <w:rPr>
            <w:rPrChange w:id="497" w:author="guisang.song" w:date="2025-10-20T16:06:00Z">
              <w:rPr>
                <w:rFonts w:ascii="MS Mincho" w:eastAsiaTheme="minorEastAsia" w:hAnsi="MS Mincho" w:cs="MS Mincho" w:hint="eastAsia"/>
              </w:rPr>
            </w:rPrChange>
          </w:rPr>
          <w:t>관련하여</w:t>
        </w:r>
      </w:ins>
      <w:ins w:id="498" w:author="guisang.song" w:date="2025-10-20T10:05:00Z">
        <w:r w:rsidRPr="004F0B5D">
          <w:rPr>
            <w:rPrChange w:id="499" w:author="guisang.song" w:date="2025-10-20T16:06:00Z">
              <w:rPr>
                <w:rFonts w:ascii="MS Mincho" w:eastAsiaTheme="minorEastAsia" w:hAnsi="MS Mincho" w:cs="MS Mincho" w:hint="eastAsia"/>
              </w:rPr>
            </w:rPrChange>
          </w:rPr>
          <w:t>,</w:t>
        </w:r>
        <w:r w:rsidRPr="004F0B5D">
          <w:rPr>
            <w:rPrChange w:id="500" w:author="guisang.song" w:date="2025-10-20T16:06:00Z">
              <w:rPr>
                <w:rFonts w:ascii="MS Mincho" w:eastAsiaTheme="minorEastAsia" w:hAnsi="MS Mincho" w:cs="MS Mincho"/>
              </w:rPr>
            </w:rPrChange>
          </w:rPr>
          <w:t xml:space="preserve"> </w:t>
        </w:r>
      </w:ins>
      <w:r w:rsidR="009F3891" w:rsidRPr="004F0B5D">
        <w:rPr>
          <w:bdr w:val="single" w:sz="4" w:space="0" w:color="auto"/>
          <w:rPrChange w:id="501" w:author="guisang.song" w:date="2025-10-20T16:06:00Z">
            <w:rPr>
              <w:rFonts w:ascii="MS Mincho" w:eastAsiaTheme="minorEastAsia" w:hAnsi="MS Mincho" w:cs="MS Mincho"/>
            </w:rPr>
          </w:rPrChange>
        </w:rPr>
        <w:t>L</w:t>
      </w:r>
      <w:r w:rsidR="009F3891" w:rsidRPr="004F0B5D">
        <w:rPr>
          <w:bdr w:val="single" w:sz="4" w:space="0" w:color="auto"/>
          <w:rPrChange w:id="502" w:author="guisang.song" w:date="2025-10-20T16:06:00Z">
            <w:rPr>
              <w:rFonts w:ascii="MS Mincho" w:eastAsiaTheme="minorEastAsia" w:hAnsi="MS Mincho" w:cs="MS Mincho" w:hint="eastAsia"/>
            </w:rPr>
          </w:rPrChange>
        </w:rPr>
        <w:t>열</w:t>
      </w:r>
      <w:r w:rsidR="009F3891" w:rsidRPr="004F0B5D">
        <w:rPr>
          <w:rPrChange w:id="503" w:author="guisang.song" w:date="2025-10-20T16:06:00Z">
            <w:rPr>
              <w:rFonts w:ascii="MS Mincho" w:eastAsiaTheme="minorEastAsia" w:hAnsi="MS Mincho" w:cs="MS Mincho" w:hint="eastAsia"/>
            </w:rPr>
          </w:rPrChange>
        </w:rPr>
        <w:t>에</w:t>
      </w:r>
      <w:r w:rsidR="009F3891" w:rsidRPr="004F0B5D">
        <w:rPr>
          <w:rPrChange w:id="504" w:author="guisang.song" w:date="2025-10-20T16:06:00Z">
            <w:rPr>
              <w:rFonts w:ascii="MS Mincho" w:eastAsiaTheme="minorEastAsia" w:hAnsi="MS Mincho" w:cs="MS Mincho"/>
            </w:rPr>
          </w:rPrChange>
        </w:rPr>
        <w:t>“</w:t>
      </w:r>
      <w:r w:rsidR="009F3891" w:rsidRPr="004F0B5D">
        <w:rPr>
          <w:b/>
          <w:rPrChange w:id="505" w:author="guisang.song" w:date="2025-10-20T16:12:00Z">
            <w:rPr>
              <w:rFonts w:ascii="MS Mincho" w:eastAsiaTheme="minorEastAsia" w:hAnsi="MS Mincho" w:cs="MS Mincho" w:hint="eastAsia"/>
              <w:b/>
            </w:rPr>
          </w:rPrChange>
        </w:rPr>
        <w:t>공개의</w:t>
      </w:r>
      <w:r w:rsidR="009F3891" w:rsidRPr="004F0B5D">
        <w:rPr>
          <w:b/>
          <w:rPrChange w:id="506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 xml:space="preserve"> </w:t>
      </w:r>
      <w:r w:rsidR="009F3891" w:rsidRPr="004F0B5D">
        <w:rPr>
          <w:b/>
          <w:rPrChange w:id="507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>범위는</w:t>
      </w:r>
      <w:r w:rsidR="009F3891" w:rsidRPr="004F0B5D">
        <w:rPr>
          <w:b/>
          <w:rPrChange w:id="508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 xml:space="preserve"> </w:t>
      </w:r>
      <w:r w:rsidR="009F3891" w:rsidRPr="004F0B5D">
        <w:rPr>
          <w:b/>
          <w:rPrChange w:id="509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>허위</w:t>
      </w:r>
      <w:r w:rsidR="009F3891" w:rsidRPr="004F0B5D">
        <w:rPr>
          <w:b/>
          <w:rPrChange w:id="510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 xml:space="preserve"> </w:t>
      </w:r>
      <w:r w:rsidR="009F3891" w:rsidRPr="004F0B5D">
        <w:rPr>
          <w:b/>
          <w:rPrChange w:id="511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>광고</w:t>
      </w:r>
      <w:r w:rsidR="009F3891" w:rsidRPr="004F0B5D">
        <w:rPr>
          <w:b/>
          <w:rPrChange w:id="512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 xml:space="preserve">, </w:t>
      </w:r>
      <w:r w:rsidR="009F3891" w:rsidRPr="004F0B5D">
        <w:rPr>
          <w:b/>
          <w:rPrChange w:id="513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>소형</w:t>
      </w:r>
      <w:r w:rsidR="009F3891" w:rsidRPr="004F0B5D">
        <w:rPr>
          <w:b/>
          <w:rPrChange w:id="514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 xml:space="preserve"> </w:t>
      </w:r>
      <w:r w:rsidR="009F3891" w:rsidRPr="004F0B5D">
        <w:rPr>
          <w:b/>
          <w:rPrChange w:id="515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>인쇄물의</w:t>
      </w:r>
      <w:r w:rsidR="009F3891" w:rsidRPr="004F0B5D">
        <w:rPr>
          <w:b/>
          <w:rPrChange w:id="516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 xml:space="preserve"> </w:t>
      </w:r>
      <w:r w:rsidR="009F3891" w:rsidRPr="004F0B5D">
        <w:rPr>
          <w:b/>
          <w:rPrChange w:id="517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>투명성</w:t>
      </w:r>
      <w:r w:rsidR="009F3891" w:rsidRPr="004F0B5D">
        <w:rPr>
          <w:b/>
          <w:rPrChange w:id="518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 xml:space="preserve">, </w:t>
      </w:r>
      <w:r w:rsidR="009F3891" w:rsidRPr="004F0B5D">
        <w:rPr>
          <w:b/>
          <w:rPrChange w:id="519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>취약계층</w:t>
      </w:r>
      <w:r w:rsidR="009F3891" w:rsidRPr="004F0B5D">
        <w:rPr>
          <w:b/>
          <w:rPrChange w:id="520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>(</w:t>
      </w:r>
      <w:r w:rsidR="009F3891" w:rsidRPr="004F0B5D">
        <w:rPr>
          <w:b/>
          <w:rPrChange w:id="521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>예</w:t>
      </w:r>
      <w:r w:rsidR="009F3891" w:rsidRPr="004F0B5D">
        <w:rPr>
          <w:b/>
          <w:rPrChange w:id="522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 xml:space="preserve">: </w:t>
      </w:r>
      <w:r w:rsidR="009F3891" w:rsidRPr="004F0B5D">
        <w:rPr>
          <w:b/>
          <w:rPrChange w:id="523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>소액</w:t>
      </w:r>
      <w:r w:rsidR="009F3891" w:rsidRPr="004F0B5D">
        <w:rPr>
          <w:b/>
          <w:rPrChange w:id="524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 xml:space="preserve"> </w:t>
      </w:r>
      <w:r w:rsidR="009F3891" w:rsidRPr="004F0B5D">
        <w:rPr>
          <w:b/>
          <w:rPrChange w:id="525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>투자자</w:t>
      </w:r>
      <w:r w:rsidR="009F3891" w:rsidRPr="004F0B5D">
        <w:rPr>
          <w:b/>
          <w:rPrChange w:id="526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>)</w:t>
      </w:r>
      <w:r w:rsidR="009F3891" w:rsidRPr="004F0B5D">
        <w:rPr>
          <w:b/>
          <w:rPrChange w:id="527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>에</w:t>
      </w:r>
      <w:r w:rsidR="009F3891" w:rsidRPr="004F0B5D">
        <w:rPr>
          <w:b/>
          <w:rPrChange w:id="528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 xml:space="preserve"> </w:t>
      </w:r>
      <w:r w:rsidR="009F3891" w:rsidRPr="004F0B5D">
        <w:rPr>
          <w:b/>
          <w:rPrChange w:id="529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>대한</w:t>
      </w:r>
      <w:r w:rsidR="009F3891" w:rsidRPr="004F0B5D">
        <w:rPr>
          <w:b/>
          <w:rPrChange w:id="530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 xml:space="preserve"> </w:t>
      </w:r>
      <w:r w:rsidR="009F3891" w:rsidRPr="004F0B5D">
        <w:rPr>
          <w:b/>
          <w:rPrChange w:id="531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>마케팅</w:t>
      </w:r>
      <w:r w:rsidR="009F3891" w:rsidRPr="004F0B5D">
        <w:rPr>
          <w:b/>
          <w:rPrChange w:id="532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 xml:space="preserve">, </w:t>
      </w:r>
      <w:r w:rsidR="009F3891" w:rsidRPr="004F0B5D">
        <w:rPr>
          <w:b/>
          <w:rPrChange w:id="533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>수수료의</w:t>
      </w:r>
      <w:r w:rsidR="009F3891" w:rsidRPr="004F0B5D">
        <w:rPr>
          <w:b/>
          <w:rPrChange w:id="534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 xml:space="preserve"> </w:t>
      </w:r>
      <w:r w:rsidR="009F3891" w:rsidRPr="004F0B5D">
        <w:rPr>
          <w:b/>
          <w:rPrChange w:id="535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>투명성</w:t>
      </w:r>
      <w:r w:rsidR="009F3891" w:rsidRPr="004F0B5D">
        <w:rPr>
          <w:b/>
          <w:rPrChange w:id="536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 xml:space="preserve">, </w:t>
      </w:r>
      <w:r w:rsidR="009F3891" w:rsidRPr="004F0B5D">
        <w:rPr>
          <w:b/>
          <w:rPrChange w:id="537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>불완전</w:t>
      </w:r>
      <w:r w:rsidR="009F3891" w:rsidRPr="004F0B5D">
        <w:rPr>
          <w:b/>
          <w:rPrChange w:id="538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 xml:space="preserve"> </w:t>
      </w:r>
      <w:r w:rsidR="009F3891" w:rsidRPr="004F0B5D">
        <w:rPr>
          <w:b/>
          <w:rPrChange w:id="539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>판매</w:t>
      </w:r>
      <w:r w:rsidR="009F3891" w:rsidRPr="004F0B5D">
        <w:rPr>
          <w:b/>
          <w:rPrChange w:id="540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 xml:space="preserve"> </w:t>
      </w:r>
      <w:r w:rsidR="009F3891" w:rsidRPr="004F0B5D">
        <w:rPr>
          <w:b/>
          <w:rPrChange w:id="541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>상품</w:t>
      </w:r>
      <w:r w:rsidR="009F3891" w:rsidRPr="004F0B5D">
        <w:rPr>
          <w:b/>
          <w:rPrChange w:id="542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 xml:space="preserve">, </w:t>
      </w:r>
      <w:r w:rsidR="009F3891" w:rsidRPr="004F0B5D">
        <w:rPr>
          <w:b/>
          <w:rPrChange w:id="543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>과대</w:t>
      </w:r>
      <w:r w:rsidR="009F3891" w:rsidRPr="004F0B5D">
        <w:rPr>
          <w:b/>
          <w:rPrChange w:id="544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 xml:space="preserve"> </w:t>
      </w:r>
      <w:r w:rsidR="009F3891" w:rsidRPr="004F0B5D">
        <w:rPr>
          <w:b/>
          <w:rPrChange w:id="545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>청구</w:t>
      </w:r>
      <w:r w:rsidR="009F3891" w:rsidRPr="004F0B5D">
        <w:rPr>
          <w:b/>
          <w:rPrChange w:id="546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 xml:space="preserve"> </w:t>
      </w:r>
      <w:r w:rsidR="009F3891" w:rsidRPr="004F0B5D">
        <w:rPr>
          <w:b/>
          <w:rPrChange w:id="547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>고객</w:t>
      </w:r>
      <w:r w:rsidR="009F3891" w:rsidRPr="004F0B5D">
        <w:rPr>
          <w:b/>
          <w:rPrChange w:id="548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 xml:space="preserve"> </w:t>
      </w:r>
      <w:r w:rsidR="009F3891" w:rsidRPr="004F0B5D">
        <w:rPr>
          <w:b/>
          <w:rPrChange w:id="549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>및</w:t>
      </w:r>
      <w:r w:rsidR="009F3891" w:rsidRPr="004F0B5D">
        <w:rPr>
          <w:b/>
          <w:rPrChange w:id="550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 xml:space="preserve"> </w:t>
      </w:r>
      <w:r w:rsidR="009F3891" w:rsidRPr="004F0B5D">
        <w:rPr>
          <w:b/>
          <w:rPrChange w:id="551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>투명</w:t>
      </w:r>
      <w:r w:rsidR="009F3891" w:rsidRPr="004F0B5D">
        <w:rPr>
          <w:b/>
          <w:rPrChange w:id="552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 xml:space="preserve"> </w:t>
      </w:r>
      <w:r w:rsidR="009F3891" w:rsidRPr="004F0B5D">
        <w:rPr>
          <w:b/>
          <w:rPrChange w:id="553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>정보</w:t>
      </w:r>
      <w:r w:rsidR="009F3891" w:rsidRPr="004F0B5D">
        <w:rPr>
          <w:b/>
          <w:rPrChange w:id="554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 xml:space="preserve"> </w:t>
      </w:r>
      <w:r w:rsidR="009F3891" w:rsidRPr="004F0B5D">
        <w:rPr>
          <w:b/>
          <w:rPrChange w:id="555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>및</w:t>
      </w:r>
      <w:r w:rsidR="009F3891" w:rsidRPr="004F0B5D">
        <w:rPr>
          <w:b/>
          <w:rPrChange w:id="556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 xml:space="preserve"> </w:t>
      </w:r>
      <w:r w:rsidR="009F3891" w:rsidRPr="004F0B5D">
        <w:rPr>
          <w:b/>
          <w:rPrChange w:id="557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>공정한</w:t>
      </w:r>
      <w:r w:rsidR="009F3891" w:rsidRPr="004F0B5D">
        <w:rPr>
          <w:b/>
          <w:rPrChange w:id="558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 xml:space="preserve"> </w:t>
      </w:r>
      <w:r w:rsidR="009F3891" w:rsidRPr="004F0B5D">
        <w:rPr>
          <w:b/>
          <w:rPrChange w:id="559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>자문과</w:t>
      </w:r>
      <w:r w:rsidR="009F3891" w:rsidRPr="004F0B5D">
        <w:rPr>
          <w:b/>
          <w:rPrChange w:id="560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 xml:space="preserve"> </w:t>
      </w:r>
      <w:r w:rsidR="009F3891" w:rsidRPr="004F0B5D">
        <w:rPr>
          <w:b/>
          <w:rPrChange w:id="561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>관련된</w:t>
      </w:r>
      <w:r w:rsidR="009F3891" w:rsidRPr="004F0B5D">
        <w:rPr>
          <w:b/>
          <w:rPrChange w:id="562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 xml:space="preserve"> </w:t>
      </w:r>
      <w:r w:rsidR="009F3891" w:rsidRPr="004F0B5D">
        <w:rPr>
          <w:b/>
          <w:rPrChange w:id="563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>법인의</w:t>
      </w:r>
      <w:r w:rsidR="009F3891" w:rsidRPr="004F0B5D">
        <w:rPr>
          <w:b/>
          <w:rPrChange w:id="564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 xml:space="preserve"> </w:t>
      </w:r>
      <w:r w:rsidR="009F3891" w:rsidRPr="004F0B5D">
        <w:rPr>
          <w:b/>
          <w:rPrChange w:id="565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>법적</w:t>
      </w:r>
      <w:r w:rsidR="009F3891" w:rsidRPr="004F0B5D">
        <w:rPr>
          <w:b/>
          <w:rPrChange w:id="566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 xml:space="preserve"> </w:t>
      </w:r>
      <w:r w:rsidR="009F3891" w:rsidRPr="004F0B5D">
        <w:rPr>
          <w:b/>
          <w:rPrChange w:id="567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>책임과</w:t>
      </w:r>
      <w:r w:rsidR="009F3891" w:rsidRPr="004F0B5D">
        <w:rPr>
          <w:b/>
          <w:rPrChange w:id="568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 xml:space="preserve"> </w:t>
      </w:r>
      <w:r w:rsidR="009F3891" w:rsidRPr="004F0B5D">
        <w:rPr>
          <w:b/>
          <w:rPrChange w:id="569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>관련된</w:t>
      </w:r>
      <w:r w:rsidR="009F3891" w:rsidRPr="004F0B5D">
        <w:rPr>
          <w:b/>
          <w:rPrChange w:id="570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 xml:space="preserve"> </w:t>
      </w:r>
      <w:r w:rsidR="009F3891" w:rsidRPr="004F0B5D">
        <w:rPr>
          <w:b/>
          <w:rPrChange w:id="571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>법적</w:t>
      </w:r>
      <w:r w:rsidR="009F3891" w:rsidRPr="004F0B5D">
        <w:rPr>
          <w:b/>
          <w:rPrChange w:id="572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 xml:space="preserve"> </w:t>
      </w:r>
      <w:r w:rsidR="009F3891" w:rsidRPr="004F0B5D">
        <w:rPr>
          <w:b/>
          <w:rPrChange w:id="573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>절차를</w:t>
      </w:r>
      <w:r w:rsidR="009F3891" w:rsidRPr="004F0B5D">
        <w:rPr>
          <w:b/>
          <w:rPrChange w:id="574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 xml:space="preserve"> </w:t>
      </w:r>
      <w:r w:rsidR="009F3891" w:rsidRPr="004F0B5D">
        <w:rPr>
          <w:b/>
          <w:rPrChange w:id="575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>포함한다</w:t>
      </w:r>
      <w:r w:rsidR="009F3891" w:rsidRPr="004F0B5D">
        <w:rPr>
          <w:b/>
          <w:rPrChange w:id="576" w:author="guisang.song" w:date="2025-10-20T16:12:00Z">
            <w:rPr>
              <w:rFonts w:ascii="MS Mincho" w:eastAsiaTheme="minorEastAsia" w:hAnsi="MS Mincho" w:cs="MS Mincho"/>
              <w:b/>
            </w:rPr>
          </w:rPrChange>
        </w:rPr>
        <w:t>.</w:t>
      </w:r>
      <w:r w:rsidR="009F3891" w:rsidRPr="004F0B5D">
        <w:rPr>
          <w:rPrChange w:id="577" w:author="guisang.song" w:date="2025-10-20T16:06:00Z">
            <w:rPr>
              <w:rFonts w:ascii="MS Mincho" w:eastAsiaTheme="minorEastAsia" w:hAnsi="MS Mincho" w:cs="MS Mincho"/>
            </w:rPr>
          </w:rPrChange>
        </w:rPr>
        <w:t>”</w:t>
      </w:r>
      <w:r w:rsidR="00151336" w:rsidRPr="004F0B5D">
        <w:rPr>
          <w:rPrChange w:id="578" w:author="guisang.song" w:date="2025-10-20T16:06:00Z">
            <w:rPr>
              <w:rFonts w:ascii="MS Mincho" w:eastAsiaTheme="minorEastAsia" w:hAnsi="MS Mincho" w:cs="MS Mincho" w:hint="eastAsia"/>
            </w:rPr>
          </w:rPrChange>
        </w:rPr>
        <w:t>와</w:t>
      </w:r>
      <w:r w:rsidR="009F3891" w:rsidRPr="004F0B5D">
        <w:rPr>
          <w:rPrChange w:id="579" w:author="guisang.song" w:date="2025-10-20T16:06:00Z">
            <w:rPr>
              <w:rFonts w:ascii="MS Mincho" w:eastAsiaTheme="minorEastAsia" w:hAnsi="MS Mincho" w:cs="MS Mincho" w:hint="eastAsia"/>
            </w:rPr>
          </w:rPrChange>
        </w:rPr>
        <w:t xml:space="preserve"> </w:t>
      </w:r>
      <w:r w:rsidR="009F3891" w:rsidRPr="004F0B5D">
        <w:rPr>
          <w:rPrChange w:id="580" w:author="guisang.song" w:date="2025-10-20T16:06:00Z">
            <w:rPr>
              <w:rFonts w:ascii="MS Mincho" w:eastAsiaTheme="minorEastAsia" w:hAnsi="MS Mincho" w:cs="MS Mincho" w:hint="eastAsia"/>
            </w:rPr>
          </w:rPrChange>
        </w:rPr>
        <w:t>같은</w:t>
      </w:r>
      <w:r w:rsidR="009F3891" w:rsidRPr="004F0B5D">
        <w:rPr>
          <w:rPrChange w:id="581" w:author="guisang.song" w:date="2025-10-20T16:06:00Z">
            <w:rPr>
              <w:rFonts w:ascii="MS Mincho" w:eastAsiaTheme="minorEastAsia" w:hAnsi="MS Mincho" w:cs="MS Mincho" w:hint="eastAsia"/>
            </w:rPr>
          </w:rPrChange>
        </w:rPr>
        <w:t xml:space="preserve"> </w:t>
      </w:r>
      <w:r w:rsidR="009F3891" w:rsidRPr="004F0B5D">
        <w:rPr>
          <w:rPrChange w:id="582" w:author="guisang.song" w:date="2025-10-20T16:06:00Z">
            <w:rPr>
              <w:rFonts w:ascii="MS Mincho" w:eastAsiaTheme="minorEastAsia" w:hAnsi="MS Mincho" w:cs="MS Mincho" w:hint="eastAsia"/>
            </w:rPr>
          </w:rPrChange>
        </w:rPr>
        <w:t>내용이</w:t>
      </w:r>
      <w:r w:rsidR="009F3891" w:rsidRPr="004F0B5D">
        <w:rPr>
          <w:rPrChange w:id="583" w:author="guisang.song" w:date="2025-10-20T16:06:00Z">
            <w:rPr>
              <w:rFonts w:ascii="MS Mincho" w:eastAsiaTheme="minorEastAsia" w:hAnsi="MS Mincho" w:cs="MS Mincho" w:hint="eastAsia"/>
            </w:rPr>
          </w:rPrChange>
        </w:rPr>
        <w:t xml:space="preserve"> </w:t>
      </w:r>
      <w:r w:rsidR="009F3891" w:rsidRPr="004F0B5D">
        <w:rPr>
          <w:rPrChange w:id="584" w:author="guisang.song" w:date="2025-10-20T16:06:00Z">
            <w:rPr>
              <w:rFonts w:ascii="MS Mincho" w:eastAsiaTheme="minorEastAsia" w:hAnsi="MS Mincho" w:cs="MS Mincho" w:hint="eastAsia"/>
            </w:rPr>
          </w:rPrChange>
        </w:rPr>
        <w:t>있으면</w:t>
      </w:r>
      <w:r w:rsidR="009F3891" w:rsidRPr="004F0B5D">
        <w:rPr>
          <w:rPrChange w:id="585" w:author="guisang.song" w:date="2025-10-20T16:06:00Z">
            <w:rPr>
              <w:rFonts w:ascii="MS Mincho" w:eastAsiaTheme="minorEastAsia" w:hAnsi="MS Mincho" w:cs="MS Mincho" w:hint="eastAsia"/>
            </w:rPr>
          </w:rPrChange>
        </w:rPr>
        <w:t>,</w:t>
      </w:r>
      <w:r w:rsidR="009F3891" w:rsidRPr="004F0B5D">
        <w:rPr>
          <w:rPrChange w:id="586" w:author="guisang.song" w:date="2025-10-20T16:06:00Z">
            <w:rPr>
              <w:rFonts w:ascii="MS Mincho" w:eastAsiaTheme="minorEastAsia" w:hAnsi="MS Mincho" w:cs="MS Mincho"/>
            </w:rPr>
          </w:rPrChange>
        </w:rPr>
        <w:t xml:space="preserve"> </w:t>
      </w:r>
      <w:ins w:id="587" w:author="guisang.song" w:date="2025-10-20T15:54:00Z">
        <w:r w:rsidR="00FB5095" w:rsidRPr="004F0B5D">
          <w:rPr>
            <w:bdr w:val="single" w:sz="4" w:space="0" w:color="auto"/>
            <w:rPrChange w:id="588" w:author="guisang.song" w:date="2025-10-20T16:06:00Z">
              <w:rPr>
                <w:rFonts w:ascii="Times New Roman" w:eastAsiaTheme="minorEastAsia" w:hAnsi="Times New Roman"/>
              </w:rPr>
            </w:rPrChange>
          </w:rPr>
          <w:t>M</w:t>
        </w:r>
        <w:r w:rsidR="00FB5095" w:rsidRPr="004F0B5D">
          <w:rPr>
            <w:rFonts w:hint="eastAsia"/>
            <w:bdr w:val="single" w:sz="4" w:space="0" w:color="auto"/>
            <w:rPrChange w:id="589" w:author="guisang.song" w:date="2025-10-20T16:06:00Z">
              <w:rPr>
                <w:rFonts w:ascii="Times New Roman" w:eastAsiaTheme="minorEastAsia" w:hAnsi="Times New Roman" w:hint="eastAsia"/>
              </w:rPr>
            </w:rPrChange>
          </w:rPr>
          <w:t>열</w:t>
        </w:r>
        <w:r w:rsidR="00FB5095" w:rsidRPr="004F0B5D">
          <w:rPr>
            <w:rFonts w:hint="eastAsia"/>
            <w:rPrChange w:id="590" w:author="guisang.song" w:date="2025-10-20T16:06:00Z">
              <w:rPr>
                <w:rFonts w:hint="eastAsia"/>
              </w:rPr>
            </w:rPrChange>
          </w:rPr>
          <w:t xml:space="preserve">에 </w:t>
        </w:r>
      </w:ins>
      <w:r w:rsidR="009F3891" w:rsidRPr="004F0B5D">
        <w:rPr>
          <w:rPrChange w:id="591" w:author="guisang.song" w:date="2025-10-20T16:06:00Z">
            <w:rPr>
              <w:rFonts w:ascii="MS Mincho" w:eastAsiaTheme="minorEastAsia" w:hAnsi="MS Mincho" w:cs="MS Mincho"/>
            </w:rPr>
          </w:rPrChange>
        </w:rPr>
        <w:t>“</w:t>
      </w:r>
      <w:r w:rsidR="009F3891" w:rsidRPr="004F0B5D">
        <w:rPr>
          <w:u w:val="single"/>
          <w:rPrChange w:id="592" w:author="guisang.song" w:date="2025-10-20T16:06:00Z">
            <w:rPr>
              <w:rFonts w:ascii="MS Mincho" w:eastAsiaTheme="minorEastAsia" w:hAnsi="MS Mincho" w:cs="MS Mincho" w:hint="eastAsia"/>
            </w:rPr>
          </w:rPrChange>
        </w:rPr>
        <w:t>허위</w:t>
      </w:r>
      <w:r w:rsidR="009F3891" w:rsidRPr="004F0B5D">
        <w:rPr>
          <w:u w:val="single"/>
          <w:rPrChange w:id="593" w:author="guisang.song" w:date="2025-10-20T16:06:00Z">
            <w:rPr>
              <w:rFonts w:ascii="MS Mincho" w:eastAsiaTheme="minorEastAsia" w:hAnsi="MS Mincho" w:cs="MS Mincho" w:hint="eastAsia"/>
            </w:rPr>
          </w:rPrChange>
        </w:rPr>
        <w:t xml:space="preserve"> </w:t>
      </w:r>
      <w:r w:rsidR="009F3891" w:rsidRPr="004F0B5D">
        <w:rPr>
          <w:u w:val="single"/>
          <w:rPrChange w:id="594" w:author="guisang.song" w:date="2025-10-20T16:06:00Z">
            <w:rPr>
              <w:rFonts w:ascii="MS Mincho" w:eastAsiaTheme="minorEastAsia" w:hAnsi="MS Mincho" w:cs="MS Mincho" w:hint="eastAsia"/>
            </w:rPr>
          </w:rPrChange>
        </w:rPr>
        <w:t>광고</w:t>
      </w:r>
      <w:r w:rsidR="009F3891" w:rsidRPr="004F0B5D">
        <w:rPr>
          <w:u w:val="single"/>
          <w:rPrChange w:id="595" w:author="guisang.song" w:date="2025-10-20T16:06:00Z">
            <w:rPr>
              <w:rFonts w:ascii="MS Mincho" w:eastAsiaTheme="minorEastAsia" w:hAnsi="MS Mincho" w:cs="MS Mincho"/>
            </w:rPr>
          </w:rPrChange>
        </w:rPr>
        <w:t>”</w:t>
      </w:r>
      <w:ins w:id="596" w:author="guisang.song" w:date="2025-10-20T10:09:00Z">
        <w:r w:rsidR="00EB1478" w:rsidRPr="004F0B5D">
          <w:rPr>
            <w:rPrChange w:id="597" w:author="guisang.song" w:date="2025-10-20T16:06:00Z">
              <w:rPr>
                <w:rFonts w:ascii="MS Mincho" w:eastAsiaTheme="minorEastAsia" w:hAnsi="MS Mincho" w:cs="MS Mincho"/>
                <w:u w:val="single"/>
              </w:rPr>
            </w:rPrChange>
          </w:rPr>
          <w:t>(</w:t>
        </w:r>
        <w:r w:rsidR="00EA320B" w:rsidRPr="004F0B5D">
          <w:rPr>
            <w:rPrChange w:id="598" w:author="guisang.song" w:date="2025-10-20T16:06:00Z">
              <w:rPr>
                <w:rFonts w:ascii="MS Mincho" w:eastAsiaTheme="minorEastAsia" w:hAnsi="MS Mincho" w:cs="MS Mincho" w:hint="eastAsia"/>
                <w:u w:val="single"/>
              </w:rPr>
            </w:rPrChange>
          </w:rPr>
          <w:t>선</w:t>
        </w:r>
      </w:ins>
      <w:ins w:id="599" w:author="guisang.song" w:date="2025-10-20T10:17:00Z">
        <w:r w:rsidR="00EA320B" w:rsidRPr="004F0B5D">
          <w:rPr>
            <w:rPrChange w:id="600" w:author="guisang.song" w:date="2025-10-20T16:06:00Z">
              <w:rPr>
                <w:rFonts w:ascii="MS Mincho" w:eastAsiaTheme="minorEastAsia" w:hAnsi="MS Mincho" w:cs="MS Mincho" w:hint="eastAsia"/>
                <w:u w:val="single"/>
              </w:rPr>
            </w:rPrChange>
          </w:rPr>
          <w:t>정</w:t>
        </w:r>
      </w:ins>
      <w:ins w:id="601" w:author="guisang.song" w:date="2025-10-20T10:09:00Z">
        <w:r w:rsidR="00EB1478" w:rsidRPr="004F0B5D">
          <w:rPr>
            <w:rPrChange w:id="602" w:author="guisang.song" w:date="2025-10-20T16:06:00Z">
              <w:rPr>
                <w:rFonts w:ascii="MS Mincho" w:eastAsiaTheme="minorEastAsia" w:hAnsi="MS Mincho" w:cs="MS Mincho" w:hint="eastAsia"/>
                <w:u w:val="single"/>
              </w:rPr>
            </w:rPrChange>
          </w:rPr>
          <w:t xml:space="preserve"> </w:t>
        </w:r>
        <w:r w:rsidR="00EB1478" w:rsidRPr="004F0B5D">
          <w:rPr>
            <w:rPrChange w:id="603" w:author="guisang.song" w:date="2025-10-20T16:06:00Z">
              <w:rPr>
                <w:rFonts w:ascii="MS Mincho" w:eastAsiaTheme="minorEastAsia" w:hAnsi="MS Mincho" w:cs="MS Mincho" w:hint="eastAsia"/>
                <w:u w:val="single"/>
              </w:rPr>
            </w:rPrChange>
          </w:rPr>
          <w:t>이유</w:t>
        </w:r>
        <w:r w:rsidR="00EB1478" w:rsidRPr="004F0B5D">
          <w:rPr>
            <w:rPrChange w:id="604" w:author="guisang.song" w:date="2025-10-20T16:06:00Z">
              <w:rPr>
                <w:rFonts w:ascii="MS Mincho" w:eastAsiaTheme="minorEastAsia" w:hAnsi="MS Mincho" w:cs="MS Mincho" w:hint="eastAsia"/>
                <w:u w:val="single"/>
              </w:rPr>
            </w:rPrChange>
          </w:rPr>
          <w:t>:</w:t>
        </w:r>
      </w:ins>
      <w:ins w:id="605" w:author="guisang.song" w:date="2025-10-20T15:47:00Z">
        <w:r w:rsidR="00E67091" w:rsidRPr="004F0B5D">
          <w:rPr>
            <w:rFonts w:hint="eastAsia"/>
            <w:rPrChange w:id="606" w:author="guisang.song" w:date="2025-10-20T16:06:00Z">
              <w:rPr>
                <w:rFonts w:hint="eastAsia"/>
              </w:rPr>
            </w:rPrChange>
          </w:rPr>
          <w:t>미국</w:t>
        </w:r>
      </w:ins>
      <w:ins w:id="607" w:author="guisang.song" w:date="2025-10-20T15:53:00Z">
        <w:r w:rsidR="00FB5095" w:rsidRPr="004F0B5D">
          <w:rPr>
            <w:rPrChange w:id="608" w:author="guisang.song" w:date="2025-10-20T16:06:00Z">
              <w:rPr>
                <w:rStyle w:val="a9"/>
                <w:color w:val="333333"/>
                <w:shd w:val="clear" w:color="auto" w:fill="F6F6F6"/>
              </w:rPr>
            </w:rPrChange>
          </w:rPr>
          <w:t xml:space="preserve"> f</w:t>
        </w:r>
        <w:r w:rsidR="00FB5095" w:rsidRPr="004F0B5D">
          <w:rPr>
            <w:rFonts w:hint="eastAsia"/>
            <w:rPrChange w:id="609" w:author="guisang.song" w:date="2025-10-20T16:06:00Z">
              <w:rPr>
                <w:rFonts w:hint="eastAsia"/>
                <w:b/>
                <w:bCs/>
                <w:color w:val="333333"/>
                <w:shd w:val="clear" w:color="auto" w:fill="F6F6F6"/>
              </w:rPr>
            </w:rPrChange>
          </w:rPr>
          <w:t>ederal Trade Commission Act (FTC Act), 제5조 (15 U.S.C. § 45)에서 규율하는 내용임</w:t>
        </w:r>
      </w:ins>
      <w:ins w:id="610" w:author="guisang.song" w:date="2025-10-20T10:18:00Z">
        <w:r w:rsidR="00EA320B" w:rsidRPr="004F0B5D">
          <w:rPr>
            <w:rPrChange w:id="611" w:author="guisang.song" w:date="2025-10-20T16:06:00Z">
              <w:rPr>
                <w:rFonts w:ascii="MS Mincho" w:eastAsiaTheme="minorEastAsia" w:hAnsi="MS Mincho" w:cs="MS Mincho" w:hint="eastAsia"/>
                <w:u w:val="single"/>
              </w:rPr>
            </w:rPrChange>
          </w:rPr>
          <w:t>)</w:t>
        </w:r>
      </w:ins>
      <w:r w:rsidR="009F3891" w:rsidRPr="004F0B5D">
        <w:rPr>
          <w:rPrChange w:id="612" w:author="guisang.song" w:date="2025-10-20T16:06:00Z">
            <w:rPr>
              <w:rFonts w:ascii="MS Mincho" w:eastAsiaTheme="minorEastAsia" w:hAnsi="MS Mincho" w:cs="MS Mincho"/>
            </w:rPr>
          </w:rPrChange>
        </w:rPr>
        <w:t>,</w:t>
      </w:r>
      <w:ins w:id="613" w:author="guisang.song" w:date="2025-10-20T10:01:00Z">
        <w:r w:rsidRPr="004F0B5D">
          <w:rPr>
            <w:rPrChange w:id="614" w:author="guisang.song" w:date="2025-10-20T16:06:00Z">
              <w:rPr>
                <w:rFonts w:ascii="MS Mincho" w:eastAsiaTheme="minorEastAsia" w:hAnsi="MS Mincho" w:cs="MS Mincho"/>
              </w:rPr>
            </w:rPrChange>
          </w:rPr>
          <w:t xml:space="preserve"> “</w:t>
        </w:r>
        <w:r w:rsidRPr="004F0B5D">
          <w:rPr>
            <w:rPrChange w:id="615" w:author="guisang.song" w:date="2025-10-20T16:06:00Z">
              <w:rPr>
                <w:rFonts w:ascii="MS Mincho" w:eastAsiaTheme="minorEastAsia" w:hAnsi="MS Mincho" w:cs="MS Mincho" w:hint="eastAsia"/>
              </w:rPr>
            </w:rPrChange>
          </w:rPr>
          <w:t>소형</w:t>
        </w:r>
        <w:r w:rsidRPr="004F0B5D">
          <w:rPr>
            <w:rPrChange w:id="616" w:author="guisang.song" w:date="2025-10-20T16:06:00Z">
              <w:rPr>
                <w:rFonts w:ascii="MS Mincho" w:eastAsiaTheme="minorEastAsia" w:hAnsi="MS Mincho" w:cs="MS Mincho" w:hint="eastAsia"/>
              </w:rPr>
            </w:rPrChange>
          </w:rPr>
          <w:t xml:space="preserve"> </w:t>
        </w:r>
        <w:r w:rsidRPr="004F0B5D">
          <w:rPr>
            <w:u w:val="single"/>
            <w:rPrChange w:id="617" w:author="guisang.song" w:date="2025-10-20T16:06:00Z">
              <w:rPr>
                <w:rFonts w:ascii="MS Mincho" w:eastAsiaTheme="minorEastAsia" w:hAnsi="MS Mincho" w:cs="MS Mincho" w:hint="eastAsia"/>
              </w:rPr>
            </w:rPrChange>
          </w:rPr>
          <w:t>인쇄물의</w:t>
        </w:r>
        <w:r w:rsidRPr="004F0B5D">
          <w:rPr>
            <w:u w:val="single"/>
            <w:rPrChange w:id="618" w:author="guisang.song" w:date="2025-10-20T16:06:00Z">
              <w:rPr>
                <w:rFonts w:ascii="MS Mincho" w:eastAsiaTheme="minorEastAsia" w:hAnsi="MS Mincho" w:cs="MS Mincho" w:hint="eastAsia"/>
              </w:rPr>
            </w:rPrChange>
          </w:rPr>
          <w:t xml:space="preserve"> </w:t>
        </w:r>
        <w:r w:rsidRPr="004F0B5D">
          <w:rPr>
            <w:u w:val="single"/>
            <w:rPrChange w:id="619" w:author="guisang.song" w:date="2025-10-20T16:06:00Z">
              <w:rPr>
                <w:rFonts w:ascii="MS Mincho" w:eastAsiaTheme="minorEastAsia" w:hAnsi="MS Mincho" w:cs="MS Mincho" w:hint="eastAsia"/>
              </w:rPr>
            </w:rPrChange>
          </w:rPr>
          <w:t>투명성</w:t>
        </w:r>
        <w:r w:rsidRPr="004F0B5D">
          <w:rPr>
            <w:u w:val="single"/>
            <w:rPrChange w:id="620" w:author="guisang.song" w:date="2025-10-20T16:06:00Z">
              <w:rPr>
                <w:rFonts w:ascii="MS Mincho" w:eastAsiaTheme="minorEastAsia" w:hAnsi="MS Mincho" w:cs="MS Mincho"/>
              </w:rPr>
            </w:rPrChange>
          </w:rPr>
          <w:t>”</w:t>
        </w:r>
      </w:ins>
      <w:ins w:id="621" w:author="guisang.song" w:date="2025-10-20T15:34:00Z">
        <w:r w:rsidR="00060766" w:rsidRPr="004F0B5D">
          <w:rPr>
            <w:u w:val="single"/>
            <w:rPrChange w:id="622" w:author="guisang.song" w:date="2025-10-20T16:06:00Z">
              <w:rPr>
                <w:rFonts w:ascii="Times New Roman" w:eastAsiaTheme="minorEastAsia" w:hAnsi="Times New Roman"/>
                <w:u w:val="single"/>
              </w:rPr>
            </w:rPrChange>
          </w:rPr>
          <w:t>(</w:t>
        </w:r>
        <w:r w:rsidR="00060766" w:rsidRPr="004F0B5D">
          <w:rPr>
            <w:rPrChange w:id="623" w:author="guisang.song" w:date="2025-10-20T16:06:00Z">
              <w:rPr>
                <w:rFonts w:ascii="Times New Roman" w:eastAsiaTheme="minorEastAsia" w:hAnsi="Times New Roman" w:hint="eastAsia"/>
                <w:u w:val="single"/>
              </w:rPr>
            </w:rPrChange>
          </w:rPr>
          <w:t>선정</w:t>
        </w:r>
        <w:r w:rsidR="00060766" w:rsidRPr="004F0B5D">
          <w:rPr>
            <w:rPrChange w:id="624" w:author="guisang.song" w:date="2025-10-20T16:06:00Z">
              <w:rPr>
                <w:rFonts w:ascii="Times New Roman" w:eastAsiaTheme="minorEastAsia" w:hAnsi="Times New Roman" w:hint="eastAsia"/>
                <w:u w:val="single"/>
              </w:rPr>
            </w:rPrChange>
          </w:rPr>
          <w:t xml:space="preserve"> </w:t>
        </w:r>
        <w:r w:rsidR="00060766" w:rsidRPr="004F0B5D">
          <w:rPr>
            <w:rPrChange w:id="625" w:author="guisang.song" w:date="2025-10-20T16:06:00Z">
              <w:rPr>
                <w:rFonts w:ascii="Times New Roman" w:eastAsiaTheme="minorEastAsia" w:hAnsi="Times New Roman" w:hint="eastAsia"/>
                <w:u w:val="single"/>
              </w:rPr>
            </w:rPrChange>
          </w:rPr>
          <w:t>이유</w:t>
        </w:r>
        <w:r w:rsidR="00060766" w:rsidRPr="004F0B5D">
          <w:rPr>
            <w:rPrChange w:id="626" w:author="guisang.song" w:date="2025-10-20T16:06:00Z">
              <w:rPr>
                <w:rFonts w:ascii="Times New Roman" w:eastAsiaTheme="minorEastAsia" w:hAnsi="Times New Roman" w:hint="eastAsia"/>
                <w:u w:val="single"/>
              </w:rPr>
            </w:rPrChange>
          </w:rPr>
          <w:t>:</w:t>
        </w:r>
      </w:ins>
      <w:ins w:id="627" w:author="guisang.song" w:date="2025-10-20T15:53:00Z">
        <w:r w:rsidR="00FB5095" w:rsidRPr="004F0B5D">
          <w:rPr>
            <w:rFonts w:hint="eastAsia"/>
            <w:rPrChange w:id="628" w:author="guisang.song" w:date="2025-10-20T16:06:00Z">
              <w:rPr>
                <w:rFonts w:hint="eastAsia"/>
              </w:rPr>
            </w:rPrChange>
          </w:rPr>
          <w:t xml:space="preserve"> 미국</w:t>
        </w:r>
      </w:ins>
      <w:ins w:id="629" w:author="guisang.song" w:date="2025-10-20T15:51:00Z">
        <w:r w:rsidR="00FB5095" w:rsidRPr="004F0B5D">
          <w:rPr>
            <w:rFonts w:hint="eastAsia"/>
            <w:rPrChange w:id="630" w:author="guisang.song" w:date="2025-10-20T16:06:00Z">
              <w:rPr>
                <w:rFonts w:hint="eastAsia"/>
              </w:rPr>
            </w:rPrChange>
          </w:rPr>
          <w:t xml:space="preserve"> </w:t>
        </w:r>
      </w:ins>
      <w:ins w:id="631" w:author="guisang.song" w:date="2025-10-20T15:53:00Z">
        <w:r w:rsidR="00FB5095" w:rsidRPr="004F0B5D">
          <w:rPr>
            <w:rPrChange w:id="632" w:author="guisang.song" w:date="2025-10-20T16:06:00Z">
              <w:rPr/>
            </w:rPrChange>
          </w:rPr>
          <w:t>securities Act of 1933 (15 U.S.C. §§ 77a - 77aa)</w:t>
        </w:r>
        <w:r w:rsidR="00FB5095" w:rsidRPr="004F0B5D">
          <w:rPr>
            <w:rFonts w:hint="eastAsia"/>
            <w:rPrChange w:id="633" w:author="guisang.song" w:date="2025-10-20T16:06:00Z">
              <w:rPr>
                <w:rFonts w:hint="eastAsia"/>
              </w:rPr>
            </w:rPrChange>
          </w:rPr>
          <w:t>에서 규율하는 내용임</w:t>
        </w:r>
      </w:ins>
      <w:ins w:id="634" w:author="guisang.song" w:date="2025-10-20T15:34:00Z">
        <w:r w:rsidR="00060766" w:rsidRPr="004F0B5D">
          <w:rPr>
            <w:rStyle w:val="a9"/>
            <w:rFonts w:ascii="Times New Roman" w:hAnsi="Times New Roman"/>
            <w:b w:val="0"/>
            <w:color w:val="333333"/>
            <w:rPrChange w:id="635" w:author="guisang.song" w:date="2025-10-20T16:06:00Z">
              <w:rPr>
                <w:rStyle w:val="a9"/>
                <w:rFonts w:hint="eastAsia"/>
                <w:color w:val="333333"/>
                <w:shd w:val="clear" w:color="auto" w:fill="F6F6F6"/>
              </w:rPr>
            </w:rPrChange>
          </w:rPr>
          <w:t>)</w:t>
        </w:r>
        <w:r w:rsidR="00060766" w:rsidRPr="004F0B5D">
          <w:rPr>
            <w:rPrChange w:id="636" w:author="guisang.song" w:date="2025-10-20T16:06:00Z">
              <w:rPr>
                <w:rFonts w:ascii="Times New Roman" w:eastAsiaTheme="minorEastAsia" w:hAnsi="Times New Roman"/>
                <w:u w:val="single"/>
              </w:rPr>
            </w:rPrChange>
          </w:rPr>
          <w:t>,</w:t>
        </w:r>
      </w:ins>
      <w:ins w:id="637" w:author="guisang.song" w:date="2025-10-20T15:39:00Z">
        <w:r w:rsidR="00D80DE1" w:rsidRPr="004F0B5D">
          <w:rPr>
            <w:rPrChange w:id="638" w:author="guisang.song" w:date="2025-10-20T16:06:00Z">
              <w:rPr/>
            </w:rPrChange>
          </w:rPr>
          <w:t xml:space="preserve"> </w:t>
        </w:r>
      </w:ins>
      <w:ins w:id="639" w:author="guisang.song" w:date="2025-10-20T15:44:00Z">
        <w:r w:rsidR="00E67091" w:rsidRPr="004F0B5D">
          <w:rPr>
            <w:rPrChange w:id="640" w:author="guisang.song" w:date="2025-10-20T16:06:00Z">
              <w:rPr/>
            </w:rPrChange>
          </w:rPr>
          <w:t xml:space="preserve">, </w:t>
        </w:r>
        <w:r w:rsidR="00E67091" w:rsidRPr="004F0B5D">
          <w:rPr>
            <w:rFonts w:hint="eastAsia"/>
            <w:rPrChange w:id="641" w:author="guisang.song" w:date="2025-10-20T16:06:00Z">
              <w:rPr>
                <w:rFonts w:hint="eastAsia"/>
              </w:rPr>
            </w:rPrChange>
          </w:rPr>
          <w:t>소액 투자자에 대한</w:t>
        </w:r>
      </w:ins>
      <w:ins w:id="642" w:author="guisang.song" w:date="2025-10-20T15:45:00Z">
        <w:r w:rsidR="00E67091" w:rsidRPr="004F0B5D">
          <w:rPr>
            <w:rFonts w:hint="eastAsia"/>
            <w:rPrChange w:id="643" w:author="guisang.song" w:date="2025-10-20T16:06:00Z">
              <w:rPr>
                <w:rFonts w:hint="eastAsia"/>
              </w:rPr>
            </w:rPrChange>
          </w:rPr>
          <w:t xml:space="preserve"> 마케팅(선정 이유:</w:t>
        </w:r>
      </w:ins>
      <w:ins w:id="644" w:author="guisang.song" w:date="2025-10-20T15:50:00Z">
        <w:r w:rsidR="00FB5095" w:rsidRPr="00FB5095">
          <w:rPr>
            <w:rFonts w:hint="eastAsia"/>
          </w:rPr>
          <w:t xml:space="preserve"> </w:t>
        </w:r>
        <w:r w:rsidR="00FB5095" w:rsidRPr="004F0B5D">
          <w:rPr>
            <w:rFonts w:hint="eastAsia"/>
            <w:rPrChange w:id="645" w:author="guisang.song" w:date="2025-10-20T16:06:00Z">
              <w:rPr>
                <w:rFonts w:hint="eastAsia"/>
              </w:rPr>
            </w:rPrChange>
          </w:rPr>
          <w:t>「금융소비자보호법」</w:t>
        </w:r>
        <w:r w:rsidR="00FB5095" w:rsidRPr="004F0B5D">
          <w:rPr>
            <w:rPrChange w:id="646" w:author="guisang.song" w:date="2025-10-20T16:06:00Z">
              <w:rPr/>
            </w:rPrChange>
          </w:rPr>
          <w:t xml:space="preserve"> 제4조(금융소비자 보호의 원칙)</w:t>
        </w:r>
        <w:r w:rsidR="00FB5095" w:rsidRPr="004F0B5D">
          <w:rPr>
            <w:rFonts w:hint="eastAsia"/>
            <w:rPrChange w:id="647" w:author="guisang.song" w:date="2025-10-20T16:06:00Z">
              <w:rPr>
                <w:rFonts w:hint="eastAsia"/>
              </w:rPr>
            </w:rPrChange>
          </w:rPr>
          <w:t>에서 규정하는 내용임)</w:t>
        </w:r>
      </w:ins>
      <w:ins w:id="648" w:author="guisang.song" w:date="2025-10-20T15:45:00Z">
        <w:r w:rsidR="00E67091" w:rsidRPr="004F0B5D">
          <w:rPr>
            <w:rFonts w:hint="eastAsia"/>
            <w:rPrChange w:id="649" w:author="guisang.song" w:date="2025-10-20T16:06:00Z">
              <w:rPr>
                <w:rFonts w:hint="eastAsia"/>
              </w:rPr>
            </w:rPrChange>
          </w:rPr>
          <w:t>,</w:t>
        </w:r>
        <w:r w:rsidR="00E67091" w:rsidRPr="004F0B5D">
          <w:rPr>
            <w:rPrChange w:id="650" w:author="guisang.song" w:date="2025-10-20T16:06:00Z">
              <w:rPr/>
            </w:rPrChange>
          </w:rPr>
          <w:t xml:space="preserve"> </w:t>
        </w:r>
        <w:r w:rsidR="00E67091" w:rsidRPr="004F0B5D">
          <w:rPr>
            <w:rFonts w:hint="eastAsia"/>
            <w:rPrChange w:id="651" w:author="guisang.song" w:date="2025-10-20T16:06:00Z">
              <w:rPr>
                <w:rFonts w:hint="eastAsia"/>
              </w:rPr>
            </w:rPrChange>
          </w:rPr>
          <w:t>수수료의 투명성(</w:t>
        </w:r>
        <w:r w:rsidR="00E67091" w:rsidRPr="004F0B5D">
          <w:rPr>
            <w:rFonts w:hint="eastAsia"/>
            <w:shd w:val="pct15" w:color="auto" w:fill="FFFFFF"/>
            <w:rPrChange w:id="652" w:author="guisang.song" w:date="2025-10-20T16:06:00Z">
              <w:rPr>
                <w:rFonts w:ascii="Times New Roman" w:eastAsiaTheme="minorEastAsia" w:hAnsi="Times New Roman" w:hint="eastAsia"/>
              </w:rPr>
            </w:rPrChange>
          </w:rPr>
          <w:t>선정</w:t>
        </w:r>
        <w:r w:rsidR="00E67091" w:rsidRPr="004F0B5D">
          <w:rPr>
            <w:rFonts w:hint="eastAsia"/>
            <w:shd w:val="pct15" w:color="auto" w:fill="FFFFFF"/>
            <w:rPrChange w:id="653" w:author="guisang.song" w:date="2025-10-20T16:06:00Z">
              <w:rPr>
                <w:rFonts w:ascii="Times New Roman" w:eastAsiaTheme="minorEastAsia" w:hAnsi="Times New Roman" w:hint="eastAsia"/>
              </w:rPr>
            </w:rPrChange>
          </w:rPr>
          <w:t xml:space="preserve"> </w:t>
        </w:r>
        <w:r w:rsidR="00E67091" w:rsidRPr="004F0B5D">
          <w:rPr>
            <w:rFonts w:hint="eastAsia"/>
            <w:shd w:val="pct15" w:color="auto" w:fill="FFFFFF"/>
            <w:rPrChange w:id="654" w:author="guisang.song" w:date="2025-10-20T16:06:00Z">
              <w:rPr>
                <w:rFonts w:ascii="Times New Roman" w:eastAsiaTheme="minorEastAsia" w:hAnsi="Times New Roman" w:hint="eastAsia"/>
              </w:rPr>
            </w:rPrChange>
          </w:rPr>
          <w:t>이유</w:t>
        </w:r>
        <w:r w:rsidR="00E67091" w:rsidRPr="004F0B5D">
          <w:rPr>
            <w:rFonts w:hint="eastAsia"/>
            <w:shd w:val="pct15" w:color="auto" w:fill="FFFFFF"/>
            <w:rPrChange w:id="655" w:author="guisang.song" w:date="2025-10-20T16:06:00Z">
              <w:rPr>
                <w:rFonts w:ascii="Times New Roman" w:eastAsiaTheme="minorEastAsia" w:hAnsi="Times New Roman" w:hint="eastAsia"/>
              </w:rPr>
            </w:rPrChange>
          </w:rPr>
          <w:t>:</w:t>
        </w:r>
      </w:ins>
      <w:ins w:id="656" w:author="guisang.song" w:date="2025-10-20T15:52:00Z">
        <w:r w:rsidR="00FB5095" w:rsidRPr="004F0B5D">
          <w:rPr>
            <w:shd w:val="pct15" w:color="auto" w:fill="FFFFFF"/>
            <w:rPrChange w:id="657" w:author="guisang.song" w:date="2025-10-20T16:06:00Z">
              <w:rPr>
                <w:rFonts w:ascii="Times New Roman" w:eastAsiaTheme="minorEastAsia" w:hAnsi="Times New Roman"/>
              </w:rPr>
            </w:rPrChange>
          </w:rPr>
          <w:t xml:space="preserve"> Investment Advisers Act of 1940 </w:t>
        </w:r>
        <w:r w:rsidR="00FB5095" w:rsidRPr="004F0B5D">
          <w:rPr>
            <w:rFonts w:hint="eastAsia"/>
            <w:shd w:val="pct15" w:color="auto" w:fill="FFFFFF"/>
            <w:rPrChange w:id="658" w:author="guisang.song" w:date="2025-10-20T16:06:00Z">
              <w:rPr>
                <w:rFonts w:ascii="Times New Roman" w:eastAsiaTheme="minorEastAsia" w:hAnsi="Times New Roman" w:hint="eastAsia"/>
              </w:rPr>
            </w:rPrChange>
          </w:rPr>
          <w:t>등에서</w:t>
        </w:r>
        <w:r w:rsidR="00FB5095" w:rsidRPr="004F0B5D">
          <w:rPr>
            <w:rFonts w:hint="eastAsia"/>
            <w:shd w:val="pct15" w:color="auto" w:fill="FFFFFF"/>
            <w:rPrChange w:id="659" w:author="guisang.song" w:date="2025-10-20T16:06:00Z">
              <w:rPr>
                <w:rFonts w:ascii="Times New Roman" w:eastAsiaTheme="minorEastAsia" w:hAnsi="Times New Roman" w:hint="eastAsia"/>
              </w:rPr>
            </w:rPrChange>
          </w:rPr>
          <w:t xml:space="preserve"> </w:t>
        </w:r>
        <w:r w:rsidR="00FB5095" w:rsidRPr="004F0B5D">
          <w:rPr>
            <w:rFonts w:hint="eastAsia"/>
            <w:shd w:val="pct15" w:color="auto" w:fill="FFFFFF"/>
            <w:rPrChange w:id="660" w:author="guisang.song" w:date="2025-10-20T16:06:00Z">
              <w:rPr>
                <w:rFonts w:ascii="Times New Roman" w:eastAsiaTheme="minorEastAsia" w:hAnsi="Times New Roman" w:hint="eastAsia"/>
              </w:rPr>
            </w:rPrChange>
          </w:rPr>
          <w:t>규율하는</w:t>
        </w:r>
        <w:r w:rsidR="00FB5095" w:rsidRPr="004F0B5D">
          <w:rPr>
            <w:rFonts w:hint="eastAsia"/>
            <w:shd w:val="pct15" w:color="auto" w:fill="FFFFFF"/>
            <w:rPrChange w:id="661" w:author="guisang.song" w:date="2025-10-20T16:06:00Z">
              <w:rPr>
                <w:rFonts w:ascii="Times New Roman" w:eastAsiaTheme="minorEastAsia" w:hAnsi="Times New Roman" w:hint="eastAsia"/>
              </w:rPr>
            </w:rPrChange>
          </w:rPr>
          <w:t xml:space="preserve"> </w:t>
        </w:r>
        <w:r w:rsidR="00FB5095" w:rsidRPr="004F0B5D">
          <w:rPr>
            <w:rFonts w:hint="eastAsia"/>
            <w:shd w:val="pct15" w:color="auto" w:fill="FFFFFF"/>
            <w:rPrChange w:id="662" w:author="guisang.song" w:date="2025-10-20T16:06:00Z">
              <w:rPr>
                <w:rFonts w:ascii="Times New Roman" w:eastAsiaTheme="minorEastAsia" w:hAnsi="Times New Roman" w:hint="eastAsia"/>
              </w:rPr>
            </w:rPrChange>
          </w:rPr>
          <w:t>내용임</w:t>
        </w:r>
        <w:r w:rsidR="00FB5095" w:rsidRPr="004F0B5D">
          <w:rPr>
            <w:rFonts w:hint="eastAsia"/>
            <w:rPrChange w:id="663" w:author="guisang.song" w:date="2025-10-20T16:06:00Z">
              <w:rPr>
                <w:rFonts w:hint="eastAsia"/>
              </w:rPr>
            </w:rPrChange>
          </w:rPr>
          <w:t>)</w:t>
        </w:r>
        <w:r w:rsidR="00FB5095" w:rsidRPr="004F0B5D">
          <w:rPr>
            <w:rPrChange w:id="664" w:author="guisang.song" w:date="2025-10-20T16:06:00Z">
              <w:rPr/>
            </w:rPrChange>
          </w:rPr>
          <w:t xml:space="preserve">, </w:t>
        </w:r>
      </w:ins>
      <w:del w:id="665" w:author="guisang.song" w:date="2025-10-20T15:34:00Z">
        <w:r w:rsidR="009F3891" w:rsidRPr="004F0B5D" w:rsidDel="00060766">
          <w:rPr>
            <w:u w:val="single"/>
            <w:rPrChange w:id="666" w:author="guisang.song" w:date="2025-10-20T16:06:00Z">
              <w:rPr>
                <w:rFonts w:ascii="MS Mincho" w:eastAsiaTheme="minorEastAsia" w:hAnsi="MS Mincho" w:cs="MS Mincho"/>
              </w:rPr>
            </w:rPrChange>
          </w:rPr>
          <w:delText xml:space="preserve"> </w:delText>
        </w:r>
      </w:del>
      <w:r w:rsidR="009F3891" w:rsidRPr="004F0B5D">
        <w:rPr>
          <w:u w:val="single"/>
          <w:rPrChange w:id="667" w:author="guisang.song" w:date="2025-10-20T16:06:00Z">
            <w:rPr>
              <w:rFonts w:ascii="MS Mincho" w:eastAsiaTheme="minorEastAsia" w:hAnsi="MS Mincho" w:cs="MS Mincho"/>
            </w:rPr>
          </w:rPrChange>
        </w:rPr>
        <w:t>“</w:t>
      </w:r>
      <w:r w:rsidR="009F3891" w:rsidRPr="004F0B5D">
        <w:rPr>
          <w:u w:val="single"/>
          <w:rPrChange w:id="668" w:author="guisang.song" w:date="2025-10-20T16:06:00Z">
            <w:rPr>
              <w:rFonts w:ascii="MS Mincho" w:eastAsiaTheme="minorEastAsia" w:hAnsi="MS Mincho" w:cs="MS Mincho" w:hint="eastAsia"/>
            </w:rPr>
          </w:rPrChange>
        </w:rPr>
        <w:t>불완전</w:t>
      </w:r>
      <w:r w:rsidR="009F3891" w:rsidRPr="004F0B5D">
        <w:rPr>
          <w:u w:val="single"/>
          <w:rPrChange w:id="669" w:author="guisang.song" w:date="2025-10-20T16:06:00Z">
            <w:rPr>
              <w:rFonts w:ascii="MS Mincho" w:eastAsiaTheme="minorEastAsia" w:hAnsi="MS Mincho" w:cs="MS Mincho" w:hint="eastAsia"/>
            </w:rPr>
          </w:rPrChange>
        </w:rPr>
        <w:t xml:space="preserve"> </w:t>
      </w:r>
      <w:r w:rsidR="009F3891" w:rsidRPr="004F0B5D">
        <w:rPr>
          <w:u w:val="single"/>
          <w:rPrChange w:id="670" w:author="guisang.song" w:date="2025-10-20T16:06:00Z">
            <w:rPr>
              <w:rFonts w:ascii="MS Mincho" w:eastAsiaTheme="minorEastAsia" w:hAnsi="MS Mincho" w:cs="MS Mincho" w:hint="eastAsia"/>
            </w:rPr>
          </w:rPrChange>
        </w:rPr>
        <w:t>판매</w:t>
      </w:r>
      <w:r w:rsidR="009F3891" w:rsidRPr="004F0B5D">
        <w:rPr>
          <w:u w:val="single"/>
          <w:rPrChange w:id="671" w:author="guisang.song" w:date="2025-10-20T16:06:00Z">
            <w:rPr>
              <w:rFonts w:ascii="MS Mincho" w:eastAsiaTheme="minorEastAsia" w:hAnsi="MS Mincho" w:cs="MS Mincho" w:hint="eastAsia"/>
            </w:rPr>
          </w:rPrChange>
        </w:rPr>
        <w:t xml:space="preserve"> </w:t>
      </w:r>
      <w:r w:rsidR="009F3891" w:rsidRPr="004F0B5D">
        <w:rPr>
          <w:u w:val="single"/>
          <w:rPrChange w:id="672" w:author="guisang.song" w:date="2025-10-20T16:06:00Z">
            <w:rPr>
              <w:rFonts w:ascii="MS Mincho" w:eastAsiaTheme="minorEastAsia" w:hAnsi="MS Mincho" w:cs="MS Mincho" w:hint="eastAsia"/>
            </w:rPr>
          </w:rPrChange>
        </w:rPr>
        <w:t>상품</w:t>
      </w:r>
      <w:r w:rsidR="009F3891" w:rsidRPr="004F0B5D">
        <w:rPr>
          <w:u w:val="single"/>
          <w:rPrChange w:id="673" w:author="guisang.song" w:date="2025-10-20T16:06:00Z">
            <w:rPr>
              <w:rFonts w:ascii="MS Mincho" w:eastAsiaTheme="minorEastAsia" w:hAnsi="MS Mincho" w:cs="MS Mincho"/>
            </w:rPr>
          </w:rPrChange>
        </w:rPr>
        <w:t>”</w:t>
      </w:r>
      <w:ins w:id="674" w:author="guisang.song" w:date="2025-10-20T10:19:00Z">
        <w:r w:rsidR="00EA320B" w:rsidRPr="004F0B5D">
          <w:rPr>
            <w:rPrChange w:id="675" w:author="guisang.song" w:date="2025-10-20T16:06:00Z">
              <w:rPr>
                <w:rFonts w:ascii="MS Mincho" w:eastAsiaTheme="minorEastAsia" w:hAnsi="MS Mincho" w:cs="MS Mincho"/>
                <w:u w:val="single"/>
              </w:rPr>
            </w:rPrChange>
          </w:rPr>
          <w:t>(</w:t>
        </w:r>
      </w:ins>
      <w:ins w:id="676" w:author="guisang.song" w:date="2025-10-20T15:45:00Z">
        <w:r w:rsidR="00E67091" w:rsidRPr="004F0B5D">
          <w:rPr>
            <w:rFonts w:hint="eastAsia"/>
            <w:shd w:val="pct15" w:color="auto" w:fill="FFFFFF"/>
            <w:rPrChange w:id="677" w:author="guisang.song" w:date="2025-10-20T16:06:00Z">
              <w:rPr>
                <w:rFonts w:ascii="Times New Roman" w:eastAsiaTheme="minorEastAsia" w:hAnsi="Times New Roman" w:hint="eastAsia"/>
              </w:rPr>
            </w:rPrChange>
          </w:rPr>
          <w:t>선정</w:t>
        </w:r>
        <w:r w:rsidR="00E67091" w:rsidRPr="004F0B5D">
          <w:rPr>
            <w:rFonts w:hint="eastAsia"/>
            <w:shd w:val="pct15" w:color="auto" w:fill="FFFFFF"/>
            <w:rPrChange w:id="678" w:author="guisang.song" w:date="2025-10-20T16:06:00Z">
              <w:rPr>
                <w:rFonts w:ascii="Times New Roman" w:eastAsiaTheme="minorEastAsia" w:hAnsi="Times New Roman" w:hint="eastAsia"/>
              </w:rPr>
            </w:rPrChange>
          </w:rPr>
          <w:t xml:space="preserve"> </w:t>
        </w:r>
        <w:r w:rsidR="00E67091" w:rsidRPr="004F0B5D">
          <w:rPr>
            <w:rFonts w:hint="eastAsia"/>
            <w:shd w:val="pct15" w:color="auto" w:fill="FFFFFF"/>
            <w:rPrChange w:id="679" w:author="guisang.song" w:date="2025-10-20T16:06:00Z">
              <w:rPr>
                <w:rFonts w:ascii="Times New Roman" w:eastAsiaTheme="minorEastAsia" w:hAnsi="Times New Roman" w:hint="eastAsia"/>
              </w:rPr>
            </w:rPrChange>
          </w:rPr>
          <w:t>이유</w:t>
        </w:r>
        <w:r w:rsidR="00FB5095" w:rsidRPr="004F0B5D">
          <w:rPr>
            <w:rFonts w:hint="eastAsia"/>
            <w:shd w:val="pct15" w:color="auto" w:fill="FFFFFF"/>
            <w:rPrChange w:id="680" w:author="guisang.song" w:date="2025-10-20T16:06:00Z">
              <w:rPr>
                <w:rFonts w:ascii="Times New Roman" w:eastAsiaTheme="minorEastAsia" w:hAnsi="Times New Roman" w:hint="eastAsia"/>
              </w:rPr>
            </w:rPrChange>
          </w:rPr>
          <w:t xml:space="preserve">: </w:t>
        </w:r>
      </w:ins>
      <w:ins w:id="681" w:author="guisang.song" w:date="2025-10-20T15:52:00Z">
        <w:r w:rsidR="00FB5095" w:rsidRPr="004F0B5D">
          <w:rPr>
            <w:rFonts w:hint="eastAsia"/>
            <w:shd w:val="pct15" w:color="auto" w:fill="FFFFFF"/>
            <w:rPrChange w:id="682" w:author="guisang.song" w:date="2025-10-20T16:06:00Z">
              <w:rPr>
                <w:rFonts w:ascii="Times New Roman" w:eastAsiaTheme="minorEastAsia" w:hAnsi="Times New Roman" w:hint="eastAsia"/>
              </w:rPr>
            </w:rPrChange>
          </w:rPr>
          <w:t>미국</w:t>
        </w:r>
        <w:r w:rsidR="00FB5095" w:rsidRPr="004F0B5D">
          <w:rPr>
            <w:rFonts w:hint="eastAsia"/>
            <w:shd w:val="pct15" w:color="auto" w:fill="FFFFFF"/>
            <w:rPrChange w:id="683" w:author="guisang.song" w:date="2025-10-20T16:06:00Z">
              <w:rPr>
                <w:rFonts w:ascii="Times New Roman" w:eastAsiaTheme="minorEastAsia" w:hAnsi="Times New Roman" w:hint="eastAsia"/>
              </w:rPr>
            </w:rPrChange>
          </w:rPr>
          <w:t xml:space="preserve"> </w:t>
        </w:r>
        <w:r w:rsidR="00FB5095" w:rsidRPr="004F0B5D">
          <w:rPr>
            <w:shd w:val="pct15" w:color="auto" w:fill="FFFFFF"/>
            <w:rPrChange w:id="684" w:author="guisang.song" w:date="2025-10-20T16:06:00Z">
              <w:rPr>
                <w:rFonts w:ascii="Times New Roman" w:eastAsiaTheme="minorEastAsia" w:hAnsi="Times New Roman"/>
              </w:rPr>
            </w:rPrChange>
          </w:rPr>
          <w:t xml:space="preserve">Investment Advisers Act of 1940 </w:t>
        </w:r>
        <w:r w:rsidR="00FB5095" w:rsidRPr="004F0B5D">
          <w:rPr>
            <w:rFonts w:hint="eastAsia"/>
            <w:shd w:val="pct15" w:color="auto" w:fill="FFFFFF"/>
            <w:rPrChange w:id="685" w:author="guisang.song" w:date="2025-10-20T16:06:00Z">
              <w:rPr>
                <w:rFonts w:ascii="Times New Roman" w:eastAsiaTheme="minorEastAsia" w:hAnsi="Times New Roman" w:hint="eastAsia"/>
              </w:rPr>
            </w:rPrChange>
          </w:rPr>
          <w:t>등에서</w:t>
        </w:r>
        <w:r w:rsidR="00FB5095" w:rsidRPr="004F0B5D">
          <w:rPr>
            <w:rFonts w:hint="eastAsia"/>
            <w:shd w:val="pct15" w:color="auto" w:fill="FFFFFF"/>
            <w:rPrChange w:id="686" w:author="guisang.song" w:date="2025-10-20T16:06:00Z">
              <w:rPr>
                <w:rFonts w:ascii="Times New Roman" w:eastAsiaTheme="minorEastAsia" w:hAnsi="Times New Roman" w:hint="eastAsia"/>
              </w:rPr>
            </w:rPrChange>
          </w:rPr>
          <w:t xml:space="preserve"> </w:t>
        </w:r>
        <w:r w:rsidR="00FB5095" w:rsidRPr="004F0B5D">
          <w:rPr>
            <w:rFonts w:hint="eastAsia"/>
            <w:shd w:val="pct15" w:color="auto" w:fill="FFFFFF"/>
            <w:rPrChange w:id="687" w:author="guisang.song" w:date="2025-10-20T16:06:00Z">
              <w:rPr>
                <w:rFonts w:ascii="Times New Roman" w:eastAsiaTheme="minorEastAsia" w:hAnsi="Times New Roman" w:hint="eastAsia"/>
              </w:rPr>
            </w:rPrChange>
          </w:rPr>
          <w:t>규율하는</w:t>
        </w:r>
        <w:r w:rsidR="00FB5095" w:rsidRPr="004F0B5D">
          <w:rPr>
            <w:rFonts w:hint="eastAsia"/>
            <w:shd w:val="pct15" w:color="auto" w:fill="FFFFFF"/>
            <w:rPrChange w:id="688" w:author="guisang.song" w:date="2025-10-20T16:06:00Z">
              <w:rPr>
                <w:rFonts w:ascii="Times New Roman" w:eastAsiaTheme="minorEastAsia" w:hAnsi="Times New Roman" w:hint="eastAsia"/>
              </w:rPr>
            </w:rPrChange>
          </w:rPr>
          <w:t xml:space="preserve"> </w:t>
        </w:r>
        <w:r w:rsidR="00FB5095" w:rsidRPr="004F0B5D">
          <w:rPr>
            <w:rFonts w:hint="eastAsia"/>
            <w:shd w:val="pct15" w:color="auto" w:fill="FFFFFF"/>
            <w:rPrChange w:id="689" w:author="guisang.song" w:date="2025-10-20T16:06:00Z">
              <w:rPr>
                <w:rFonts w:ascii="Times New Roman" w:eastAsiaTheme="minorEastAsia" w:hAnsi="Times New Roman" w:hint="eastAsia"/>
              </w:rPr>
            </w:rPrChange>
          </w:rPr>
          <w:t>내용임</w:t>
        </w:r>
        <w:r w:rsidR="00FB5095" w:rsidRPr="004F0B5D">
          <w:rPr>
            <w:rFonts w:hint="eastAsia"/>
            <w:rPrChange w:id="690" w:author="guisang.song" w:date="2025-10-20T16:06:00Z">
              <w:rPr>
                <w:rFonts w:hint="eastAsia"/>
              </w:rPr>
            </w:rPrChange>
          </w:rPr>
          <w:t>)</w:t>
        </w:r>
      </w:ins>
      <w:ins w:id="691" w:author="guisang.song" w:date="2025-10-20T15:44:00Z">
        <w:r w:rsidR="00E67091" w:rsidRPr="004F0B5D">
          <w:rPr>
            <w:rPrChange w:id="692" w:author="guisang.song" w:date="2025-10-20T16:06:00Z">
              <w:rPr/>
            </w:rPrChange>
          </w:rPr>
          <w:t xml:space="preserve">, </w:t>
        </w:r>
      </w:ins>
      <w:ins w:id="693" w:author="guisang.song" w:date="2025-10-20T10:01:00Z">
        <w:r w:rsidRPr="004F0B5D">
          <w:rPr>
            <w:u w:val="single"/>
            <w:rPrChange w:id="694" w:author="guisang.song" w:date="2025-10-20T16:06:00Z">
              <w:rPr>
                <w:rFonts w:ascii="MS Mincho" w:eastAsiaTheme="minorEastAsia" w:hAnsi="MS Mincho" w:cs="MS Mincho"/>
              </w:rPr>
            </w:rPrChange>
          </w:rPr>
          <w:t>“</w:t>
        </w:r>
        <w:r w:rsidRPr="004F0B5D">
          <w:rPr>
            <w:u w:val="single"/>
            <w:rPrChange w:id="695" w:author="guisang.song" w:date="2025-10-20T16:06:00Z">
              <w:rPr>
                <w:rFonts w:ascii="MS Mincho" w:eastAsiaTheme="minorEastAsia" w:hAnsi="MS Mincho" w:cs="MS Mincho" w:hint="eastAsia"/>
              </w:rPr>
            </w:rPrChange>
          </w:rPr>
          <w:t>과대</w:t>
        </w:r>
        <w:r w:rsidRPr="004F0B5D">
          <w:rPr>
            <w:u w:val="single"/>
            <w:rPrChange w:id="696" w:author="guisang.song" w:date="2025-10-20T16:06:00Z">
              <w:rPr>
                <w:rFonts w:ascii="MS Mincho" w:eastAsiaTheme="minorEastAsia" w:hAnsi="MS Mincho" w:cs="MS Mincho" w:hint="eastAsia"/>
              </w:rPr>
            </w:rPrChange>
          </w:rPr>
          <w:t xml:space="preserve"> </w:t>
        </w:r>
        <w:r w:rsidRPr="004F0B5D">
          <w:rPr>
            <w:u w:val="single"/>
            <w:rPrChange w:id="697" w:author="guisang.song" w:date="2025-10-20T16:06:00Z">
              <w:rPr>
                <w:rFonts w:ascii="MS Mincho" w:eastAsiaTheme="minorEastAsia" w:hAnsi="MS Mincho" w:cs="MS Mincho" w:hint="eastAsia"/>
              </w:rPr>
            </w:rPrChange>
          </w:rPr>
          <w:t>청구</w:t>
        </w:r>
        <w:r w:rsidRPr="004F0B5D">
          <w:rPr>
            <w:u w:val="single"/>
            <w:rPrChange w:id="698" w:author="guisang.song" w:date="2025-10-20T16:06:00Z">
              <w:rPr>
                <w:rFonts w:ascii="MS Mincho" w:eastAsiaTheme="minorEastAsia" w:hAnsi="MS Mincho" w:cs="MS Mincho" w:hint="eastAsia"/>
              </w:rPr>
            </w:rPrChange>
          </w:rPr>
          <w:t xml:space="preserve"> </w:t>
        </w:r>
        <w:r w:rsidRPr="004F0B5D">
          <w:rPr>
            <w:u w:val="single"/>
            <w:rPrChange w:id="699" w:author="guisang.song" w:date="2025-10-20T16:06:00Z">
              <w:rPr>
                <w:rFonts w:ascii="MS Mincho" w:eastAsiaTheme="minorEastAsia" w:hAnsi="MS Mincho" w:cs="MS Mincho" w:hint="eastAsia"/>
              </w:rPr>
            </w:rPrChange>
          </w:rPr>
          <w:t>고객</w:t>
        </w:r>
        <w:r w:rsidRPr="004F0B5D">
          <w:rPr>
            <w:u w:val="single"/>
            <w:rPrChange w:id="700" w:author="guisang.song" w:date="2025-10-20T16:06:00Z">
              <w:rPr>
                <w:rFonts w:ascii="MS Mincho" w:eastAsiaTheme="minorEastAsia" w:hAnsi="MS Mincho" w:cs="MS Mincho"/>
              </w:rPr>
            </w:rPrChange>
          </w:rPr>
          <w:t>”, “</w:t>
        </w:r>
        <w:r w:rsidRPr="004F0B5D">
          <w:rPr>
            <w:u w:val="single"/>
            <w:rPrChange w:id="701" w:author="guisang.song" w:date="2025-10-20T16:06:00Z">
              <w:rPr>
                <w:rFonts w:ascii="MS Mincho" w:eastAsiaTheme="minorEastAsia" w:hAnsi="MS Mincho" w:cs="MS Mincho" w:hint="eastAsia"/>
              </w:rPr>
            </w:rPrChange>
          </w:rPr>
          <w:t>투명</w:t>
        </w:r>
        <w:r w:rsidRPr="004F0B5D">
          <w:rPr>
            <w:u w:val="single"/>
            <w:rPrChange w:id="702" w:author="guisang.song" w:date="2025-10-20T16:06:00Z">
              <w:rPr>
                <w:rFonts w:ascii="MS Mincho" w:eastAsiaTheme="minorEastAsia" w:hAnsi="MS Mincho" w:cs="MS Mincho" w:hint="eastAsia"/>
              </w:rPr>
            </w:rPrChange>
          </w:rPr>
          <w:t xml:space="preserve"> </w:t>
        </w:r>
        <w:r w:rsidRPr="004F0B5D">
          <w:rPr>
            <w:u w:val="single"/>
            <w:rPrChange w:id="703" w:author="guisang.song" w:date="2025-10-20T16:06:00Z">
              <w:rPr>
                <w:rFonts w:ascii="MS Mincho" w:eastAsiaTheme="minorEastAsia" w:hAnsi="MS Mincho" w:cs="MS Mincho" w:hint="eastAsia"/>
              </w:rPr>
            </w:rPrChange>
          </w:rPr>
          <w:t>정보</w:t>
        </w:r>
        <w:r w:rsidRPr="004F0B5D">
          <w:rPr>
            <w:u w:val="single"/>
            <w:rPrChange w:id="704" w:author="guisang.song" w:date="2025-10-20T16:06:00Z">
              <w:rPr>
                <w:rFonts w:ascii="MS Mincho" w:eastAsiaTheme="minorEastAsia" w:hAnsi="MS Mincho" w:cs="MS Mincho" w:hint="eastAsia"/>
              </w:rPr>
            </w:rPrChange>
          </w:rPr>
          <w:t xml:space="preserve"> </w:t>
        </w:r>
        <w:r w:rsidRPr="004F0B5D">
          <w:rPr>
            <w:u w:val="single"/>
            <w:rPrChange w:id="705" w:author="guisang.song" w:date="2025-10-20T16:06:00Z">
              <w:rPr>
                <w:rFonts w:ascii="MS Mincho" w:eastAsiaTheme="minorEastAsia" w:hAnsi="MS Mincho" w:cs="MS Mincho" w:hint="eastAsia"/>
              </w:rPr>
            </w:rPrChange>
          </w:rPr>
          <w:t>및</w:t>
        </w:r>
        <w:r w:rsidRPr="004F0B5D">
          <w:rPr>
            <w:u w:val="single"/>
            <w:rPrChange w:id="706" w:author="guisang.song" w:date="2025-10-20T16:06:00Z">
              <w:rPr>
                <w:rFonts w:ascii="MS Mincho" w:eastAsiaTheme="minorEastAsia" w:hAnsi="MS Mincho" w:cs="MS Mincho" w:hint="eastAsia"/>
              </w:rPr>
            </w:rPrChange>
          </w:rPr>
          <w:t xml:space="preserve"> </w:t>
        </w:r>
        <w:r w:rsidRPr="004F0B5D">
          <w:rPr>
            <w:u w:val="single"/>
            <w:rPrChange w:id="707" w:author="guisang.song" w:date="2025-10-20T16:06:00Z">
              <w:rPr>
                <w:rFonts w:ascii="MS Mincho" w:eastAsiaTheme="minorEastAsia" w:hAnsi="MS Mincho" w:cs="MS Mincho" w:hint="eastAsia"/>
              </w:rPr>
            </w:rPrChange>
          </w:rPr>
          <w:t>공정한</w:t>
        </w:r>
        <w:r w:rsidRPr="004F0B5D">
          <w:rPr>
            <w:u w:val="single"/>
            <w:rPrChange w:id="708" w:author="guisang.song" w:date="2025-10-20T16:06:00Z">
              <w:rPr>
                <w:rFonts w:ascii="MS Mincho" w:eastAsiaTheme="minorEastAsia" w:hAnsi="MS Mincho" w:cs="MS Mincho" w:hint="eastAsia"/>
              </w:rPr>
            </w:rPrChange>
          </w:rPr>
          <w:t xml:space="preserve"> </w:t>
        </w:r>
        <w:r w:rsidRPr="004F0B5D">
          <w:rPr>
            <w:u w:val="single"/>
            <w:rPrChange w:id="709" w:author="guisang.song" w:date="2025-10-20T16:06:00Z">
              <w:rPr>
                <w:rFonts w:ascii="MS Mincho" w:eastAsiaTheme="minorEastAsia" w:hAnsi="MS Mincho" w:cs="MS Mincho" w:hint="eastAsia"/>
              </w:rPr>
            </w:rPrChange>
          </w:rPr>
          <w:t>자문</w:t>
        </w:r>
        <w:r w:rsidRPr="004F0B5D">
          <w:rPr>
            <w:u w:val="single"/>
            <w:rPrChange w:id="710" w:author="guisang.song" w:date="2025-10-20T16:06:00Z">
              <w:rPr>
                <w:rFonts w:ascii="MS Mincho" w:eastAsiaTheme="minorEastAsia" w:hAnsi="MS Mincho" w:cs="MS Mincho"/>
              </w:rPr>
            </w:rPrChange>
          </w:rPr>
          <w:t>”</w:t>
        </w:r>
      </w:ins>
      <w:ins w:id="711" w:author="guisang.song" w:date="2025-10-20T15:37:00Z">
        <w:r w:rsidR="00060766" w:rsidRPr="004F0B5D">
          <w:rPr>
            <w:rPrChange w:id="712" w:author="guisang.song" w:date="2025-10-20T16:06:00Z">
              <w:rPr>
                <w:rFonts w:ascii="Times New Roman" w:eastAsiaTheme="minorEastAsia" w:hAnsi="Times New Roman"/>
                <w:u w:val="single"/>
              </w:rPr>
            </w:rPrChange>
          </w:rPr>
          <w:t>(</w:t>
        </w:r>
      </w:ins>
      <w:ins w:id="713" w:author="guisang.song" w:date="2025-10-20T15:38:00Z">
        <w:r w:rsidR="00D80DE1" w:rsidRPr="004F0B5D">
          <w:rPr>
            <w:rFonts w:hint="eastAsia"/>
            <w:shd w:val="pct15" w:color="auto" w:fill="FFFFFF"/>
            <w:rPrChange w:id="714" w:author="guisang.song" w:date="2025-10-20T16:06:00Z">
              <w:rPr>
                <w:rFonts w:ascii="Times New Roman" w:eastAsiaTheme="minorEastAsia" w:hAnsi="Times New Roman" w:hint="eastAsia"/>
              </w:rPr>
            </w:rPrChange>
          </w:rPr>
          <w:t>선정</w:t>
        </w:r>
        <w:r w:rsidR="00D80DE1" w:rsidRPr="004F0B5D">
          <w:rPr>
            <w:rFonts w:hint="eastAsia"/>
            <w:shd w:val="pct15" w:color="auto" w:fill="FFFFFF"/>
            <w:rPrChange w:id="715" w:author="guisang.song" w:date="2025-10-20T16:06:00Z">
              <w:rPr>
                <w:rFonts w:ascii="Times New Roman" w:eastAsiaTheme="minorEastAsia" w:hAnsi="Times New Roman" w:hint="eastAsia"/>
              </w:rPr>
            </w:rPrChange>
          </w:rPr>
          <w:t xml:space="preserve"> </w:t>
        </w:r>
        <w:r w:rsidR="00D80DE1" w:rsidRPr="004F0B5D">
          <w:rPr>
            <w:rFonts w:hint="eastAsia"/>
            <w:shd w:val="pct15" w:color="auto" w:fill="FFFFFF"/>
            <w:rPrChange w:id="716" w:author="guisang.song" w:date="2025-10-20T16:06:00Z">
              <w:rPr>
                <w:rFonts w:ascii="Times New Roman" w:eastAsiaTheme="minorEastAsia" w:hAnsi="Times New Roman" w:hint="eastAsia"/>
              </w:rPr>
            </w:rPrChange>
          </w:rPr>
          <w:t>이유</w:t>
        </w:r>
        <w:r w:rsidR="00D80DE1" w:rsidRPr="004F0B5D">
          <w:rPr>
            <w:rFonts w:hint="eastAsia"/>
            <w:shd w:val="pct15" w:color="auto" w:fill="FFFFFF"/>
            <w:rPrChange w:id="717" w:author="guisang.song" w:date="2025-10-20T16:06:00Z">
              <w:rPr>
                <w:rFonts w:ascii="Times New Roman" w:eastAsiaTheme="minorEastAsia" w:hAnsi="Times New Roman" w:hint="eastAsia"/>
              </w:rPr>
            </w:rPrChange>
          </w:rPr>
          <w:t>:</w:t>
        </w:r>
        <w:r w:rsidR="00D80DE1" w:rsidRPr="004F0B5D">
          <w:rPr>
            <w:shd w:val="pct15" w:color="auto" w:fill="FFFFFF"/>
            <w:rPrChange w:id="718" w:author="guisang.song" w:date="2025-10-20T16:06:00Z">
              <w:rPr>
                <w:rFonts w:ascii="Times New Roman" w:eastAsiaTheme="minorEastAsia" w:hAnsi="Times New Roman"/>
              </w:rPr>
            </w:rPrChange>
          </w:rPr>
          <w:t xml:space="preserve"> </w:t>
        </w:r>
      </w:ins>
      <w:ins w:id="719" w:author="guisang.song" w:date="2025-10-20T15:52:00Z">
        <w:r w:rsidR="00FB5095" w:rsidRPr="004F0B5D">
          <w:rPr>
            <w:rFonts w:hint="eastAsia"/>
            <w:shd w:val="pct15" w:color="auto" w:fill="FFFFFF"/>
            <w:rPrChange w:id="720" w:author="guisang.song" w:date="2025-10-20T16:06:00Z">
              <w:rPr>
                <w:rFonts w:ascii="Times New Roman" w:eastAsiaTheme="minorEastAsia" w:hAnsi="Times New Roman" w:hint="eastAsia"/>
              </w:rPr>
            </w:rPrChange>
          </w:rPr>
          <w:t>미국</w:t>
        </w:r>
        <w:r w:rsidR="00FB5095" w:rsidRPr="004F0B5D">
          <w:rPr>
            <w:rFonts w:hint="eastAsia"/>
            <w:shd w:val="pct15" w:color="auto" w:fill="FFFFFF"/>
            <w:rPrChange w:id="721" w:author="guisang.song" w:date="2025-10-20T16:06:00Z">
              <w:rPr>
                <w:rFonts w:ascii="Times New Roman" w:eastAsiaTheme="minorEastAsia" w:hAnsi="Times New Roman" w:hint="eastAsia"/>
              </w:rPr>
            </w:rPrChange>
          </w:rPr>
          <w:t xml:space="preserve"> </w:t>
        </w:r>
        <w:r w:rsidR="00FB5095" w:rsidRPr="004F0B5D">
          <w:rPr>
            <w:shd w:val="pct15" w:color="auto" w:fill="FFFFFF"/>
            <w:rPrChange w:id="722" w:author="guisang.song" w:date="2025-10-20T16:06:00Z">
              <w:rPr>
                <w:rFonts w:ascii="Times New Roman" w:eastAsiaTheme="minorEastAsia" w:hAnsi="Times New Roman"/>
              </w:rPr>
            </w:rPrChange>
          </w:rPr>
          <w:t>Dodd-Frank Wall Street Reform and Consumer Protection Act</w:t>
        </w:r>
        <w:r w:rsidR="00FB5095" w:rsidRPr="004F0B5D">
          <w:rPr>
            <w:rFonts w:hint="eastAsia"/>
            <w:shd w:val="pct15" w:color="auto" w:fill="FFFFFF"/>
            <w:rPrChange w:id="723" w:author="guisang.song" w:date="2025-10-20T16:06:00Z">
              <w:rPr>
                <w:rFonts w:ascii="Times New Roman" w:eastAsiaTheme="minorEastAsia" w:hAnsi="Times New Roman" w:hint="eastAsia"/>
              </w:rPr>
            </w:rPrChange>
          </w:rPr>
          <w:t>에서</w:t>
        </w:r>
        <w:r w:rsidR="00FB5095" w:rsidRPr="004F0B5D">
          <w:rPr>
            <w:rFonts w:hint="eastAsia"/>
            <w:shd w:val="pct15" w:color="auto" w:fill="FFFFFF"/>
            <w:rPrChange w:id="724" w:author="guisang.song" w:date="2025-10-20T16:06:00Z">
              <w:rPr>
                <w:rFonts w:ascii="Times New Roman" w:eastAsiaTheme="minorEastAsia" w:hAnsi="Times New Roman" w:hint="eastAsia"/>
              </w:rPr>
            </w:rPrChange>
          </w:rPr>
          <w:t xml:space="preserve"> </w:t>
        </w:r>
        <w:r w:rsidR="00FB5095" w:rsidRPr="004F0B5D">
          <w:rPr>
            <w:rFonts w:hint="eastAsia"/>
            <w:shd w:val="pct15" w:color="auto" w:fill="FFFFFF"/>
            <w:rPrChange w:id="725" w:author="guisang.song" w:date="2025-10-20T16:06:00Z">
              <w:rPr>
                <w:rFonts w:ascii="Times New Roman" w:eastAsiaTheme="minorEastAsia" w:hAnsi="Times New Roman" w:hint="eastAsia"/>
              </w:rPr>
            </w:rPrChange>
          </w:rPr>
          <w:t>규율하는</w:t>
        </w:r>
        <w:r w:rsidR="00FB5095" w:rsidRPr="004F0B5D">
          <w:rPr>
            <w:rFonts w:hint="eastAsia"/>
            <w:shd w:val="pct15" w:color="auto" w:fill="FFFFFF"/>
            <w:rPrChange w:id="726" w:author="guisang.song" w:date="2025-10-20T16:06:00Z">
              <w:rPr>
                <w:rFonts w:ascii="Times New Roman" w:eastAsiaTheme="minorEastAsia" w:hAnsi="Times New Roman" w:hint="eastAsia"/>
              </w:rPr>
            </w:rPrChange>
          </w:rPr>
          <w:t xml:space="preserve"> </w:t>
        </w:r>
        <w:r w:rsidR="00FB5095" w:rsidRPr="004F0B5D">
          <w:rPr>
            <w:rFonts w:hint="eastAsia"/>
            <w:shd w:val="pct15" w:color="auto" w:fill="FFFFFF"/>
            <w:rPrChange w:id="727" w:author="guisang.song" w:date="2025-10-20T16:06:00Z">
              <w:rPr>
                <w:rFonts w:ascii="Times New Roman" w:eastAsiaTheme="minorEastAsia" w:hAnsi="Times New Roman" w:hint="eastAsia"/>
              </w:rPr>
            </w:rPrChange>
          </w:rPr>
          <w:t>내용임</w:t>
        </w:r>
      </w:ins>
      <w:ins w:id="728" w:author="guisang.song" w:date="2025-10-20T15:45:00Z">
        <w:r w:rsidR="00E67091" w:rsidRPr="004F0B5D">
          <w:rPr>
            <w:rPrChange w:id="729" w:author="guisang.song" w:date="2025-10-20T16:06:00Z">
              <w:rPr/>
            </w:rPrChange>
          </w:rPr>
          <w:t>)</w:t>
        </w:r>
      </w:ins>
      <w:r w:rsidR="009F3891" w:rsidRPr="004F0B5D">
        <w:rPr>
          <w:rPrChange w:id="730" w:author="guisang.song" w:date="2025-10-20T16:06:00Z">
            <w:rPr>
              <w:rFonts w:ascii="MS Mincho" w:eastAsiaTheme="minorEastAsia" w:hAnsi="MS Mincho" w:cs="MS Mincho" w:hint="eastAsia"/>
            </w:rPr>
          </w:rPrChange>
        </w:rPr>
        <w:t>과</w:t>
      </w:r>
      <w:r w:rsidR="009F3891" w:rsidRPr="004F0B5D">
        <w:rPr>
          <w:rPrChange w:id="731" w:author="guisang.song" w:date="2025-10-20T16:06:00Z">
            <w:rPr>
              <w:rFonts w:ascii="MS Mincho" w:eastAsiaTheme="minorEastAsia" w:hAnsi="MS Mincho" w:cs="MS Mincho" w:hint="eastAsia"/>
            </w:rPr>
          </w:rPrChange>
        </w:rPr>
        <w:t xml:space="preserve"> </w:t>
      </w:r>
      <w:r w:rsidR="009F3891" w:rsidRPr="004F0B5D">
        <w:rPr>
          <w:rPrChange w:id="732" w:author="guisang.song" w:date="2025-10-20T16:06:00Z">
            <w:rPr>
              <w:rFonts w:ascii="MS Mincho" w:eastAsiaTheme="minorEastAsia" w:hAnsi="MS Mincho" w:cs="MS Mincho" w:hint="eastAsia"/>
            </w:rPr>
          </w:rPrChange>
        </w:rPr>
        <w:t>같</w:t>
      </w:r>
      <w:ins w:id="733" w:author="guisang.song" w:date="2025-10-20T10:02:00Z">
        <w:r w:rsidRPr="004F0B5D">
          <w:rPr>
            <w:rPrChange w:id="734" w:author="guisang.song" w:date="2025-10-20T16:06:00Z">
              <w:rPr>
                <w:rFonts w:ascii="MS Mincho" w:eastAsiaTheme="minorEastAsia" w:hAnsi="MS Mincho" w:cs="MS Mincho" w:hint="eastAsia"/>
              </w:rPr>
            </w:rPrChange>
          </w:rPr>
          <w:t>이</w:t>
        </w:r>
        <w:r w:rsidRPr="004F0B5D">
          <w:rPr>
            <w:rPrChange w:id="735" w:author="guisang.song" w:date="2025-10-20T16:06:00Z">
              <w:rPr>
                <w:rFonts w:ascii="MS Mincho" w:eastAsiaTheme="minorEastAsia" w:hAnsi="MS Mincho" w:cs="MS Mincho" w:hint="eastAsia"/>
              </w:rPr>
            </w:rPrChange>
          </w:rPr>
          <w:t xml:space="preserve"> </w:t>
        </w:r>
      </w:ins>
      <w:ins w:id="736" w:author="guisang.song" w:date="2025-10-20T16:26:00Z">
        <w:r w:rsidR="00F52C68" w:rsidRPr="00F52C68">
          <w:rPr>
            <w:rFonts w:hint="eastAsia"/>
            <w:u w:val="single"/>
            <w:rPrChange w:id="737" w:author="guisang.song" w:date="2025-10-20T16:26:00Z">
              <w:rPr>
                <w:rFonts w:hint="eastAsia"/>
              </w:rPr>
            </w:rPrChange>
          </w:rPr>
          <w:t xml:space="preserve">미국에서 </w:t>
        </w:r>
      </w:ins>
      <w:ins w:id="738" w:author="guisang.song" w:date="2025-10-20T15:55:00Z">
        <w:r w:rsidR="00F52C68" w:rsidRPr="00F52C68">
          <w:rPr>
            <w:rFonts w:hint="eastAsia"/>
            <w:u w:val="single"/>
            <w:rPrChange w:id="739" w:author="guisang.song" w:date="2025-10-20T16:26:00Z">
              <w:rPr>
                <w:rFonts w:hint="eastAsia"/>
              </w:rPr>
            </w:rPrChange>
          </w:rPr>
          <w:t>법령</w:t>
        </w:r>
      </w:ins>
      <w:ins w:id="740" w:author="guisang.song" w:date="2025-10-20T16:26:00Z">
        <w:r w:rsidR="00F52C68" w:rsidRPr="00F52C68">
          <w:rPr>
            <w:rFonts w:hint="eastAsia"/>
            <w:u w:val="single"/>
            <w:rPrChange w:id="741" w:author="guisang.song" w:date="2025-10-20T16:26:00Z">
              <w:rPr>
                <w:rFonts w:hint="eastAsia"/>
              </w:rPr>
            </w:rPrChange>
          </w:rPr>
          <w:t>이나 제도로서</w:t>
        </w:r>
      </w:ins>
      <w:ins w:id="742" w:author="guisang.song" w:date="2025-10-20T15:55:00Z">
        <w:r w:rsidR="00B127AC" w:rsidRPr="00F52C68">
          <w:rPr>
            <w:rFonts w:hint="eastAsia"/>
            <w:u w:val="single"/>
            <w:rPrChange w:id="743" w:author="guisang.song" w:date="2025-10-20T16:26:00Z">
              <w:rPr>
                <w:rFonts w:hint="eastAsia"/>
              </w:rPr>
            </w:rPrChange>
          </w:rPr>
          <w:t xml:space="preserve"> 규율할 만한 내용들</w:t>
        </w:r>
        <w:r w:rsidR="00B127AC" w:rsidRPr="004F0B5D">
          <w:rPr>
            <w:rFonts w:hint="eastAsia"/>
            <w:rPrChange w:id="744" w:author="guisang.song" w:date="2025-10-20T16:06:00Z">
              <w:rPr>
                <w:rFonts w:hint="eastAsia"/>
              </w:rPr>
            </w:rPrChange>
          </w:rPr>
          <w:t>은 최</w:t>
        </w:r>
      </w:ins>
      <w:ins w:id="745" w:author="guisang.song" w:date="2025-10-20T10:02:00Z">
        <w:r w:rsidRPr="004F0B5D">
          <w:rPr>
            <w:rPrChange w:id="746" w:author="guisang.song" w:date="2025-10-20T16:06:00Z">
              <w:rPr>
                <w:rFonts w:ascii="MS Mincho" w:eastAsiaTheme="minorEastAsia" w:hAnsi="MS Mincho" w:cs="MS Mincho" w:hint="eastAsia"/>
              </w:rPr>
            </w:rPrChange>
          </w:rPr>
          <w:t>대한</w:t>
        </w:r>
      </w:ins>
      <w:del w:id="747" w:author="guisang.song" w:date="2025-10-20T10:02:00Z">
        <w:r w:rsidR="009F3891" w:rsidRPr="004F0B5D" w:rsidDel="007C6F89">
          <w:rPr>
            <w:rPrChange w:id="748" w:author="guisang.song" w:date="2025-10-20T16:06:00Z">
              <w:rPr>
                <w:rFonts w:ascii="MS Mincho" w:eastAsiaTheme="minorEastAsia" w:hAnsi="MS Mincho" w:cs="MS Mincho" w:hint="eastAsia"/>
              </w:rPr>
            </w:rPrChange>
          </w:rPr>
          <w:delText>은</w:delText>
        </w:r>
        <w:r w:rsidR="009F3891" w:rsidRPr="004F0B5D" w:rsidDel="007C6F89">
          <w:rPr>
            <w:rPrChange w:id="749" w:author="guisang.song" w:date="2025-10-20T16:06:00Z">
              <w:rPr>
                <w:rFonts w:ascii="MS Mincho" w:eastAsiaTheme="minorEastAsia" w:hAnsi="MS Mincho" w:cs="MS Mincho" w:hint="eastAsia"/>
              </w:rPr>
            </w:rPrChange>
          </w:rPr>
          <w:delText xml:space="preserve"> </w:delText>
        </w:r>
        <w:r w:rsidR="009F3891" w:rsidRPr="004F0B5D" w:rsidDel="007C6F89">
          <w:rPr>
            <w:rPrChange w:id="750" w:author="guisang.song" w:date="2025-10-20T16:06:00Z">
              <w:rPr>
                <w:rFonts w:ascii="MS Mincho" w:eastAsiaTheme="minorEastAsia" w:hAnsi="MS Mincho" w:cs="MS Mincho" w:hint="eastAsia"/>
              </w:rPr>
            </w:rPrChange>
          </w:rPr>
          <w:delText>내용도</w:delText>
        </w:r>
      </w:del>
      <w:r w:rsidR="009F3891" w:rsidRPr="004F0B5D">
        <w:rPr>
          <w:rPrChange w:id="751" w:author="guisang.song" w:date="2025-10-20T16:06:00Z">
            <w:rPr>
              <w:rFonts w:ascii="MS Mincho" w:eastAsiaTheme="minorEastAsia" w:hAnsi="MS Mincho" w:cs="MS Mincho" w:hint="eastAsia"/>
            </w:rPr>
          </w:rPrChange>
        </w:rPr>
        <w:t xml:space="preserve"> </w:t>
      </w:r>
      <w:r w:rsidR="009F3891" w:rsidRPr="004F0B5D">
        <w:rPr>
          <w:rPrChange w:id="752" w:author="guisang.song" w:date="2025-10-20T16:06:00Z">
            <w:rPr>
              <w:rFonts w:ascii="MS Mincho" w:eastAsiaTheme="minorEastAsia" w:hAnsi="MS Mincho" w:cs="MS Mincho" w:hint="eastAsia"/>
            </w:rPr>
          </w:rPrChange>
        </w:rPr>
        <w:t>선별하여</w:t>
      </w:r>
      <w:r w:rsidR="009F3891" w:rsidRPr="004F0B5D">
        <w:rPr>
          <w:rPrChange w:id="753" w:author="guisang.song" w:date="2025-10-20T16:06:00Z">
            <w:rPr>
              <w:rFonts w:ascii="MS Mincho" w:eastAsiaTheme="minorEastAsia" w:hAnsi="MS Mincho" w:cs="MS Mincho" w:hint="eastAsia"/>
            </w:rPr>
          </w:rPrChange>
        </w:rPr>
        <w:t xml:space="preserve"> </w:t>
      </w:r>
      <w:ins w:id="754" w:author="guisang.song" w:date="2025-10-20T15:54:00Z">
        <w:r w:rsidR="00B127AC" w:rsidRPr="004F0B5D">
          <w:rPr>
            <w:rFonts w:hint="eastAsia"/>
            <w:rPrChange w:id="755" w:author="guisang.song" w:date="2025-10-20T16:06:00Z">
              <w:rPr>
                <w:rFonts w:hint="eastAsia"/>
              </w:rPr>
            </w:rPrChange>
          </w:rPr>
          <w:t>기재해줘</w:t>
        </w:r>
      </w:ins>
      <w:del w:id="756" w:author="guisang.song" w:date="2025-10-20T15:54:00Z">
        <w:r w:rsidR="009F3891" w:rsidRPr="004F0B5D" w:rsidDel="00B127AC">
          <w:rPr>
            <w:rPrChange w:id="757" w:author="guisang.song" w:date="2025-10-20T16:06:00Z">
              <w:rPr>
                <w:rFonts w:ascii="MS Mincho" w:eastAsiaTheme="minorEastAsia" w:hAnsi="MS Mincho" w:cs="MS Mincho"/>
              </w:rPr>
            </w:rPrChange>
          </w:rPr>
          <w:delText>M</w:delText>
        </w:r>
        <w:r w:rsidR="009F3891" w:rsidRPr="004F0B5D" w:rsidDel="00B127AC">
          <w:rPr>
            <w:rPrChange w:id="758" w:author="guisang.song" w:date="2025-10-20T16:06:00Z">
              <w:rPr>
                <w:rFonts w:ascii="MS Mincho" w:eastAsiaTheme="minorEastAsia" w:hAnsi="MS Mincho" w:cs="MS Mincho" w:hint="eastAsia"/>
              </w:rPr>
            </w:rPrChange>
          </w:rPr>
          <w:delText>열에</w:delText>
        </w:r>
        <w:r w:rsidR="009F3891" w:rsidRPr="004F0B5D" w:rsidDel="00B127AC">
          <w:rPr>
            <w:rPrChange w:id="759" w:author="guisang.song" w:date="2025-10-20T16:06:00Z">
              <w:rPr>
                <w:rFonts w:ascii="MS Mincho" w:eastAsiaTheme="minorEastAsia" w:hAnsi="MS Mincho" w:cs="MS Mincho" w:hint="eastAsia"/>
              </w:rPr>
            </w:rPrChange>
          </w:rPr>
          <w:delText xml:space="preserve"> </w:delText>
        </w:r>
        <w:r w:rsidR="009F3891" w:rsidRPr="004F0B5D" w:rsidDel="00B127AC">
          <w:rPr>
            <w:rPrChange w:id="760" w:author="guisang.song" w:date="2025-10-20T16:06:00Z">
              <w:rPr>
                <w:rFonts w:ascii="MS Mincho" w:eastAsiaTheme="minorEastAsia" w:hAnsi="MS Mincho" w:cs="MS Mincho" w:hint="eastAsia"/>
              </w:rPr>
            </w:rPrChange>
          </w:rPr>
          <w:delText>기재해</w:delText>
        </w:r>
        <w:r w:rsidR="009F3891" w:rsidRPr="004F0B5D" w:rsidDel="00B127AC">
          <w:rPr>
            <w:rPrChange w:id="761" w:author="guisang.song" w:date="2025-10-20T16:06:00Z">
              <w:rPr>
                <w:rFonts w:ascii="MS Mincho" w:eastAsiaTheme="minorEastAsia" w:hAnsi="MS Mincho" w:cs="MS Mincho" w:hint="eastAsia"/>
              </w:rPr>
            </w:rPrChange>
          </w:rPr>
          <w:delText xml:space="preserve"> </w:delText>
        </w:r>
        <w:r w:rsidR="009F3891" w:rsidRPr="004F0B5D" w:rsidDel="00B127AC">
          <w:rPr>
            <w:rPrChange w:id="762" w:author="guisang.song" w:date="2025-10-20T16:06:00Z">
              <w:rPr>
                <w:rFonts w:ascii="MS Mincho" w:eastAsiaTheme="minorEastAsia" w:hAnsi="MS Mincho" w:cs="MS Mincho" w:hint="eastAsia"/>
              </w:rPr>
            </w:rPrChange>
          </w:rPr>
          <w:delText>줘</w:delText>
        </w:r>
        <w:r w:rsidR="009F3891" w:rsidRPr="004F0B5D" w:rsidDel="00B127AC">
          <w:rPr>
            <w:rPrChange w:id="763" w:author="guisang.song" w:date="2025-10-20T16:06:00Z">
              <w:rPr>
                <w:rFonts w:ascii="MS Mincho" w:eastAsiaTheme="minorEastAsia" w:hAnsi="MS Mincho" w:cs="MS Mincho" w:hint="eastAsia"/>
              </w:rPr>
            </w:rPrChange>
          </w:rPr>
          <w:delText>.</w:delText>
        </w:r>
      </w:del>
    </w:p>
    <w:p w:rsidR="00EB1478" w:rsidRPr="00EE4134" w:rsidRDefault="00EB1478" w:rsidP="00C657A5">
      <w:pPr>
        <w:pStyle w:val="a4"/>
        <w:wordWrap w:val="0"/>
        <w:autoSpaceDE w:val="0"/>
        <w:autoSpaceDN w:val="0"/>
        <w:ind w:leftChars="0" w:left="403"/>
        <w:rPr>
          <w:ins w:id="764" w:author="guisang.song" w:date="2025-10-20T10:07:00Z"/>
          <w:rFonts w:ascii="Times New Roman" w:eastAsiaTheme="minorEastAsia" w:hAnsi="Times New Roman"/>
          <w:rPrChange w:id="765" w:author="guisang.song" w:date="2025-10-20T15:26:00Z">
            <w:rPr>
              <w:ins w:id="766" w:author="guisang.song" w:date="2025-10-20T10:07:00Z"/>
              <w:rFonts w:ascii="MS Mincho" w:eastAsiaTheme="minorEastAsia" w:hAnsi="MS Mincho" w:cs="MS Mincho"/>
            </w:rPr>
          </w:rPrChange>
        </w:rPr>
      </w:pPr>
    </w:p>
    <w:p w:rsidR="004F0B5D" w:rsidRDefault="004F0B5D" w:rsidP="004F0B5D">
      <w:pPr>
        <w:pStyle w:val="a4"/>
        <w:numPr>
          <w:ilvl w:val="0"/>
          <w:numId w:val="6"/>
        </w:numPr>
        <w:wordWrap w:val="0"/>
        <w:autoSpaceDE w:val="0"/>
        <w:autoSpaceDN w:val="0"/>
        <w:ind w:leftChars="0"/>
        <w:rPr>
          <w:ins w:id="767" w:author="guisang.song" w:date="2025-10-20T16:08:00Z"/>
          <w:rFonts w:ascii="Times New Roman" w:eastAsiaTheme="minorEastAsia" w:hAnsi="Times New Roman"/>
        </w:rPr>
        <w:pPrChange w:id="768" w:author="guisang.song" w:date="2025-10-20T16:07:00Z">
          <w:pPr>
            <w:pStyle w:val="a4"/>
            <w:wordWrap w:val="0"/>
            <w:autoSpaceDE w:val="0"/>
            <w:autoSpaceDN w:val="0"/>
            <w:ind w:leftChars="0" w:left="403"/>
          </w:pPr>
        </w:pPrChange>
      </w:pPr>
      <w:ins w:id="769" w:author="guisang.song" w:date="2025-10-20T16:07:00Z">
        <w:r>
          <w:rPr>
            <w:rFonts w:ascii="Times New Roman" w:hAnsi="Times New Roman" w:hint="eastAsia"/>
          </w:rPr>
          <w:t>마지막으로</w:t>
        </w:r>
        <w:r>
          <w:rPr>
            <w:rFonts w:ascii="Times New Roman" w:hAnsi="Times New Roman" w:hint="eastAsia"/>
          </w:rPr>
          <w:t>,</w:t>
        </w:r>
      </w:ins>
      <w:ins w:id="770" w:author="guisang.song" w:date="2025-10-20T15:40:00Z">
        <w:r w:rsidR="00D80DE1">
          <w:rPr>
            <w:rFonts w:ascii="Times New Roman" w:eastAsiaTheme="minorEastAsia" w:hAnsi="Times New Roman" w:hint="eastAsia"/>
          </w:rPr>
          <w:t xml:space="preserve"> </w:t>
        </w:r>
      </w:ins>
      <w:ins w:id="771" w:author="guisang.song" w:date="2025-10-20T16:07:00Z">
        <w:r>
          <w:rPr>
            <w:rFonts w:ascii="Times New Roman" w:eastAsiaTheme="minorEastAsia" w:hAnsi="Times New Roman" w:hint="eastAsia"/>
          </w:rPr>
          <w:t>각종</w:t>
        </w:r>
        <w:r>
          <w:rPr>
            <w:rFonts w:ascii="Times New Roman" w:eastAsiaTheme="minorEastAsia" w:hAnsi="Times New Roman" w:hint="eastAsia"/>
          </w:rPr>
          <w:t xml:space="preserve"> </w:t>
        </w:r>
        <w:r>
          <w:rPr>
            <w:rFonts w:ascii="Times New Roman" w:eastAsiaTheme="minorEastAsia" w:hAnsi="Times New Roman" w:hint="eastAsia"/>
          </w:rPr>
          <w:t>법령에</w:t>
        </w:r>
        <w:r>
          <w:rPr>
            <w:rFonts w:ascii="Times New Roman" w:eastAsiaTheme="minorEastAsia" w:hAnsi="Times New Roman" w:hint="eastAsia"/>
          </w:rPr>
          <w:t xml:space="preserve"> </w:t>
        </w:r>
        <w:r>
          <w:rPr>
            <w:rFonts w:ascii="Times New Roman" w:eastAsiaTheme="minorEastAsia" w:hAnsi="Times New Roman" w:hint="eastAsia"/>
          </w:rPr>
          <w:t>특정하게</w:t>
        </w:r>
        <w:r>
          <w:rPr>
            <w:rFonts w:ascii="Times New Roman" w:eastAsiaTheme="minorEastAsia" w:hAnsi="Times New Roman" w:hint="eastAsia"/>
          </w:rPr>
          <w:t xml:space="preserve"> </w:t>
        </w:r>
        <w:r>
          <w:rPr>
            <w:rFonts w:ascii="Times New Roman" w:eastAsiaTheme="minorEastAsia" w:hAnsi="Times New Roman" w:hint="eastAsia"/>
          </w:rPr>
          <w:t>기재될</w:t>
        </w:r>
        <w:r>
          <w:rPr>
            <w:rFonts w:ascii="Times New Roman" w:eastAsiaTheme="minorEastAsia" w:hAnsi="Times New Roman" w:hint="eastAsia"/>
          </w:rPr>
          <w:t xml:space="preserve"> </w:t>
        </w:r>
        <w:r>
          <w:rPr>
            <w:rFonts w:ascii="Times New Roman" w:eastAsiaTheme="minorEastAsia" w:hAnsi="Times New Roman" w:hint="eastAsia"/>
          </w:rPr>
          <w:t>만한</w:t>
        </w:r>
      </w:ins>
      <w:ins w:id="772" w:author="guisang.song" w:date="2025-10-20T15:40:00Z">
        <w:r w:rsidR="00D80DE1">
          <w:rPr>
            <w:rFonts w:ascii="Times New Roman" w:eastAsiaTheme="minorEastAsia" w:hAnsi="Times New Roman" w:hint="eastAsia"/>
          </w:rPr>
          <w:t xml:space="preserve"> </w:t>
        </w:r>
        <w:r w:rsidR="00D80DE1">
          <w:rPr>
            <w:rFonts w:ascii="Times New Roman" w:eastAsiaTheme="minorEastAsia" w:hAnsi="Times New Roman" w:hint="eastAsia"/>
          </w:rPr>
          <w:t>내용이</w:t>
        </w:r>
        <w:r w:rsidR="00D80DE1">
          <w:rPr>
            <w:rFonts w:ascii="Times New Roman" w:eastAsiaTheme="minorEastAsia" w:hAnsi="Times New Roman" w:hint="eastAsia"/>
          </w:rPr>
          <w:t xml:space="preserve"> </w:t>
        </w:r>
        <w:r w:rsidR="00D80DE1">
          <w:rPr>
            <w:rFonts w:ascii="Times New Roman" w:eastAsiaTheme="minorEastAsia" w:hAnsi="Times New Roman" w:hint="eastAsia"/>
          </w:rPr>
          <w:t>아니더라도</w:t>
        </w:r>
      </w:ins>
      <w:ins w:id="773" w:author="guisang.song" w:date="2025-10-20T10:06:00Z">
        <w:r w:rsidR="00EB1478" w:rsidRPr="00EE4134">
          <w:rPr>
            <w:rFonts w:ascii="Times New Roman" w:eastAsiaTheme="minorEastAsia" w:hAnsi="Times New Roman"/>
            <w:rPrChange w:id="774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t xml:space="preserve"> </w:t>
        </w:r>
        <w:proofErr w:type="spellStart"/>
        <w:r w:rsidR="00EB1478" w:rsidRPr="00EE4134">
          <w:rPr>
            <w:rFonts w:ascii="Times New Roman" w:eastAsiaTheme="minorEastAsia" w:hAnsi="Times New Roman"/>
            <w:rPrChange w:id="775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t>포괄적</w:t>
        </w:r>
      </w:ins>
      <w:ins w:id="776" w:author="guisang.song" w:date="2025-10-20T16:08:00Z">
        <w:r>
          <w:rPr>
            <w:rFonts w:ascii="Times New Roman" w:eastAsiaTheme="minorEastAsia" w:hAnsi="Times New Roman" w:hint="eastAsia"/>
          </w:rPr>
          <w:t>으로나마</w:t>
        </w:r>
      </w:ins>
      <w:proofErr w:type="spellEnd"/>
      <w:ins w:id="777" w:author="guisang.song" w:date="2025-10-20T10:06:00Z">
        <w:r w:rsidR="00EB1478" w:rsidRPr="00EE4134">
          <w:rPr>
            <w:rFonts w:ascii="Times New Roman" w:eastAsiaTheme="minorEastAsia" w:hAnsi="Times New Roman"/>
            <w:rPrChange w:id="778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t xml:space="preserve"> </w:t>
        </w:r>
        <w:r w:rsidR="00EB1478" w:rsidRPr="00EE4134">
          <w:rPr>
            <w:rFonts w:ascii="Times New Roman" w:eastAsiaTheme="minorEastAsia" w:hAnsi="Times New Roman"/>
            <w:rPrChange w:id="779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t>전</w:t>
        </w:r>
        <w:r w:rsidR="00EB1478" w:rsidRPr="00EE4134">
          <w:rPr>
            <w:rFonts w:ascii="Times New Roman" w:eastAsiaTheme="minorEastAsia" w:hAnsi="Times New Roman"/>
            <w:rPrChange w:id="780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t xml:space="preserve"> </w:t>
        </w:r>
        <w:r w:rsidR="00EB1478" w:rsidRPr="00EE4134">
          <w:rPr>
            <w:rFonts w:ascii="Times New Roman" w:eastAsiaTheme="minorEastAsia" w:hAnsi="Times New Roman"/>
            <w:rPrChange w:id="781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t>세계</w:t>
        </w:r>
        <w:r w:rsidR="00EB1478" w:rsidRPr="00EE4134">
          <w:rPr>
            <w:rFonts w:ascii="Times New Roman" w:eastAsiaTheme="minorEastAsia" w:hAnsi="Times New Roman"/>
            <w:rPrChange w:id="782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t xml:space="preserve"> </w:t>
        </w:r>
        <w:r w:rsidR="00EB1478" w:rsidRPr="00EE4134">
          <w:rPr>
            <w:rFonts w:ascii="Times New Roman" w:eastAsiaTheme="minorEastAsia" w:hAnsi="Times New Roman"/>
            <w:rPrChange w:id="783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t>공통으로</w:t>
        </w:r>
        <w:r w:rsidR="00EB1478" w:rsidRPr="00EE4134">
          <w:rPr>
            <w:rFonts w:ascii="Times New Roman" w:eastAsiaTheme="minorEastAsia" w:hAnsi="Times New Roman"/>
            <w:rPrChange w:id="784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t xml:space="preserve"> </w:t>
        </w:r>
      </w:ins>
      <w:ins w:id="785" w:author="guisang.song" w:date="2025-10-20T15:42:00Z">
        <w:r w:rsidR="00D80DE1">
          <w:rPr>
            <w:rFonts w:ascii="Times New Roman" w:eastAsiaTheme="minorEastAsia" w:hAnsi="Times New Roman" w:hint="eastAsia"/>
          </w:rPr>
          <w:t>법적인</w:t>
        </w:r>
        <w:r w:rsidR="00D80DE1">
          <w:rPr>
            <w:rFonts w:ascii="Times New Roman" w:eastAsiaTheme="minorEastAsia" w:hAnsi="Times New Roman" w:hint="eastAsia"/>
          </w:rPr>
          <w:t xml:space="preserve"> </w:t>
        </w:r>
        <w:r w:rsidR="00D80DE1">
          <w:rPr>
            <w:rFonts w:ascii="Times New Roman" w:eastAsiaTheme="minorEastAsia" w:hAnsi="Times New Roman" w:hint="eastAsia"/>
          </w:rPr>
          <w:t>내용</w:t>
        </w:r>
      </w:ins>
      <w:ins w:id="786" w:author="guisang.song" w:date="2025-10-20T15:43:00Z">
        <w:r w:rsidR="00D80DE1">
          <w:rPr>
            <w:rFonts w:ascii="Times New Roman" w:eastAsiaTheme="minorEastAsia" w:hAnsi="Times New Roman" w:hint="eastAsia"/>
          </w:rPr>
          <w:t>에</w:t>
        </w:r>
        <w:r w:rsidR="00D80DE1">
          <w:rPr>
            <w:rFonts w:ascii="Times New Roman" w:eastAsiaTheme="minorEastAsia" w:hAnsi="Times New Roman" w:hint="eastAsia"/>
          </w:rPr>
          <w:t xml:space="preserve"> </w:t>
        </w:r>
        <w:r w:rsidR="00D80DE1">
          <w:rPr>
            <w:rFonts w:ascii="Times New Roman" w:eastAsiaTheme="minorEastAsia" w:hAnsi="Times New Roman" w:hint="eastAsia"/>
          </w:rPr>
          <w:t>포함할</w:t>
        </w:r>
        <w:r w:rsidR="00D80DE1">
          <w:rPr>
            <w:rFonts w:ascii="Times New Roman" w:eastAsiaTheme="minorEastAsia" w:hAnsi="Times New Roman" w:hint="eastAsia"/>
          </w:rPr>
          <w:t xml:space="preserve"> </w:t>
        </w:r>
      </w:ins>
      <w:ins w:id="787" w:author="guisang.song" w:date="2025-10-20T15:42:00Z">
        <w:r w:rsidR="00D80DE1">
          <w:rPr>
            <w:rFonts w:ascii="Times New Roman" w:eastAsiaTheme="minorEastAsia" w:hAnsi="Times New Roman" w:hint="eastAsia"/>
          </w:rPr>
          <w:t>만한</w:t>
        </w:r>
        <w:r w:rsidR="00D80DE1">
          <w:rPr>
            <w:rFonts w:ascii="Times New Roman" w:eastAsiaTheme="minorEastAsia" w:hAnsi="Times New Roman" w:hint="eastAsia"/>
          </w:rPr>
          <w:t xml:space="preserve"> </w:t>
        </w:r>
        <w:r w:rsidR="00D80DE1">
          <w:rPr>
            <w:rFonts w:ascii="Times New Roman" w:eastAsiaTheme="minorEastAsia" w:hAnsi="Times New Roman" w:hint="eastAsia"/>
          </w:rPr>
          <w:t>것들은</w:t>
        </w:r>
      </w:ins>
      <w:ins w:id="788" w:author="guisang.song" w:date="2025-10-20T10:07:00Z">
        <w:r w:rsidR="00EB1478" w:rsidRPr="00EE4134">
          <w:rPr>
            <w:rFonts w:ascii="Times New Roman" w:eastAsiaTheme="minorEastAsia" w:hAnsi="Times New Roman"/>
            <w:rPrChange w:id="789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t xml:space="preserve"> </w:t>
        </w:r>
      </w:ins>
      <w:ins w:id="790" w:author="guisang.song" w:date="2025-10-20T15:42:00Z">
        <w:r w:rsidR="00D80DE1">
          <w:rPr>
            <w:rFonts w:ascii="Times New Roman" w:eastAsiaTheme="minorEastAsia" w:hAnsi="Times New Roman" w:hint="eastAsia"/>
          </w:rPr>
          <w:t>모두</w:t>
        </w:r>
        <w:r w:rsidR="00D80DE1">
          <w:rPr>
            <w:rFonts w:ascii="Times New Roman" w:eastAsiaTheme="minorEastAsia" w:hAnsi="Times New Roman" w:hint="eastAsia"/>
          </w:rPr>
          <w:t xml:space="preserve"> </w:t>
        </w:r>
      </w:ins>
      <w:ins w:id="791" w:author="guisang.song" w:date="2025-10-20T15:43:00Z">
        <w:r w:rsidR="00D80DE1">
          <w:rPr>
            <w:rFonts w:ascii="Times New Roman" w:eastAsiaTheme="minorEastAsia" w:hAnsi="Times New Roman"/>
          </w:rPr>
          <w:t>M</w:t>
        </w:r>
        <w:r w:rsidR="00D80DE1">
          <w:rPr>
            <w:rFonts w:ascii="Times New Roman" w:eastAsiaTheme="minorEastAsia" w:hAnsi="Times New Roman" w:hint="eastAsia"/>
          </w:rPr>
          <w:t>열에</w:t>
        </w:r>
        <w:r w:rsidR="00D80DE1">
          <w:rPr>
            <w:rFonts w:ascii="Times New Roman" w:eastAsiaTheme="minorEastAsia" w:hAnsi="Times New Roman" w:hint="eastAsia"/>
          </w:rPr>
          <w:t xml:space="preserve"> </w:t>
        </w:r>
        <w:r w:rsidR="00D80DE1">
          <w:rPr>
            <w:rFonts w:ascii="Times New Roman" w:eastAsiaTheme="minorEastAsia" w:hAnsi="Times New Roman" w:hint="eastAsia"/>
          </w:rPr>
          <w:t>기재</w:t>
        </w:r>
      </w:ins>
      <w:ins w:id="792" w:author="guisang.song" w:date="2025-10-20T15:05:00Z">
        <w:r w:rsidR="00A4617D" w:rsidRPr="00EE4134">
          <w:rPr>
            <w:rFonts w:ascii="Times New Roman" w:eastAsiaTheme="minorEastAsia" w:hAnsi="Times New Roman"/>
            <w:rPrChange w:id="793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t>해줘</w:t>
        </w:r>
        <w:r w:rsidR="00A4617D" w:rsidRPr="00EE4134">
          <w:rPr>
            <w:rFonts w:ascii="Times New Roman" w:eastAsiaTheme="minorEastAsia" w:hAnsi="Times New Roman"/>
            <w:rPrChange w:id="794" w:author="guisang.song" w:date="2025-10-20T15:26:00Z">
              <w:rPr>
                <w:rFonts w:ascii="MS Mincho" w:eastAsiaTheme="minorEastAsia" w:hAnsi="MS Mincho" w:cs="MS Mincho" w:hint="eastAsia"/>
              </w:rPr>
            </w:rPrChange>
          </w:rPr>
          <w:t>.</w:t>
        </w:r>
      </w:ins>
      <w:ins w:id="795" w:author="guisang.song" w:date="2025-10-20T16:08:00Z">
        <w:r w:rsidRPr="004F0B5D">
          <w:rPr>
            <w:rFonts w:ascii="Times New Roman" w:eastAsiaTheme="minorEastAsia" w:hAnsi="Times New Roman"/>
          </w:rPr>
          <w:t xml:space="preserve"> </w:t>
        </w:r>
      </w:ins>
    </w:p>
    <w:p w:rsidR="004F0B5D" w:rsidRDefault="004F0B5D" w:rsidP="004F0B5D">
      <w:pPr>
        <w:pStyle w:val="a4"/>
        <w:wordWrap w:val="0"/>
        <w:autoSpaceDE w:val="0"/>
        <w:autoSpaceDN w:val="0"/>
        <w:ind w:leftChars="0" w:left="760"/>
        <w:rPr>
          <w:ins w:id="796" w:author="guisang.song" w:date="2025-10-20T16:08:00Z"/>
          <w:rFonts w:ascii="Times New Roman" w:eastAsiaTheme="minorEastAsia" w:hAnsi="Times New Roman" w:hint="eastAsia"/>
        </w:rPr>
        <w:pPrChange w:id="797" w:author="guisang.song" w:date="2025-10-20T16:08:00Z">
          <w:pPr>
            <w:pStyle w:val="a4"/>
            <w:wordWrap w:val="0"/>
            <w:autoSpaceDE w:val="0"/>
            <w:autoSpaceDN w:val="0"/>
            <w:ind w:leftChars="0" w:left="403"/>
          </w:pPr>
        </w:pPrChange>
      </w:pPr>
    </w:p>
    <w:p w:rsidR="004F0B5D" w:rsidRDefault="004F0B5D" w:rsidP="004F0B5D">
      <w:pPr>
        <w:pStyle w:val="a4"/>
        <w:wordWrap w:val="0"/>
        <w:autoSpaceDE w:val="0"/>
        <w:autoSpaceDN w:val="0"/>
        <w:ind w:leftChars="0" w:left="760"/>
        <w:rPr>
          <w:ins w:id="798" w:author="guisang.song" w:date="2025-10-20T16:08:00Z"/>
          <w:rFonts w:ascii="Times New Roman" w:eastAsiaTheme="minorEastAsia" w:hAnsi="Times New Roman"/>
        </w:rPr>
        <w:pPrChange w:id="799" w:author="guisang.song" w:date="2025-10-20T16:08:00Z">
          <w:pPr>
            <w:pStyle w:val="a4"/>
            <w:wordWrap w:val="0"/>
            <w:autoSpaceDE w:val="0"/>
            <w:autoSpaceDN w:val="0"/>
            <w:ind w:leftChars="0" w:left="403"/>
          </w:pPr>
        </w:pPrChange>
      </w:pPr>
      <w:ins w:id="800" w:author="guisang.song" w:date="2025-10-20T16:08:00Z">
        <w:r>
          <w:rPr>
            <w:rFonts w:ascii="Times New Roman" w:eastAsiaTheme="minorEastAsia" w:hAnsi="Times New Roman" w:hint="eastAsia"/>
          </w:rPr>
          <w:t>예를</w:t>
        </w:r>
        <w:r>
          <w:rPr>
            <w:rFonts w:ascii="Times New Roman" w:eastAsiaTheme="minorEastAsia" w:hAnsi="Times New Roman" w:hint="eastAsia"/>
          </w:rPr>
          <w:t xml:space="preserve"> </w:t>
        </w:r>
        <w:r>
          <w:rPr>
            <w:rFonts w:ascii="Times New Roman" w:eastAsiaTheme="minorEastAsia" w:hAnsi="Times New Roman" w:hint="eastAsia"/>
          </w:rPr>
          <w:t>들어</w:t>
        </w:r>
        <w:r>
          <w:rPr>
            <w:rFonts w:ascii="Times New Roman" w:eastAsiaTheme="minorEastAsia" w:hAnsi="Times New Roman" w:hint="eastAsia"/>
          </w:rPr>
          <w:t>,</w:t>
        </w:r>
      </w:ins>
    </w:p>
    <w:p w:rsidR="004F0B5D" w:rsidRDefault="004F0B5D" w:rsidP="004F0B5D">
      <w:pPr>
        <w:pStyle w:val="a4"/>
        <w:numPr>
          <w:ilvl w:val="0"/>
          <w:numId w:val="8"/>
        </w:numPr>
        <w:wordWrap w:val="0"/>
        <w:autoSpaceDE w:val="0"/>
        <w:autoSpaceDN w:val="0"/>
        <w:ind w:leftChars="0"/>
        <w:rPr>
          <w:ins w:id="801" w:author="guisang.song" w:date="2025-10-20T16:09:00Z"/>
          <w:rFonts w:ascii="Times New Roman" w:eastAsiaTheme="minorEastAsia" w:hAnsi="Times New Roman"/>
        </w:rPr>
        <w:pPrChange w:id="802" w:author="guisang.song" w:date="2025-10-20T16:09:00Z">
          <w:pPr>
            <w:pStyle w:val="a4"/>
            <w:wordWrap w:val="0"/>
            <w:autoSpaceDE w:val="0"/>
            <w:autoSpaceDN w:val="0"/>
            <w:ind w:leftChars="0" w:left="403"/>
          </w:pPr>
        </w:pPrChange>
      </w:pPr>
      <w:ins w:id="803" w:author="guisang.song" w:date="2025-10-20T16:09:00Z">
        <w:r>
          <w:rPr>
            <w:rFonts w:ascii="Times New Roman" w:eastAsia="돋움" w:hAnsi="Times New Roman"/>
            <w:b/>
          </w:rPr>
          <w:t>L</w:t>
        </w:r>
        <w:r w:rsidRPr="004F0B5D">
          <w:rPr>
            <w:rFonts w:ascii="Times New Roman" w:eastAsiaTheme="minorEastAsia" w:hAnsi="Times New Roman" w:hint="eastAsia"/>
            <w:rPrChange w:id="804" w:author="guisang.song" w:date="2025-10-20T16:12:00Z">
              <w:rPr>
                <w:rFonts w:ascii="Times New Roman" w:eastAsia="돋움" w:hAnsi="Times New Roman" w:hint="eastAsia"/>
                <w:b/>
              </w:rPr>
            </w:rPrChange>
          </w:rPr>
          <w:t>열에</w:t>
        </w:r>
        <w:r w:rsidRPr="004F0B5D">
          <w:rPr>
            <w:rFonts w:ascii="Times New Roman" w:eastAsiaTheme="minorEastAsia" w:hAnsi="Times New Roman" w:hint="eastAsia"/>
            <w:rPrChange w:id="805" w:author="guisang.song" w:date="2025-10-20T16:12:00Z">
              <w:rPr>
                <w:rFonts w:ascii="Times New Roman" w:eastAsia="돋움" w:hAnsi="Times New Roman" w:hint="eastAsia"/>
                <w:b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rPrChange w:id="806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>“</w:t>
        </w:r>
        <w:r w:rsidRPr="004F0B5D">
          <w:rPr>
            <w:rFonts w:ascii="Times New Roman" w:eastAsiaTheme="minorEastAsia" w:hAnsi="Times New Roman"/>
            <w:b/>
            <w:rPrChange w:id="807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>기업은</w:t>
        </w:r>
        <w:r w:rsidRPr="004F0B5D">
          <w:rPr>
            <w:rFonts w:ascii="Times New Roman" w:eastAsiaTheme="minorEastAsia" w:hAnsi="Times New Roman"/>
            <w:b/>
            <w:rPrChange w:id="808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809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>보고기간</w:t>
        </w:r>
        <w:r w:rsidRPr="004F0B5D">
          <w:rPr>
            <w:rFonts w:ascii="Times New Roman" w:eastAsiaTheme="minorEastAsia" w:hAnsi="Times New Roman"/>
            <w:b/>
            <w:rPrChange w:id="810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811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>동안</w:t>
        </w:r>
        <w:r w:rsidRPr="004F0B5D">
          <w:rPr>
            <w:rFonts w:ascii="Times New Roman" w:eastAsiaTheme="minorEastAsia" w:hAnsi="Times New Roman"/>
            <w:b/>
            <w:rPrChange w:id="812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813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>미국</w:t>
        </w:r>
        <w:r w:rsidRPr="004F0B5D">
          <w:rPr>
            <w:rFonts w:ascii="Times New Roman" w:eastAsiaTheme="minorEastAsia" w:hAnsi="Times New Roman"/>
            <w:b/>
            <w:rPrChange w:id="814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815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>공정근로기준법</w:t>
        </w:r>
        <w:r w:rsidRPr="004F0B5D">
          <w:rPr>
            <w:rFonts w:ascii="Times New Roman" w:eastAsiaTheme="minorEastAsia" w:hAnsi="Times New Roman"/>
            <w:b/>
            <w:rPrChange w:id="816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 xml:space="preserve">(U.S. Fair Labor Standards Act) </w:t>
        </w:r>
        <w:r w:rsidRPr="004F0B5D">
          <w:rPr>
            <w:rFonts w:ascii="Times New Roman" w:eastAsiaTheme="minorEastAsia" w:hAnsi="Times New Roman"/>
            <w:b/>
            <w:rPrChange w:id="817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>위반을</w:t>
        </w:r>
        <w:r w:rsidRPr="004F0B5D">
          <w:rPr>
            <w:rFonts w:ascii="Times New Roman" w:eastAsiaTheme="minorEastAsia" w:hAnsi="Times New Roman"/>
            <w:b/>
            <w:rPrChange w:id="818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819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>비롯한</w:t>
        </w:r>
        <w:r w:rsidRPr="004F0B5D">
          <w:rPr>
            <w:rFonts w:ascii="Times New Roman" w:eastAsiaTheme="minorEastAsia" w:hAnsi="Times New Roman"/>
            <w:b/>
            <w:rPrChange w:id="820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821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>임금</w:t>
        </w:r>
        <w:r w:rsidRPr="004F0B5D">
          <w:rPr>
            <w:rFonts w:ascii="Times New Roman" w:eastAsiaTheme="minorEastAsia" w:hAnsi="Times New Roman"/>
            <w:b/>
            <w:rPrChange w:id="822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 xml:space="preserve">, </w:t>
        </w:r>
        <w:r w:rsidRPr="004F0B5D">
          <w:rPr>
            <w:rFonts w:ascii="Times New Roman" w:eastAsiaTheme="minorEastAsia" w:hAnsi="Times New Roman"/>
            <w:b/>
            <w:rPrChange w:id="823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>근로</w:t>
        </w:r>
        <w:r w:rsidRPr="004F0B5D">
          <w:rPr>
            <w:rFonts w:ascii="Times New Roman" w:eastAsiaTheme="minorEastAsia" w:hAnsi="Times New Roman"/>
            <w:b/>
            <w:rPrChange w:id="824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825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>시간</w:t>
        </w:r>
        <w:r w:rsidRPr="004F0B5D">
          <w:rPr>
            <w:rFonts w:ascii="Times New Roman" w:eastAsiaTheme="minorEastAsia" w:hAnsi="Times New Roman"/>
            <w:b/>
            <w:rPrChange w:id="826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 xml:space="preserve">, </w:t>
        </w:r>
        <w:r w:rsidRPr="004F0B5D">
          <w:rPr>
            <w:rFonts w:ascii="Times New Roman" w:eastAsiaTheme="minorEastAsia" w:hAnsi="Times New Roman"/>
            <w:b/>
            <w:rPrChange w:id="827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>초과</w:t>
        </w:r>
        <w:r w:rsidRPr="004F0B5D">
          <w:rPr>
            <w:rFonts w:ascii="Times New Roman" w:eastAsiaTheme="minorEastAsia" w:hAnsi="Times New Roman"/>
            <w:b/>
            <w:rPrChange w:id="828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829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>근무</w:t>
        </w:r>
        <w:r w:rsidRPr="004F0B5D">
          <w:rPr>
            <w:rFonts w:ascii="Times New Roman" w:eastAsiaTheme="minorEastAsia" w:hAnsi="Times New Roman"/>
            <w:b/>
            <w:rPrChange w:id="830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 xml:space="preserve">, </w:t>
        </w:r>
        <w:r w:rsidRPr="004F0B5D">
          <w:rPr>
            <w:rFonts w:ascii="Times New Roman" w:eastAsiaTheme="minorEastAsia" w:hAnsi="Times New Roman"/>
            <w:b/>
            <w:rPrChange w:id="831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>식사</w:t>
        </w:r>
        <w:r w:rsidRPr="004F0B5D">
          <w:rPr>
            <w:rFonts w:ascii="Times New Roman" w:eastAsiaTheme="minorEastAsia" w:hAnsi="Times New Roman"/>
            <w:b/>
            <w:rPrChange w:id="832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833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>및</w:t>
        </w:r>
        <w:r w:rsidRPr="004F0B5D">
          <w:rPr>
            <w:rFonts w:ascii="Times New Roman" w:eastAsiaTheme="minorEastAsia" w:hAnsi="Times New Roman"/>
            <w:b/>
            <w:rPrChange w:id="834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835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>휴식</w:t>
        </w:r>
        <w:r w:rsidRPr="004F0B5D">
          <w:rPr>
            <w:rFonts w:ascii="Times New Roman" w:eastAsiaTheme="minorEastAsia" w:hAnsi="Times New Roman"/>
            <w:b/>
            <w:rPrChange w:id="836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837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>시간</w:t>
        </w:r>
        <w:r w:rsidRPr="004F0B5D">
          <w:rPr>
            <w:rFonts w:ascii="Times New Roman" w:eastAsiaTheme="minorEastAsia" w:hAnsi="Times New Roman"/>
            <w:b/>
            <w:rPrChange w:id="838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839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>관련</w:t>
        </w:r>
        <w:r w:rsidRPr="004F0B5D">
          <w:rPr>
            <w:rFonts w:ascii="Times New Roman" w:eastAsiaTheme="minorEastAsia" w:hAnsi="Times New Roman"/>
            <w:b/>
            <w:rPrChange w:id="840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841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>위반</w:t>
        </w:r>
        <w:r w:rsidRPr="004F0B5D">
          <w:rPr>
            <w:rFonts w:ascii="Times New Roman" w:eastAsiaTheme="minorEastAsia" w:hAnsi="Times New Roman"/>
            <w:b/>
            <w:rPrChange w:id="842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843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>등</w:t>
        </w:r>
        <w:r w:rsidRPr="004F0B5D">
          <w:rPr>
            <w:rFonts w:ascii="Times New Roman" w:eastAsiaTheme="minorEastAsia" w:hAnsi="Times New Roman"/>
            <w:b/>
            <w:rPrChange w:id="844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845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>노동법</w:t>
        </w:r>
        <w:r w:rsidRPr="004F0B5D">
          <w:rPr>
            <w:rFonts w:ascii="Times New Roman" w:eastAsiaTheme="minorEastAsia" w:hAnsi="Times New Roman"/>
            <w:b/>
            <w:rPrChange w:id="846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847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>위반과</w:t>
        </w:r>
        <w:r w:rsidRPr="004F0B5D">
          <w:rPr>
            <w:rFonts w:ascii="Times New Roman" w:eastAsiaTheme="minorEastAsia" w:hAnsi="Times New Roman"/>
            <w:b/>
            <w:rPrChange w:id="848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849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>관련된</w:t>
        </w:r>
        <w:r w:rsidRPr="004F0B5D">
          <w:rPr>
            <w:rFonts w:ascii="Times New Roman" w:eastAsiaTheme="minorEastAsia" w:hAnsi="Times New Roman"/>
            <w:b/>
            <w:rPrChange w:id="850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851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>법적</w:t>
        </w:r>
        <w:r w:rsidRPr="004F0B5D">
          <w:rPr>
            <w:rFonts w:ascii="Times New Roman" w:eastAsiaTheme="minorEastAsia" w:hAnsi="Times New Roman"/>
            <w:b/>
            <w:rPrChange w:id="852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853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>절차의</w:t>
        </w:r>
        <w:r w:rsidRPr="004F0B5D">
          <w:rPr>
            <w:rFonts w:ascii="Times New Roman" w:eastAsiaTheme="minorEastAsia" w:hAnsi="Times New Roman"/>
            <w:b/>
            <w:rPrChange w:id="854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855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>결과로</w:t>
        </w:r>
        <w:r w:rsidRPr="004F0B5D">
          <w:rPr>
            <w:rFonts w:ascii="Times New Roman" w:eastAsiaTheme="minorEastAsia" w:hAnsi="Times New Roman"/>
            <w:b/>
            <w:rPrChange w:id="856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857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>인해</w:t>
        </w:r>
        <w:r w:rsidRPr="004F0B5D">
          <w:rPr>
            <w:rFonts w:ascii="Times New Roman" w:eastAsiaTheme="minorEastAsia" w:hAnsi="Times New Roman"/>
            <w:b/>
            <w:rPrChange w:id="858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859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>발생한</w:t>
        </w:r>
        <w:r w:rsidRPr="004F0B5D">
          <w:rPr>
            <w:rFonts w:ascii="Times New Roman" w:eastAsiaTheme="minorEastAsia" w:hAnsi="Times New Roman"/>
            <w:b/>
            <w:rPrChange w:id="860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861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>금전적</w:t>
        </w:r>
        <w:r w:rsidRPr="004F0B5D">
          <w:rPr>
            <w:rFonts w:ascii="Times New Roman" w:eastAsiaTheme="minorEastAsia" w:hAnsi="Times New Roman"/>
            <w:b/>
            <w:rPrChange w:id="862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863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>손실</w:t>
        </w:r>
        <w:r w:rsidRPr="004F0B5D">
          <w:rPr>
            <w:rFonts w:ascii="Times New Roman" w:eastAsiaTheme="minorEastAsia" w:hAnsi="Times New Roman"/>
            <w:b/>
            <w:rPrChange w:id="864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865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>총액을</w:t>
        </w:r>
        <w:r w:rsidRPr="004F0B5D">
          <w:rPr>
            <w:rFonts w:ascii="Times New Roman" w:eastAsiaTheme="minorEastAsia" w:hAnsi="Times New Roman"/>
            <w:b/>
            <w:rPrChange w:id="866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867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>공시해야</w:t>
        </w:r>
        <w:r w:rsidRPr="004F0B5D">
          <w:rPr>
            <w:rFonts w:ascii="Times New Roman" w:eastAsiaTheme="minorEastAsia" w:hAnsi="Times New Roman"/>
            <w:b/>
            <w:rPrChange w:id="868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869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>한</w:t>
        </w:r>
        <w:r w:rsidRPr="004F0B5D">
          <w:rPr>
            <w:rFonts w:ascii="Times New Roman" w:eastAsiaTheme="minorEastAsia" w:hAnsi="Times New Roman" w:hint="eastAsia"/>
            <w:b/>
            <w:rPrChange w:id="870" w:author="guisang.song" w:date="2025-10-20T16:12:00Z">
              <w:rPr>
                <w:rFonts w:ascii="Times New Roman" w:eastAsia="돋움" w:hAnsi="Times New Roman" w:hint="eastAsia"/>
                <w:b/>
              </w:rPr>
            </w:rPrChange>
          </w:rPr>
          <w:t>다</w:t>
        </w:r>
        <w:r w:rsidRPr="004F0B5D">
          <w:rPr>
            <w:rFonts w:ascii="Times New Roman" w:eastAsiaTheme="minorEastAsia" w:hAnsi="Times New Roman"/>
            <w:rPrChange w:id="871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>”</w:t>
        </w:r>
        <w:r w:rsidRPr="004F0B5D">
          <w:rPr>
            <w:rFonts w:ascii="Times New Roman" w:eastAsiaTheme="minorEastAsia" w:hAnsi="Times New Roman" w:hint="eastAsia"/>
            <w:rPrChange w:id="872" w:author="guisang.song" w:date="2025-10-20T16:12:00Z">
              <w:rPr>
                <w:rFonts w:ascii="Times New Roman" w:eastAsia="돋움" w:hAnsi="Times New Roman" w:hint="eastAsia"/>
                <w:b/>
              </w:rPr>
            </w:rPrChange>
          </w:rPr>
          <w:t>는</w:t>
        </w:r>
        <w:r w:rsidRPr="004F0B5D">
          <w:rPr>
            <w:rFonts w:ascii="Times New Roman" w:eastAsiaTheme="minorEastAsia" w:hAnsi="Times New Roman" w:hint="eastAsia"/>
            <w:rPrChange w:id="873" w:author="guisang.song" w:date="2025-10-20T16:12:00Z">
              <w:rPr>
                <w:rFonts w:ascii="Times New Roman" w:eastAsia="돋움" w:hAnsi="Times New Roman" w:hint="eastAsia"/>
                <w:b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 w:hint="eastAsia"/>
            <w:rPrChange w:id="874" w:author="guisang.song" w:date="2025-10-20T16:12:00Z">
              <w:rPr>
                <w:rFonts w:ascii="Times New Roman" w:eastAsia="돋움" w:hAnsi="Times New Roman" w:hint="eastAsia"/>
                <w:b/>
              </w:rPr>
            </w:rPrChange>
          </w:rPr>
          <w:t>내용이</w:t>
        </w:r>
        <w:r w:rsidRPr="004F0B5D">
          <w:rPr>
            <w:rFonts w:ascii="Times New Roman" w:eastAsiaTheme="minorEastAsia" w:hAnsi="Times New Roman" w:hint="eastAsia"/>
            <w:rPrChange w:id="875" w:author="guisang.song" w:date="2025-10-20T16:12:00Z">
              <w:rPr>
                <w:rFonts w:ascii="Times New Roman" w:eastAsia="돋움" w:hAnsi="Times New Roman" w:hint="eastAsia"/>
                <w:b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 w:hint="eastAsia"/>
            <w:rPrChange w:id="876" w:author="guisang.song" w:date="2025-10-20T16:12:00Z">
              <w:rPr>
                <w:rFonts w:ascii="Times New Roman" w:eastAsia="돋움" w:hAnsi="Times New Roman" w:hint="eastAsia"/>
                <w:b/>
              </w:rPr>
            </w:rPrChange>
          </w:rPr>
          <w:t>있으면</w:t>
        </w:r>
        <w:r w:rsidRPr="004F0B5D">
          <w:rPr>
            <w:rFonts w:ascii="Times New Roman" w:eastAsiaTheme="minorEastAsia" w:hAnsi="Times New Roman" w:hint="eastAsia"/>
            <w:rPrChange w:id="877" w:author="guisang.song" w:date="2025-10-20T16:12:00Z">
              <w:rPr>
                <w:rFonts w:ascii="Times New Roman" w:eastAsia="돋움" w:hAnsi="Times New Roman" w:hint="eastAsia"/>
                <w:b/>
              </w:rPr>
            </w:rPrChange>
          </w:rPr>
          <w:t>,</w:t>
        </w:r>
        <w:r w:rsidRPr="004F0B5D">
          <w:rPr>
            <w:rFonts w:ascii="Times New Roman" w:eastAsiaTheme="minorEastAsia" w:hAnsi="Times New Roman"/>
            <w:rPrChange w:id="878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 w:hint="eastAsia"/>
            <w:rPrChange w:id="879" w:author="guisang.song" w:date="2025-10-20T16:12:00Z">
              <w:rPr>
                <w:rFonts w:ascii="Times New Roman" w:eastAsia="돋움" w:hAnsi="Times New Roman" w:hint="eastAsia"/>
                <w:b/>
              </w:rPr>
            </w:rPrChange>
          </w:rPr>
          <w:t>이</w:t>
        </w:r>
        <w:r w:rsidRPr="004F0B5D">
          <w:rPr>
            <w:rFonts w:ascii="Times New Roman" w:eastAsiaTheme="minorEastAsia" w:hAnsi="Times New Roman" w:hint="eastAsia"/>
            <w:rPrChange w:id="880" w:author="guisang.song" w:date="2025-10-20T16:12:00Z">
              <w:rPr>
                <w:rFonts w:ascii="Times New Roman" w:eastAsia="돋움" w:hAnsi="Times New Roman" w:hint="eastAsia"/>
                <w:b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 w:hint="eastAsia"/>
            <w:rPrChange w:id="881" w:author="guisang.song" w:date="2025-10-20T16:12:00Z">
              <w:rPr>
                <w:rFonts w:ascii="Times New Roman" w:eastAsia="돋움" w:hAnsi="Times New Roman" w:hint="eastAsia"/>
                <w:b/>
              </w:rPr>
            </w:rPrChange>
          </w:rPr>
          <w:t>중</w:t>
        </w:r>
        <w:r w:rsidRPr="004F0B5D">
          <w:rPr>
            <w:rFonts w:ascii="Times New Roman" w:eastAsiaTheme="minorEastAsia" w:hAnsi="Times New Roman" w:hint="eastAsia"/>
            <w:rPrChange w:id="882" w:author="guisang.song" w:date="2025-10-20T16:12:00Z">
              <w:rPr>
                <w:rFonts w:ascii="Times New Roman" w:eastAsia="돋움" w:hAnsi="Times New Roman" w:hint="eastAsia"/>
                <w:b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rPrChange w:id="883" w:author="guisang.song" w:date="2025-10-20T16:12:00Z">
              <w:rPr>
                <w:rFonts w:ascii="Times New Roman" w:eastAsia="돋움" w:hAnsi="Times New Roman"/>
                <w:b/>
              </w:rPr>
            </w:rPrChange>
          </w:rPr>
          <w:t>“</w:t>
        </w:r>
      </w:ins>
      <w:ins w:id="884" w:author="guisang.song" w:date="2025-10-20T16:08:00Z">
        <w:r w:rsidRPr="004F0B5D">
          <w:rPr>
            <w:rFonts w:ascii="Times New Roman" w:eastAsiaTheme="minorEastAsia" w:hAnsi="Times New Roman" w:hint="eastAsia"/>
            <w:rPrChange w:id="885" w:author="guisang.song" w:date="2025-10-20T16:08:00Z">
              <w:rPr>
                <w:rFonts w:ascii="Times New Roman" w:eastAsia="돋움" w:hAnsi="Times New Roman" w:hint="eastAsia"/>
                <w:b/>
              </w:rPr>
            </w:rPrChange>
          </w:rPr>
          <w:t>임금</w:t>
        </w:r>
        <w:r w:rsidRPr="004F0B5D">
          <w:rPr>
            <w:rFonts w:ascii="Times New Roman" w:eastAsiaTheme="minorEastAsia" w:hAnsi="Times New Roman"/>
            <w:rPrChange w:id="886" w:author="guisang.song" w:date="2025-10-20T16:08:00Z">
              <w:rPr>
                <w:rFonts w:ascii="Times New Roman" w:eastAsia="돋움" w:hAnsi="Times New Roman"/>
                <w:b/>
              </w:rPr>
            </w:rPrChange>
          </w:rPr>
          <w:t xml:space="preserve">, </w:t>
        </w:r>
        <w:r w:rsidRPr="004F0B5D">
          <w:rPr>
            <w:rFonts w:ascii="Times New Roman" w:eastAsiaTheme="minorEastAsia" w:hAnsi="Times New Roman"/>
            <w:rPrChange w:id="887" w:author="guisang.song" w:date="2025-10-20T16:08:00Z">
              <w:rPr>
                <w:rFonts w:ascii="Times New Roman" w:eastAsia="돋움" w:hAnsi="Times New Roman"/>
                <w:b/>
              </w:rPr>
            </w:rPrChange>
          </w:rPr>
          <w:t>근로</w:t>
        </w:r>
        <w:r w:rsidRPr="004F0B5D">
          <w:rPr>
            <w:rFonts w:ascii="Times New Roman" w:eastAsiaTheme="minorEastAsia" w:hAnsi="Times New Roman"/>
            <w:rPrChange w:id="888" w:author="guisang.song" w:date="2025-10-20T16:08:00Z">
              <w:rPr>
                <w:rFonts w:ascii="Times New Roman" w:eastAsia="돋움" w:hAnsi="Times New Roman"/>
                <w:b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rPrChange w:id="889" w:author="guisang.song" w:date="2025-10-20T16:08:00Z">
              <w:rPr>
                <w:rFonts w:ascii="Times New Roman" w:eastAsia="돋움" w:hAnsi="Times New Roman"/>
                <w:b/>
              </w:rPr>
            </w:rPrChange>
          </w:rPr>
          <w:t>시간</w:t>
        </w:r>
        <w:r w:rsidRPr="004F0B5D">
          <w:rPr>
            <w:rFonts w:ascii="Times New Roman" w:eastAsiaTheme="minorEastAsia" w:hAnsi="Times New Roman"/>
            <w:rPrChange w:id="890" w:author="guisang.song" w:date="2025-10-20T16:08:00Z">
              <w:rPr>
                <w:rFonts w:ascii="Times New Roman" w:eastAsia="돋움" w:hAnsi="Times New Roman"/>
                <w:b/>
              </w:rPr>
            </w:rPrChange>
          </w:rPr>
          <w:t xml:space="preserve">, </w:t>
        </w:r>
        <w:r w:rsidRPr="004F0B5D">
          <w:rPr>
            <w:rFonts w:ascii="Times New Roman" w:eastAsiaTheme="minorEastAsia" w:hAnsi="Times New Roman"/>
            <w:rPrChange w:id="891" w:author="guisang.song" w:date="2025-10-20T16:08:00Z">
              <w:rPr>
                <w:rFonts w:ascii="Times New Roman" w:eastAsia="돋움" w:hAnsi="Times New Roman"/>
                <w:b/>
              </w:rPr>
            </w:rPrChange>
          </w:rPr>
          <w:t>초과</w:t>
        </w:r>
        <w:r w:rsidRPr="004F0B5D">
          <w:rPr>
            <w:rFonts w:ascii="Times New Roman" w:eastAsiaTheme="minorEastAsia" w:hAnsi="Times New Roman"/>
            <w:rPrChange w:id="892" w:author="guisang.song" w:date="2025-10-20T16:08:00Z">
              <w:rPr>
                <w:rFonts w:ascii="Times New Roman" w:eastAsia="돋움" w:hAnsi="Times New Roman"/>
                <w:b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rPrChange w:id="893" w:author="guisang.song" w:date="2025-10-20T16:08:00Z">
              <w:rPr>
                <w:rFonts w:ascii="Times New Roman" w:eastAsia="돋움" w:hAnsi="Times New Roman"/>
                <w:b/>
              </w:rPr>
            </w:rPrChange>
          </w:rPr>
          <w:t>근무</w:t>
        </w:r>
        <w:r w:rsidRPr="004F0B5D">
          <w:rPr>
            <w:rFonts w:ascii="Times New Roman" w:eastAsiaTheme="minorEastAsia" w:hAnsi="Times New Roman"/>
            <w:rPrChange w:id="894" w:author="guisang.song" w:date="2025-10-20T16:08:00Z">
              <w:rPr>
                <w:rFonts w:ascii="Times New Roman" w:eastAsia="돋움" w:hAnsi="Times New Roman"/>
                <w:b/>
              </w:rPr>
            </w:rPrChange>
          </w:rPr>
          <w:t xml:space="preserve">, </w:t>
        </w:r>
        <w:r w:rsidRPr="004F0B5D">
          <w:rPr>
            <w:rFonts w:ascii="Times New Roman" w:eastAsiaTheme="minorEastAsia" w:hAnsi="Times New Roman"/>
            <w:rPrChange w:id="895" w:author="guisang.song" w:date="2025-10-20T16:08:00Z">
              <w:rPr>
                <w:rFonts w:ascii="Times New Roman" w:eastAsia="돋움" w:hAnsi="Times New Roman"/>
                <w:b/>
              </w:rPr>
            </w:rPrChange>
          </w:rPr>
          <w:t>식사</w:t>
        </w:r>
        <w:r w:rsidRPr="004F0B5D">
          <w:rPr>
            <w:rFonts w:ascii="Times New Roman" w:eastAsiaTheme="minorEastAsia" w:hAnsi="Times New Roman"/>
            <w:rPrChange w:id="896" w:author="guisang.song" w:date="2025-10-20T16:08:00Z">
              <w:rPr>
                <w:rFonts w:ascii="Times New Roman" w:eastAsia="돋움" w:hAnsi="Times New Roman"/>
                <w:b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rPrChange w:id="897" w:author="guisang.song" w:date="2025-10-20T16:08:00Z">
              <w:rPr>
                <w:rFonts w:ascii="Times New Roman" w:eastAsia="돋움" w:hAnsi="Times New Roman"/>
                <w:b/>
              </w:rPr>
            </w:rPrChange>
          </w:rPr>
          <w:t>및</w:t>
        </w:r>
        <w:r w:rsidRPr="004F0B5D">
          <w:rPr>
            <w:rFonts w:ascii="Times New Roman" w:eastAsiaTheme="minorEastAsia" w:hAnsi="Times New Roman"/>
            <w:rPrChange w:id="898" w:author="guisang.song" w:date="2025-10-20T16:08:00Z">
              <w:rPr>
                <w:rFonts w:ascii="Times New Roman" w:eastAsia="돋움" w:hAnsi="Times New Roman"/>
                <w:b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rPrChange w:id="899" w:author="guisang.song" w:date="2025-10-20T16:08:00Z">
              <w:rPr>
                <w:rFonts w:ascii="Times New Roman" w:eastAsia="돋움" w:hAnsi="Times New Roman"/>
                <w:b/>
              </w:rPr>
            </w:rPrChange>
          </w:rPr>
          <w:t>휴식</w:t>
        </w:r>
        <w:r w:rsidRPr="004F0B5D">
          <w:rPr>
            <w:rFonts w:ascii="Times New Roman" w:eastAsiaTheme="minorEastAsia" w:hAnsi="Times New Roman"/>
            <w:rPrChange w:id="900" w:author="guisang.song" w:date="2025-10-20T16:08:00Z">
              <w:rPr>
                <w:rFonts w:ascii="Times New Roman" w:eastAsia="돋움" w:hAnsi="Times New Roman"/>
                <w:b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rPrChange w:id="901" w:author="guisang.song" w:date="2025-10-20T16:08:00Z">
              <w:rPr>
                <w:rFonts w:ascii="Times New Roman" w:eastAsia="돋움" w:hAnsi="Times New Roman"/>
                <w:b/>
              </w:rPr>
            </w:rPrChange>
          </w:rPr>
          <w:t>시간</w:t>
        </w:r>
        <w:r w:rsidRPr="004F0B5D">
          <w:rPr>
            <w:rFonts w:ascii="Times New Roman" w:eastAsiaTheme="minorEastAsia" w:hAnsi="Times New Roman"/>
            <w:rPrChange w:id="902" w:author="guisang.song" w:date="2025-10-20T16:08:00Z">
              <w:rPr>
                <w:rFonts w:ascii="Times New Roman" w:eastAsia="돋움" w:hAnsi="Times New Roman"/>
                <w:b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rPrChange w:id="903" w:author="guisang.song" w:date="2025-10-20T16:08:00Z">
              <w:rPr>
                <w:rFonts w:ascii="Times New Roman" w:eastAsia="돋움" w:hAnsi="Times New Roman"/>
                <w:b/>
              </w:rPr>
            </w:rPrChange>
          </w:rPr>
          <w:t>관련</w:t>
        </w:r>
        <w:r w:rsidRPr="004F0B5D">
          <w:rPr>
            <w:rFonts w:ascii="Times New Roman" w:eastAsiaTheme="minorEastAsia" w:hAnsi="Times New Roman"/>
            <w:rPrChange w:id="904" w:author="guisang.song" w:date="2025-10-20T16:08:00Z">
              <w:rPr>
                <w:rFonts w:ascii="Times New Roman" w:eastAsia="돋움" w:hAnsi="Times New Roman"/>
                <w:b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rPrChange w:id="905" w:author="guisang.song" w:date="2025-10-20T16:08:00Z">
              <w:rPr>
                <w:rFonts w:ascii="Times New Roman" w:eastAsia="돋움" w:hAnsi="Times New Roman"/>
                <w:b/>
              </w:rPr>
            </w:rPrChange>
          </w:rPr>
          <w:t>위반</w:t>
        </w:r>
        <w:r w:rsidRPr="004F0B5D">
          <w:rPr>
            <w:rFonts w:ascii="Times New Roman" w:eastAsiaTheme="minorEastAsia" w:hAnsi="Times New Roman"/>
            <w:rPrChange w:id="906" w:author="guisang.song" w:date="2025-10-20T16:08:00Z">
              <w:rPr>
                <w:rFonts w:ascii="Times New Roman" w:eastAsia="돋움" w:hAnsi="Times New Roman"/>
                <w:b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rPrChange w:id="907" w:author="guisang.song" w:date="2025-10-20T16:08:00Z">
              <w:rPr>
                <w:rFonts w:ascii="Times New Roman" w:eastAsia="돋움" w:hAnsi="Times New Roman"/>
                <w:b/>
              </w:rPr>
            </w:rPrChange>
          </w:rPr>
          <w:t>등</w:t>
        </w:r>
        <w:r w:rsidRPr="004F0B5D">
          <w:rPr>
            <w:rFonts w:ascii="Times New Roman" w:eastAsiaTheme="minorEastAsia" w:hAnsi="Times New Roman"/>
            <w:rPrChange w:id="908" w:author="guisang.song" w:date="2025-10-20T16:08:00Z">
              <w:rPr>
                <w:rFonts w:ascii="Times New Roman" w:eastAsia="돋움" w:hAnsi="Times New Roman"/>
                <w:b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rPrChange w:id="909" w:author="guisang.song" w:date="2025-10-20T16:08:00Z">
              <w:rPr>
                <w:rFonts w:ascii="Times New Roman" w:eastAsia="돋움" w:hAnsi="Times New Roman"/>
                <w:b/>
              </w:rPr>
            </w:rPrChange>
          </w:rPr>
          <w:t>노동법</w:t>
        </w:r>
        <w:r w:rsidRPr="004F0B5D">
          <w:rPr>
            <w:rFonts w:ascii="Times New Roman" w:eastAsiaTheme="minorEastAsia" w:hAnsi="Times New Roman"/>
            <w:rPrChange w:id="910" w:author="guisang.song" w:date="2025-10-20T16:08:00Z">
              <w:rPr>
                <w:rFonts w:ascii="Times New Roman" w:eastAsia="돋움" w:hAnsi="Times New Roman"/>
                <w:b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 w:hint="eastAsia"/>
            <w:rPrChange w:id="911" w:author="guisang.song" w:date="2025-10-20T16:08:00Z">
              <w:rPr>
                <w:rFonts w:ascii="Times New Roman" w:eastAsia="돋움" w:hAnsi="Times New Roman" w:hint="eastAsia"/>
                <w:b/>
              </w:rPr>
            </w:rPrChange>
          </w:rPr>
          <w:t>위반</w:t>
        </w:r>
      </w:ins>
      <w:ins w:id="912" w:author="guisang.song" w:date="2025-10-20T16:09:00Z">
        <w:r>
          <w:rPr>
            <w:rFonts w:ascii="Times New Roman" w:eastAsiaTheme="minorEastAsia" w:hAnsi="Times New Roman"/>
          </w:rPr>
          <w:t>”</w:t>
        </w:r>
        <w:r>
          <w:rPr>
            <w:rFonts w:ascii="Times New Roman" w:eastAsiaTheme="minorEastAsia" w:hAnsi="Times New Roman" w:hint="eastAsia"/>
          </w:rPr>
          <w:t>은</w:t>
        </w:r>
        <w:r>
          <w:rPr>
            <w:rFonts w:ascii="Times New Roman" w:eastAsiaTheme="minorEastAsia" w:hAnsi="Times New Roman" w:hint="eastAsia"/>
          </w:rPr>
          <w:t xml:space="preserve"> </w:t>
        </w:r>
        <w:r>
          <w:rPr>
            <w:rFonts w:ascii="Times New Roman" w:eastAsiaTheme="minorEastAsia" w:hAnsi="Times New Roman" w:hint="eastAsia"/>
          </w:rPr>
          <w:t>대부분의</w:t>
        </w:r>
        <w:r>
          <w:rPr>
            <w:rFonts w:ascii="Times New Roman" w:eastAsiaTheme="minorEastAsia" w:hAnsi="Times New Roman" w:hint="eastAsia"/>
          </w:rPr>
          <w:t xml:space="preserve"> </w:t>
        </w:r>
        <w:r>
          <w:rPr>
            <w:rFonts w:ascii="Times New Roman" w:eastAsiaTheme="minorEastAsia" w:hAnsi="Times New Roman" w:hint="eastAsia"/>
          </w:rPr>
          <w:t>나라에서</w:t>
        </w:r>
        <w:r>
          <w:rPr>
            <w:rFonts w:ascii="Times New Roman" w:eastAsiaTheme="minorEastAsia" w:hAnsi="Times New Roman" w:hint="eastAsia"/>
          </w:rPr>
          <w:t xml:space="preserve"> </w:t>
        </w:r>
        <w:r>
          <w:rPr>
            <w:rFonts w:ascii="Times New Roman" w:eastAsiaTheme="minorEastAsia" w:hAnsi="Times New Roman" w:hint="eastAsia"/>
          </w:rPr>
          <w:t>법으로써</w:t>
        </w:r>
        <w:r>
          <w:rPr>
            <w:rFonts w:ascii="Times New Roman" w:eastAsiaTheme="minorEastAsia" w:hAnsi="Times New Roman" w:hint="eastAsia"/>
          </w:rPr>
          <w:t xml:space="preserve"> </w:t>
        </w:r>
        <w:r>
          <w:rPr>
            <w:rFonts w:ascii="Times New Roman" w:eastAsiaTheme="minorEastAsia" w:hAnsi="Times New Roman" w:hint="eastAsia"/>
          </w:rPr>
          <w:t>규율할</w:t>
        </w:r>
        <w:r>
          <w:rPr>
            <w:rFonts w:ascii="Times New Roman" w:eastAsiaTheme="minorEastAsia" w:hAnsi="Times New Roman" w:hint="eastAsia"/>
          </w:rPr>
          <w:t xml:space="preserve"> </w:t>
        </w:r>
        <w:r>
          <w:rPr>
            <w:rFonts w:ascii="Times New Roman" w:eastAsiaTheme="minorEastAsia" w:hAnsi="Times New Roman" w:hint="eastAsia"/>
          </w:rPr>
          <w:t>만한</w:t>
        </w:r>
        <w:r>
          <w:rPr>
            <w:rFonts w:ascii="Times New Roman" w:eastAsiaTheme="minorEastAsia" w:hAnsi="Times New Roman" w:hint="eastAsia"/>
          </w:rPr>
          <w:t xml:space="preserve"> </w:t>
        </w:r>
        <w:r>
          <w:rPr>
            <w:rFonts w:ascii="Times New Roman" w:eastAsiaTheme="minorEastAsia" w:hAnsi="Times New Roman" w:hint="eastAsia"/>
          </w:rPr>
          <w:t>내용이므로</w:t>
        </w:r>
        <w:r>
          <w:rPr>
            <w:rFonts w:ascii="Times New Roman" w:eastAsiaTheme="minorEastAsia" w:hAnsi="Times New Roman" w:hint="eastAsia"/>
          </w:rPr>
          <w:t xml:space="preserve">, </w:t>
        </w:r>
        <w:r>
          <w:rPr>
            <w:rFonts w:ascii="Times New Roman" w:eastAsiaTheme="minorEastAsia" w:hAnsi="Times New Roman" w:hint="eastAsia"/>
          </w:rPr>
          <w:t>이를</w:t>
        </w:r>
        <w:r>
          <w:rPr>
            <w:rFonts w:ascii="Times New Roman" w:eastAsiaTheme="minorEastAsia" w:hAnsi="Times New Roman" w:hint="eastAsia"/>
          </w:rPr>
          <w:t xml:space="preserve"> </w:t>
        </w:r>
        <w:r>
          <w:rPr>
            <w:rFonts w:ascii="Times New Roman" w:eastAsiaTheme="minorEastAsia" w:hAnsi="Times New Roman"/>
          </w:rPr>
          <w:t>M</w:t>
        </w:r>
        <w:r>
          <w:rPr>
            <w:rFonts w:ascii="Times New Roman" w:eastAsiaTheme="minorEastAsia" w:hAnsi="Times New Roman" w:hint="eastAsia"/>
          </w:rPr>
          <w:t>열에</w:t>
        </w:r>
        <w:r>
          <w:rPr>
            <w:rFonts w:ascii="Times New Roman" w:eastAsiaTheme="minorEastAsia" w:hAnsi="Times New Roman" w:hint="eastAsia"/>
          </w:rPr>
          <w:t xml:space="preserve"> </w:t>
        </w:r>
        <w:r>
          <w:rPr>
            <w:rFonts w:ascii="Times New Roman" w:eastAsiaTheme="minorEastAsia" w:hAnsi="Times New Roman" w:hint="eastAsia"/>
          </w:rPr>
          <w:t>포함하여</w:t>
        </w:r>
        <w:r>
          <w:rPr>
            <w:rFonts w:ascii="Times New Roman" w:eastAsiaTheme="minorEastAsia" w:hAnsi="Times New Roman" w:hint="eastAsia"/>
          </w:rPr>
          <w:t xml:space="preserve"> </w:t>
        </w:r>
        <w:r>
          <w:rPr>
            <w:rFonts w:ascii="Times New Roman" w:eastAsiaTheme="minorEastAsia" w:hAnsi="Times New Roman" w:hint="eastAsia"/>
          </w:rPr>
          <w:t>주고</w:t>
        </w:r>
        <w:r>
          <w:rPr>
            <w:rFonts w:ascii="Times New Roman" w:eastAsiaTheme="minorEastAsia" w:hAnsi="Times New Roman" w:hint="eastAsia"/>
          </w:rPr>
          <w:t>,</w:t>
        </w:r>
      </w:ins>
    </w:p>
    <w:p w:rsidR="004F0B5D" w:rsidRPr="00697D5E" w:rsidRDefault="004F0B5D" w:rsidP="004F0B5D">
      <w:pPr>
        <w:pStyle w:val="a4"/>
        <w:numPr>
          <w:ilvl w:val="0"/>
          <w:numId w:val="8"/>
        </w:numPr>
        <w:wordWrap w:val="0"/>
        <w:autoSpaceDE w:val="0"/>
        <w:autoSpaceDN w:val="0"/>
        <w:ind w:leftChars="0"/>
        <w:rPr>
          <w:ins w:id="913" w:author="guisang.song" w:date="2025-10-20T16:09:00Z"/>
          <w:rFonts w:ascii="Times New Roman" w:eastAsiaTheme="minorEastAsia" w:hAnsi="Times New Roman"/>
        </w:rPr>
      </w:pPr>
      <w:ins w:id="914" w:author="guisang.song" w:date="2025-10-20T16:11:00Z">
        <w:r>
          <w:rPr>
            <w:rFonts w:ascii="Times New Roman" w:eastAsiaTheme="minorEastAsia" w:hAnsi="Times New Roman" w:hint="eastAsia"/>
          </w:rPr>
          <w:t>L</w:t>
        </w:r>
        <w:r>
          <w:rPr>
            <w:rFonts w:ascii="Times New Roman" w:eastAsiaTheme="minorEastAsia" w:hAnsi="Times New Roman" w:hint="eastAsia"/>
          </w:rPr>
          <w:t>열에</w:t>
        </w:r>
        <w:r>
          <w:rPr>
            <w:rFonts w:ascii="Times New Roman" w:eastAsiaTheme="minorEastAsia" w:hAnsi="Times New Roman" w:hint="eastAsia"/>
          </w:rPr>
          <w:t xml:space="preserve"> </w:t>
        </w:r>
        <w:r>
          <w:rPr>
            <w:rFonts w:ascii="Times New Roman" w:eastAsiaTheme="minorEastAsia" w:hAnsi="Times New Roman"/>
          </w:rPr>
          <w:t>“</w:t>
        </w:r>
        <w:r w:rsidRPr="004F0B5D">
          <w:rPr>
            <w:rFonts w:ascii="Times New Roman" w:eastAsiaTheme="minorEastAsia" w:hAnsi="Times New Roman"/>
            <w:b/>
            <w:rPrChange w:id="915" w:author="guisang.song" w:date="2025-10-20T16:12:00Z">
              <w:rPr>
                <w:rFonts w:ascii="Times New Roman" w:eastAsiaTheme="minorEastAsia" w:hAnsi="Times New Roman"/>
              </w:rPr>
            </w:rPrChange>
          </w:rPr>
          <w:t>손실에는</w:t>
        </w:r>
        <w:r w:rsidRPr="004F0B5D">
          <w:rPr>
            <w:rFonts w:ascii="Times New Roman" w:eastAsiaTheme="minorEastAsia" w:hAnsi="Times New Roman"/>
            <w:b/>
            <w:rPrChange w:id="916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917" w:author="guisang.song" w:date="2025-10-20T16:12:00Z">
              <w:rPr>
                <w:rFonts w:ascii="Times New Roman" w:eastAsiaTheme="minorEastAsia" w:hAnsi="Times New Roman"/>
              </w:rPr>
            </w:rPrChange>
          </w:rPr>
          <w:t>민사</w:t>
        </w:r>
        <w:r w:rsidRPr="004F0B5D">
          <w:rPr>
            <w:rFonts w:ascii="Times New Roman" w:eastAsiaTheme="minorEastAsia" w:hAnsi="Times New Roman"/>
            <w:b/>
            <w:rPrChange w:id="918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919" w:author="guisang.song" w:date="2025-10-20T16:12:00Z">
              <w:rPr>
                <w:rFonts w:ascii="Times New Roman" w:eastAsiaTheme="minorEastAsia" w:hAnsi="Times New Roman"/>
              </w:rPr>
            </w:rPrChange>
          </w:rPr>
          <w:t>소송</w:t>
        </w:r>
        <w:r w:rsidRPr="004F0B5D">
          <w:rPr>
            <w:rFonts w:ascii="Times New Roman" w:eastAsiaTheme="minorEastAsia" w:hAnsi="Times New Roman"/>
            <w:b/>
            <w:rPrChange w:id="920" w:author="guisang.song" w:date="2025-10-20T16:12:00Z">
              <w:rPr>
                <w:rFonts w:ascii="Times New Roman" w:eastAsiaTheme="minorEastAsia" w:hAnsi="Times New Roman"/>
              </w:rPr>
            </w:rPrChange>
          </w:rPr>
          <w:t>(</w:t>
        </w:r>
        <w:r w:rsidRPr="004F0B5D">
          <w:rPr>
            <w:rFonts w:ascii="Times New Roman" w:eastAsiaTheme="minorEastAsia" w:hAnsi="Times New Roman"/>
            <w:b/>
            <w:rPrChange w:id="921" w:author="guisang.song" w:date="2025-10-20T16:12:00Z">
              <w:rPr>
                <w:rFonts w:ascii="Times New Roman" w:eastAsiaTheme="minorEastAsia" w:hAnsi="Times New Roman"/>
              </w:rPr>
            </w:rPrChange>
          </w:rPr>
          <w:t>민사</w:t>
        </w:r>
        <w:r w:rsidRPr="004F0B5D">
          <w:rPr>
            <w:rFonts w:ascii="Times New Roman" w:eastAsiaTheme="minorEastAsia" w:hAnsi="Times New Roman"/>
            <w:b/>
            <w:rPrChange w:id="922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923" w:author="guisang.song" w:date="2025-10-20T16:12:00Z">
              <w:rPr>
                <w:rFonts w:ascii="Times New Roman" w:eastAsiaTheme="minorEastAsia" w:hAnsi="Times New Roman"/>
              </w:rPr>
            </w:rPrChange>
          </w:rPr>
          <w:t>판결</w:t>
        </w:r>
        <w:r w:rsidRPr="004F0B5D">
          <w:rPr>
            <w:rFonts w:ascii="Times New Roman" w:eastAsiaTheme="minorEastAsia" w:hAnsi="Times New Roman"/>
            <w:b/>
            <w:rPrChange w:id="924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925" w:author="guisang.song" w:date="2025-10-20T16:12:00Z">
              <w:rPr>
                <w:rFonts w:ascii="Times New Roman" w:eastAsiaTheme="minorEastAsia" w:hAnsi="Times New Roman"/>
              </w:rPr>
            </w:rPrChange>
          </w:rPr>
          <w:t>또는</w:t>
        </w:r>
        <w:r w:rsidRPr="004F0B5D">
          <w:rPr>
            <w:rFonts w:ascii="Times New Roman" w:eastAsiaTheme="minorEastAsia" w:hAnsi="Times New Roman"/>
            <w:b/>
            <w:rPrChange w:id="926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927" w:author="guisang.song" w:date="2025-10-20T16:12:00Z">
              <w:rPr>
                <w:rFonts w:ascii="Times New Roman" w:eastAsiaTheme="minorEastAsia" w:hAnsi="Times New Roman"/>
              </w:rPr>
            </w:rPrChange>
          </w:rPr>
          <w:t>합의</w:t>
        </w:r>
        <w:r w:rsidRPr="004F0B5D">
          <w:rPr>
            <w:rFonts w:ascii="Times New Roman" w:eastAsiaTheme="minorEastAsia" w:hAnsi="Times New Roman"/>
            <w:b/>
            <w:rPrChange w:id="928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), </w:t>
        </w:r>
        <w:r w:rsidRPr="004F0B5D">
          <w:rPr>
            <w:rFonts w:ascii="Times New Roman" w:eastAsiaTheme="minorEastAsia" w:hAnsi="Times New Roman"/>
            <w:b/>
            <w:rPrChange w:id="929" w:author="guisang.song" w:date="2025-10-20T16:12:00Z">
              <w:rPr>
                <w:rFonts w:ascii="Times New Roman" w:eastAsiaTheme="minorEastAsia" w:hAnsi="Times New Roman"/>
              </w:rPr>
            </w:rPrChange>
          </w:rPr>
          <w:t>규제</w:t>
        </w:r>
        <w:r w:rsidRPr="004F0B5D">
          <w:rPr>
            <w:rFonts w:ascii="Times New Roman" w:eastAsiaTheme="minorEastAsia" w:hAnsi="Times New Roman"/>
            <w:b/>
            <w:rPrChange w:id="930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931" w:author="guisang.song" w:date="2025-10-20T16:12:00Z">
              <w:rPr>
                <w:rFonts w:ascii="Times New Roman" w:eastAsiaTheme="minorEastAsia" w:hAnsi="Times New Roman"/>
              </w:rPr>
            </w:rPrChange>
          </w:rPr>
          <w:t>절차</w:t>
        </w:r>
        <w:r w:rsidRPr="004F0B5D">
          <w:rPr>
            <w:rFonts w:ascii="Times New Roman" w:eastAsiaTheme="minorEastAsia" w:hAnsi="Times New Roman"/>
            <w:b/>
            <w:rPrChange w:id="932" w:author="guisang.song" w:date="2025-10-20T16:12:00Z">
              <w:rPr>
                <w:rFonts w:ascii="Times New Roman" w:eastAsiaTheme="minorEastAsia" w:hAnsi="Times New Roman"/>
              </w:rPr>
            </w:rPrChange>
          </w:rPr>
          <w:t>(</w:t>
        </w:r>
        <w:r w:rsidRPr="004F0B5D">
          <w:rPr>
            <w:rFonts w:ascii="Times New Roman" w:eastAsiaTheme="minorEastAsia" w:hAnsi="Times New Roman"/>
            <w:b/>
            <w:rPrChange w:id="933" w:author="guisang.song" w:date="2025-10-20T16:12:00Z">
              <w:rPr>
                <w:rFonts w:ascii="Times New Roman" w:eastAsiaTheme="minorEastAsia" w:hAnsi="Times New Roman"/>
              </w:rPr>
            </w:rPrChange>
          </w:rPr>
          <w:t>예</w:t>
        </w:r>
        <w:r w:rsidRPr="004F0B5D">
          <w:rPr>
            <w:rFonts w:ascii="Times New Roman" w:eastAsiaTheme="minorEastAsia" w:hAnsi="Times New Roman"/>
            <w:b/>
            <w:rPrChange w:id="934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: </w:t>
        </w:r>
        <w:r w:rsidRPr="004F0B5D">
          <w:rPr>
            <w:rFonts w:ascii="Times New Roman" w:eastAsiaTheme="minorEastAsia" w:hAnsi="Times New Roman"/>
            <w:b/>
            <w:rPrChange w:id="935" w:author="guisang.song" w:date="2025-10-20T16:12:00Z">
              <w:rPr>
                <w:rFonts w:ascii="Times New Roman" w:eastAsiaTheme="minorEastAsia" w:hAnsi="Times New Roman"/>
              </w:rPr>
            </w:rPrChange>
          </w:rPr>
          <w:t>벌금</w:t>
        </w:r>
        <w:r w:rsidRPr="004F0B5D">
          <w:rPr>
            <w:rFonts w:ascii="Times New Roman" w:eastAsiaTheme="minorEastAsia" w:hAnsi="Times New Roman"/>
            <w:b/>
            <w:rPrChange w:id="936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, </w:t>
        </w:r>
        <w:r w:rsidRPr="004F0B5D">
          <w:rPr>
            <w:rFonts w:ascii="Times New Roman" w:eastAsiaTheme="minorEastAsia" w:hAnsi="Times New Roman"/>
            <w:b/>
            <w:rPrChange w:id="937" w:author="guisang.song" w:date="2025-10-20T16:12:00Z">
              <w:rPr>
                <w:rFonts w:ascii="Times New Roman" w:eastAsiaTheme="minorEastAsia" w:hAnsi="Times New Roman"/>
              </w:rPr>
            </w:rPrChange>
          </w:rPr>
          <w:t>환수</w:t>
        </w:r>
        <w:r w:rsidRPr="004F0B5D">
          <w:rPr>
            <w:rFonts w:ascii="Times New Roman" w:eastAsiaTheme="minorEastAsia" w:hAnsi="Times New Roman"/>
            <w:b/>
            <w:rPrChange w:id="938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939" w:author="guisang.song" w:date="2025-10-20T16:12:00Z">
              <w:rPr>
                <w:rFonts w:ascii="Times New Roman" w:eastAsiaTheme="minorEastAsia" w:hAnsi="Times New Roman"/>
              </w:rPr>
            </w:rPrChange>
          </w:rPr>
          <w:t>또는</w:t>
        </w:r>
        <w:r w:rsidRPr="004F0B5D">
          <w:rPr>
            <w:rFonts w:ascii="Times New Roman" w:eastAsiaTheme="minorEastAsia" w:hAnsi="Times New Roman"/>
            <w:b/>
            <w:rPrChange w:id="940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941" w:author="guisang.song" w:date="2025-10-20T16:12:00Z">
              <w:rPr>
                <w:rFonts w:ascii="Times New Roman" w:eastAsiaTheme="minorEastAsia" w:hAnsi="Times New Roman"/>
              </w:rPr>
            </w:rPrChange>
          </w:rPr>
          <w:t>원상회복</w:t>
        </w:r>
        <w:r w:rsidRPr="004F0B5D">
          <w:rPr>
            <w:rFonts w:ascii="Times New Roman" w:eastAsiaTheme="minorEastAsia" w:hAnsi="Times New Roman"/>
            <w:b/>
            <w:rPrChange w:id="942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) </w:t>
        </w:r>
        <w:r w:rsidRPr="004F0B5D">
          <w:rPr>
            <w:rFonts w:ascii="Times New Roman" w:eastAsiaTheme="minorEastAsia" w:hAnsi="Times New Roman"/>
            <w:b/>
            <w:rPrChange w:id="943" w:author="guisang.song" w:date="2025-10-20T16:12:00Z">
              <w:rPr>
                <w:rFonts w:ascii="Times New Roman" w:eastAsiaTheme="minorEastAsia" w:hAnsi="Times New Roman"/>
              </w:rPr>
            </w:rPrChange>
          </w:rPr>
          <w:t>및</w:t>
        </w:r>
        <w:r w:rsidRPr="004F0B5D">
          <w:rPr>
            <w:rFonts w:ascii="Times New Roman" w:eastAsiaTheme="minorEastAsia" w:hAnsi="Times New Roman"/>
            <w:b/>
            <w:rPrChange w:id="944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945" w:author="guisang.song" w:date="2025-10-20T16:12:00Z">
              <w:rPr>
                <w:rFonts w:ascii="Times New Roman" w:eastAsiaTheme="minorEastAsia" w:hAnsi="Times New Roman"/>
              </w:rPr>
            </w:rPrChange>
          </w:rPr>
          <w:t>법인</w:t>
        </w:r>
        <w:r w:rsidRPr="004F0B5D">
          <w:rPr>
            <w:rFonts w:ascii="Times New Roman" w:eastAsiaTheme="minorEastAsia" w:hAnsi="Times New Roman"/>
            <w:b/>
            <w:rPrChange w:id="946" w:author="guisang.song" w:date="2025-10-20T16:12:00Z">
              <w:rPr>
                <w:rFonts w:ascii="Times New Roman" w:eastAsiaTheme="minorEastAsia" w:hAnsi="Times New Roman"/>
              </w:rPr>
            </w:rPrChange>
          </w:rPr>
          <w:t>(</w:t>
        </w:r>
        <w:r w:rsidRPr="004F0B5D">
          <w:rPr>
            <w:rFonts w:ascii="Times New Roman" w:eastAsiaTheme="minorEastAsia" w:hAnsi="Times New Roman"/>
            <w:b/>
            <w:rPrChange w:id="947" w:author="guisang.song" w:date="2025-10-20T16:12:00Z">
              <w:rPr>
                <w:rFonts w:ascii="Times New Roman" w:eastAsiaTheme="minorEastAsia" w:hAnsi="Times New Roman"/>
              </w:rPr>
            </w:rPrChange>
          </w:rPr>
          <w:t>예</w:t>
        </w:r>
        <w:r w:rsidRPr="004F0B5D">
          <w:rPr>
            <w:rFonts w:ascii="Times New Roman" w:eastAsiaTheme="minorEastAsia" w:hAnsi="Times New Roman"/>
            <w:b/>
            <w:rPrChange w:id="948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: </w:t>
        </w:r>
        <w:r w:rsidRPr="004F0B5D">
          <w:rPr>
            <w:rFonts w:ascii="Times New Roman" w:eastAsiaTheme="minorEastAsia" w:hAnsi="Times New Roman"/>
            <w:b/>
            <w:rPrChange w:id="949" w:author="guisang.song" w:date="2025-10-20T16:12:00Z">
              <w:rPr>
                <w:rFonts w:ascii="Times New Roman" w:eastAsiaTheme="minorEastAsia" w:hAnsi="Times New Roman"/>
              </w:rPr>
            </w:rPrChange>
          </w:rPr>
          <w:t>정부</w:t>
        </w:r>
        <w:r w:rsidRPr="004F0B5D">
          <w:rPr>
            <w:rFonts w:ascii="Times New Roman" w:eastAsiaTheme="minorEastAsia" w:hAnsi="Times New Roman"/>
            <w:b/>
            <w:rPrChange w:id="950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, </w:t>
        </w:r>
        <w:r w:rsidRPr="004F0B5D">
          <w:rPr>
            <w:rFonts w:ascii="Times New Roman" w:eastAsiaTheme="minorEastAsia" w:hAnsi="Times New Roman"/>
            <w:b/>
            <w:rPrChange w:id="951" w:author="guisang.song" w:date="2025-10-20T16:12:00Z">
              <w:rPr>
                <w:rFonts w:ascii="Times New Roman" w:eastAsiaTheme="minorEastAsia" w:hAnsi="Times New Roman"/>
              </w:rPr>
            </w:rPrChange>
          </w:rPr>
          <w:t>사업체</w:t>
        </w:r>
        <w:r w:rsidRPr="004F0B5D">
          <w:rPr>
            <w:rFonts w:ascii="Times New Roman" w:eastAsiaTheme="minorEastAsia" w:hAnsi="Times New Roman"/>
            <w:b/>
            <w:rPrChange w:id="952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953" w:author="guisang.song" w:date="2025-10-20T16:12:00Z">
              <w:rPr>
                <w:rFonts w:ascii="Times New Roman" w:eastAsiaTheme="minorEastAsia" w:hAnsi="Times New Roman"/>
              </w:rPr>
            </w:rPrChange>
          </w:rPr>
          <w:t>또는</w:t>
        </w:r>
        <w:r w:rsidRPr="004F0B5D">
          <w:rPr>
            <w:rFonts w:ascii="Times New Roman" w:eastAsiaTheme="minorEastAsia" w:hAnsi="Times New Roman"/>
            <w:b/>
            <w:rPrChange w:id="954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955" w:author="guisang.song" w:date="2025-10-20T16:12:00Z">
              <w:rPr>
                <w:rFonts w:ascii="Times New Roman" w:eastAsiaTheme="minorEastAsia" w:hAnsi="Times New Roman"/>
              </w:rPr>
            </w:rPrChange>
          </w:rPr>
          <w:t>개인</w:t>
        </w:r>
        <w:r w:rsidRPr="004F0B5D">
          <w:rPr>
            <w:rFonts w:ascii="Times New Roman" w:eastAsiaTheme="minorEastAsia" w:hAnsi="Times New Roman"/>
            <w:b/>
            <w:rPrChange w:id="956" w:author="guisang.song" w:date="2025-10-20T16:12:00Z">
              <w:rPr>
                <w:rFonts w:ascii="Times New Roman" w:eastAsiaTheme="minorEastAsia" w:hAnsi="Times New Roman"/>
              </w:rPr>
            </w:rPrChange>
          </w:rPr>
          <w:t>)</w:t>
        </w:r>
        <w:r w:rsidRPr="004F0B5D">
          <w:rPr>
            <w:rFonts w:ascii="Times New Roman" w:eastAsiaTheme="minorEastAsia" w:hAnsi="Times New Roman"/>
            <w:b/>
            <w:rPrChange w:id="957" w:author="guisang.song" w:date="2025-10-20T16:12:00Z">
              <w:rPr>
                <w:rFonts w:ascii="Times New Roman" w:eastAsiaTheme="minorEastAsia" w:hAnsi="Times New Roman"/>
              </w:rPr>
            </w:rPrChange>
          </w:rPr>
          <w:t>이</w:t>
        </w:r>
        <w:r w:rsidRPr="004F0B5D">
          <w:rPr>
            <w:rFonts w:ascii="Times New Roman" w:eastAsiaTheme="minorEastAsia" w:hAnsi="Times New Roman"/>
            <w:b/>
            <w:rPrChange w:id="958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959" w:author="guisang.song" w:date="2025-10-20T16:12:00Z">
              <w:rPr>
                <w:rFonts w:ascii="Times New Roman" w:eastAsiaTheme="minorEastAsia" w:hAnsi="Times New Roman"/>
              </w:rPr>
            </w:rPrChange>
          </w:rPr>
          <w:t>제기한</w:t>
        </w:r>
        <w:r w:rsidRPr="004F0B5D">
          <w:rPr>
            <w:rFonts w:ascii="Times New Roman" w:eastAsiaTheme="minorEastAsia" w:hAnsi="Times New Roman"/>
            <w:b/>
            <w:rPrChange w:id="960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961" w:author="guisang.song" w:date="2025-10-20T16:12:00Z">
              <w:rPr>
                <w:rFonts w:ascii="Times New Roman" w:eastAsiaTheme="minorEastAsia" w:hAnsi="Times New Roman"/>
              </w:rPr>
            </w:rPrChange>
          </w:rPr>
          <w:t>형사</w:t>
        </w:r>
        <w:r w:rsidRPr="004F0B5D">
          <w:rPr>
            <w:rFonts w:ascii="Times New Roman" w:eastAsiaTheme="minorEastAsia" w:hAnsi="Times New Roman"/>
            <w:b/>
            <w:rPrChange w:id="962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963" w:author="guisang.song" w:date="2025-10-20T16:12:00Z">
              <w:rPr>
                <w:rFonts w:ascii="Times New Roman" w:eastAsiaTheme="minorEastAsia" w:hAnsi="Times New Roman"/>
              </w:rPr>
            </w:rPrChange>
          </w:rPr>
          <w:t>소송</w:t>
        </w:r>
        <w:r w:rsidRPr="004F0B5D">
          <w:rPr>
            <w:rFonts w:ascii="Times New Roman" w:eastAsiaTheme="minorEastAsia" w:hAnsi="Times New Roman"/>
            <w:b/>
            <w:rPrChange w:id="964" w:author="guisang.song" w:date="2025-10-20T16:12:00Z">
              <w:rPr>
                <w:rFonts w:ascii="Times New Roman" w:eastAsiaTheme="minorEastAsia" w:hAnsi="Times New Roman"/>
              </w:rPr>
            </w:rPrChange>
          </w:rPr>
          <w:t>(</w:t>
        </w:r>
        <w:r w:rsidRPr="004F0B5D">
          <w:rPr>
            <w:rFonts w:ascii="Times New Roman" w:eastAsiaTheme="minorEastAsia" w:hAnsi="Times New Roman"/>
            <w:b/>
            <w:rPrChange w:id="965" w:author="guisang.song" w:date="2025-10-20T16:12:00Z">
              <w:rPr>
                <w:rFonts w:ascii="Times New Roman" w:eastAsiaTheme="minorEastAsia" w:hAnsi="Times New Roman"/>
              </w:rPr>
            </w:rPrChange>
          </w:rPr>
          <w:t>예</w:t>
        </w:r>
        <w:r w:rsidRPr="004F0B5D">
          <w:rPr>
            <w:rFonts w:ascii="Times New Roman" w:eastAsiaTheme="minorEastAsia" w:hAnsi="Times New Roman"/>
            <w:b/>
            <w:rPrChange w:id="966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: </w:t>
        </w:r>
        <w:r w:rsidRPr="004F0B5D">
          <w:rPr>
            <w:rFonts w:ascii="Times New Roman" w:eastAsiaTheme="minorEastAsia" w:hAnsi="Times New Roman"/>
            <w:b/>
            <w:rPrChange w:id="967" w:author="guisang.song" w:date="2025-10-20T16:12:00Z">
              <w:rPr>
                <w:rFonts w:ascii="Times New Roman" w:eastAsiaTheme="minorEastAsia" w:hAnsi="Times New Roman"/>
              </w:rPr>
            </w:rPrChange>
          </w:rPr>
          <w:t>형사</w:t>
        </w:r>
        <w:r w:rsidRPr="004F0B5D">
          <w:rPr>
            <w:rFonts w:ascii="Times New Roman" w:eastAsiaTheme="minorEastAsia" w:hAnsi="Times New Roman"/>
            <w:b/>
            <w:rPrChange w:id="968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969" w:author="guisang.song" w:date="2025-10-20T16:12:00Z">
              <w:rPr>
                <w:rFonts w:ascii="Times New Roman" w:eastAsiaTheme="minorEastAsia" w:hAnsi="Times New Roman"/>
              </w:rPr>
            </w:rPrChange>
          </w:rPr>
          <w:t>판결</w:t>
        </w:r>
        <w:r w:rsidRPr="004F0B5D">
          <w:rPr>
            <w:rFonts w:ascii="Times New Roman" w:eastAsiaTheme="minorEastAsia" w:hAnsi="Times New Roman"/>
            <w:b/>
            <w:rPrChange w:id="970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, </w:t>
        </w:r>
        <w:r w:rsidRPr="004F0B5D">
          <w:rPr>
            <w:rFonts w:ascii="Times New Roman" w:eastAsiaTheme="minorEastAsia" w:hAnsi="Times New Roman"/>
            <w:b/>
            <w:rPrChange w:id="971" w:author="guisang.song" w:date="2025-10-20T16:12:00Z">
              <w:rPr>
                <w:rFonts w:ascii="Times New Roman" w:eastAsiaTheme="minorEastAsia" w:hAnsi="Times New Roman"/>
              </w:rPr>
            </w:rPrChange>
          </w:rPr>
          <w:t>벌금</w:t>
        </w:r>
        <w:r w:rsidRPr="004F0B5D">
          <w:rPr>
            <w:rFonts w:ascii="Times New Roman" w:eastAsiaTheme="minorEastAsia" w:hAnsi="Times New Roman"/>
            <w:b/>
            <w:rPrChange w:id="972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973" w:author="guisang.song" w:date="2025-10-20T16:12:00Z">
              <w:rPr>
                <w:rFonts w:ascii="Times New Roman" w:eastAsiaTheme="minorEastAsia" w:hAnsi="Times New Roman"/>
              </w:rPr>
            </w:rPrChange>
          </w:rPr>
          <w:t>또는</w:t>
        </w:r>
        <w:r w:rsidRPr="004F0B5D">
          <w:rPr>
            <w:rFonts w:ascii="Times New Roman" w:eastAsiaTheme="minorEastAsia" w:hAnsi="Times New Roman"/>
            <w:b/>
            <w:rPrChange w:id="974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 </w:t>
        </w:r>
        <w:proofErr w:type="spellStart"/>
        <w:r w:rsidRPr="004F0B5D">
          <w:rPr>
            <w:rFonts w:ascii="Times New Roman" w:eastAsiaTheme="minorEastAsia" w:hAnsi="Times New Roman"/>
            <w:b/>
            <w:rPrChange w:id="975" w:author="guisang.song" w:date="2025-10-20T16:12:00Z">
              <w:rPr>
                <w:rFonts w:ascii="Times New Roman" w:eastAsiaTheme="minorEastAsia" w:hAnsi="Times New Roman"/>
              </w:rPr>
            </w:rPrChange>
          </w:rPr>
          <w:t>원상회생</w:t>
        </w:r>
        <w:proofErr w:type="spellEnd"/>
        <w:r w:rsidRPr="004F0B5D">
          <w:rPr>
            <w:rFonts w:ascii="Times New Roman" w:eastAsiaTheme="minorEastAsia" w:hAnsi="Times New Roman"/>
            <w:b/>
            <w:rPrChange w:id="976" w:author="guisang.song" w:date="2025-10-20T16:12:00Z">
              <w:rPr>
                <w:rFonts w:ascii="Times New Roman" w:eastAsiaTheme="minorEastAsia" w:hAnsi="Times New Roman"/>
              </w:rPr>
            </w:rPrChange>
          </w:rPr>
          <w:t>)</w:t>
        </w:r>
        <w:r w:rsidRPr="004F0B5D">
          <w:rPr>
            <w:rFonts w:ascii="Times New Roman" w:eastAsiaTheme="minorEastAsia" w:hAnsi="Times New Roman"/>
            <w:b/>
            <w:rPrChange w:id="977" w:author="guisang.song" w:date="2025-10-20T16:12:00Z">
              <w:rPr>
                <w:rFonts w:ascii="Times New Roman" w:eastAsiaTheme="minorEastAsia" w:hAnsi="Times New Roman"/>
              </w:rPr>
            </w:rPrChange>
          </w:rPr>
          <w:t>으로</w:t>
        </w:r>
        <w:r w:rsidRPr="004F0B5D">
          <w:rPr>
            <w:rFonts w:ascii="Times New Roman" w:eastAsiaTheme="minorEastAsia" w:hAnsi="Times New Roman"/>
            <w:b/>
            <w:rPrChange w:id="978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979" w:author="guisang.song" w:date="2025-10-20T16:12:00Z">
              <w:rPr>
                <w:rFonts w:ascii="Times New Roman" w:eastAsiaTheme="minorEastAsia" w:hAnsi="Times New Roman"/>
              </w:rPr>
            </w:rPrChange>
          </w:rPr>
          <w:t>인하여</w:t>
        </w:r>
        <w:r w:rsidRPr="004F0B5D">
          <w:rPr>
            <w:rFonts w:ascii="Times New Roman" w:eastAsiaTheme="minorEastAsia" w:hAnsi="Times New Roman"/>
            <w:b/>
            <w:rPrChange w:id="980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981" w:author="guisang.song" w:date="2025-10-20T16:12:00Z">
              <w:rPr>
                <w:rFonts w:ascii="Times New Roman" w:eastAsiaTheme="minorEastAsia" w:hAnsi="Times New Roman"/>
              </w:rPr>
            </w:rPrChange>
          </w:rPr>
          <w:t>신고</w:t>
        </w:r>
        <w:r w:rsidRPr="004F0B5D">
          <w:rPr>
            <w:rFonts w:ascii="Times New Roman" w:eastAsiaTheme="minorEastAsia" w:hAnsi="Times New Roman"/>
            <w:b/>
            <w:rPrChange w:id="982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983" w:author="guisang.song" w:date="2025-10-20T16:12:00Z">
              <w:rPr>
                <w:rFonts w:ascii="Times New Roman" w:eastAsiaTheme="minorEastAsia" w:hAnsi="Times New Roman"/>
              </w:rPr>
            </w:rPrChange>
          </w:rPr>
          <w:t>기간</w:t>
        </w:r>
        <w:r w:rsidRPr="004F0B5D">
          <w:rPr>
            <w:rFonts w:ascii="Times New Roman" w:eastAsiaTheme="minorEastAsia" w:hAnsi="Times New Roman"/>
            <w:b/>
            <w:rPrChange w:id="984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985" w:author="guisang.song" w:date="2025-10-20T16:12:00Z">
              <w:rPr>
                <w:rFonts w:ascii="Times New Roman" w:eastAsiaTheme="minorEastAsia" w:hAnsi="Times New Roman"/>
              </w:rPr>
            </w:rPrChange>
          </w:rPr>
          <w:t>동안</w:t>
        </w:r>
        <w:r w:rsidRPr="004F0B5D">
          <w:rPr>
            <w:rFonts w:ascii="Times New Roman" w:eastAsiaTheme="minorEastAsia" w:hAnsi="Times New Roman"/>
            <w:b/>
            <w:rPrChange w:id="986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987" w:author="guisang.song" w:date="2025-10-20T16:12:00Z">
              <w:rPr>
                <w:rFonts w:ascii="Times New Roman" w:eastAsiaTheme="minorEastAsia" w:hAnsi="Times New Roman"/>
              </w:rPr>
            </w:rPrChange>
          </w:rPr>
          <w:t>발생한</w:t>
        </w:r>
        <w:r w:rsidRPr="004F0B5D">
          <w:rPr>
            <w:rFonts w:ascii="Times New Roman" w:eastAsiaTheme="minorEastAsia" w:hAnsi="Times New Roman"/>
            <w:b/>
            <w:rPrChange w:id="988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989" w:author="guisang.song" w:date="2025-10-20T16:12:00Z">
              <w:rPr>
                <w:rFonts w:ascii="Times New Roman" w:eastAsiaTheme="minorEastAsia" w:hAnsi="Times New Roman"/>
              </w:rPr>
            </w:rPrChange>
          </w:rPr>
          <w:t>벌금</w:t>
        </w:r>
        <w:r w:rsidRPr="004F0B5D">
          <w:rPr>
            <w:rFonts w:ascii="Times New Roman" w:eastAsiaTheme="minorEastAsia" w:hAnsi="Times New Roman"/>
            <w:b/>
            <w:rPrChange w:id="990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991" w:author="guisang.song" w:date="2025-10-20T16:12:00Z">
              <w:rPr>
                <w:rFonts w:ascii="Times New Roman" w:eastAsiaTheme="minorEastAsia" w:hAnsi="Times New Roman"/>
              </w:rPr>
            </w:rPrChange>
          </w:rPr>
          <w:t>및</w:t>
        </w:r>
        <w:r w:rsidRPr="004F0B5D">
          <w:rPr>
            <w:rFonts w:ascii="Times New Roman" w:eastAsiaTheme="minorEastAsia" w:hAnsi="Times New Roman"/>
            <w:b/>
            <w:rPrChange w:id="992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993" w:author="guisang.song" w:date="2025-10-20T16:12:00Z">
              <w:rPr>
                <w:rFonts w:ascii="Times New Roman" w:eastAsiaTheme="minorEastAsia" w:hAnsi="Times New Roman"/>
              </w:rPr>
            </w:rPrChange>
          </w:rPr>
          <w:t>기타</w:t>
        </w:r>
        <w:r w:rsidRPr="004F0B5D">
          <w:rPr>
            <w:rFonts w:ascii="Times New Roman" w:eastAsiaTheme="minorEastAsia" w:hAnsi="Times New Roman"/>
            <w:b/>
            <w:rPrChange w:id="994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995" w:author="guisang.song" w:date="2025-10-20T16:12:00Z">
              <w:rPr>
                <w:rFonts w:ascii="Times New Roman" w:eastAsiaTheme="minorEastAsia" w:hAnsi="Times New Roman"/>
              </w:rPr>
            </w:rPrChange>
          </w:rPr>
          <w:t>금전적</w:t>
        </w:r>
        <w:r w:rsidRPr="004F0B5D">
          <w:rPr>
            <w:rFonts w:ascii="Times New Roman" w:eastAsiaTheme="minorEastAsia" w:hAnsi="Times New Roman"/>
            <w:b/>
            <w:rPrChange w:id="996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997" w:author="guisang.song" w:date="2025-10-20T16:12:00Z">
              <w:rPr>
                <w:rFonts w:ascii="Times New Roman" w:eastAsiaTheme="minorEastAsia" w:hAnsi="Times New Roman"/>
              </w:rPr>
            </w:rPrChange>
          </w:rPr>
          <w:t>책임을</w:t>
        </w:r>
        <w:r w:rsidRPr="004F0B5D">
          <w:rPr>
            <w:rFonts w:ascii="Times New Roman" w:eastAsiaTheme="minorEastAsia" w:hAnsi="Times New Roman"/>
            <w:b/>
            <w:rPrChange w:id="998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999" w:author="guisang.song" w:date="2025-10-20T16:12:00Z">
              <w:rPr>
                <w:rFonts w:ascii="Times New Roman" w:eastAsiaTheme="minorEastAsia" w:hAnsi="Times New Roman"/>
              </w:rPr>
            </w:rPrChange>
          </w:rPr>
          <w:t>포함하여</w:t>
        </w:r>
        <w:r w:rsidRPr="004F0B5D">
          <w:rPr>
            <w:rFonts w:ascii="Times New Roman" w:eastAsiaTheme="minorEastAsia" w:hAnsi="Times New Roman"/>
            <w:b/>
            <w:rPrChange w:id="1000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1001" w:author="guisang.song" w:date="2025-10-20T16:12:00Z">
              <w:rPr>
                <w:rFonts w:ascii="Times New Roman" w:eastAsiaTheme="minorEastAsia" w:hAnsi="Times New Roman"/>
              </w:rPr>
            </w:rPrChange>
          </w:rPr>
          <w:t>상대방</w:t>
        </w:r>
        <w:r w:rsidRPr="004F0B5D">
          <w:rPr>
            <w:rFonts w:ascii="Times New Roman" w:eastAsiaTheme="minorEastAsia" w:hAnsi="Times New Roman"/>
            <w:b/>
            <w:rPrChange w:id="1002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1003" w:author="guisang.song" w:date="2025-10-20T16:12:00Z">
              <w:rPr>
                <w:rFonts w:ascii="Times New Roman" w:eastAsiaTheme="minorEastAsia" w:hAnsi="Times New Roman"/>
              </w:rPr>
            </w:rPrChange>
          </w:rPr>
          <w:t>당사자</w:t>
        </w:r>
        <w:r w:rsidRPr="004F0B5D">
          <w:rPr>
            <w:rFonts w:ascii="Times New Roman" w:eastAsiaTheme="minorEastAsia" w:hAnsi="Times New Roman"/>
            <w:b/>
            <w:rPrChange w:id="1004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1005" w:author="guisang.song" w:date="2025-10-20T16:12:00Z">
              <w:rPr>
                <w:rFonts w:ascii="Times New Roman" w:eastAsiaTheme="minorEastAsia" w:hAnsi="Times New Roman"/>
              </w:rPr>
            </w:rPrChange>
          </w:rPr>
          <w:t>또는</w:t>
        </w:r>
        <w:r w:rsidRPr="004F0B5D">
          <w:rPr>
            <w:rFonts w:ascii="Times New Roman" w:eastAsiaTheme="minorEastAsia" w:hAnsi="Times New Roman"/>
            <w:b/>
            <w:rPrChange w:id="1006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1007" w:author="guisang.song" w:date="2025-10-20T16:12:00Z">
              <w:rPr>
                <w:rFonts w:ascii="Times New Roman" w:eastAsiaTheme="minorEastAsia" w:hAnsi="Times New Roman"/>
              </w:rPr>
            </w:rPrChange>
          </w:rPr>
          <w:t>타인에</w:t>
        </w:r>
        <w:r w:rsidRPr="004F0B5D">
          <w:rPr>
            <w:rFonts w:ascii="Times New Roman" w:eastAsiaTheme="minorEastAsia" w:hAnsi="Times New Roman"/>
            <w:b/>
            <w:rPrChange w:id="1008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1009" w:author="guisang.song" w:date="2025-10-20T16:12:00Z">
              <w:rPr>
                <w:rFonts w:ascii="Times New Roman" w:eastAsiaTheme="minorEastAsia" w:hAnsi="Times New Roman"/>
              </w:rPr>
            </w:rPrChange>
          </w:rPr>
          <w:t>대한</w:t>
        </w:r>
        <w:r w:rsidRPr="004F0B5D">
          <w:rPr>
            <w:rFonts w:ascii="Times New Roman" w:eastAsiaTheme="minorEastAsia" w:hAnsi="Times New Roman"/>
            <w:b/>
            <w:rPrChange w:id="1010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1011" w:author="guisang.song" w:date="2025-10-20T16:12:00Z">
              <w:rPr>
                <w:rFonts w:ascii="Times New Roman" w:eastAsiaTheme="minorEastAsia" w:hAnsi="Times New Roman"/>
              </w:rPr>
            </w:rPrChange>
          </w:rPr>
          <w:t>모든</w:t>
        </w:r>
        <w:r w:rsidRPr="004F0B5D">
          <w:rPr>
            <w:rFonts w:ascii="Times New Roman" w:eastAsiaTheme="minorEastAsia" w:hAnsi="Times New Roman"/>
            <w:b/>
            <w:rPrChange w:id="1012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1013" w:author="guisang.song" w:date="2025-10-20T16:12:00Z">
              <w:rPr>
                <w:rFonts w:ascii="Times New Roman" w:eastAsiaTheme="minorEastAsia" w:hAnsi="Times New Roman"/>
              </w:rPr>
            </w:rPrChange>
          </w:rPr>
          <w:t>금전적</w:t>
        </w:r>
        <w:r w:rsidRPr="004F0B5D">
          <w:rPr>
            <w:rFonts w:ascii="Times New Roman" w:eastAsiaTheme="minorEastAsia" w:hAnsi="Times New Roman"/>
            <w:b/>
            <w:rPrChange w:id="1014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1015" w:author="guisang.song" w:date="2025-10-20T16:12:00Z">
              <w:rPr>
                <w:rFonts w:ascii="Times New Roman" w:eastAsiaTheme="minorEastAsia" w:hAnsi="Times New Roman"/>
              </w:rPr>
            </w:rPrChange>
          </w:rPr>
          <w:t>책임</w:t>
        </w:r>
        <w:r w:rsidRPr="004F0B5D">
          <w:rPr>
            <w:rFonts w:ascii="Times New Roman" w:eastAsiaTheme="minorEastAsia" w:hAnsi="Times New Roman"/>
            <w:b/>
            <w:rPrChange w:id="1016" w:author="guisang.song" w:date="2025-10-20T16:12:00Z">
              <w:rPr>
                <w:rFonts w:ascii="Times New Roman" w:eastAsiaTheme="minorEastAsia" w:hAnsi="Times New Roman"/>
              </w:rPr>
            </w:rPrChange>
          </w:rPr>
          <w:t>(</w:t>
        </w:r>
        <w:r w:rsidRPr="004F0B5D">
          <w:rPr>
            <w:rFonts w:ascii="Times New Roman" w:eastAsiaTheme="minorEastAsia" w:hAnsi="Times New Roman"/>
            <w:b/>
            <w:rPrChange w:id="1017" w:author="guisang.song" w:date="2025-10-20T16:12:00Z">
              <w:rPr>
                <w:rFonts w:ascii="Times New Roman" w:eastAsiaTheme="minorEastAsia" w:hAnsi="Times New Roman"/>
              </w:rPr>
            </w:rPrChange>
          </w:rPr>
          <w:t>합의</w:t>
        </w:r>
        <w:r w:rsidRPr="004F0B5D">
          <w:rPr>
            <w:rFonts w:ascii="Times New Roman" w:eastAsiaTheme="minorEastAsia" w:hAnsi="Times New Roman"/>
            <w:b/>
            <w:rPrChange w:id="1018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, </w:t>
        </w:r>
        <w:r w:rsidRPr="004F0B5D">
          <w:rPr>
            <w:rFonts w:ascii="Times New Roman" w:eastAsiaTheme="minorEastAsia" w:hAnsi="Times New Roman"/>
            <w:b/>
            <w:rPrChange w:id="1019" w:author="guisang.song" w:date="2025-10-20T16:12:00Z">
              <w:rPr>
                <w:rFonts w:ascii="Times New Roman" w:eastAsiaTheme="minorEastAsia" w:hAnsi="Times New Roman"/>
              </w:rPr>
            </w:rPrChange>
          </w:rPr>
          <w:t>재판</w:t>
        </w:r>
        <w:r w:rsidRPr="004F0B5D">
          <w:rPr>
            <w:rFonts w:ascii="Times New Roman" w:eastAsiaTheme="minorEastAsia" w:hAnsi="Times New Roman"/>
            <w:b/>
            <w:rPrChange w:id="1020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1021" w:author="guisang.song" w:date="2025-10-20T16:12:00Z">
              <w:rPr>
                <w:rFonts w:ascii="Times New Roman" w:eastAsiaTheme="minorEastAsia" w:hAnsi="Times New Roman"/>
              </w:rPr>
            </w:rPrChange>
          </w:rPr>
          <w:t>후</w:t>
        </w:r>
        <w:r w:rsidRPr="004F0B5D">
          <w:rPr>
            <w:rFonts w:ascii="Times New Roman" w:eastAsiaTheme="minorEastAsia" w:hAnsi="Times New Roman"/>
            <w:b/>
            <w:rPrChange w:id="1022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1023" w:author="guisang.song" w:date="2025-10-20T16:12:00Z">
              <w:rPr>
                <w:rFonts w:ascii="Times New Roman" w:eastAsiaTheme="minorEastAsia" w:hAnsi="Times New Roman"/>
              </w:rPr>
            </w:rPrChange>
          </w:rPr>
          <w:t>평결</w:t>
        </w:r>
        <w:r w:rsidRPr="004F0B5D">
          <w:rPr>
            <w:rFonts w:ascii="Times New Roman" w:eastAsiaTheme="minorEastAsia" w:hAnsi="Times New Roman"/>
            <w:b/>
            <w:rPrChange w:id="1024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1025" w:author="guisang.song" w:date="2025-10-20T16:12:00Z">
              <w:rPr>
                <w:rFonts w:ascii="Times New Roman" w:eastAsiaTheme="minorEastAsia" w:hAnsi="Times New Roman"/>
              </w:rPr>
            </w:rPrChange>
          </w:rPr>
          <w:t>또는</w:t>
        </w:r>
        <w:r w:rsidRPr="004F0B5D">
          <w:rPr>
            <w:rFonts w:ascii="Times New Roman" w:eastAsiaTheme="minorEastAsia" w:hAnsi="Times New Roman"/>
            <w:b/>
            <w:rPrChange w:id="1026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1027" w:author="guisang.song" w:date="2025-10-20T16:12:00Z">
              <w:rPr>
                <w:rFonts w:ascii="Times New Roman" w:eastAsiaTheme="minorEastAsia" w:hAnsi="Times New Roman"/>
              </w:rPr>
            </w:rPrChange>
          </w:rPr>
          <w:t>기타</w:t>
        </w:r>
        <w:r w:rsidRPr="004F0B5D">
          <w:rPr>
            <w:rFonts w:ascii="Times New Roman" w:eastAsiaTheme="minorEastAsia" w:hAnsi="Times New Roman"/>
            <w:b/>
            <w:rPrChange w:id="1028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1029" w:author="guisang.song" w:date="2025-10-20T16:12:00Z">
              <w:rPr>
                <w:rFonts w:ascii="Times New Roman" w:eastAsiaTheme="minorEastAsia" w:hAnsi="Times New Roman"/>
              </w:rPr>
            </w:rPrChange>
          </w:rPr>
          <w:t>사유에</w:t>
        </w:r>
        <w:r w:rsidRPr="004F0B5D">
          <w:rPr>
            <w:rFonts w:ascii="Times New Roman" w:eastAsiaTheme="minorEastAsia" w:hAnsi="Times New Roman"/>
            <w:b/>
            <w:rPrChange w:id="1030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1031" w:author="guisang.song" w:date="2025-10-20T16:12:00Z">
              <w:rPr>
                <w:rFonts w:ascii="Times New Roman" w:eastAsiaTheme="minorEastAsia" w:hAnsi="Times New Roman"/>
              </w:rPr>
            </w:rPrChange>
          </w:rPr>
          <w:t>의한</w:t>
        </w:r>
        <w:r w:rsidRPr="004F0B5D">
          <w:rPr>
            <w:rFonts w:ascii="Times New Roman" w:eastAsiaTheme="minorEastAsia" w:hAnsi="Times New Roman"/>
            <w:b/>
            <w:rPrChange w:id="1032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1033" w:author="guisang.song" w:date="2025-10-20T16:12:00Z">
              <w:rPr>
                <w:rFonts w:ascii="Times New Roman" w:eastAsiaTheme="minorEastAsia" w:hAnsi="Times New Roman"/>
              </w:rPr>
            </w:rPrChange>
          </w:rPr>
          <w:t>것인지를</w:t>
        </w:r>
        <w:r w:rsidRPr="004F0B5D">
          <w:rPr>
            <w:rFonts w:ascii="Times New Roman" w:eastAsiaTheme="minorEastAsia" w:hAnsi="Times New Roman"/>
            <w:b/>
            <w:rPrChange w:id="1034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1035" w:author="guisang.song" w:date="2025-10-20T16:12:00Z">
              <w:rPr>
                <w:rFonts w:ascii="Times New Roman" w:eastAsiaTheme="minorEastAsia" w:hAnsi="Times New Roman"/>
              </w:rPr>
            </w:rPrChange>
          </w:rPr>
          <w:t>불문합니다</w:t>
        </w:r>
        <w:r w:rsidRPr="004F0B5D">
          <w:rPr>
            <w:rFonts w:ascii="Times New Roman" w:eastAsiaTheme="minorEastAsia" w:hAnsi="Times New Roman"/>
            <w:b/>
            <w:rPrChange w:id="1036" w:author="guisang.song" w:date="2025-10-20T16:12:00Z">
              <w:rPr>
                <w:rFonts w:ascii="Times New Roman" w:eastAsiaTheme="minorEastAsia" w:hAnsi="Times New Roman"/>
              </w:rPr>
            </w:rPrChange>
          </w:rPr>
          <w:t>)</w:t>
        </w:r>
        <w:r w:rsidRPr="004F0B5D">
          <w:rPr>
            <w:rFonts w:ascii="Times New Roman" w:eastAsiaTheme="minorEastAsia" w:hAnsi="Times New Roman"/>
            <w:b/>
            <w:rPrChange w:id="1037" w:author="guisang.song" w:date="2025-10-20T16:12:00Z">
              <w:rPr>
                <w:rFonts w:ascii="Times New Roman" w:eastAsiaTheme="minorEastAsia" w:hAnsi="Times New Roman"/>
              </w:rPr>
            </w:rPrChange>
          </w:rPr>
          <w:t>이</w:t>
        </w:r>
        <w:r w:rsidRPr="004F0B5D">
          <w:rPr>
            <w:rFonts w:ascii="Times New Roman" w:eastAsiaTheme="minorEastAsia" w:hAnsi="Times New Roman"/>
            <w:b/>
            <w:rPrChange w:id="1038" w:author="guisang.song" w:date="2025-10-20T16:12:00Z">
              <w:rPr>
                <w:rFonts w:ascii="Times New Roman" w:eastAsiaTheme="minorEastAsia" w:hAnsi="Times New Roman"/>
              </w:rPr>
            </w:rPrChange>
          </w:rPr>
          <w:t xml:space="preserve"> </w:t>
        </w:r>
        <w:r w:rsidRPr="004F0B5D">
          <w:rPr>
            <w:rFonts w:ascii="Times New Roman" w:eastAsiaTheme="minorEastAsia" w:hAnsi="Times New Roman"/>
            <w:b/>
            <w:rPrChange w:id="1039" w:author="guisang.song" w:date="2025-10-20T16:12:00Z">
              <w:rPr>
                <w:rFonts w:ascii="Times New Roman" w:eastAsiaTheme="minorEastAsia" w:hAnsi="Times New Roman"/>
              </w:rPr>
            </w:rPrChange>
          </w:rPr>
          <w:t>포함</w:t>
        </w:r>
        <w:r w:rsidRPr="004F0B5D">
          <w:rPr>
            <w:rFonts w:ascii="Times New Roman" w:eastAsiaTheme="minorEastAsia" w:hAnsi="Times New Roman" w:hint="eastAsia"/>
            <w:b/>
            <w:rPrChange w:id="1040" w:author="guisang.song" w:date="2025-10-20T16:12:00Z">
              <w:rPr>
                <w:rFonts w:ascii="Times New Roman" w:eastAsiaTheme="minorEastAsia" w:hAnsi="Times New Roman" w:hint="eastAsia"/>
              </w:rPr>
            </w:rPrChange>
          </w:rPr>
          <w:t>된다</w:t>
        </w:r>
        <w:r>
          <w:rPr>
            <w:rFonts w:ascii="Times New Roman" w:eastAsiaTheme="minorEastAsia" w:hAnsi="Times New Roman"/>
          </w:rPr>
          <w:t>”</w:t>
        </w:r>
        <w:r>
          <w:rPr>
            <w:rFonts w:ascii="Times New Roman" w:eastAsiaTheme="minorEastAsia" w:hAnsi="Times New Roman" w:hint="eastAsia"/>
          </w:rPr>
          <w:t>는</w:t>
        </w:r>
        <w:r>
          <w:rPr>
            <w:rFonts w:ascii="Times New Roman" w:eastAsiaTheme="minorEastAsia" w:hAnsi="Times New Roman" w:hint="eastAsia"/>
          </w:rPr>
          <w:t xml:space="preserve"> </w:t>
        </w:r>
        <w:r>
          <w:rPr>
            <w:rFonts w:ascii="Times New Roman" w:eastAsiaTheme="minorEastAsia" w:hAnsi="Times New Roman" w:hint="eastAsia"/>
          </w:rPr>
          <w:t>내용이</w:t>
        </w:r>
        <w:r>
          <w:rPr>
            <w:rFonts w:ascii="Times New Roman" w:eastAsiaTheme="minorEastAsia" w:hAnsi="Times New Roman" w:hint="eastAsia"/>
          </w:rPr>
          <w:t xml:space="preserve"> </w:t>
        </w:r>
        <w:r>
          <w:rPr>
            <w:rFonts w:ascii="Times New Roman" w:eastAsiaTheme="minorEastAsia" w:hAnsi="Times New Roman" w:hint="eastAsia"/>
          </w:rPr>
          <w:t>있으며</w:t>
        </w:r>
        <w:r>
          <w:rPr>
            <w:rFonts w:ascii="Times New Roman" w:eastAsiaTheme="minorEastAsia" w:hAnsi="Times New Roman" w:hint="eastAsia"/>
          </w:rPr>
          <w:t>,</w:t>
        </w:r>
        <w:r>
          <w:rPr>
            <w:rFonts w:ascii="Times New Roman" w:eastAsiaTheme="minorEastAsia" w:hAnsi="Times New Roman"/>
          </w:rPr>
          <w:t xml:space="preserve"> </w:t>
        </w:r>
        <w:r>
          <w:rPr>
            <w:rFonts w:ascii="Times New Roman" w:eastAsiaTheme="minorEastAsia" w:hAnsi="Times New Roman" w:hint="eastAsia"/>
          </w:rPr>
          <w:t>이</w:t>
        </w:r>
        <w:r>
          <w:rPr>
            <w:rFonts w:ascii="Times New Roman" w:eastAsiaTheme="minorEastAsia" w:hAnsi="Times New Roman" w:hint="eastAsia"/>
          </w:rPr>
          <w:t xml:space="preserve"> </w:t>
        </w:r>
        <w:r>
          <w:rPr>
            <w:rFonts w:ascii="Times New Roman" w:eastAsiaTheme="minorEastAsia" w:hAnsi="Times New Roman" w:hint="eastAsia"/>
          </w:rPr>
          <w:t>중</w:t>
        </w:r>
        <w:r>
          <w:rPr>
            <w:rFonts w:ascii="Times New Roman" w:eastAsiaTheme="minorEastAsia" w:hAnsi="Times New Roman" w:hint="eastAsia"/>
          </w:rPr>
          <w:t xml:space="preserve"> </w:t>
        </w:r>
        <w:r>
          <w:rPr>
            <w:rFonts w:ascii="Times New Roman" w:eastAsiaTheme="minorEastAsia" w:hAnsi="Times New Roman"/>
          </w:rPr>
          <w:t>“</w:t>
        </w:r>
      </w:ins>
      <w:ins w:id="1041" w:author="guisang.song" w:date="2025-10-20T16:09:00Z">
        <w:r w:rsidRPr="00697D5E">
          <w:rPr>
            <w:rFonts w:ascii="Times New Roman" w:eastAsiaTheme="minorEastAsia" w:hAnsi="Times New Roman"/>
          </w:rPr>
          <w:t>민사</w:t>
        </w:r>
        <w:r w:rsidRPr="00697D5E">
          <w:rPr>
            <w:rFonts w:ascii="Times New Roman" w:eastAsiaTheme="minorEastAsia" w:hAnsi="Times New Roman"/>
          </w:rPr>
          <w:t xml:space="preserve">, </w:t>
        </w:r>
        <w:r w:rsidRPr="00697D5E">
          <w:rPr>
            <w:rFonts w:ascii="Times New Roman" w:eastAsiaTheme="minorEastAsia" w:hAnsi="Times New Roman"/>
          </w:rPr>
          <w:t>형사</w:t>
        </w:r>
        <w:r w:rsidRPr="00697D5E">
          <w:rPr>
            <w:rFonts w:ascii="Times New Roman" w:eastAsiaTheme="minorEastAsia" w:hAnsi="Times New Roman"/>
          </w:rPr>
          <w:t xml:space="preserve">, </w:t>
        </w:r>
        <w:r w:rsidRPr="00697D5E">
          <w:rPr>
            <w:rFonts w:ascii="Times New Roman" w:eastAsiaTheme="minorEastAsia" w:hAnsi="Times New Roman"/>
          </w:rPr>
          <w:t>벌금</w:t>
        </w:r>
        <w:r w:rsidRPr="00697D5E">
          <w:rPr>
            <w:rFonts w:ascii="Times New Roman" w:eastAsiaTheme="minorEastAsia" w:hAnsi="Times New Roman"/>
          </w:rPr>
          <w:t xml:space="preserve">, </w:t>
        </w:r>
        <w:r w:rsidRPr="00697D5E">
          <w:rPr>
            <w:rFonts w:ascii="Times New Roman" w:eastAsiaTheme="minorEastAsia" w:hAnsi="Times New Roman"/>
          </w:rPr>
          <w:t>기타</w:t>
        </w:r>
        <w:r w:rsidRPr="00697D5E">
          <w:rPr>
            <w:rFonts w:ascii="Times New Roman" w:eastAsiaTheme="minorEastAsia" w:hAnsi="Times New Roman"/>
          </w:rPr>
          <w:t xml:space="preserve"> </w:t>
        </w:r>
        <w:r w:rsidRPr="00697D5E">
          <w:rPr>
            <w:rFonts w:ascii="Times New Roman" w:eastAsiaTheme="minorEastAsia" w:hAnsi="Times New Roman"/>
          </w:rPr>
          <w:t>금전적</w:t>
        </w:r>
        <w:r w:rsidRPr="00697D5E">
          <w:rPr>
            <w:rFonts w:ascii="Times New Roman" w:eastAsiaTheme="minorEastAsia" w:hAnsi="Times New Roman"/>
          </w:rPr>
          <w:t xml:space="preserve"> </w:t>
        </w:r>
        <w:r w:rsidRPr="00697D5E">
          <w:rPr>
            <w:rFonts w:ascii="Times New Roman" w:eastAsiaTheme="minorEastAsia" w:hAnsi="Times New Roman"/>
          </w:rPr>
          <w:t>책임</w:t>
        </w:r>
      </w:ins>
      <w:ins w:id="1042" w:author="guisang.song" w:date="2025-10-20T16:11:00Z">
        <w:r>
          <w:rPr>
            <w:rFonts w:ascii="Times New Roman" w:eastAsiaTheme="minorEastAsia" w:hAnsi="Times New Roman"/>
          </w:rPr>
          <w:t xml:space="preserve">” </w:t>
        </w:r>
        <w:r>
          <w:rPr>
            <w:rFonts w:ascii="Times New Roman" w:eastAsiaTheme="minorEastAsia" w:hAnsi="Times New Roman" w:hint="eastAsia"/>
          </w:rPr>
          <w:t>등은</w:t>
        </w:r>
        <w:r>
          <w:rPr>
            <w:rFonts w:ascii="Times New Roman" w:eastAsiaTheme="minorEastAsia" w:hAnsi="Times New Roman" w:hint="eastAsia"/>
          </w:rPr>
          <w:t xml:space="preserve"> </w:t>
        </w:r>
        <w:r>
          <w:rPr>
            <w:rFonts w:ascii="Times New Roman" w:eastAsiaTheme="minorEastAsia" w:hAnsi="Times New Roman" w:hint="eastAsia"/>
          </w:rPr>
          <w:t>만국</w:t>
        </w:r>
        <w:r>
          <w:rPr>
            <w:rFonts w:ascii="Times New Roman" w:eastAsiaTheme="minorEastAsia" w:hAnsi="Times New Roman" w:hint="eastAsia"/>
          </w:rPr>
          <w:t xml:space="preserve"> </w:t>
        </w:r>
        <w:r>
          <w:rPr>
            <w:rFonts w:ascii="Times New Roman" w:eastAsiaTheme="minorEastAsia" w:hAnsi="Times New Roman" w:hint="eastAsia"/>
          </w:rPr>
          <w:t>공통으로</w:t>
        </w:r>
        <w:r>
          <w:rPr>
            <w:rFonts w:ascii="Times New Roman" w:eastAsiaTheme="minorEastAsia" w:hAnsi="Times New Roman" w:hint="eastAsia"/>
          </w:rPr>
          <w:t xml:space="preserve"> </w:t>
        </w:r>
        <w:r>
          <w:rPr>
            <w:rFonts w:ascii="Times New Roman" w:eastAsiaTheme="minorEastAsia" w:hAnsi="Times New Roman" w:hint="eastAsia"/>
          </w:rPr>
          <w:t>존재하는</w:t>
        </w:r>
        <w:r>
          <w:rPr>
            <w:rFonts w:ascii="Times New Roman" w:eastAsiaTheme="minorEastAsia" w:hAnsi="Times New Roman" w:hint="eastAsia"/>
          </w:rPr>
          <w:t xml:space="preserve"> </w:t>
        </w:r>
        <w:r>
          <w:rPr>
            <w:rFonts w:ascii="Times New Roman" w:eastAsiaTheme="minorEastAsia" w:hAnsi="Times New Roman" w:hint="eastAsia"/>
          </w:rPr>
          <w:t>요소이므로</w:t>
        </w:r>
        <w:r>
          <w:rPr>
            <w:rFonts w:ascii="Times New Roman" w:eastAsiaTheme="minorEastAsia" w:hAnsi="Times New Roman" w:hint="eastAsia"/>
          </w:rPr>
          <w:t>,</w:t>
        </w:r>
        <w:r>
          <w:rPr>
            <w:rFonts w:ascii="Times New Roman" w:eastAsiaTheme="minorEastAsia" w:hAnsi="Times New Roman"/>
          </w:rPr>
          <w:t xml:space="preserve"> </w:t>
        </w:r>
        <w:r>
          <w:rPr>
            <w:rFonts w:ascii="Times New Roman" w:eastAsiaTheme="minorEastAsia" w:hAnsi="Times New Roman" w:hint="eastAsia"/>
          </w:rPr>
          <w:t>역시</w:t>
        </w:r>
        <w:r>
          <w:rPr>
            <w:rFonts w:ascii="Times New Roman" w:eastAsiaTheme="minorEastAsia" w:hAnsi="Times New Roman" w:hint="eastAsia"/>
          </w:rPr>
          <w:t xml:space="preserve"> </w:t>
        </w:r>
        <w:r>
          <w:rPr>
            <w:rFonts w:ascii="Times New Roman" w:eastAsiaTheme="minorEastAsia" w:hAnsi="Times New Roman"/>
          </w:rPr>
          <w:t>M</w:t>
        </w:r>
        <w:r>
          <w:rPr>
            <w:rFonts w:ascii="Times New Roman" w:eastAsiaTheme="minorEastAsia" w:hAnsi="Times New Roman" w:hint="eastAsia"/>
          </w:rPr>
          <w:t>열에</w:t>
        </w:r>
        <w:r>
          <w:rPr>
            <w:rFonts w:ascii="Times New Roman" w:eastAsiaTheme="minorEastAsia" w:hAnsi="Times New Roman" w:hint="eastAsia"/>
          </w:rPr>
          <w:t xml:space="preserve"> </w:t>
        </w:r>
        <w:r>
          <w:rPr>
            <w:rFonts w:ascii="Times New Roman" w:eastAsiaTheme="minorEastAsia" w:hAnsi="Times New Roman" w:hint="eastAsia"/>
          </w:rPr>
          <w:t>포함해</w:t>
        </w:r>
        <w:r>
          <w:rPr>
            <w:rFonts w:ascii="Times New Roman" w:eastAsiaTheme="minorEastAsia" w:hAnsi="Times New Roman" w:hint="eastAsia"/>
          </w:rPr>
          <w:t xml:space="preserve"> </w:t>
        </w:r>
        <w:r>
          <w:rPr>
            <w:rFonts w:ascii="Times New Roman" w:eastAsiaTheme="minorEastAsia" w:hAnsi="Times New Roman" w:hint="eastAsia"/>
          </w:rPr>
          <w:t>줘</w:t>
        </w:r>
      </w:ins>
    </w:p>
    <w:p w:rsidR="004F0B5D" w:rsidRPr="004F0B5D" w:rsidRDefault="004F0B5D" w:rsidP="004F0B5D">
      <w:pPr>
        <w:pStyle w:val="a4"/>
        <w:wordWrap w:val="0"/>
        <w:autoSpaceDE w:val="0"/>
        <w:autoSpaceDN w:val="0"/>
        <w:ind w:leftChars="0" w:left="1203"/>
        <w:rPr>
          <w:rFonts w:ascii="Times New Roman" w:eastAsiaTheme="minorEastAsia" w:hAnsi="Times New Roman" w:hint="eastAsia"/>
          <w:rPrChange w:id="1043" w:author="guisang.song" w:date="2025-10-20T16:08:00Z">
            <w:rPr>
              <w:rFonts w:ascii="MS Mincho" w:eastAsiaTheme="minorEastAsia" w:hAnsi="MS Mincho" w:cs="MS Mincho" w:hint="eastAsia"/>
            </w:rPr>
          </w:rPrChange>
        </w:rPr>
        <w:pPrChange w:id="1044" w:author="guisang.song" w:date="2025-10-20T16:09:00Z">
          <w:pPr>
            <w:pStyle w:val="a4"/>
            <w:wordWrap w:val="0"/>
            <w:autoSpaceDE w:val="0"/>
            <w:autoSpaceDN w:val="0"/>
            <w:ind w:leftChars="0" w:left="403"/>
          </w:pPr>
        </w:pPrChange>
      </w:pPr>
    </w:p>
    <w:p w:rsidR="009F3891" w:rsidRPr="00EE4134" w:rsidDel="007C6F89" w:rsidRDefault="009F3891" w:rsidP="009F3891">
      <w:pPr>
        <w:wordWrap w:val="0"/>
        <w:autoSpaceDE w:val="0"/>
        <w:autoSpaceDN w:val="0"/>
        <w:rPr>
          <w:del w:id="1045" w:author="guisang.song" w:date="2025-10-20T10:03:00Z"/>
          <w:rFonts w:ascii="Times New Roman" w:eastAsiaTheme="minorEastAsia" w:hAnsi="Times New Roman"/>
          <w:b/>
          <w:rPrChange w:id="1046" w:author="guisang.song" w:date="2025-10-20T15:26:00Z">
            <w:rPr>
              <w:del w:id="1047" w:author="guisang.song" w:date="2025-10-20T10:03:00Z"/>
              <w:rFonts w:ascii="MS Mincho" w:eastAsiaTheme="minorEastAsia" w:hAnsi="MS Mincho" w:cs="MS Mincho"/>
              <w:b/>
            </w:rPr>
          </w:rPrChange>
        </w:rPr>
      </w:pPr>
    </w:p>
    <w:p w:rsidR="00880410" w:rsidRPr="00EE4134" w:rsidRDefault="00880410">
      <w:pPr>
        <w:rPr>
          <w:rFonts w:ascii="Times New Roman" w:hAnsi="Times New Roman"/>
          <w:b/>
          <w:rPrChange w:id="1048" w:author="guisang.song" w:date="2025-10-20T15:26:00Z">
            <w:rPr>
              <w:b/>
            </w:rPr>
          </w:rPrChange>
        </w:rPr>
      </w:pPr>
      <w:r w:rsidRPr="00EE4134">
        <w:rPr>
          <w:rFonts w:ascii="Times New Roman" w:hAnsi="Times New Roman"/>
          <w:b/>
          <w:rPrChange w:id="1049" w:author="guisang.song" w:date="2025-10-20T15:26:00Z">
            <w:rPr>
              <w:b/>
            </w:rPr>
          </w:rPrChange>
        </w:rPr>
        <w:br w:type="page"/>
      </w:r>
    </w:p>
    <w:p w:rsidR="00193576" w:rsidRPr="00EE4134" w:rsidRDefault="00107ADE" w:rsidP="00C66FC4">
      <w:pPr>
        <w:pStyle w:val="a4"/>
        <w:numPr>
          <w:ilvl w:val="0"/>
          <w:numId w:val="2"/>
        </w:numPr>
        <w:wordWrap w:val="0"/>
        <w:autoSpaceDE w:val="0"/>
        <w:autoSpaceDN w:val="0"/>
        <w:ind w:leftChars="0" w:left="403" w:hanging="403"/>
        <w:rPr>
          <w:rFonts w:ascii="Times New Roman" w:hAnsi="Times New Roman"/>
          <w:b/>
          <w:rPrChange w:id="1050" w:author="guisang.song" w:date="2025-10-20T15:26:00Z">
            <w:rPr>
              <w:b/>
            </w:rPr>
          </w:rPrChange>
        </w:rPr>
      </w:pPr>
      <w:r w:rsidRPr="00EE4134">
        <w:rPr>
          <w:rFonts w:ascii="Times New Roman" w:hAnsi="Times New Roman"/>
          <w:b/>
          <w:rPrChange w:id="1051" w:author="guisang.song" w:date="2025-10-20T15:26:00Z">
            <w:rPr>
              <w:b/>
            </w:rPr>
          </w:rPrChange>
        </w:rPr>
        <w:lastRenderedPageBreak/>
        <w:t>M</w:t>
      </w:r>
      <w:r w:rsidR="00193576" w:rsidRPr="00EE4134">
        <w:rPr>
          <w:rFonts w:ascii="Times New Roman" w:hAnsi="Times New Roman"/>
          <w:b/>
          <w:rPrChange w:id="1052" w:author="guisang.song" w:date="2025-10-20T15:26:00Z">
            <w:rPr>
              <w:rFonts w:hint="eastAsia"/>
              <w:b/>
            </w:rPr>
          </w:rPrChange>
        </w:rPr>
        <w:t>열</w:t>
      </w:r>
      <w:r w:rsidRPr="00EE4134">
        <w:rPr>
          <w:rFonts w:ascii="Times New Roman" w:hAnsi="Times New Roman"/>
          <w:b/>
          <w:rPrChange w:id="1053" w:author="guisang.song" w:date="2025-10-20T15:26:00Z">
            <w:rPr>
              <w:b/>
            </w:rPr>
          </w:rPrChange>
        </w:rPr>
        <w:t xml:space="preserve"> </w:t>
      </w:r>
      <w:r w:rsidRPr="00EE4134">
        <w:rPr>
          <w:rFonts w:ascii="Times New Roman" w:hAnsi="Times New Roman"/>
          <w:b/>
          <w:rPrChange w:id="1054" w:author="guisang.song" w:date="2025-10-20T15:26:00Z">
            <w:rPr>
              <w:rFonts w:hint="eastAsia"/>
              <w:b/>
            </w:rPr>
          </w:rPrChange>
        </w:rPr>
        <w:t>→ N</w:t>
      </w:r>
      <w:r w:rsidR="00193576" w:rsidRPr="00EE4134">
        <w:rPr>
          <w:rFonts w:ascii="Times New Roman" w:hAnsi="Times New Roman"/>
          <w:b/>
          <w:rPrChange w:id="1055" w:author="guisang.song" w:date="2025-10-20T15:26:00Z">
            <w:rPr>
              <w:rFonts w:hint="eastAsia"/>
              <w:b/>
            </w:rPr>
          </w:rPrChange>
        </w:rPr>
        <w:t>열</w:t>
      </w:r>
    </w:p>
    <w:p w:rsidR="005728FC" w:rsidRDefault="005728FC" w:rsidP="005728FC">
      <w:pPr>
        <w:pStyle w:val="a4"/>
        <w:wordWrap w:val="0"/>
        <w:autoSpaceDE w:val="0"/>
        <w:autoSpaceDN w:val="0"/>
        <w:ind w:leftChars="0" w:left="763"/>
        <w:rPr>
          <w:ins w:id="1056" w:author="guisang.song" w:date="2025-10-20T16:15:00Z"/>
          <w:rFonts w:ascii="Times New Roman" w:hAnsi="Times New Roman" w:hint="eastAsia"/>
        </w:rPr>
        <w:pPrChange w:id="1057" w:author="guisang.song" w:date="2025-10-20T16:15:00Z">
          <w:pPr>
            <w:pStyle w:val="a4"/>
            <w:wordWrap w:val="0"/>
            <w:autoSpaceDE w:val="0"/>
            <w:autoSpaceDN w:val="0"/>
            <w:ind w:leftChars="0" w:left="403"/>
          </w:pPr>
        </w:pPrChange>
      </w:pPr>
    </w:p>
    <w:p w:rsidR="00193576" w:rsidDel="005728FC" w:rsidRDefault="005728FC" w:rsidP="005728FC">
      <w:pPr>
        <w:pStyle w:val="a4"/>
        <w:numPr>
          <w:ilvl w:val="0"/>
          <w:numId w:val="11"/>
        </w:numPr>
        <w:wordWrap w:val="0"/>
        <w:autoSpaceDE w:val="0"/>
        <w:autoSpaceDN w:val="0"/>
        <w:ind w:leftChars="0" w:left="760" w:hanging="357"/>
        <w:rPr>
          <w:del w:id="1058" w:author="guisang.song" w:date="2025-10-20T16:15:00Z"/>
          <w:rFonts w:ascii="Times New Roman" w:hAnsi="Times New Roman"/>
        </w:rPr>
        <w:pPrChange w:id="1059" w:author="guisang.song" w:date="2025-10-20T16:15:00Z">
          <w:pPr>
            <w:pStyle w:val="a4"/>
            <w:wordWrap w:val="0"/>
            <w:autoSpaceDE w:val="0"/>
            <w:autoSpaceDN w:val="0"/>
            <w:ind w:leftChars="0" w:left="403"/>
          </w:pPr>
        </w:pPrChange>
      </w:pPr>
      <w:ins w:id="1060" w:author="guisang.song" w:date="2025-10-20T16:15:00Z">
        <w:r>
          <w:rPr>
            <w:rFonts w:ascii="Times New Roman" w:hAnsi="Times New Roman" w:hint="eastAsia"/>
          </w:rPr>
          <w:t>우선</w:t>
        </w:r>
        <w:r>
          <w:rPr>
            <w:rFonts w:ascii="Times New Roman" w:hAnsi="Times New Roman" w:hint="eastAsia"/>
          </w:rPr>
          <w:t>,</w:t>
        </w:r>
        <w:r>
          <w:rPr>
            <w:rFonts w:ascii="Times New Roman" w:hAnsi="Times New Roman"/>
          </w:rPr>
          <w:t xml:space="preserve"> </w:t>
        </w:r>
      </w:ins>
      <w:r w:rsidR="00107ADE" w:rsidRPr="00EE4134">
        <w:rPr>
          <w:rFonts w:ascii="Times New Roman" w:hAnsi="Times New Roman"/>
          <w:rPrChange w:id="1061" w:author="guisang.song" w:date="2025-10-20T15:26:00Z">
            <w:rPr>
              <w:rFonts w:hint="eastAsia"/>
            </w:rPr>
          </w:rPrChange>
        </w:rPr>
        <w:t>M</w:t>
      </w:r>
      <w:r w:rsidR="00107ADE" w:rsidRPr="00EE4134">
        <w:rPr>
          <w:rFonts w:ascii="Times New Roman" w:hAnsi="Times New Roman"/>
          <w:rPrChange w:id="1062" w:author="guisang.song" w:date="2025-10-20T15:26:00Z">
            <w:rPr>
              <w:rFonts w:hint="eastAsia"/>
            </w:rPr>
          </w:rPrChange>
        </w:rPr>
        <w:t>열에</w:t>
      </w:r>
      <w:r w:rsidR="00107ADE" w:rsidRPr="00EE4134">
        <w:rPr>
          <w:rFonts w:ascii="Times New Roman" w:hAnsi="Times New Roman"/>
          <w:rPrChange w:id="1063" w:author="guisang.song" w:date="2025-10-20T15:26:00Z">
            <w:rPr>
              <w:rFonts w:hint="eastAsia"/>
            </w:rPr>
          </w:rPrChange>
        </w:rPr>
        <w:t xml:space="preserve"> </w:t>
      </w:r>
      <w:r w:rsidR="00107ADE" w:rsidRPr="00EE4134">
        <w:rPr>
          <w:rFonts w:ascii="Times New Roman" w:hAnsi="Times New Roman"/>
          <w:rPrChange w:id="1064" w:author="guisang.song" w:date="2025-10-20T15:26:00Z">
            <w:rPr>
              <w:rFonts w:hint="eastAsia"/>
            </w:rPr>
          </w:rPrChange>
        </w:rPr>
        <w:t>기재되어</w:t>
      </w:r>
      <w:r w:rsidR="00107ADE" w:rsidRPr="00EE4134">
        <w:rPr>
          <w:rFonts w:ascii="Times New Roman" w:hAnsi="Times New Roman"/>
          <w:rPrChange w:id="1065" w:author="guisang.song" w:date="2025-10-20T15:26:00Z">
            <w:rPr>
              <w:rFonts w:hint="eastAsia"/>
            </w:rPr>
          </w:rPrChange>
        </w:rPr>
        <w:t xml:space="preserve"> </w:t>
      </w:r>
      <w:r w:rsidR="00107ADE" w:rsidRPr="00EE4134">
        <w:rPr>
          <w:rFonts w:ascii="Times New Roman" w:hAnsi="Times New Roman"/>
          <w:rPrChange w:id="1066" w:author="guisang.song" w:date="2025-10-20T15:26:00Z">
            <w:rPr>
              <w:rFonts w:hint="eastAsia"/>
            </w:rPr>
          </w:rPrChange>
        </w:rPr>
        <w:t>있는</w:t>
      </w:r>
      <w:r w:rsidR="00107ADE" w:rsidRPr="00EE4134">
        <w:rPr>
          <w:rFonts w:ascii="Times New Roman" w:hAnsi="Times New Roman"/>
          <w:rPrChange w:id="1067" w:author="guisang.song" w:date="2025-10-20T15:26:00Z">
            <w:rPr>
              <w:rFonts w:hint="eastAsia"/>
            </w:rPr>
          </w:rPrChange>
        </w:rPr>
        <w:t xml:space="preserve"> </w:t>
      </w:r>
      <w:r w:rsidR="00107ADE" w:rsidRPr="00EE4134">
        <w:rPr>
          <w:rFonts w:ascii="Times New Roman" w:hAnsi="Times New Roman"/>
          <w:rPrChange w:id="1068" w:author="guisang.song" w:date="2025-10-20T15:26:00Z">
            <w:rPr>
              <w:rFonts w:hint="eastAsia"/>
            </w:rPr>
          </w:rPrChange>
        </w:rPr>
        <w:t>각</w:t>
      </w:r>
      <w:r w:rsidR="00107ADE" w:rsidRPr="00EE4134">
        <w:rPr>
          <w:rFonts w:ascii="Times New Roman" w:hAnsi="Times New Roman"/>
          <w:rPrChange w:id="1069" w:author="guisang.song" w:date="2025-10-20T15:26:00Z">
            <w:rPr>
              <w:rFonts w:hint="eastAsia"/>
            </w:rPr>
          </w:rPrChange>
        </w:rPr>
        <w:t xml:space="preserve"> </w:t>
      </w:r>
      <w:r w:rsidR="00107ADE" w:rsidRPr="00EE4134">
        <w:rPr>
          <w:rFonts w:ascii="Times New Roman" w:hAnsi="Times New Roman"/>
          <w:rPrChange w:id="1070" w:author="guisang.song" w:date="2025-10-20T15:26:00Z">
            <w:rPr>
              <w:rFonts w:hint="eastAsia"/>
            </w:rPr>
          </w:rPrChange>
        </w:rPr>
        <w:t>외국</w:t>
      </w:r>
      <w:r w:rsidR="00107ADE" w:rsidRPr="00EE4134">
        <w:rPr>
          <w:rFonts w:ascii="Times New Roman" w:hAnsi="Times New Roman"/>
          <w:rPrChange w:id="1071" w:author="guisang.song" w:date="2025-10-20T15:26:00Z">
            <w:rPr>
              <w:rFonts w:hint="eastAsia"/>
            </w:rPr>
          </w:rPrChange>
        </w:rPr>
        <w:t xml:space="preserve"> </w:t>
      </w:r>
      <w:r w:rsidR="00107ADE" w:rsidRPr="00EE4134">
        <w:rPr>
          <w:rFonts w:ascii="Times New Roman" w:hAnsi="Times New Roman"/>
          <w:rPrChange w:id="1072" w:author="guisang.song" w:date="2025-10-20T15:26:00Z">
            <w:rPr>
              <w:rFonts w:hint="eastAsia"/>
            </w:rPr>
          </w:rPrChange>
        </w:rPr>
        <w:t>법령</w:t>
      </w:r>
      <w:r w:rsidR="00107ADE" w:rsidRPr="00EE4134">
        <w:rPr>
          <w:rFonts w:ascii="Times New Roman" w:hAnsi="Times New Roman"/>
          <w:rPrChange w:id="1073" w:author="guisang.song" w:date="2025-10-20T15:26:00Z">
            <w:rPr>
              <w:rFonts w:hint="eastAsia"/>
            </w:rPr>
          </w:rPrChange>
        </w:rPr>
        <w:t xml:space="preserve">, </w:t>
      </w:r>
      <w:r w:rsidR="00107ADE" w:rsidRPr="00EE4134">
        <w:rPr>
          <w:rFonts w:ascii="Times New Roman" w:hAnsi="Times New Roman"/>
          <w:rPrChange w:id="1074" w:author="guisang.song" w:date="2025-10-20T15:26:00Z">
            <w:rPr>
              <w:rFonts w:hint="eastAsia"/>
            </w:rPr>
          </w:rPrChange>
        </w:rPr>
        <w:t>기준</w:t>
      </w:r>
      <w:r w:rsidR="00107ADE" w:rsidRPr="00EE4134">
        <w:rPr>
          <w:rFonts w:ascii="Times New Roman" w:hAnsi="Times New Roman"/>
          <w:rPrChange w:id="1075" w:author="guisang.song" w:date="2025-10-20T15:26:00Z">
            <w:rPr>
              <w:rFonts w:hint="eastAsia"/>
            </w:rPr>
          </w:rPrChange>
        </w:rPr>
        <w:t>,</w:t>
      </w:r>
      <w:r w:rsidR="00107ADE" w:rsidRPr="00EE4134">
        <w:rPr>
          <w:rFonts w:ascii="Times New Roman" w:hAnsi="Times New Roman"/>
          <w:rPrChange w:id="1076" w:author="guisang.song" w:date="2025-10-20T15:26:00Z">
            <w:rPr/>
          </w:rPrChange>
        </w:rPr>
        <w:t xml:space="preserve"> </w:t>
      </w:r>
      <w:r w:rsidR="00107ADE" w:rsidRPr="00EE4134">
        <w:rPr>
          <w:rFonts w:ascii="Times New Roman" w:hAnsi="Times New Roman"/>
          <w:rPrChange w:id="1077" w:author="guisang.song" w:date="2025-10-20T15:26:00Z">
            <w:rPr>
              <w:rFonts w:hint="eastAsia"/>
            </w:rPr>
          </w:rPrChange>
        </w:rPr>
        <w:t>지침</w:t>
      </w:r>
      <w:r w:rsidR="00107ADE" w:rsidRPr="00EE4134">
        <w:rPr>
          <w:rFonts w:ascii="Times New Roman" w:hAnsi="Times New Roman"/>
          <w:rPrChange w:id="1078" w:author="guisang.song" w:date="2025-10-20T15:26:00Z">
            <w:rPr>
              <w:rFonts w:hint="eastAsia"/>
            </w:rPr>
          </w:rPrChange>
        </w:rPr>
        <w:t>,</w:t>
      </w:r>
      <w:r w:rsidR="00107ADE" w:rsidRPr="00EE4134">
        <w:rPr>
          <w:rFonts w:ascii="Times New Roman" w:hAnsi="Times New Roman"/>
          <w:rPrChange w:id="1079" w:author="guisang.song" w:date="2025-10-20T15:26:00Z">
            <w:rPr/>
          </w:rPrChange>
        </w:rPr>
        <w:t xml:space="preserve"> </w:t>
      </w:r>
      <w:r w:rsidR="00107ADE" w:rsidRPr="00EE4134">
        <w:rPr>
          <w:rFonts w:ascii="Times New Roman" w:hAnsi="Times New Roman"/>
          <w:rPrChange w:id="1080" w:author="guisang.song" w:date="2025-10-20T15:26:00Z">
            <w:rPr>
              <w:rFonts w:hint="eastAsia"/>
            </w:rPr>
          </w:rPrChange>
        </w:rPr>
        <w:t>기관들에</w:t>
      </w:r>
      <w:r w:rsidR="00107ADE" w:rsidRPr="00EE4134">
        <w:rPr>
          <w:rFonts w:ascii="Times New Roman" w:hAnsi="Times New Roman"/>
          <w:rPrChange w:id="1081" w:author="guisang.song" w:date="2025-10-20T15:26:00Z">
            <w:rPr>
              <w:rFonts w:hint="eastAsia"/>
            </w:rPr>
          </w:rPrChange>
        </w:rPr>
        <w:t xml:space="preserve"> </w:t>
      </w:r>
      <w:r w:rsidR="00107ADE" w:rsidRPr="00EE4134">
        <w:rPr>
          <w:rFonts w:ascii="Times New Roman" w:hAnsi="Times New Roman"/>
          <w:rPrChange w:id="1082" w:author="guisang.song" w:date="2025-10-20T15:26:00Z">
            <w:rPr>
              <w:rFonts w:hint="eastAsia"/>
            </w:rPr>
          </w:rPrChange>
        </w:rPr>
        <w:t>각</w:t>
      </w:r>
      <w:r w:rsidR="00107ADE" w:rsidRPr="00EE4134">
        <w:rPr>
          <w:rFonts w:ascii="Times New Roman" w:hAnsi="Times New Roman"/>
          <w:rPrChange w:id="1083" w:author="guisang.song" w:date="2025-10-20T15:26:00Z">
            <w:rPr>
              <w:rFonts w:hint="eastAsia"/>
            </w:rPr>
          </w:rPrChange>
        </w:rPr>
        <w:t xml:space="preserve"> </w:t>
      </w:r>
      <w:r w:rsidR="00107ADE" w:rsidRPr="00EE4134">
        <w:rPr>
          <w:rFonts w:ascii="Times New Roman" w:hAnsi="Times New Roman"/>
          <w:rPrChange w:id="1084" w:author="guisang.song" w:date="2025-10-20T15:26:00Z">
            <w:rPr>
              <w:rFonts w:hint="eastAsia"/>
            </w:rPr>
          </w:rPrChange>
        </w:rPr>
        <w:t>대응하는</w:t>
      </w:r>
      <w:r w:rsidR="00107ADE" w:rsidRPr="00EE4134">
        <w:rPr>
          <w:rFonts w:ascii="Times New Roman" w:hAnsi="Times New Roman"/>
          <w:rPrChange w:id="1085" w:author="guisang.song" w:date="2025-10-20T15:26:00Z">
            <w:rPr>
              <w:rFonts w:hint="eastAsia"/>
            </w:rPr>
          </w:rPrChange>
        </w:rPr>
        <w:t xml:space="preserve"> </w:t>
      </w:r>
      <w:r w:rsidR="00107ADE" w:rsidRPr="00EE4134">
        <w:rPr>
          <w:rFonts w:ascii="Times New Roman" w:hAnsi="Times New Roman"/>
          <w:rPrChange w:id="1086" w:author="guisang.song" w:date="2025-10-20T15:26:00Z">
            <w:rPr>
              <w:rFonts w:hint="eastAsia"/>
            </w:rPr>
          </w:rPrChange>
        </w:rPr>
        <w:t>우리나라의</w:t>
      </w:r>
      <w:r w:rsidR="00107ADE" w:rsidRPr="00EE4134">
        <w:rPr>
          <w:rFonts w:ascii="Times New Roman" w:hAnsi="Times New Roman"/>
          <w:rPrChange w:id="1087" w:author="guisang.song" w:date="2025-10-20T15:26:00Z">
            <w:rPr>
              <w:rFonts w:hint="eastAsia"/>
            </w:rPr>
          </w:rPrChange>
        </w:rPr>
        <w:t xml:space="preserve"> </w:t>
      </w:r>
      <w:r w:rsidR="00107ADE" w:rsidRPr="00EE4134">
        <w:rPr>
          <w:rFonts w:ascii="Times New Roman" w:hAnsi="Times New Roman"/>
          <w:rPrChange w:id="1088" w:author="guisang.song" w:date="2025-10-20T15:26:00Z">
            <w:rPr>
              <w:rFonts w:hint="eastAsia"/>
            </w:rPr>
          </w:rPrChange>
        </w:rPr>
        <w:t>법령이나</w:t>
      </w:r>
      <w:r w:rsidR="00107ADE" w:rsidRPr="00EE4134">
        <w:rPr>
          <w:rFonts w:ascii="Times New Roman" w:hAnsi="Times New Roman"/>
          <w:rPrChange w:id="1089" w:author="guisang.song" w:date="2025-10-20T15:26:00Z">
            <w:rPr>
              <w:rFonts w:hint="eastAsia"/>
            </w:rPr>
          </w:rPrChange>
        </w:rPr>
        <w:t xml:space="preserve"> </w:t>
      </w:r>
      <w:r w:rsidR="005B0DC1" w:rsidRPr="00EE4134">
        <w:rPr>
          <w:rFonts w:ascii="Times New Roman" w:hAnsi="Times New Roman"/>
          <w:rPrChange w:id="1090" w:author="guisang.song" w:date="2025-10-20T15:26:00Z">
            <w:rPr>
              <w:rFonts w:hint="eastAsia"/>
            </w:rPr>
          </w:rPrChange>
        </w:rPr>
        <w:t>각</w:t>
      </w:r>
      <w:r w:rsidR="005B0DC1" w:rsidRPr="00EE4134">
        <w:rPr>
          <w:rFonts w:ascii="Times New Roman" w:hAnsi="Times New Roman"/>
          <w:rPrChange w:id="1091" w:author="guisang.song" w:date="2025-10-20T15:26:00Z">
            <w:rPr>
              <w:rFonts w:hint="eastAsia"/>
            </w:rPr>
          </w:rPrChange>
        </w:rPr>
        <w:t xml:space="preserve"> </w:t>
      </w:r>
      <w:r w:rsidR="005B0DC1" w:rsidRPr="00EE4134">
        <w:rPr>
          <w:rFonts w:ascii="Times New Roman" w:hAnsi="Times New Roman"/>
          <w:rPrChange w:id="1092" w:author="guisang.song" w:date="2025-10-20T15:26:00Z">
            <w:rPr>
              <w:rFonts w:hint="eastAsia"/>
            </w:rPr>
          </w:rPrChange>
        </w:rPr>
        <w:t>부처</w:t>
      </w:r>
      <w:r w:rsidR="005B0DC1" w:rsidRPr="00EE4134">
        <w:rPr>
          <w:rFonts w:ascii="Times New Roman" w:hAnsi="Times New Roman"/>
          <w:rPrChange w:id="1093" w:author="guisang.song" w:date="2025-10-20T15:26:00Z">
            <w:rPr>
              <w:rFonts w:hint="eastAsia"/>
            </w:rPr>
          </w:rPrChange>
        </w:rPr>
        <w:t xml:space="preserve"> </w:t>
      </w:r>
      <w:r w:rsidR="005B0DC1" w:rsidRPr="00EE4134">
        <w:rPr>
          <w:rFonts w:ascii="Times New Roman" w:hAnsi="Times New Roman"/>
          <w:rPrChange w:id="1094" w:author="guisang.song" w:date="2025-10-20T15:26:00Z">
            <w:rPr>
              <w:rFonts w:hint="eastAsia"/>
            </w:rPr>
          </w:rPrChange>
        </w:rPr>
        <w:t>가이드라인</w:t>
      </w:r>
      <w:r w:rsidR="005B0DC1" w:rsidRPr="00EE4134">
        <w:rPr>
          <w:rFonts w:ascii="Times New Roman" w:hAnsi="Times New Roman"/>
          <w:rPrChange w:id="1095" w:author="guisang.song" w:date="2025-10-20T15:26:00Z">
            <w:rPr>
              <w:rFonts w:hint="eastAsia"/>
            </w:rPr>
          </w:rPrChange>
        </w:rPr>
        <w:t>,</w:t>
      </w:r>
      <w:r w:rsidR="005B0DC1" w:rsidRPr="00EE4134">
        <w:rPr>
          <w:rFonts w:ascii="Times New Roman" w:hAnsi="Times New Roman"/>
          <w:rPrChange w:id="1096" w:author="guisang.song" w:date="2025-10-20T15:26:00Z">
            <w:rPr/>
          </w:rPrChange>
        </w:rPr>
        <w:t xml:space="preserve"> </w:t>
      </w:r>
      <w:r w:rsidR="005B0DC1" w:rsidRPr="00EE4134">
        <w:rPr>
          <w:rFonts w:ascii="Times New Roman" w:hAnsi="Times New Roman"/>
          <w:rPrChange w:id="1097" w:author="guisang.song" w:date="2025-10-20T15:26:00Z">
            <w:rPr>
              <w:rFonts w:hint="eastAsia"/>
            </w:rPr>
          </w:rPrChange>
        </w:rPr>
        <w:t>고시</w:t>
      </w:r>
      <w:r w:rsidR="005B0DC1" w:rsidRPr="00EE4134">
        <w:rPr>
          <w:rFonts w:ascii="Times New Roman" w:hAnsi="Times New Roman"/>
          <w:rPrChange w:id="1098" w:author="guisang.song" w:date="2025-10-20T15:26:00Z">
            <w:rPr>
              <w:rFonts w:hint="eastAsia"/>
            </w:rPr>
          </w:rPrChange>
        </w:rPr>
        <w:t>,</w:t>
      </w:r>
      <w:r w:rsidR="005B0DC1" w:rsidRPr="00EE4134">
        <w:rPr>
          <w:rFonts w:ascii="Times New Roman" w:hAnsi="Times New Roman"/>
          <w:rPrChange w:id="1099" w:author="guisang.song" w:date="2025-10-20T15:26:00Z">
            <w:rPr/>
          </w:rPrChange>
        </w:rPr>
        <w:t xml:space="preserve"> </w:t>
      </w:r>
      <w:r w:rsidR="005B0DC1" w:rsidRPr="00EE4134">
        <w:rPr>
          <w:rFonts w:ascii="Times New Roman" w:hAnsi="Times New Roman"/>
          <w:rPrChange w:id="1100" w:author="guisang.song" w:date="2025-10-20T15:26:00Z">
            <w:rPr>
              <w:rFonts w:hint="eastAsia"/>
            </w:rPr>
          </w:rPrChange>
        </w:rPr>
        <w:t>기관이나</w:t>
      </w:r>
      <w:r w:rsidR="005B0DC1" w:rsidRPr="00EE4134">
        <w:rPr>
          <w:rFonts w:ascii="Times New Roman" w:hAnsi="Times New Roman"/>
          <w:rPrChange w:id="1101" w:author="guisang.song" w:date="2025-10-20T15:26:00Z">
            <w:rPr>
              <w:rFonts w:hint="eastAsia"/>
            </w:rPr>
          </w:rPrChange>
        </w:rPr>
        <w:t xml:space="preserve"> </w:t>
      </w:r>
      <w:r w:rsidR="005B0DC1" w:rsidRPr="00EE4134">
        <w:rPr>
          <w:rFonts w:ascii="Times New Roman" w:hAnsi="Times New Roman"/>
          <w:rPrChange w:id="1102" w:author="guisang.song" w:date="2025-10-20T15:26:00Z">
            <w:rPr>
              <w:rFonts w:hint="eastAsia"/>
            </w:rPr>
          </w:rPrChange>
        </w:rPr>
        <w:t>위원회</w:t>
      </w:r>
      <w:r w:rsidR="0021221B" w:rsidRPr="00EE4134">
        <w:rPr>
          <w:rFonts w:ascii="Times New Roman" w:hAnsi="Times New Roman"/>
          <w:rPrChange w:id="1103" w:author="guisang.song" w:date="2025-10-20T15:26:00Z">
            <w:rPr>
              <w:rFonts w:hint="eastAsia"/>
            </w:rPr>
          </w:rPrChange>
        </w:rPr>
        <w:t xml:space="preserve"> </w:t>
      </w:r>
      <w:r w:rsidR="005B0DC1" w:rsidRPr="00EE4134">
        <w:rPr>
          <w:rFonts w:ascii="Times New Roman" w:hAnsi="Times New Roman"/>
          <w:rPrChange w:id="1104" w:author="guisang.song" w:date="2025-10-20T15:26:00Z">
            <w:rPr>
              <w:rFonts w:hint="eastAsia"/>
            </w:rPr>
          </w:rPrChange>
        </w:rPr>
        <w:t>등을</w:t>
      </w:r>
      <w:r w:rsidR="005B0DC1" w:rsidRPr="00EE4134">
        <w:rPr>
          <w:rFonts w:ascii="Times New Roman" w:hAnsi="Times New Roman"/>
          <w:rPrChange w:id="1105" w:author="guisang.song" w:date="2025-10-20T15:26:00Z">
            <w:rPr>
              <w:rFonts w:hint="eastAsia"/>
            </w:rPr>
          </w:rPrChange>
        </w:rPr>
        <w:t xml:space="preserve"> </w:t>
      </w:r>
      <w:r w:rsidR="009F3891" w:rsidRPr="00EE4134">
        <w:rPr>
          <w:rFonts w:ascii="Times New Roman" w:hAnsi="Times New Roman"/>
          <w:rPrChange w:id="1106" w:author="guisang.song" w:date="2025-10-20T15:26:00Z">
            <w:rPr>
              <w:rFonts w:hint="eastAsia"/>
            </w:rPr>
          </w:rPrChange>
        </w:rPr>
        <w:t>일</w:t>
      </w:r>
      <w:r w:rsidR="005B0DC1" w:rsidRPr="00EE4134">
        <w:rPr>
          <w:rFonts w:ascii="Times New Roman" w:hAnsi="Times New Roman"/>
          <w:rPrChange w:id="1107" w:author="guisang.song" w:date="2025-10-20T15:26:00Z">
            <w:rPr>
              <w:rFonts w:hint="eastAsia"/>
            </w:rPr>
          </w:rPrChange>
        </w:rPr>
        <w:t xml:space="preserve"> </w:t>
      </w:r>
      <w:r w:rsidR="005B0DC1" w:rsidRPr="00EE4134">
        <w:rPr>
          <w:rFonts w:ascii="Times New Roman" w:hAnsi="Times New Roman"/>
          <w:rPrChange w:id="1108" w:author="guisang.song" w:date="2025-10-20T15:26:00Z">
            <w:rPr/>
          </w:rPrChange>
        </w:rPr>
        <w:t>N</w:t>
      </w:r>
      <w:r w:rsidR="005B0DC1" w:rsidRPr="00EE4134">
        <w:rPr>
          <w:rFonts w:ascii="Times New Roman" w:hAnsi="Times New Roman"/>
          <w:rPrChange w:id="1109" w:author="guisang.song" w:date="2025-10-20T15:26:00Z">
            <w:rPr>
              <w:rFonts w:hint="eastAsia"/>
            </w:rPr>
          </w:rPrChange>
        </w:rPr>
        <w:t>열에</w:t>
      </w:r>
      <w:r w:rsidR="005B0DC1" w:rsidRPr="00EE4134">
        <w:rPr>
          <w:rFonts w:ascii="Times New Roman" w:hAnsi="Times New Roman"/>
          <w:rPrChange w:id="1110" w:author="guisang.song" w:date="2025-10-20T15:26:00Z">
            <w:rPr>
              <w:rFonts w:hint="eastAsia"/>
            </w:rPr>
          </w:rPrChange>
        </w:rPr>
        <w:t xml:space="preserve"> </w:t>
      </w:r>
      <w:r w:rsidR="005B0DC1" w:rsidRPr="00EE4134">
        <w:rPr>
          <w:rFonts w:ascii="Times New Roman" w:hAnsi="Times New Roman"/>
          <w:rPrChange w:id="1111" w:author="guisang.song" w:date="2025-10-20T15:26:00Z">
            <w:rPr>
              <w:rFonts w:hint="eastAsia"/>
            </w:rPr>
          </w:rPrChange>
        </w:rPr>
        <w:t>기재해줘</w:t>
      </w:r>
      <w:r w:rsidR="005B0DC1" w:rsidRPr="00EE4134">
        <w:rPr>
          <w:rFonts w:ascii="Times New Roman" w:hAnsi="Times New Roman"/>
          <w:rPrChange w:id="1112" w:author="guisang.song" w:date="2025-10-20T15:26:00Z">
            <w:rPr>
              <w:rFonts w:hint="eastAsia"/>
            </w:rPr>
          </w:rPrChange>
        </w:rPr>
        <w:t>.</w:t>
      </w:r>
      <w:r w:rsidR="005B0DC1" w:rsidRPr="00EE4134">
        <w:rPr>
          <w:rFonts w:ascii="Times New Roman" w:hAnsi="Times New Roman"/>
          <w:rPrChange w:id="1113" w:author="guisang.song" w:date="2025-10-20T15:26:00Z">
            <w:rPr/>
          </w:rPrChange>
        </w:rPr>
        <w:t xml:space="preserve"> </w:t>
      </w:r>
    </w:p>
    <w:p w:rsidR="005728FC" w:rsidRDefault="005728FC" w:rsidP="005728FC">
      <w:pPr>
        <w:pStyle w:val="a4"/>
        <w:numPr>
          <w:ilvl w:val="0"/>
          <w:numId w:val="11"/>
        </w:numPr>
        <w:wordWrap w:val="0"/>
        <w:autoSpaceDE w:val="0"/>
        <w:autoSpaceDN w:val="0"/>
        <w:ind w:leftChars="0" w:left="760" w:hanging="357"/>
        <w:rPr>
          <w:ins w:id="1114" w:author="guisang.song" w:date="2025-10-20T16:15:00Z"/>
          <w:rFonts w:ascii="Times New Roman" w:hAnsi="Times New Roman"/>
        </w:rPr>
        <w:pPrChange w:id="1115" w:author="guisang.song" w:date="2025-10-20T16:15:00Z">
          <w:pPr>
            <w:pStyle w:val="a4"/>
            <w:wordWrap w:val="0"/>
            <w:autoSpaceDE w:val="0"/>
            <w:autoSpaceDN w:val="0"/>
            <w:ind w:leftChars="0" w:left="403"/>
          </w:pPr>
        </w:pPrChange>
      </w:pPr>
    </w:p>
    <w:p w:rsidR="005728FC" w:rsidRPr="00EE4134" w:rsidRDefault="005728FC" w:rsidP="005728FC">
      <w:pPr>
        <w:pStyle w:val="a4"/>
        <w:wordWrap w:val="0"/>
        <w:autoSpaceDE w:val="0"/>
        <w:autoSpaceDN w:val="0"/>
        <w:ind w:leftChars="0" w:left="763"/>
        <w:rPr>
          <w:ins w:id="1116" w:author="guisang.song" w:date="2025-10-20T16:15:00Z"/>
          <w:rFonts w:ascii="Times New Roman" w:hAnsi="Times New Roman"/>
          <w:rPrChange w:id="1117" w:author="guisang.song" w:date="2025-10-20T15:26:00Z">
            <w:rPr>
              <w:ins w:id="1118" w:author="guisang.song" w:date="2025-10-20T16:15:00Z"/>
            </w:rPr>
          </w:rPrChange>
        </w:rPr>
        <w:pPrChange w:id="1119" w:author="guisang.song" w:date="2025-10-20T16:15:00Z">
          <w:pPr>
            <w:pStyle w:val="a4"/>
            <w:wordWrap w:val="0"/>
            <w:autoSpaceDE w:val="0"/>
            <w:autoSpaceDN w:val="0"/>
            <w:ind w:leftChars="0" w:left="403"/>
          </w:pPr>
        </w:pPrChange>
      </w:pPr>
    </w:p>
    <w:p w:rsidR="00193576" w:rsidRPr="005728FC" w:rsidDel="005728FC" w:rsidRDefault="00193576" w:rsidP="005728FC">
      <w:pPr>
        <w:pStyle w:val="a4"/>
        <w:wordWrap w:val="0"/>
        <w:autoSpaceDE w:val="0"/>
        <w:autoSpaceDN w:val="0"/>
        <w:ind w:leftChars="0" w:left="763"/>
        <w:rPr>
          <w:del w:id="1120" w:author="guisang.song" w:date="2025-10-20T16:15:00Z"/>
          <w:rFonts w:ascii="Times New Roman" w:hAnsi="Times New Roman" w:hint="eastAsia"/>
          <w:rPrChange w:id="1121" w:author="guisang.song" w:date="2025-10-20T16:15:00Z">
            <w:rPr>
              <w:del w:id="1122" w:author="guisang.song" w:date="2025-10-20T16:15:00Z"/>
            </w:rPr>
          </w:rPrChange>
        </w:rPr>
        <w:pPrChange w:id="1123" w:author="guisang.song" w:date="2025-10-20T16:15:00Z">
          <w:pPr>
            <w:pStyle w:val="a4"/>
            <w:wordWrap w:val="0"/>
            <w:autoSpaceDE w:val="0"/>
            <w:autoSpaceDN w:val="0"/>
            <w:ind w:leftChars="0" w:left="403"/>
          </w:pPr>
        </w:pPrChange>
      </w:pPr>
    </w:p>
    <w:p w:rsidR="00193576" w:rsidDel="005728FC" w:rsidRDefault="009F3891" w:rsidP="005728FC">
      <w:pPr>
        <w:pStyle w:val="a4"/>
        <w:wordWrap w:val="0"/>
        <w:autoSpaceDE w:val="0"/>
        <w:autoSpaceDN w:val="0"/>
        <w:ind w:leftChars="0" w:left="763"/>
        <w:rPr>
          <w:del w:id="1124" w:author="guisang.song" w:date="2025-10-20T16:15:00Z"/>
        </w:rPr>
        <w:pPrChange w:id="1125" w:author="guisang.song" w:date="2025-10-20T16:15:00Z">
          <w:pPr>
            <w:pStyle w:val="a4"/>
            <w:wordWrap w:val="0"/>
            <w:autoSpaceDE w:val="0"/>
            <w:autoSpaceDN w:val="0"/>
            <w:ind w:leftChars="0" w:left="403"/>
          </w:pPr>
        </w:pPrChange>
      </w:pPr>
      <w:r w:rsidRPr="005728FC">
        <w:rPr>
          <w:rPrChange w:id="1126" w:author="guisang.song" w:date="2025-10-20T16:15:00Z">
            <w:rPr>
              <w:rFonts w:hint="eastAsia"/>
            </w:rPr>
          </w:rPrChange>
        </w:rPr>
        <w:t>특히,</w:t>
      </w:r>
      <w:r w:rsidR="005B0DC1" w:rsidRPr="005728FC">
        <w:rPr>
          <w:rPrChange w:id="1127" w:author="guisang.song" w:date="2025-10-20T16:15:00Z">
            <w:rPr/>
          </w:rPrChange>
        </w:rPr>
        <w:t xml:space="preserve"> </w:t>
      </w:r>
      <w:r w:rsidR="005B0DC1" w:rsidRPr="005728FC">
        <w:rPr>
          <w:rPrChange w:id="1128" w:author="guisang.song" w:date="2025-10-20T16:15:00Z">
            <w:rPr>
              <w:rFonts w:hint="eastAsia"/>
            </w:rPr>
          </w:rPrChange>
        </w:rPr>
        <w:t xml:space="preserve">단순히 </w:t>
      </w:r>
      <w:r w:rsidR="00151336" w:rsidRPr="005728FC">
        <w:rPr>
          <w:rPrChange w:id="1129" w:author="guisang.song" w:date="2025-10-20T16:15:00Z">
            <w:rPr>
              <w:rFonts w:hint="eastAsia"/>
            </w:rPr>
          </w:rPrChange>
        </w:rPr>
        <w:t>법</w:t>
      </w:r>
      <w:ins w:id="1130" w:author="guisang.song" w:date="2025-10-20T16:13:00Z">
        <w:r w:rsidR="005728FC" w:rsidRPr="005728FC">
          <w:rPr>
            <w:rFonts w:hint="eastAsia"/>
            <w:rPrChange w:id="1131" w:author="guisang.song" w:date="2025-10-20T16:15:00Z">
              <w:rPr>
                <w:rFonts w:hint="eastAsia"/>
              </w:rPr>
            </w:rPrChange>
          </w:rPr>
          <w:t xml:space="preserve">령의 </w:t>
        </w:r>
      </w:ins>
      <w:proofErr w:type="spellStart"/>
      <w:r w:rsidR="00151336" w:rsidRPr="005728FC">
        <w:rPr>
          <w:rPrChange w:id="1132" w:author="guisang.song" w:date="2025-10-20T16:15:00Z">
            <w:rPr>
              <w:rFonts w:hint="eastAsia"/>
            </w:rPr>
          </w:rPrChange>
        </w:rPr>
        <w:t>명</w:t>
      </w:r>
      <w:ins w:id="1133" w:author="guisang.song" w:date="2025-10-20T16:13:00Z">
        <w:r w:rsidR="005728FC" w:rsidRPr="005728FC">
          <w:rPr>
            <w:rFonts w:hint="eastAsia"/>
            <w:rPrChange w:id="1134" w:author="guisang.song" w:date="2025-10-20T16:15:00Z">
              <w:rPr>
                <w:rFonts w:hint="eastAsia"/>
              </w:rPr>
            </w:rPrChange>
          </w:rPr>
          <w:t>칭</w:t>
        </w:r>
      </w:ins>
      <w:r w:rsidR="00151336" w:rsidRPr="005728FC">
        <w:rPr>
          <w:rPrChange w:id="1135" w:author="guisang.song" w:date="2025-10-20T16:15:00Z">
            <w:rPr>
              <w:rFonts w:hint="eastAsia"/>
            </w:rPr>
          </w:rPrChange>
        </w:rPr>
        <w:t>뿐만</w:t>
      </w:r>
      <w:proofErr w:type="spellEnd"/>
      <w:r w:rsidR="00151336" w:rsidRPr="005728FC">
        <w:rPr>
          <w:rPrChange w:id="1136" w:author="guisang.song" w:date="2025-10-20T16:15:00Z">
            <w:rPr>
              <w:rFonts w:hint="eastAsia"/>
            </w:rPr>
          </w:rPrChange>
        </w:rPr>
        <w:t xml:space="preserve"> 아니라 해당</w:t>
      </w:r>
      <w:ins w:id="1137" w:author="guisang.song" w:date="2025-10-20T16:13:00Z">
        <w:r w:rsidR="005728FC" w:rsidRPr="005728FC">
          <w:rPr>
            <w:rFonts w:hint="eastAsia"/>
            <w:rPrChange w:id="1138" w:author="guisang.song" w:date="2025-10-20T16:15:00Z">
              <w:rPr>
                <w:rFonts w:hint="eastAsia"/>
              </w:rPr>
            </w:rPrChange>
          </w:rPr>
          <w:t xml:space="preserve">하는 </w:t>
        </w:r>
      </w:ins>
      <w:del w:id="1139" w:author="guisang.song" w:date="2025-10-20T16:13:00Z">
        <w:r w:rsidR="00151336" w:rsidRPr="005728FC" w:rsidDel="005728FC">
          <w:rPr>
            <w:rPrChange w:id="1140" w:author="guisang.song" w:date="2025-10-20T16:15:00Z">
              <w:rPr>
                <w:rFonts w:hint="eastAsia"/>
              </w:rPr>
            </w:rPrChange>
          </w:rPr>
          <w:delText xml:space="preserve"> </w:delText>
        </w:r>
        <w:r w:rsidR="005B0DC1" w:rsidRPr="005728FC" w:rsidDel="005728FC">
          <w:rPr>
            <w:rPrChange w:id="1141" w:author="guisang.song" w:date="2025-10-20T16:15:00Z">
              <w:rPr>
                <w:rFonts w:hint="eastAsia"/>
              </w:rPr>
            </w:rPrChange>
          </w:rPr>
          <w:delText xml:space="preserve">법의 해당 내용(혹은 </w:delText>
        </w:r>
      </w:del>
      <w:r w:rsidR="005B0DC1" w:rsidRPr="005728FC">
        <w:rPr>
          <w:rPrChange w:id="1142" w:author="guisang.song" w:date="2025-10-20T16:15:00Z">
            <w:rPr>
              <w:rFonts w:hint="eastAsia"/>
            </w:rPr>
          </w:rPrChange>
        </w:rPr>
        <w:t>조항 번호</w:t>
      </w:r>
      <w:del w:id="1143" w:author="guisang.song" w:date="2025-10-20T16:13:00Z">
        <w:r w:rsidR="005B0DC1" w:rsidRPr="005728FC" w:rsidDel="005728FC">
          <w:rPr>
            <w:rPrChange w:id="1144" w:author="guisang.song" w:date="2025-10-20T16:15:00Z">
              <w:rPr>
                <w:rFonts w:hint="eastAsia"/>
              </w:rPr>
            </w:rPrChange>
          </w:rPr>
          <w:delText>)</w:delText>
        </w:r>
      </w:del>
      <w:r w:rsidR="005B0DC1" w:rsidRPr="005728FC">
        <w:rPr>
          <w:rPrChange w:id="1145" w:author="guisang.song" w:date="2025-10-20T16:15:00Z">
            <w:rPr>
              <w:rFonts w:hint="eastAsia"/>
            </w:rPr>
          </w:rPrChange>
        </w:rPr>
        <w:t>도 같이 표시해 줘.</w:t>
      </w:r>
    </w:p>
    <w:p w:rsidR="005728FC" w:rsidRDefault="005728FC" w:rsidP="005728FC">
      <w:pPr>
        <w:pStyle w:val="a4"/>
        <w:wordWrap w:val="0"/>
        <w:autoSpaceDE w:val="0"/>
        <w:autoSpaceDN w:val="0"/>
        <w:ind w:leftChars="0" w:left="763"/>
        <w:rPr>
          <w:ins w:id="1146" w:author="guisang.song" w:date="2025-10-20T16:15:00Z"/>
        </w:rPr>
        <w:pPrChange w:id="1147" w:author="guisang.song" w:date="2025-10-20T16:15:00Z">
          <w:pPr>
            <w:pStyle w:val="a4"/>
            <w:wordWrap w:val="0"/>
            <w:autoSpaceDE w:val="0"/>
            <w:autoSpaceDN w:val="0"/>
            <w:ind w:leftChars="0" w:left="403"/>
          </w:pPr>
        </w:pPrChange>
      </w:pPr>
    </w:p>
    <w:p w:rsidR="005728FC" w:rsidRPr="005728FC" w:rsidRDefault="005728FC" w:rsidP="005728FC">
      <w:pPr>
        <w:pStyle w:val="a4"/>
        <w:wordWrap w:val="0"/>
        <w:autoSpaceDE w:val="0"/>
        <w:autoSpaceDN w:val="0"/>
        <w:ind w:leftChars="0" w:left="763"/>
        <w:rPr>
          <w:ins w:id="1148" w:author="guisang.song" w:date="2025-10-20T16:15:00Z"/>
          <w:rPrChange w:id="1149" w:author="guisang.song" w:date="2025-10-20T16:15:00Z">
            <w:rPr>
              <w:ins w:id="1150" w:author="guisang.song" w:date="2025-10-20T16:15:00Z"/>
            </w:rPr>
          </w:rPrChange>
        </w:rPr>
        <w:pPrChange w:id="1151" w:author="guisang.song" w:date="2025-10-20T16:15:00Z">
          <w:pPr>
            <w:pStyle w:val="a4"/>
            <w:wordWrap w:val="0"/>
            <w:autoSpaceDE w:val="0"/>
            <w:autoSpaceDN w:val="0"/>
            <w:ind w:leftChars="0" w:left="403"/>
          </w:pPr>
        </w:pPrChange>
      </w:pPr>
    </w:p>
    <w:p w:rsidR="00193576" w:rsidRPr="00EE4134" w:rsidDel="005728FC" w:rsidRDefault="00193576" w:rsidP="00193576">
      <w:pPr>
        <w:pStyle w:val="a4"/>
        <w:wordWrap w:val="0"/>
        <w:autoSpaceDE w:val="0"/>
        <w:autoSpaceDN w:val="0"/>
        <w:ind w:leftChars="0" w:left="403"/>
        <w:rPr>
          <w:del w:id="1152" w:author="guisang.song" w:date="2025-10-20T16:15:00Z"/>
          <w:rFonts w:ascii="Times New Roman" w:hAnsi="Times New Roman" w:hint="eastAsia"/>
          <w:rPrChange w:id="1153" w:author="guisang.song" w:date="2025-10-20T15:26:00Z">
            <w:rPr>
              <w:del w:id="1154" w:author="guisang.song" w:date="2025-10-20T16:15:00Z"/>
            </w:rPr>
          </w:rPrChange>
        </w:rPr>
      </w:pPr>
    </w:p>
    <w:p w:rsidR="005728FC" w:rsidRPr="005728FC" w:rsidRDefault="005B0DC1" w:rsidP="005728FC">
      <w:pPr>
        <w:pStyle w:val="a4"/>
        <w:wordWrap w:val="0"/>
        <w:autoSpaceDE w:val="0"/>
        <w:autoSpaceDN w:val="0"/>
        <w:ind w:leftChars="0" w:left="763"/>
        <w:rPr>
          <w:ins w:id="1155" w:author="guisang.song" w:date="2025-10-20T16:13:00Z"/>
          <w:rPrChange w:id="1156" w:author="guisang.song" w:date="2025-10-20T16:15:00Z">
            <w:rPr>
              <w:ins w:id="1157" w:author="guisang.song" w:date="2025-10-20T16:13:00Z"/>
            </w:rPr>
          </w:rPrChange>
        </w:rPr>
        <w:pPrChange w:id="1158" w:author="guisang.song" w:date="2025-10-20T16:15:00Z">
          <w:pPr>
            <w:pStyle w:val="a4"/>
            <w:wordWrap w:val="0"/>
            <w:autoSpaceDE w:val="0"/>
            <w:autoSpaceDN w:val="0"/>
            <w:ind w:leftChars="0" w:left="403"/>
          </w:pPr>
        </w:pPrChange>
      </w:pPr>
      <w:r w:rsidRPr="005728FC">
        <w:rPr>
          <w:rPrChange w:id="1159" w:author="guisang.song" w:date="2025-10-20T16:15:00Z">
            <w:rPr>
              <w:rFonts w:hint="eastAsia"/>
            </w:rPr>
          </w:rPrChange>
        </w:rPr>
        <w:t>예를 들어</w:t>
      </w:r>
      <w:ins w:id="1160" w:author="guisang.song" w:date="2025-10-20T16:13:00Z">
        <w:r w:rsidR="005728FC" w:rsidRPr="005728FC">
          <w:rPr>
            <w:rFonts w:hint="eastAsia"/>
            <w:rPrChange w:id="1161" w:author="guisang.song" w:date="2025-10-20T16:15:00Z">
              <w:rPr>
                <w:rFonts w:hint="eastAsia"/>
              </w:rPr>
            </w:rPrChange>
          </w:rPr>
          <w:t>,</w:t>
        </w:r>
      </w:ins>
      <w:r w:rsidR="009F3891" w:rsidRPr="005728FC">
        <w:rPr>
          <w:rPrChange w:id="1162" w:author="guisang.song" w:date="2025-10-20T16:15:00Z">
            <w:rPr>
              <w:rFonts w:hint="eastAsia"/>
            </w:rPr>
          </w:rPrChange>
        </w:rPr>
        <w:t xml:space="preserve"> </w:t>
      </w:r>
    </w:p>
    <w:p w:rsidR="005728FC" w:rsidRDefault="0021221B" w:rsidP="005728FC">
      <w:pPr>
        <w:pStyle w:val="a4"/>
        <w:numPr>
          <w:ilvl w:val="0"/>
          <w:numId w:val="9"/>
        </w:numPr>
        <w:wordWrap w:val="0"/>
        <w:autoSpaceDE w:val="0"/>
        <w:autoSpaceDN w:val="0"/>
        <w:ind w:leftChars="0" w:left="1208" w:hanging="403"/>
        <w:rPr>
          <w:ins w:id="1163" w:author="guisang.song" w:date="2025-10-20T16:14:00Z"/>
          <w:rFonts w:ascii="Times New Roman" w:hAnsi="Times New Roman"/>
        </w:rPr>
        <w:pPrChange w:id="1164" w:author="guisang.song" w:date="2025-10-20T16:15:00Z">
          <w:pPr>
            <w:pStyle w:val="a4"/>
            <w:wordWrap w:val="0"/>
            <w:autoSpaceDE w:val="0"/>
            <w:autoSpaceDN w:val="0"/>
            <w:ind w:leftChars="0" w:left="403"/>
          </w:pPr>
        </w:pPrChange>
      </w:pPr>
      <w:del w:id="1165" w:author="guisang.song" w:date="2025-10-20T16:13:00Z">
        <w:r w:rsidRPr="00EE4134" w:rsidDel="005728FC">
          <w:rPr>
            <w:rFonts w:ascii="바탕" w:eastAsia="바탕" w:hAnsi="바탕" w:cs="바탕" w:hint="eastAsia"/>
            <w:rPrChange w:id="1166" w:author="guisang.song" w:date="2025-10-20T15:26:00Z">
              <w:rPr>
                <w:rFonts w:hint="eastAsia"/>
              </w:rPr>
            </w:rPrChange>
          </w:rPr>
          <w:delText>①</w:delText>
        </w:r>
        <w:r w:rsidRPr="00EE4134" w:rsidDel="005728FC">
          <w:rPr>
            <w:rFonts w:ascii="Times New Roman" w:hAnsi="Times New Roman"/>
            <w:rPrChange w:id="1167" w:author="guisang.song" w:date="2025-10-20T15:26:00Z">
              <w:rPr/>
            </w:rPrChange>
          </w:rPr>
          <w:delText xml:space="preserve"> </w:delText>
        </w:r>
      </w:del>
      <w:r w:rsidR="009F3891" w:rsidRPr="00EE4134">
        <w:rPr>
          <w:rFonts w:ascii="Times New Roman" w:hAnsi="Times New Roman"/>
          <w:rPrChange w:id="1168" w:author="guisang.song" w:date="2025-10-20T15:26:00Z">
            <w:rPr/>
          </w:rPrChange>
        </w:rPr>
        <w:t>M</w:t>
      </w:r>
      <w:r w:rsidR="009F3891" w:rsidRPr="00EE4134">
        <w:rPr>
          <w:rFonts w:ascii="Times New Roman" w:hAnsi="Times New Roman"/>
          <w:rPrChange w:id="1169" w:author="guisang.song" w:date="2025-10-20T15:26:00Z">
            <w:rPr>
              <w:rFonts w:hint="eastAsia"/>
            </w:rPr>
          </w:rPrChange>
        </w:rPr>
        <w:t>열에</w:t>
      </w:r>
      <w:r w:rsidR="009F3891" w:rsidRPr="00EE4134">
        <w:rPr>
          <w:rFonts w:ascii="Times New Roman" w:hAnsi="Times New Roman"/>
          <w:rPrChange w:id="1170" w:author="guisang.song" w:date="2025-10-20T15:26:00Z">
            <w:rPr>
              <w:rFonts w:hint="eastAsia"/>
            </w:rPr>
          </w:rPrChange>
        </w:rPr>
        <w:t xml:space="preserve"> </w:t>
      </w:r>
      <w:r w:rsidR="009F3891" w:rsidRPr="00EE4134">
        <w:rPr>
          <w:rFonts w:ascii="Times New Roman" w:hAnsi="Times New Roman"/>
          <w:rPrChange w:id="1171" w:author="guisang.song" w:date="2025-10-20T15:26:00Z">
            <w:rPr/>
          </w:rPrChange>
        </w:rPr>
        <w:t>‘</w:t>
      </w:r>
      <w:r w:rsidRPr="00EE4134">
        <w:rPr>
          <w:rFonts w:ascii="Times New Roman" w:hAnsi="Times New Roman"/>
          <w:rPrChange w:id="1172" w:author="guisang.song" w:date="2025-10-20T15:26:00Z">
            <w:rPr>
              <w:rFonts w:hint="eastAsia"/>
            </w:rPr>
          </w:rPrChange>
        </w:rPr>
        <w:t>허위광고</w:t>
      </w:r>
      <w:r w:rsidRPr="00EE4134">
        <w:rPr>
          <w:rFonts w:ascii="Times New Roman" w:hAnsi="Times New Roman"/>
          <w:rPrChange w:id="1173" w:author="guisang.song" w:date="2025-10-20T15:26:00Z">
            <w:rPr/>
          </w:rPrChange>
        </w:rPr>
        <w:t>’</w:t>
      </w:r>
      <w:r w:rsidRPr="00EE4134">
        <w:rPr>
          <w:rFonts w:ascii="Times New Roman" w:hAnsi="Times New Roman"/>
          <w:rPrChange w:id="1174" w:author="guisang.song" w:date="2025-10-20T15:26:00Z">
            <w:rPr>
              <w:rFonts w:hint="eastAsia"/>
            </w:rPr>
          </w:rPrChange>
        </w:rPr>
        <w:t>가</w:t>
      </w:r>
      <w:r w:rsidRPr="00EE4134">
        <w:rPr>
          <w:rFonts w:ascii="Times New Roman" w:hAnsi="Times New Roman"/>
          <w:rPrChange w:id="1175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1176" w:author="guisang.song" w:date="2025-10-20T15:26:00Z">
            <w:rPr>
              <w:rFonts w:hint="eastAsia"/>
            </w:rPr>
          </w:rPrChange>
        </w:rPr>
        <w:t>기재돼</w:t>
      </w:r>
      <w:r w:rsidRPr="00EE4134">
        <w:rPr>
          <w:rFonts w:ascii="Times New Roman" w:hAnsi="Times New Roman"/>
          <w:rPrChange w:id="1177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1178" w:author="guisang.song" w:date="2025-10-20T15:26:00Z">
            <w:rPr>
              <w:rFonts w:hint="eastAsia"/>
            </w:rPr>
          </w:rPrChange>
        </w:rPr>
        <w:t>있으면</w:t>
      </w:r>
      <w:r w:rsidRPr="00EE4134">
        <w:rPr>
          <w:rFonts w:ascii="Times New Roman" w:hAnsi="Times New Roman"/>
          <w:rPrChange w:id="1179" w:author="guisang.song" w:date="2025-10-20T15:26:00Z">
            <w:rPr>
              <w:rFonts w:hint="eastAsia"/>
            </w:rPr>
          </w:rPrChange>
        </w:rPr>
        <w:t>,</w:t>
      </w:r>
      <w:r w:rsidRPr="00EE4134">
        <w:rPr>
          <w:rFonts w:ascii="Times New Roman" w:hAnsi="Times New Roman"/>
          <w:rPrChange w:id="1180" w:author="guisang.song" w:date="2025-10-20T15:26:00Z">
            <w:rPr/>
          </w:rPrChange>
        </w:rPr>
        <w:t xml:space="preserve"> N</w:t>
      </w:r>
      <w:r w:rsidRPr="00EE4134">
        <w:rPr>
          <w:rFonts w:ascii="Times New Roman" w:hAnsi="Times New Roman"/>
          <w:rPrChange w:id="1181" w:author="guisang.song" w:date="2025-10-20T15:26:00Z">
            <w:rPr>
              <w:rFonts w:hint="eastAsia"/>
            </w:rPr>
          </w:rPrChange>
        </w:rPr>
        <w:t>열에</w:t>
      </w:r>
      <w:ins w:id="1182" w:author="guisang.song" w:date="2025-10-20T16:13:00Z">
        <w:r w:rsidR="005728FC">
          <w:rPr>
            <w:rFonts w:ascii="Times New Roman" w:hAnsi="Times New Roman" w:hint="eastAsia"/>
          </w:rPr>
          <w:t xml:space="preserve"> </w:t>
        </w:r>
        <w:r w:rsidR="005728FC">
          <w:rPr>
            <w:rFonts w:ascii="Times New Roman" w:hAnsi="Times New Roman" w:hint="eastAsia"/>
          </w:rPr>
          <w:t>단순히</w:t>
        </w:r>
        <w:r w:rsidR="005728FC">
          <w:rPr>
            <w:rFonts w:ascii="Times New Roman" w:hAnsi="Times New Roman" w:hint="eastAsia"/>
          </w:rPr>
          <w:t xml:space="preserve"> </w:t>
        </w:r>
        <w:r w:rsidR="005728FC">
          <w:rPr>
            <w:rFonts w:ascii="Times New Roman" w:hAnsi="Times New Roman"/>
          </w:rPr>
          <w:t>‘</w:t>
        </w:r>
        <w:r w:rsidR="005728FC" w:rsidRPr="006B3398">
          <w:rPr>
            <w:rFonts w:ascii="Times New Roman" w:hAnsi="Times New Roman"/>
          </w:rPr>
          <w:t>금융소비자</w:t>
        </w:r>
        <w:r w:rsidR="005728FC" w:rsidRPr="006B3398">
          <w:rPr>
            <w:rFonts w:ascii="Times New Roman" w:hAnsi="Times New Roman"/>
          </w:rPr>
          <w:t xml:space="preserve"> </w:t>
        </w:r>
        <w:r w:rsidR="005728FC" w:rsidRPr="006B3398">
          <w:rPr>
            <w:rFonts w:ascii="Times New Roman" w:hAnsi="Times New Roman"/>
          </w:rPr>
          <w:t>보호에</w:t>
        </w:r>
        <w:r w:rsidR="005728FC" w:rsidRPr="006B3398">
          <w:rPr>
            <w:rFonts w:ascii="Times New Roman" w:hAnsi="Times New Roman"/>
          </w:rPr>
          <w:t xml:space="preserve"> </w:t>
        </w:r>
        <w:r w:rsidR="005728FC" w:rsidRPr="006B3398">
          <w:rPr>
            <w:rFonts w:ascii="Times New Roman" w:hAnsi="Times New Roman"/>
          </w:rPr>
          <w:t>관한</w:t>
        </w:r>
        <w:r w:rsidR="005728FC" w:rsidRPr="006B3398">
          <w:rPr>
            <w:rFonts w:ascii="Times New Roman" w:hAnsi="Times New Roman"/>
          </w:rPr>
          <w:t xml:space="preserve"> </w:t>
        </w:r>
        <w:r w:rsidR="005728FC" w:rsidRPr="006B3398">
          <w:rPr>
            <w:rFonts w:ascii="Times New Roman" w:hAnsi="Times New Roman"/>
          </w:rPr>
          <w:t>법률</w:t>
        </w:r>
        <w:r w:rsidR="005728FC">
          <w:rPr>
            <w:rFonts w:ascii="Times New Roman" w:hAnsi="Times New Roman"/>
          </w:rPr>
          <w:t>’</w:t>
        </w:r>
        <w:r w:rsidR="005728FC">
          <w:rPr>
            <w:rFonts w:ascii="Times New Roman" w:hAnsi="Times New Roman" w:hint="eastAsia"/>
          </w:rPr>
          <w:t>이라고만</w:t>
        </w:r>
        <w:r w:rsidR="005728FC">
          <w:rPr>
            <w:rFonts w:ascii="Times New Roman" w:hAnsi="Times New Roman" w:hint="eastAsia"/>
          </w:rPr>
          <w:t xml:space="preserve"> </w:t>
        </w:r>
        <w:r w:rsidR="005728FC">
          <w:rPr>
            <w:rFonts w:ascii="Times New Roman" w:hAnsi="Times New Roman" w:hint="eastAsia"/>
          </w:rPr>
          <w:t>기재하지</w:t>
        </w:r>
        <w:r w:rsidR="005728FC">
          <w:rPr>
            <w:rFonts w:ascii="Times New Roman" w:hAnsi="Times New Roman" w:hint="eastAsia"/>
          </w:rPr>
          <w:t xml:space="preserve"> </w:t>
        </w:r>
        <w:r w:rsidR="005728FC">
          <w:rPr>
            <w:rFonts w:ascii="Times New Roman" w:hAnsi="Times New Roman" w:hint="eastAsia"/>
          </w:rPr>
          <w:t>말고</w:t>
        </w:r>
        <w:r w:rsidR="005728FC">
          <w:rPr>
            <w:rFonts w:ascii="Times New Roman" w:hAnsi="Times New Roman" w:hint="eastAsia"/>
          </w:rPr>
          <w:t xml:space="preserve">, </w:t>
        </w:r>
        <w:r w:rsidR="005728FC">
          <w:rPr>
            <w:rFonts w:ascii="Times New Roman" w:hAnsi="Times New Roman" w:hint="eastAsia"/>
          </w:rPr>
          <w:t>보다</w:t>
        </w:r>
        <w:r w:rsidR="005728FC">
          <w:rPr>
            <w:rFonts w:ascii="Times New Roman" w:hAnsi="Times New Roman" w:hint="eastAsia"/>
          </w:rPr>
          <w:t xml:space="preserve"> </w:t>
        </w:r>
        <w:r w:rsidR="005728FC">
          <w:rPr>
            <w:rFonts w:ascii="Times New Roman" w:hAnsi="Times New Roman" w:hint="eastAsia"/>
          </w:rPr>
          <w:t>구체적으로</w:t>
        </w:r>
      </w:ins>
      <w:r w:rsidRPr="00EE4134">
        <w:rPr>
          <w:rFonts w:ascii="Times New Roman" w:hAnsi="Times New Roman"/>
          <w:rPrChange w:id="1183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1184" w:author="guisang.song" w:date="2025-10-20T15:26:00Z">
            <w:rPr>
              <w:rFonts w:hint="eastAsia"/>
            </w:rPr>
          </w:rPrChange>
        </w:rPr>
        <w:t>우리나라</w:t>
      </w:r>
      <w:r w:rsidRPr="00EE4134">
        <w:rPr>
          <w:rFonts w:ascii="Times New Roman" w:hAnsi="Times New Roman"/>
          <w:rPrChange w:id="1185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1186" w:author="guisang.song" w:date="2025-10-20T15:26:00Z">
            <w:rPr/>
          </w:rPrChange>
        </w:rPr>
        <w:t>‘</w:t>
      </w:r>
      <w:r w:rsidRPr="00EE4134">
        <w:rPr>
          <w:rFonts w:ascii="Times New Roman" w:hAnsi="Times New Roman"/>
          <w:rPrChange w:id="1187" w:author="guisang.song" w:date="2025-10-20T15:26:00Z">
            <w:rPr>
              <w:rFonts w:hint="eastAsia"/>
            </w:rPr>
          </w:rPrChange>
        </w:rPr>
        <w:t>금융소비자</w:t>
      </w:r>
      <w:r w:rsidRPr="00EE4134">
        <w:rPr>
          <w:rFonts w:ascii="Times New Roman" w:hAnsi="Times New Roman"/>
          <w:rPrChange w:id="1188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1189" w:author="guisang.song" w:date="2025-10-20T15:26:00Z">
            <w:rPr>
              <w:rFonts w:hint="eastAsia"/>
            </w:rPr>
          </w:rPrChange>
        </w:rPr>
        <w:t>보호에</w:t>
      </w:r>
      <w:r w:rsidRPr="00EE4134">
        <w:rPr>
          <w:rFonts w:ascii="Times New Roman" w:hAnsi="Times New Roman"/>
          <w:rPrChange w:id="1190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1191" w:author="guisang.song" w:date="2025-10-20T15:26:00Z">
            <w:rPr>
              <w:rFonts w:hint="eastAsia"/>
            </w:rPr>
          </w:rPrChange>
        </w:rPr>
        <w:t>관한</w:t>
      </w:r>
      <w:r w:rsidRPr="00EE4134">
        <w:rPr>
          <w:rFonts w:ascii="Times New Roman" w:hAnsi="Times New Roman"/>
          <w:rPrChange w:id="1192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1193" w:author="guisang.song" w:date="2025-10-20T15:26:00Z">
            <w:rPr>
              <w:rFonts w:hint="eastAsia"/>
            </w:rPr>
          </w:rPrChange>
        </w:rPr>
        <w:t>법률</w:t>
      </w:r>
      <w:r w:rsidRPr="00EE4134">
        <w:rPr>
          <w:rFonts w:ascii="Times New Roman" w:hAnsi="Times New Roman"/>
          <w:rPrChange w:id="1194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1195" w:author="guisang.song" w:date="2025-10-20T15:26:00Z">
            <w:rPr>
              <w:rFonts w:hint="eastAsia"/>
            </w:rPr>
          </w:rPrChange>
        </w:rPr>
        <w:t>제</w:t>
      </w:r>
      <w:r w:rsidRPr="00EE4134">
        <w:rPr>
          <w:rFonts w:ascii="Times New Roman" w:hAnsi="Times New Roman"/>
          <w:rPrChange w:id="1196" w:author="guisang.song" w:date="2025-10-20T15:26:00Z">
            <w:rPr>
              <w:rFonts w:hint="eastAsia"/>
            </w:rPr>
          </w:rPrChange>
        </w:rPr>
        <w:t>2</w:t>
      </w:r>
      <w:r w:rsidRPr="00EE4134">
        <w:rPr>
          <w:rFonts w:ascii="Times New Roman" w:hAnsi="Times New Roman"/>
          <w:rPrChange w:id="1197" w:author="guisang.song" w:date="2025-10-20T15:26:00Z">
            <w:rPr/>
          </w:rPrChange>
        </w:rPr>
        <w:t>2</w:t>
      </w:r>
      <w:r w:rsidRPr="00EE4134">
        <w:rPr>
          <w:rFonts w:ascii="Times New Roman" w:hAnsi="Times New Roman"/>
          <w:rPrChange w:id="1198" w:author="guisang.song" w:date="2025-10-20T15:26:00Z">
            <w:rPr>
              <w:rFonts w:hint="eastAsia"/>
            </w:rPr>
          </w:rPrChange>
        </w:rPr>
        <w:t>조</w:t>
      </w:r>
      <w:r w:rsidRPr="00EE4134">
        <w:rPr>
          <w:rFonts w:ascii="Times New Roman" w:hAnsi="Times New Roman"/>
          <w:rPrChange w:id="1199" w:author="guisang.song" w:date="2025-10-20T15:26:00Z">
            <w:rPr>
              <w:rFonts w:hint="eastAsia"/>
            </w:rPr>
          </w:rPrChange>
        </w:rPr>
        <w:t>(</w:t>
      </w:r>
      <w:r w:rsidRPr="00EE4134">
        <w:rPr>
          <w:rFonts w:ascii="Times New Roman" w:hAnsi="Times New Roman"/>
          <w:rPrChange w:id="1200" w:author="guisang.song" w:date="2025-10-20T15:26:00Z">
            <w:rPr>
              <w:rFonts w:hint="eastAsia"/>
            </w:rPr>
          </w:rPrChange>
        </w:rPr>
        <w:t>금융상품등에</w:t>
      </w:r>
      <w:r w:rsidRPr="00EE4134">
        <w:rPr>
          <w:rFonts w:ascii="Times New Roman" w:hAnsi="Times New Roman"/>
          <w:rPrChange w:id="1201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1202" w:author="guisang.song" w:date="2025-10-20T15:26:00Z">
            <w:rPr>
              <w:rFonts w:hint="eastAsia"/>
            </w:rPr>
          </w:rPrChange>
        </w:rPr>
        <w:t>관한</w:t>
      </w:r>
      <w:r w:rsidRPr="00EE4134">
        <w:rPr>
          <w:rFonts w:ascii="Times New Roman" w:hAnsi="Times New Roman"/>
          <w:rPrChange w:id="1203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1204" w:author="guisang.song" w:date="2025-10-20T15:26:00Z">
            <w:rPr>
              <w:rFonts w:hint="eastAsia"/>
            </w:rPr>
          </w:rPrChange>
        </w:rPr>
        <w:t>광고</w:t>
      </w:r>
      <w:r w:rsidRPr="00EE4134">
        <w:rPr>
          <w:rFonts w:ascii="Times New Roman" w:hAnsi="Times New Roman"/>
          <w:rPrChange w:id="1205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1206" w:author="guisang.song" w:date="2025-10-20T15:26:00Z">
            <w:rPr>
              <w:rFonts w:hint="eastAsia"/>
            </w:rPr>
          </w:rPrChange>
        </w:rPr>
        <w:t>관련</w:t>
      </w:r>
      <w:r w:rsidRPr="00EE4134">
        <w:rPr>
          <w:rFonts w:ascii="Times New Roman" w:hAnsi="Times New Roman"/>
          <w:rPrChange w:id="1207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1208" w:author="guisang.song" w:date="2025-10-20T15:26:00Z">
            <w:rPr>
              <w:rFonts w:hint="eastAsia"/>
            </w:rPr>
          </w:rPrChange>
        </w:rPr>
        <w:t>준수사항</w:t>
      </w:r>
      <w:r w:rsidRPr="00EE4134">
        <w:rPr>
          <w:rFonts w:ascii="Times New Roman" w:hAnsi="Times New Roman"/>
          <w:rPrChange w:id="1209" w:author="guisang.song" w:date="2025-10-20T15:26:00Z">
            <w:rPr>
              <w:rFonts w:hint="eastAsia"/>
            </w:rPr>
          </w:rPrChange>
        </w:rPr>
        <w:t xml:space="preserve">) </w:t>
      </w:r>
      <w:r w:rsidRPr="00EE4134">
        <w:rPr>
          <w:rFonts w:ascii="Times New Roman" w:hAnsi="Times New Roman"/>
          <w:rPrChange w:id="1210" w:author="guisang.song" w:date="2025-10-20T15:26:00Z">
            <w:rPr/>
          </w:rPrChange>
        </w:rPr>
        <w:t>‘</w:t>
      </w:r>
      <w:r w:rsidRPr="00EE4134">
        <w:rPr>
          <w:rFonts w:ascii="Times New Roman" w:hAnsi="Times New Roman"/>
          <w:rPrChange w:id="1211" w:author="guisang.song" w:date="2025-10-20T15:26:00Z">
            <w:rPr>
              <w:rFonts w:hint="eastAsia"/>
            </w:rPr>
          </w:rPrChange>
        </w:rPr>
        <w:t>와</w:t>
      </w:r>
      <w:r w:rsidRPr="00EE4134">
        <w:rPr>
          <w:rFonts w:ascii="Times New Roman" w:hAnsi="Times New Roman"/>
          <w:rPrChange w:id="1212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1213" w:author="guisang.song" w:date="2025-10-20T15:26:00Z">
            <w:rPr>
              <w:rFonts w:hint="eastAsia"/>
            </w:rPr>
          </w:rPrChange>
        </w:rPr>
        <w:t>같이</w:t>
      </w:r>
      <w:r w:rsidRPr="00EE4134">
        <w:rPr>
          <w:rFonts w:ascii="Times New Roman" w:hAnsi="Times New Roman"/>
          <w:rPrChange w:id="1214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1215" w:author="guisang.song" w:date="2025-10-20T15:26:00Z">
            <w:rPr>
              <w:rFonts w:hint="eastAsia"/>
            </w:rPr>
          </w:rPrChange>
        </w:rPr>
        <w:t>기재하여</w:t>
      </w:r>
      <w:r w:rsidRPr="00EE4134">
        <w:rPr>
          <w:rFonts w:ascii="Times New Roman" w:hAnsi="Times New Roman"/>
          <w:rPrChange w:id="1216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1217" w:author="guisang.song" w:date="2025-10-20T15:26:00Z">
            <w:rPr>
              <w:rFonts w:hint="eastAsia"/>
            </w:rPr>
          </w:rPrChange>
        </w:rPr>
        <w:t>주고</w:t>
      </w:r>
      <w:r w:rsidRPr="00EE4134">
        <w:rPr>
          <w:rFonts w:ascii="Times New Roman" w:hAnsi="Times New Roman"/>
          <w:rPrChange w:id="1218" w:author="guisang.song" w:date="2025-10-20T15:26:00Z">
            <w:rPr>
              <w:rFonts w:hint="eastAsia"/>
            </w:rPr>
          </w:rPrChange>
        </w:rPr>
        <w:t>,</w:t>
      </w:r>
      <w:r w:rsidRPr="00EE4134">
        <w:rPr>
          <w:rFonts w:ascii="Times New Roman" w:hAnsi="Times New Roman"/>
          <w:rPrChange w:id="1219" w:author="guisang.song" w:date="2025-10-20T15:26:00Z">
            <w:rPr/>
          </w:rPrChange>
        </w:rPr>
        <w:t xml:space="preserve"> </w:t>
      </w:r>
    </w:p>
    <w:p w:rsidR="005728FC" w:rsidRDefault="005728FC" w:rsidP="005728FC">
      <w:pPr>
        <w:pStyle w:val="a4"/>
        <w:wordWrap w:val="0"/>
        <w:autoSpaceDE w:val="0"/>
        <w:autoSpaceDN w:val="0"/>
        <w:ind w:leftChars="0" w:left="1208"/>
        <w:rPr>
          <w:ins w:id="1220" w:author="guisang.song" w:date="2025-10-20T16:15:00Z"/>
          <w:rFonts w:ascii="Times New Roman" w:hAnsi="Times New Roman" w:hint="eastAsia"/>
        </w:rPr>
        <w:pPrChange w:id="1221" w:author="guisang.song" w:date="2025-10-20T16:15:00Z">
          <w:pPr>
            <w:pStyle w:val="a4"/>
            <w:wordWrap w:val="0"/>
            <w:autoSpaceDE w:val="0"/>
            <w:autoSpaceDN w:val="0"/>
            <w:ind w:leftChars="0" w:left="403"/>
          </w:pPr>
        </w:pPrChange>
      </w:pPr>
    </w:p>
    <w:p w:rsidR="00151336" w:rsidRPr="00EE4134" w:rsidRDefault="005728FC" w:rsidP="005728FC">
      <w:pPr>
        <w:pStyle w:val="a4"/>
        <w:numPr>
          <w:ilvl w:val="0"/>
          <w:numId w:val="9"/>
        </w:numPr>
        <w:wordWrap w:val="0"/>
        <w:autoSpaceDE w:val="0"/>
        <w:autoSpaceDN w:val="0"/>
        <w:ind w:leftChars="0" w:left="1208" w:hanging="403"/>
        <w:rPr>
          <w:ins w:id="1222" w:author="guisang.song" w:date="2025-10-20T10:29:00Z"/>
          <w:rFonts w:ascii="Times New Roman" w:hAnsi="Times New Roman"/>
          <w:rPrChange w:id="1223" w:author="guisang.song" w:date="2025-10-20T15:26:00Z">
            <w:rPr>
              <w:ins w:id="1224" w:author="guisang.song" w:date="2025-10-20T10:29:00Z"/>
            </w:rPr>
          </w:rPrChange>
        </w:rPr>
        <w:pPrChange w:id="1225" w:author="guisang.song" w:date="2025-10-20T16:15:00Z">
          <w:pPr>
            <w:pStyle w:val="a4"/>
            <w:wordWrap w:val="0"/>
            <w:autoSpaceDE w:val="0"/>
            <w:autoSpaceDN w:val="0"/>
            <w:ind w:leftChars="0" w:left="403"/>
          </w:pPr>
        </w:pPrChange>
      </w:pPr>
      <w:ins w:id="1226" w:author="guisang.song" w:date="2025-10-20T16:14:00Z">
        <w:r>
          <w:rPr>
            <w:rFonts w:ascii="Times New Roman" w:hAnsi="Times New Roman"/>
          </w:rPr>
          <w:t>‘</w:t>
        </w:r>
      </w:ins>
      <w:del w:id="1227" w:author="guisang.song" w:date="2025-10-20T16:14:00Z">
        <w:r w:rsidR="0021221B" w:rsidRPr="00EE4134" w:rsidDel="005728FC">
          <w:rPr>
            <w:rFonts w:ascii="바탕" w:eastAsia="바탕" w:hAnsi="바탕" w:cs="바탕" w:hint="eastAsia"/>
            <w:rPrChange w:id="1228" w:author="guisang.song" w:date="2025-10-20T15:26:00Z">
              <w:rPr>
                <w:rFonts w:hint="eastAsia"/>
              </w:rPr>
            </w:rPrChange>
          </w:rPr>
          <w:delText>②</w:delText>
        </w:r>
        <w:r w:rsidR="0021221B" w:rsidRPr="00EE4134" w:rsidDel="005728FC">
          <w:rPr>
            <w:rFonts w:ascii="Times New Roman" w:hAnsi="Times New Roman"/>
            <w:rPrChange w:id="1229" w:author="guisang.song" w:date="2025-10-20T15:26:00Z">
              <w:rPr/>
            </w:rPrChange>
          </w:rPr>
          <w:delText xml:space="preserve"> ‘</w:delText>
        </w:r>
      </w:del>
      <w:r w:rsidR="0021221B" w:rsidRPr="00EE4134">
        <w:rPr>
          <w:rFonts w:ascii="Times New Roman" w:hAnsi="Times New Roman"/>
          <w:rPrChange w:id="1230" w:author="guisang.song" w:date="2025-10-20T15:26:00Z">
            <w:rPr>
              <w:rFonts w:hint="eastAsia"/>
            </w:rPr>
          </w:rPrChange>
        </w:rPr>
        <w:t>불완전</w:t>
      </w:r>
      <w:r w:rsidR="0021221B" w:rsidRPr="00EE4134">
        <w:rPr>
          <w:rFonts w:ascii="Times New Roman" w:hAnsi="Times New Roman"/>
          <w:rPrChange w:id="1231" w:author="guisang.song" w:date="2025-10-20T15:26:00Z">
            <w:rPr>
              <w:rFonts w:hint="eastAsia"/>
            </w:rPr>
          </w:rPrChange>
        </w:rPr>
        <w:t xml:space="preserve"> </w:t>
      </w:r>
      <w:r w:rsidR="0021221B" w:rsidRPr="00EE4134">
        <w:rPr>
          <w:rFonts w:ascii="Times New Roman" w:hAnsi="Times New Roman"/>
          <w:rPrChange w:id="1232" w:author="guisang.song" w:date="2025-10-20T15:26:00Z">
            <w:rPr>
              <w:rFonts w:hint="eastAsia"/>
            </w:rPr>
          </w:rPrChange>
        </w:rPr>
        <w:t>판매</w:t>
      </w:r>
      <w:r w:rsidR="0021221B" w:rsidRPr="00EE4134">
        <w:rPr>
          <w:rFonts w:ascii="Times New Roman" w:hAnsi="Times New Roman"/>
          <w:rPrChange w:id="1233" w:author="guisang.song" w:date="2025-10-20T15:26:00Z">
            <w:rPr>
              <w:rFonts w:hint="eastAsia"/>
            </w:rPr>
          </w:rPrChange>
        </w:rPr>
        <w:t xml:space="preserve"> </w:t>
      </w:r>
      <w:r w:rsidR="0021221B" w:rsidRPr="00EE4134">
        <w:rPr>
          <w:rFonts w:ascii="Times New Roman" w:hAnsi="Times New Roman"/>
          <w:rPrChange w:id="1234" w:author="guisang.song" w:date="2025-10-20T15:26:00Z">
            <w:rPr>
              <w:rFonts w:hint="eastAsia"/>
            </w:rPr>
          </w:rPrChange>
        </w:rPr>
        <w:t>상품</w:t>
      </w:r>
      <w:r w:rsidR="0021221B" w:rsidRPr="00EE4134">
        <w:rPr>
          <w:rFonts w:ascii="Times New Roman" w:hAnsi="Times New Roman"/>
          <w:rPrChange w:id="1235" w:author="guisang.song" w:date="2025-10-20T15:26:00Z">
            <w:rPr/>
          </w:rPrChange>
        </w:rPr>
        <w:t>’</w:t>
      </w:r>
      <w:r w:rsidR="0021221B" w:rsidRPr="00EE4134">
        <w:rPr>
          <w:rFonts w:ascii="Times New Roman" w:hAnsi="Times New Roman"/>
          <w:rPrChange w:id="1236" w:author="guisang.song" w:date="2025-10-20T15:26:00Z">
            <w:rPr>
              <w:rFonts w:hint="eastAsia"/>
            </w:rPr>
          </w:rPrChange>
        </w:rPr>
        <w:t>이</w:t>
      </w:r>
      <w:r w:rsidR="0021221B" w:rsidRPr="00EE4134">
        <w:rPr>
          <w:rFonts w:ascii="Times New Roman" w:hAnsi="Times New Roman"/>
          <w:rPrChange w:id="1237" w:author="guisang.song" w:date="2025-10-20T15:26:00Z">
            <w:rPr>
              <w:rFonts w:hint="eastAsia"/>
            </w:rPr>
          </w:rPrChange>
        </w:rPr>
        <w:t xml:space="preserve"> </w:t>
      </w:r>
      <w:r w:rsidR="0021221B" w:rsidRPr="00EE4134">
        <w:rPr>
          <w:rFonts w:ascii="Times New Roman" w:hAnsi="Times New Roman"/>
          <w:rPrChange w:id="1238" w:author="guisang.song" w:date="2025-10-20T15:26:00Z">
            <w:rPr>
              <w:rFonts w:hint="eastAsia"/>
            </w:rPr>
          </w:rPrChange>
        </w:rPr>
        <w:t>기재돼</w:t>
      </w:r>
      <w:r w:rsidR="0021221B" w:rsidRPr="00EE4134">
        <w:rPr>
          <w:rFonts w:ascii="Times New Roman" w:hAnsi="Times New Roman"/>
          <w:rPrChange w:id="1239" w:author="guisang.song" w:date="2025-10-20T15:26:00Z">
            <w:rPr>
              <w:rFonts w:hint="eastAsia"/>
            </w:rPr>
          </w:rPrChange>
        </w:rPr>
        <w:t xml:space="preserve"> </w:t>
      </w:r>
      <w:r w:rsidR="0021221B" w:rsidRPr="00EE4134">
        <w:rPr>
          <w:rFonts w:ascii="Times New Roman" w:hAnsi="Times New Roman"/>
          <w:rPrChange w:id="1240" w:author="guisang.song" w:date="2025-10-20T15:26:00Z">
            <w:rPr>
              <w:rFonts w:hint="eastAsia"/>
            </w:rPr>
          </w:rPrChange>
        </w:rPr>
        <w:t>있으면</w:t>
      </w:r>
      <w:r w:rsidR="0021221B" w:rsidRPr="00EE4134">
        <w:rPr>
          <w:rFonts w:ascii="Times New Roman" w:hAnsi="Times New Roman"/>
          <w:rPrChange w:id="1241" w:author="guisang.song" w:date="2025-10-20T15:26:00Z">
            <w:rPr>
              <w:rFonts w:hint="eastAsia"/>
            </w:rPr>
          </w:rPrChange>
        </w:rPr>
        <w:t>,</w:t>
      </w:r>
      <w:ins w:id="1242" w:author="guisang.song" w:date="2025-10-20T16:14:00Z">
        <w:r>
          <w:rPr>
            <w:rFonts w:ascii="Times New Roman" w:hAnsi="Times New Roman"/>
          </w:rPr>
          <w:t xml:space="preserve"> </w:t>
        </w:r>
        <w:r>
          <w:rPr>
            <w:rFonts w:ascii="Times New Roman" w:hAnsi="Times New Roman" w:hint="eastAsia"/>
          </w:rPr>
          <w:t>마찬가지로</w:t>
        </w:r>
      </w:ins>
      <w:r w:rsidR="0021221B" w:rsidRPr="00EE4134">
        <w:rPr>
          <w:rFonts w:ascii="Times New Roman" w:hAnsi="Times New Roman"/>
          <w:rPrChange w:id="1243" w:author="guisang.song" w:date="2025-10-20T15:26:00Z">
            <w:rPr/>
          </w:rPrChange>
        </w:rPr>
        <w:t xml:space="preserve"> </w:t>
      </w:r>
      <w:r w:rsidR="00836EA0" w:rsidRPr="00EE4134">
        <w:rPr>
          <w:rFonts w:ascii="Times New Roman" w:hAnsi="Times New Roman"/>
          <w:rPrChange w:id="1244" w:author="guisang.song" w:date="2025-10-20T15:26:00Z">
            <w:rPr/>
          </w:rPrChange>
        </w:rPr>
        <w:t>N</w:t>
      </w:r>
      <w:r w:rsidR="00836EA0" w:rsidRPr="00EE4134">
        <w:rPr>
          <w:rFonts w:ascii="Times New Roman" w:hAnsi="Times New Roman"/>
          <w:rPrChange w:id="1245" w:author="guisang.song" w:date="2025-10-20T15:26:00Z">
            <w:rPr>
              <w:rFonts w:hint="eastAsia"/>
            </w:rPr>
          </w:rPrChange>
        </w:rPr>
        <w:t>열에</w:t>
      </w:r>
      <w:r w:rsidR="00836EA0" w:rsidRPr="00EE4134">
        <w:rPr>
          <w:rFonts w:ascii="Times New Roman" w:hAnsi="Times New Roman"/>
          <w:rPrChange w:id="1246" w:author="guisang.song" w:date="2025-10-20T15:26:00Z">
            <w:rPr>
              <w:rFonts w:hint="eastAsia"/>
            </w:rPr>
          </w:rPrChange>
        </w:rPr>
        <w:t xml:space="preserve"> </w:t>
      </w:r>
      <w:r w:rsidR="0021221B" w:rsidRPr="00EE4134">
        <w:rPr>
          <w:rFonts w:ascii="Times New Roman" w:hAnsi="Times New Roman"/>
          <w:rPrChange w:id="1247" w:author="guisang.song" w:date="2025-10-20T15:26:00Z">
            <w:rPr/>
          </w:rPrChange>
        </w:rPr>
        <w:t>‘</w:t>
      </w:r>
      <w:r w:rsidR="00836EA0" w:rsidRPr="00EE4134">
        <w:rPr>
          <w:rFonts w:ascii="Times New Roman" w:hAnsi="Times New Roman"/>
          <w:rPrChange w:id="1248" w:author="guisang.song" w:date="2025-10-20T15:26:00Z">
            <w:rPr>
              <w:rFonts w:hint="eastAsia"/>
            </w:rPr>
          </w:rPrChange>
        </w:rPr>
        <w:t>금융소비자</w:t>
      </w:r>
      <w:r w:rsidR="00836EA0" w:rsidRPr="00EE4134">
        <w:rPr>
          <w:rFonts w:ascii="Times New Roman" w:hAnsi="Times New Roman"/>
          <w:rPrChange w:id="1249" w:author="guisang.song" w:date="2025-10-20T15:26:00Z">
            <w:rPr>
              <w:rFonts w:hint="eastAsia"/>
            </w:rPr>
          </w:rPrChange>
        </w:rPr>
        <w:t xml:space="preserve"> </w:t>
      </w:r>
      <w:r w:rsidR="00836EA0" w:rsidRPr="00EE4134">
        <w:rPr>
          <w:rFonts w:ascii="Times New Roman" w:hAnsi="Times New Roman"/>
          <w:rPrChange w:id="1250" w:author="guisang.song" w:date="2025-10-20T15:26:00Z">
            <w:rPr>
              <w:rFonts w:hint="eastAsia"/>
            </w:rPr>
          </w:rPrChange>
        </w:rPr>
        <w:t>보호에</w:t>
      </w:r>
      <w:r w:rsidR="00836EA0" w:rsidRPr="00EE4134">
        <w:rPr>
          <w:rFonts w:ascii="Times New Roman" w:hAnsi="Times New Roman"/>
          <w:rPrChange w:id="1251" w:author="guisang.song" w:date="2025-10-20T15:26:00Z">
            <w:rPr>
              <w:rFonts w:hint="eastAsia"/>
            </w:rPr>
          </w:rPrChange>
        </w:rPr>
        <w:t xml:space="preserve"> </w:t>
      </w:r>
      <w:r w:rsidR="00836EA0" w:rsidRPr="00EE4134">
        <w:rPr>
          <w:rFonts w:ascii="Times New Roman" w:hAnsi="Times New Roman"/>
          <w:rPrChange w:id="1252" w:author="guisang.song" w:date="2025-10-20T15:26:00Z">
            <w:rPr>
              <w:rFonts w:hint="eastAsia"/>
            </w:rPr>
          </w:rPrChange>
        </w:rPr>
        <w:t>관한</w:t>
      </w:r>
      <w:r w:rsidR="00836EA0" w:rsidRPr="00EE4134">
        <w:rPr>
          <w:rFonts w:ascii="Times New Roman" w:hAnsi="Times New Roman"/>
          <w:rPrChange w:id="1253" w:author="guisang.song" w:date="2025-10-20T15:26:00Z">
            <w:rPr>
              <w:rFonts w:hint="eastAsia"/>
            </w:rPr>
          </w:rPrChange>
        </w:rPr>
        <w:t xml:space="preserve"> </w:t>
      </w:r>
      <w:r w:rsidR="00836EA0" w:rsidRPr="00EE4134">
        <w:rPr>
          <w:rFonts w:ascii="Times New Roman" w:hAnsi="Times New Roman"/>
          <w:rPrChange w:id="1254" w:author="guisang.song" w:date="2025-10-20T15:26:00Z">
            <w:rPr>
              <w:rFonts w:hint="eastAsia"/>
            </w:rPr>
          </w:rPrChange>
        </w:rPr>
        <w:t>법률</w:t>
      </w:r>
      <w:r w:rsidR="00836EA0" w:rsidRPr="00EE4134">
        <w:rPr>
          <w:rFonts w:ascii="Times New Roman" w:hAnsi="Times New Roman"/>
          <w:rPrChange w:id="1255" w:author="guisang.song" w:date="2025-10-20T15:26:00Z">
            <w:rPr>
              <w:rFonts w:hint="eastAsia"/>
            </w:rPr>
          </w:rPrChange>
        </w:rPr>
        <w:t xml:space="preserve"> </w:t>
      </w:r>
      <w:r w:rsidR="00836EA0" w:rsidRPr="00EE4134">
        <w:rPr>
          <w:rFonts w:ascii="Times New Roman" w:hAnsi="Times New Roman"/>
          <w:rPrChange w:id="1256" w:author="guisang.song" w:date="2025-10-20T15:26:00Z">
            <w:rPr>
              <w:rFonts w:hint="eastAsia"/>
            </w:rPr>
          </w:rPrChange>
        </w:rPr>
        <w:t>제</w:t>
      </w:r>
      <w:r w:rsidR="00836EA0" w:rsidRPr="00EE4134">
        <w:rPr>
          <w:rFonts w:ascii="Times New Roman" w:hAnsi="Times New Roman"/>
          <w:rPrChange w:id="1257" w:author="guisang.song" w:date="2025-10-20T15:26:00Z">
            <w:rPr>
              <w:rFonts w:hint="eastAsia"/>
            </w:rPr>
          </w:rPrChange>
        </w:rPr>
        <w:t>2</w:t>
      </w:r>
      <w:r w:rsidR="00836EA0" w:rsidRPr="00EE4134">
        <w:rPr>
          <w:rFonts w:ascii="Times New Roman" w:hAnsi="Times New Roman"/>
          <w:rPrChange w:id="1258" w:author="guisang.song" w:date="2025-10-20T15:26:00Z">
            <w:rPr/>
          </w:rPrChange>
        </w:rPr>
        <w:t>0</w:t>
      </w:r>
      <w:r w:rsidR="00836EA0" w:rsidRPr="00EE4134">
        <w:rPr>
          <w:rFonts w:ascii="Times New Roman" w:hAnsi="Times New Roman"/>
          <w:rPrChange w:id="1259" w:author="guisang.song" w:date="2025-10-20T15:26:00Z">
            <w:rPr>
              <w:rFonts w:hint="eastAsia"/>
            </w:rPr>
          </w:rPrChange>
        </w:rPr>
        <w:t>조</w:t>
      </w:r>
      <w:r w:rsidR="00836EA0" w:rsidRPr="00EE4134">
        <w:rPr>
          <w:rFonts w:ascii="Times New Roman" w:hAnsi="Times New Roman"/>
          <w:rPrChange w:id="1260" w:author="guisang.song" w:date="2025-10-20T15:26:00Z">
            <w:rPr>
              <w:rFonts w:hint="eastAsia"/>
            </w:rPr>
          </w:rPrChange>
        </w:rPr>
        <w:t>(</w:t>
      </w:r>
      <w:r w:rsidR="00836EA0" w:rsidRPr="00EE4134">
        <w:rPr>
          <w:rFonts w:ascii="Times New Roman" w:hAnsi="Times New Roman"/>
          <w:rPrChange w:id="1261" w:author="guisang.song" w:date="2025-10-20T15:26:00Z">
            <w:rPr>
              <w:rFonts w:hint="eastAsia"/>
            </w:rPr>
          </w:rPrChange>
        </w:rPr>
        <w:t>불공정영업행위</w:t>
      </w:r>
      <w:r w:rsidR="00836EA0" w:rsidRPr="00EE4134">
        <w:rPr>
          <w:rFonts w:ascii="Times New Roman" w:hAnsi="Times New Roman"/>
          <w:rPrChange w:id="1262" w:author="guisang.song" w:date="2025-10-20T15:26:00Z">
            <w:rPr>
              <w:rFonts w:hint="eastAsia"/>
            </w:rPr>
          </w:rPrChange>
        </w:rPr>
        <w:t xml:space="preserve"> </w:t>
      </w:r>
      <w:r w:rsidR="00836EA0" w:rsidRPr="00EE4134">
        <w:rPr>
          <w:rFonts w:ascii="Times New Roman" w:hAnsi="Times New Roman"/>
          <w:rPrChange w:id="1263" w:author="guisang.song" w:date="2025-10-20T15:26:00Z">
            <w:rPr>
              <w:rFonts w:hint="eastAsia"/>
            </w:rPr>
          </w:rPrChange>
        </w:rPr>
        <w:t>금지</w:t>
      </w:r>
      <w:r w:rsidR="00836EA0" w:rsidRPr="00EE4134">
        <w:rPr>
          <w:rFonts w:ascii="Times New Roman" w:hAnsi="Times New Roman"/>
          <w:rPrChange w:id="1264" w:author="guisang.song" w:date="2025-10-20T15:26:00Z">
            <w:rPr/>
          </w:rPrChange>
        </w:rPr>
        <w:t>)’</w:t>
      </w:r>
      <w:r w:rsidR="00836EA0" w:rsidRPr="00EE4134">
        <w:rPr>
          <w:rFonts w:ascii="Times New Roman" w:hAnsi="Times New Roman"/>
          <w:rPrChange w:id="1265" w:author="guisang.song" w:date="2025-10-20T15:26:00Z">
            <w:rPr>
              <w:rFonts w:hint="eastAsia"/>
            </w:rPr>
          </w:rPrChange>
        </w:rPr>
        <w:t>와</w:t>
      </w:r>
      <w:r w:rsidR="00836EA0" w:rsidRPr="00EE4134">
        <w:rPr>
          <w:rFonts w:ascii="Times New Roman" w:hAnsi="Times New Roman"/>
          <w:rPrChange w:id="1266" w:author="guisang.song" w:date="2025-10-20T15:26:00Z">
            <w:rPr>
              <w:rFonts w:hint="eastAsia"/>
            </w:rPr>
          </w:rPrChange>
        </w:rPr>
        <w:t xml:space="preserve"> </w:t>
      </w:r>
      <w:r w:rsidR="00836EA0" w:rsidRPr="00EE4134">
        <w:rPr>
          <w:rFonts w:ascii="Times New Roman" w:hAnsi="Times New Roman"/>
          <w:rPrChange w:id="1267" w:author="guisang.song" w:date="2025-10-20T15:26:00Z">
            <w:rPr>
              <w:rFonts w:hint="eastAsia"/>
            </w:rPr>
          </w:rPrChange>
        </w:rPr>
        <w:t>같이</w:t>
      </w:r>
      <w:r w:rsidR="00836EA0" w:rsidRPr="00EE4134">
        <w:rPr>
          <w:rFonts w:ascii="Times New Roman" w:hAnsi="Times New Roman"/>
          <w:rPrChange w:id="1268" w:author="guisang.song" w:date="2025-10-20T15:26:00Z">
            <w:rPr>
              <w:rFonts w:hint="eastAsia"/>
            </w:rPr>
          </w:rPrChange>
        </w:rPr>
        <w:t xml:space="preserve"> </w:t>
      </w:r>
      <w:r w:rsidR="00836EA0" w:rsidRPr="00EE4134">
        <w:rPr>
          <w:rFonts w:ascii="Times New Roman" w:hAnsi="Times New Roman"/>
          <w:rPrChange w:id="1269" w:author="guisang.song" w:date="2025-10-20T15:26:00Z">
            <w:rPr>
              <w:rFonts w:hint="eastAsia"/>
            </w:rPr>
          </w:rPrChange>
        </w:rPr>
        <w:t>기재해줘</w:t>
      </w:r>
      <w:r w:rsidR="00836EA0" w:rsidRPr="00EE4134">
        <w:rPr>
          <w:rFonts w:ascii="Times New Roman" w:hAnsi="Times New Roman"/>
          <w:rPrChange w:id="1270" w:author="guisang.song" w:date="2025-10-20T15:26:00Z">
            <w:rPr>
              <w:rFonts w:hint="eastAsia"/>
            </w:rPr>
          </w:rPrChange>
        </w:rPr>
        <w:t>.</w:t>
      </w:r>
      <w:ins w:id="1271" w:author="guisang.song" w:date="2025-10-20T10:29:00Z">
        <w:r w:rsidR="0049528B" w:rsidRPr="00EE4134">
          <w:rPr>
            <w:rFonts w:ascii="Times New Roman" w:hAnsi="Times New Roman"/>
            <w:rPrChange w:id="1272" w:author="guisang.song" w:date="2025-10-20T15:26:00Z">
              <w:rPr/>
            </w:rPrChange>
          </w:rPr>
          <w:t xml:space="preserve"> </w:t>
        </w:r>
      </w:ins>
    </w:p>
    <w:p w:rsidR="0049528B" w:rsidRPr="00EE4134" w:rsidRDefault="0049528B" w:rsidP="00151336">
      <w:pPr>
        <w:pStyle w:val="a4"/>
        <w:wordWrap w:val="0"/>
        <w:autoSpaceDE w:val="0"/>
        <w:autoSpaceDN w:val="0"/>
        <w:ind w:leftChars="0" w:left="403"/>
        <w:rPr>
          <w:ins w:id="1273" w:author="guisang.song" w:date="2025-10-20T10:30:00Z"/>
          <w:rFonts w:ascii="Times New Roman" w:hAnsi="Times New Roman"/>
          <w:rPrChange w:id="1274" w:author="guisang.song" w:date="2025-10-20T15:26:00Z">
            <w:rPr>
              <w:ins w:id="1275" w:author="guisang.song" w:date="2025-10-20T10:30:00Z"/>
            </w:rPr>
          </w:rPrChange>
        </w:rPr>
      </w:pPr>
    </w:p>
    <w:p w:rsidR="0049528B" w:rsidRPr="00EE4134" w:rsidRDefault="0049528B" w:rsidP="005728FC">
      <w:pPr>
        <w:pStyle w:val="a4"/>
        <w:numPr>
          <w:ilvl w:val="0"/>
          <w:numId w:val="11"/>
        </w:numPr>
        <w:wordWrap w:val="0"/>
        <w:autoSpaceDE w:val="0"/>
        <w:autoSpaceDN w:val="0"/>
        <w:ind w:leftChars="0" w:left="760" w:hanging="357"/>
        <w:rPr>
          <w:rFonts w:ascii="Times New Roman" w:hAnsi="Times New Roman"/>
          <w:rPrChange w:id="1276" w:author="guisang.song" w:date="2025-10-20T15:26:00Z">
            <w:rPr/>
          </w:rPrChange>
        </w:rPr>
        <w:pPrChange w:id="1277" w:author="guisang.song" w:date="2025-10-20T16:15:00Z">
          <w:pPr>
            <w:pStyle w:val="a4"/>
            <w:wordWrap w:val="0"/>
            <w:autoSpaceDE w:val="0"/>
            <w:autoSpaceDN w:val="0"/>
            <w:ind w:leftChars="0" w:left="403"/>
          </w:pPr>
        </w:pPrChange>
      </w:pPr>
      <w:ins w:id="1278" w:author="guisang.song" w:date="2025-10-20T10:30:00Z">
        <w:r w:rsidRPr="00EE4134">
          <w:rPr>
            <w:rFonts w:ascii="Times New Roman" w:hAnsi="Times New Roman"/>
            <w:rPrChange w:id="1279" w:author="guisang.song" w:date="2025-10-20T15:26:00Z">
              <w:rPr>
                <w:rFonts w:hint="eastAsia"/>
              </w:rPr>
            </w:rPrChange>
          </w:rPr>
          <w:t>만일</w:t>
        </w:r>
        <w:r w:rsidRPr="00EE4134">
          <w:rPr>
            <w:rFonts w:ascii="Times New Roman" w:hAnsi="Times New Roman"/>
            <w:rPrChange w:id="1280" w:author="guisang.song" w:date="2025-10-20T15:26:00Z">
              <w:rPr>
                <w:rFonts w:hint="eastAsia"/>
              </w:rPr>
            </w:rPrChange>
          </w:rPr>
          <w:t xml:space="preserve"> </w:t>
        </w:r>
        <w:r w:rsidRPr="00EE4134">
          <w:rPr>
            <w:rFonts w:ascii="Times New Roman" w:hAnsi="Times New Roman"/>
            <w:rPrChange w:id="1281" w:author="guisang.song" w:date="2025-10-20T15:26:00Z">
              <w:rPr>
                <w:rFonts w:hint="eastAsia"/>
              </w:rPr>
            </w:rPrChange>
          </w:rPr>
          <w:t>위와</w:t>
        </w:r>
        <w:r w:rsidRPr="00EE4134">
          <w:rPr>
            <w:rFonts w:ascii="Times New Roman" w:hAnsi="Times New Roman"/>
            <w:rPrChange w:id="1282" w:author="guisang.song" w:date="2025-10-20T15:26:00Z">
              <w:rPr>
                <w:rFonts w:hint="eastAsia"/>
              </w:rPr>
            </w:rPrChange>
          </w:rPr>
          <w:t xml:space="preserve"> </w:t>
        </w:r>
        <w:r w:rsidRPr="00EE4134">
          <w:rPr>
            <w:rFonts w:ascii="Times New Roman" w:hAnsi="Times New Roman"/>
            <w:rPrChange w:id="1283" w:author="guisang.song" w:date="2025-10-20T15:26:00Z">
              <w:rPr>
                <w:rFonts w:hint="eastAsia"/>
              </w:rPr>
            </w:rPrChange>
          </w:rPr>
          <w:t>같이</w:t>
        </w:r>
        <w:r w:rsidRPr="00EE4134">
          <w:rPr>
            <w:rFonts w:ascii="Times New Roman" w:hAnsi="Times New Roman"/>
            <w:rPrChange w:id="1284" w:author="guisang.song" w:date="2025-10-20T15:26:00Z">
              <w:rPr>
                <w:rFonts w:hint="eastAsia"/>
              </w:rPr>
            </w:rPrChange>
          </w:rPr>
          <w:t xml:space="preserve"> </w:t>
        </w:r>
        <w:r w:rsidRPr="00EE4134">
          <w:rPr>
            <w:rFonts w:ascii="Times New Roman" w:hAnsi="Times New Roman"/>
            <w:rPrChange w:id="1285" w:author="guisang.song" w:date="2025-10-20T15:26:00Z">
              <w:rPr>
                <w:rFonts w:hint="eastAsia"/>
              </w:rPr>
            </w:rPrChange>
          </w:rPr>
          <w:t>직접적인</w:t>
        </w:r>
        <w:r w:rsidRPr="00EE4134">
          <w:rPr>
            <w:rFonts w:ascii="Times New Roman" w:hAnsi="Times New Roman"/>
            <w:rPrChange w:id="1286" w:author="guisang.song" w:date="2025-10-20T15:26:00Z">
              <w:rPr>
                <w:rFonts w:hint="eastAsia"/>
              </w:rPr>
            </w:rPrChange>
          </w:rPr>
          <w:t xml:space="preserve"> </w:t>
        </w:r>
        <w:r w:rsidRPr="00EE4134">
          <w:rPr>
            <w:rFonts w:ascii="Times New Roman" w:hAnsi="Times New Roman"/>
            <w:rPrChange w:id="1287" w:author="guisang.song" w:date="2025-10-20T15:26:00Z">
              <w:rPr>
                <w:rFonts w:hint="eastAsia"/>
              </w:rPr>
            </w:rPrChange>
          </w:rPr>
          <w:t>법령</w:t>
        </w:r>
        <w:r w:rsidRPr="00EE4134">
          <w:rPr>
            <w:rFonts w:ascii="Times New Roman" w:hAnsi="Times New Roman"/>
            <w:rPrChange w:id="1288" w:author="guisang.song" w:date="2025-10-20T15:26:00Z">
              <w:rPr>
                <w:rFonts w:hint="eastAsia"/>
              </w:rPr>
            </w:rPrChange>
          </w:rPr>
          <w:t xml:space="preserve"> </w:t>
        </w:r>
        <w:r w:rsidRPr="00EE4134">
          <w:rPr>
            <w:rFonts w:ascii="Times New Roman" w:hAnsi="Times New Roman"/>
            <w:rPrChange w:id="1289" w:author="guisang.song" w:date="2025-10-20T15:26:00Z">
              <w:rPr>
                <w:rFonts w:hint="eastAsia"/>
              </w:rPr>
            </w:rPrChange>
          </w:rPr>
          <w:t>조항을</w:t>
        </w:r>
        <w:r w:rsidRPr="00EE4134">
          <w:rPr>
            <w:rFonts w:ascii="Times New Roman" w:hAnsi="Times New Roman"/>
            <w:rPrChange w:id="1290" w:author="guisang.song" w:date="2025-10-20T15:26:00Z">
              <w:rPr>
                <w:rFonts w:hint="eastAsia"/>
              </w:rPr>
            </w:rPrChange>
          </w:rPr>
          <w:t xml:space="preserve"> </w:t>
        </w:r>
        <w:r w:rsidRPr="00EE4134">
          <w:rPr>
            <w:rFonts w:ascii="Times New Roman" w:hAnsi="Times New Roman"/>
            <w:rPrChange w:id="1291" w:author="guisang.song" w:date="2025-10-20T15:26:00Z">
              <w:rPr>
                <w:rFonts w:hint="eastAsia"/>
              </w:rPr>
            </w:rPrChange>
          </w:rPr>
          <w:t>찾을</w:t>
        </w:r>
        <w:r w:rsidRPr="00EE4134">
          <w:rPr>
            <w:rFonts w:ascii="Times New Roman" w:hAnsi="Times New Roman"/>
            <w:rPrChange w:id="1292" w:author="guisang.song" w:date="2025-10-20T15:26:00Z">
              <w:rPr>
                <w:rFonts w:hint="eastAsia"/>
              </w:rPr>
            </w:rPrChange>
          </w:rPr>
          <w:t xml:space="preserve"> </w:t>
        </w:r>
        <w:r w:rsidRPr="00EE4134">
          <w:rPr>
            <w:rFonts w:ascii="Times New Roman" w:hAnsi="Times New Roman"/>
            <w:rPrChange w:id="1293" w:author="guisang.song" w:date="2025-10-20T15:26:00Z">
              <w:rPr>
                <w:rFonts w:hint="eastAsia"/>
              </w:rPr>
            </w:rPrChange>
          </w:rPr>
          <w:t>수</w:t>
        </w:r>
        <w:r w:rsidRPr="00EE4134">
          <w:rPr>
            <w:rFonts w:ascii="Times New Roman" w:hAnsi="Times New Roman"/>
            <w:rPrChange w:id="1294" w:author="guisang.song" w:date="2025-10-20T15:26:00Z">
              <w:rPr>
                <w:rFonts w:hint="eastAsia"/>
              </w:rPr>
            </w:rPrChange>
          </w:rPr>
          <w:t xml:space="preserve"> </w:t>
        </w:r>
        <w:r w:rsidRPr="00EE4134">
          <w:rPr>
            <w:rFonts w:ascii="Times New Roman" w:hAnsi="Times New Roman"/>
            <w:rPrChange w:id="1295" w:author="guisang.song" w:date="2025-10-20T15:26:00Z">
              <w:rPr>
                <w:rFonts w:hint="eastAsia"/>
              </w:rPr>
            </w:rPrChange>
          </w:rPr>
          <w:t>없으면</w:t>
        </w:r>
        <w:r w:rsidRPr="00EE4134">
          <w:rPr>
            <w:rFonts w:ascii="Times New Roman" w:hAnsi="Times New Roman"/>
            <w:rPrChange w:id="1296" w:author="guisang.song" w:date="2025-10-20T15:26:00Z">
              <w:rPr>
                <w:rFonts w:hint="eastAsia"/>
              </w:rPr>
            </w:rPrChange>
          </w:rPr>
          <w:t>,</w:t>
        </w:r>
        <w:r w:rsidRPr="00EE4134">
          <w:rPr>
            <w:rFonts w:ascii="Times New Roman" w:hAnsi="Times New Roman"/>
            <w:rPrChange w:id="1297" w:author="guisang.song" w:date="2025-10-20T15:26:00Z">
              <w:rPr/>
            </w:rPrChange>
          </w:rPr>
          <w:t xml:space="preserve"> </w:t>
        </w:r>
      </w:ins>
      <w:ins w:id="1298" w:author="guisang.song" w:date="2025-10-20T10:31:00Z">
        <w:r w:rsidRPr="00EE4134">
          <w:rPr>
            <w:rFonts w:ascii="Times New Roman" w:hAnsi="Times New Roman"/>
            <w:rPrChange w:id="1299" w:author="guisang.song" w:date="2025-10-20T15:26:00Z">
              <w:rPr>
                <w:rFonts w:hint="eastAsia"/>
              </w:rPr>
            </w:rPrChange>
          </w:rPr>
          <w:t>유관</w:t>
        </w:r>
        <w:r w:rsidRPr="00EE4134">
          <w:rPr>
            <w:rFonts w:ascii="Times New Roman" w:hAnsi="Times New Roman"/>
            <w:rPrChange w:id="1300" w:author="guisang.song" w:date="2025-10-20T15:26:00Z">
              <w:rPr>
                <w:rFonts w:hint="eastAsia"/>
              </w:rPr>
            </w:rPrChange>
          </w:rPr>
          <w:t xml:space="preserve"> </w:t>
        </w:r>
        <w:r w:rsidRPr="00EE4134">
          <w:rPr>
            <w:rFonts w:ascii="Times New Roman" w:hAnsi="Times New Roman"/>
            <w:rPrChange w:id="1301" w:author="guisang.song" w:date="2025-10-20T15:26:00Z">
              <w:rPr>
                <w:rFonts w:hint="eastAsia"/>
              </w:rPr>
            </w:rPrChange>
          </w:rPr>
          <w:t>법령</w:t>
        </w:r>
        <w:r w:rsidRPr="00EE4134">
          <w:rPr>
            <w:rFonts w:ascii="Times New Roman" w:hAnsi="Times New Roman"/>
            <w:rPrChange w:id="1302" w:author="guisang.song" w:date="2025-10-20T15:26:00Z">
              <w:rPr>
                <w:rFonts w:hint="eastAsia"/>
              </w:rPr>
            </w:rPrChange>
          </w:rPr>
          <w:t xml:space="preserve"> </w:t>
        </w:r>
        <w:r w:rsidRPr="00EE4134">
          <w:rPr>
            <w:rFonts w:ascii="Times New Roman" w:hAnsi="Times New Roman"/>
            <w:rPrChange w:id="1303" w:author="guisang.song" w:date="2025-10-20T15:26:00Z">
              <w:rPr>
                <w:rFonts w:hint="eastAsia"/>
              </w:rPr>
            </w:rPrChange>
          </w:rPr>
          <w:t>조항</w:t>
        </w:r>
        <w:r w:rsidRPr="00EE4134">
          <w:rPr>
            <w:rFonts w:ascii="Times New Roman" w:hAnsi="Times New Roman"/>
            <w:rPrChange w:id="1304" w:author="guisang.song" w:date="2025-10-20T15:26:00Z">
              <w:rPr>
                <w:rFonts w:hint="eastAsia"/>
              </w:rPr>
            </w:rPrChange>
          </w:rPr>
          <w:t xml:space="preserve"> </w:t>
        </w:r>
        <w:r w:rsidRPr="00EE4134">
          <w:rPr>
            <w:rFonts w:ascii="Times New Roman" w:hAnsi="Times New Roman"/>
            <w:rPrChange w:id="1305" w:author="guisang.song" w:date="2025-10-20T15:26:00Z">
              <w:rPr>
                <w:rFonts w:hint="eastAsia"/>
              </w:rPr>
            </w:rPrChange>
          </w:rPr>
          <w:t>혹은</w:t>
        </w:r>
        <w:r w:rsidRPr="00EE4134">
          <w:rPr>
            <w:rFonts w:ascii="Times New Roman" w:hAnsi="Times New Roman"/>
            <w:rPrChange w:id="1306" w:author="guisang.song" w:date="2025-10-20T15:26:00Z">
              <w:rPr>
                <w:rFonts w:hint="eastAsia"/>
              </w:rPr>
            </w:rPrChange>
          </w:rPr>
          <w:t xml:space="preserve"> </w:t>
        </w:r>
        <w:r w:rsidRPr="00EE4134">
          <w:rPr>
            <w:rFonts w:ascii="Times New Roman" w:hAnsi="Times New Roman"/>
            <w:rPrChange w:id="1307" w:author="guisang.song" w:date="2025-10-20T15:26:00Z">
              <w:rPr>
                <w:rFonts w:hint="eastAsia"/>
              </w:rPr>
            </w:rPrChange>
          </w:rPr>
          <w:t>고시</w:t>
        </w:r>
        <w:r w:rsidRPr="00EE4134">
          <w:rPr>
            <w:rFonts w:ascii="Times New Roman" w:hAnsi="Times New Roman"/>
            <w:rPrChange w:id="1308" w:author="guisang.song" w:date="2025-10-20T15:26:00Z">
              <w:rPr>
                <w:rFonts w:hint="eastAsia"/>
              </w:rPr>
            </w:rPrChange>
          </w:rPr>
          <w:t xml:space="preserve">, </w:t>
        </w:r>
        <w:r w:rsidRPr="00EE4134">
          <w:rPr>
            <w:rFonts w:ascii="Times New Roman" w:hAnsi="Times New Roman"/>
            <w:rPrChange w:id="1309" w:author="guisang.song" w:date="2025-10-20T15:26:00Z">
              <w:rPr>
                <w:rFonts w:hint="eastAsia"/>
              </w:rPr>
            </w:rPrChange>
          </w:rPr>
          <w:t>지침</w:t>
        </w:r>
        <w:r w:rsidRPr="00EE4134">
          <w:rPr>
            <w:rFonts w:ascii="Times New Roman" w:hAnsi="Times New Roman"/>
            <w:rPrChange w:id="1310" w:author="guisang.song" w:date="2025-10-20T15:26:00Z">
              <w:rPr>
                <w:rFonts w:hint="eastAsia"/>
              </w:rPr>
            </w:rPrChange>
          </w:rPr>
          <w:t xml:space="preserve">, </w:t>
        </w:r>
        <w:r w:rsidRPr="00EE4134">
          <w:rPr>
            <w:rFonts w:ascii="Times New Roman" w:hAnsi="Times New Roman"/>
            <w:rPrChange w:id="1311" w:author="guisang.song" w:date="2025-10-20T15:26:00Z">
              <w:rPr>
                <w:rFonts w:hint="eastAsia"/>
              </w:rPr>
            </w:rPrChange>
          </w:rPr>
          <w:t>가이드라인기관</w:t>
        </w:r>
        <w:r w:rsidRPr="00EE4134">
          <w:rPr>
            <w:rFonts w:ascii="Times New Roman" w:hAnsi="Times New Roman"/>
            <w:rPrChange w:id="1312" w:author="guisang.song" w:date="2025-10-20T15:26:00Z">
              <w:rPr>
                <w:rFonts w:hint="eastAsia"/>
              </w:rPr>
            </w:rPrChange>
          </w:rPr>
          <w:t xml:space="preserve"> </w:t>
        </w:r>
        <w:proofErr w:type="spellStart"/>
        <w:r w:rsidRPr="00EE4134">
          <w:rPr>
            <w:rFonts w:ascii="Times New Roman" w:hAnsi="Times New Roman"/>
            <w:rPrChange w:id="1313" w:author="guisang.song" w:date="2025-10-20T15:26:00Z">
              <w:rPr>
                <w:rFonts w:hint="eastAsia"/>
              </w:rPr>
            </w:rPrChange>
          </w:rPr>
          <w:t>발표자료명</w:t>
        </w:r>
      </w:ins>
      <w:proofErr w:type="spellEnd"/>
      <w:ins w:id="1314" w:author="guisang.song" w:date="2025-10-20T15:05:00Z">
        <w:r w:rsidR="00A4617D" w:rsidRPr="00EE4134">
          <w:rPr>
            <w:rFonts w:ascii="Times New Roman" w:hAnsi="Times New Roman"/>
            <w:rPrChange w:id="1315" w:author="guisang.song" w:date="2025-10-20T15:26:00Z">
              <w:rPr>
                <w:rFonts w:hint="eastAsia"/>
              </w:rPr>
            </w:rPrChange>
          </w:rPr>
          <w:t xml:space="preserve"> </w:t>
        </w:r>
        <w:r w:rsidR="00A4617D" w:rsidRPr="00EE4134">
          <w:rPr>
            <w:rFonts w:ascii="Times New Roman" w:hAnsi="Times New Roman"/>
            <w:rPrChange w:id="1316" w:author="guisang.song" w:date="2025-10-20T15:26:00Z">
              <w:rPr>
                <w:rFonts w:hint="eastAsia"/>
              </w:rPr>
            </w:rPrChange>
          </w:rPr>
          <w:t>등</w:t>
        </w:r>
      </w:ins>
      <w:ins w:id="1317" w:author="guisang.song" w:date="2025-10-20T10:31:00Z">
        <w:r w:rsidRPr="00EE4134">
          <w:rPr>
            <w:rFonts w:ascii="Times New Roman" w:hAnsi="Times New Roman"/>
            <w:rPrChange w:id="1318" w:author="guisang.song" w:date="2025-10-20T15:26:00Z">
              <w:rPr>
                <w:rFonts w:hint="eastAsia"/>
              </w:rPr>
            </w:rPrChange>
          </w:rPr>
          <w:t>이라도</w:t>
        </w:r>
        <w:r w:rsidRPr="00EE4134">
          <w:rPr>
            <w:rFonts w:ascii="Times New Roman" w:hAnsi="Times New Roman"/>
            <w:rPrChange w:id="1319" w:author="guisang.song" w:date="2025-10-20T15:26:00Z">
              <w:rPr>
                <w:rFonts w:hint="eastAsia"/>
              </w:rPr>
            </w:rPrChange>
          </w:rPr>
          <w:t xml:space="preserve"> </w:t>
        </w:r>
      </w:ins>
      <w:ins w:id="1320" w:author="guisang.song" w:date="2025-10-20T10:32:00Z">
        <w:r w:rsidRPr="00EE4134">
          <w:rPr>
            <w:rFonts w:ascii="Times New Roman" w:hAnsi="Times New Roman"/>
            <w:rPrChange w:id="1321" w:author="guisang.song" w:date="2025-10-20T15:26:00Z">
              <w:rPr>
                <w:rFonts w:hint="eastAsia"/>
              </w:rPr>
            </w:rPrChange>
          </w:rPr>
          <w:t>찾아서</w:t>
        </w:r>
        <w:r w:rsidRPr="00EE4134">
          <w:rPr>
            <w:rFonts w:ascii="Times New Roman" w:hAnsi="Times New Roman"/>
            <w:rPrChange w:id="1322" w:author="guisang.song" w:date="2025-10-20T15:26:00Z">
              <w:rPr>
                <w:rFonts w:hint="eastAsia"/>
              </w:rPr>
            </w:rPrChange>
          </w:rPr>
          <w:t xml:space="preserve"> </w:t>
        </w:r>
      </w:ins>
      <w:ins w:id="1323" w:author="guisang.song" w:date="2025-10-20T10:31:00Z">
        <w:r w:rsidRPr="00EE4134">
          <w:rPr>
            <w:rFonts w:ascii="Times New Roman" w:hAnsi="Times New Roman"/>
            <w:rPrChange w:id="1324" w:author="guisang.song" w:date="2025-10-20T15:26:00Z">
              <w:rPr>
                <w:rFonts w:hint="eastAsia"/>
              </w:rPr>
            </w:rPrChange>
          </w:rPr>
          <w:t>기재해줘</w:t>
        </w:r>
        <w:r w:rsidRPr="00EE4134">
          <w:rPr>
            <w:rFonts w:ascii="Times New Roman" w:hAnsi="Times New Roman"/>
            <w:rPrChange w:id="1325" w:author="guisang.song" w:date="2025-10-20T15:26:00Z">
              <w:rPr>
                <w:rFonts w:hint="eastAsia"/>
              </w:rPr>
            </w:rPrChange>
          </w:rPr>
          <w:t>.</w:t>
        </w:r>
      </w:ins>
    </w:p>
    <w:p w:rsidR="00151336" w:rsidRPr="00EE4134" w:rsidRDefault="00151336" w:rsidP="00151336">
      <w:pPr>
        <w:pStyle w:val="a4"/>
        <w:wordWrap w:val="0"/>
        <w:autoSpaceDE w:val="0"/>
        <w:autoSpaceDN w:val="0"/>
        <w:ind w:leftChars="0" w:left="403"/>
        <w:rPr>
          <w:rFonts w:ascii="Times New Roman" w:hAnsi="Times New Roman"/>
          <w:rPrChange w:id="1326" w:author="guisang.song" w:date="2025-10-20T15:26:00Z">
            <w:rPr/>
          </w:rPrChange>
        </w:rPr>
      </w:pPr>
    </w:p>
    <w:p w:rsidR="00151336" w:rsidRPr="00EE4134" w:rsidRDefault="00151336" w:rsidP="005728FC">
      <w:pPr>
        <w:pStyle w:val="a4"/>
        <w:numPr>
          <w:ilvl w:val="0"/>
          <w:numId w:val="11"/>
        </w:numPr>
        <w:wordWrap w:val="0"/>
        <w:autoSpaceDE w:val="0"/>
        <w:autoSpaceDN w:val="0"/>
        <w:ind w:leftChars="0" w:left="760" w:hanging="357"/>
        <w:rPr>
          <w:rFonts w:ascii="Times New Roman" w:hAnsi="Times New Roman"/>
          <w:b/>
          <w:rPrChange w:id="1327" w:author="guisang.song" w:date="2025-10-20T15:26:00Z">
            <w:rPr>
              <w:b/>
            </w:rPr>
          </w:rPrChange>
        </w:rPr>
        <w:pPrChange w:id="1328" w:author="guisang.song" w:date="2025-10-20T16:15:00Z">
          <w:pPr>
            <w:pStyle w:val="a4"/>
            <w:wordWrap w:val="0"/>
            <w:autoSpaceDE w:val="0"/>
            <w:autoSpaceDN w:val="0"/>
            <w:ind w:leftChars="0" w:left="403"/>
          </w:pPr>
        </w:pPrChange>
      </w:pPr>
      <w:r w:rsidRPr="00EE4134">
        <w:rPr>
          <w:rFonts w:ascii="Times New Roman" w:hAnsi="Times New Roman"/>
          <w:rPrChange w:id="1329" w:author="guisang.song" w:date="2025-10-20T15:26:00Z">
            <w:rPr>
              <w:rFonts w:hint="eastAsia"/>
            </w:rPr>
          </w:rPrChange>
        </w:rPr>
        <w:t>또한</w:t>
      </w:r>
      <w:r w:rsidRPr="00EE4134">
        <w:rPr>
          <w:rFonts w:ascii="Times New Roman" w:hAnsi="Times New Roman"/>
          <w:rPrChange w:id="1330" w:author="guisang.song" w:date="2025-10-20T15:26:00Z">
            <w:rPr>
              <w:rFonts w:hint="eastAsia"/>
            </w:rPr>
          </w:rPrChange>
        </w:rPr>
        <w:t xml:space="preserve"> </w:t>
      </w:r>
      <w:ins w:id="1331" w:author="guisang.song" w:date="2025-10-20T10:32:00Z">
        <w:r w:rsidR="0049528B" w:rsidRPr="00EE4134">
          <w:rPr>
            <w:rFonts w:ascii="Times New Roman" w:hAnsi="Times New Roman"/>
            <w:rPrChange w:id="1332" w:author="guisang.song" w:date="2025-10-20T15:26:00Z">
              <w:rPr>
                <w:rFonts w:hint="eastAsia"/>
              </w:rPr>
            </w:rPrChange>
          </w:rPr>
          <w:t>만일</w:t>
        </w:r>
        <w:r w:rsidR="0049528B" w:rsidRPr="00EE4134">
          <w:rPr>
            <w:rFonts w:ascii="Times New Roman" w:hAnsi="Times New Roman"/>
            <w:rPrChange w:id="1333" w:author="guisang.song" w:date="2025-10-20T15:26:00Z">
              <w:rPr>
                <w:rFonts w:hint="eastAsia"/>
              </w:rPr>
            </w:rPrChange>
          </w:rPr>
          <w:t xml:space="preserve"> </w:t>
        </w:r>
      </w:ins>
      <w:r w:rsidRPr="00EE4134">
        <w:rPr>
          <w:rFonts w:ascii="Times New Roman" w:hAnsi="Times New Roman"/>
          <w:rPrChange w:id="1334" w:author="guisang.song" w:date="2025-10-20T15:26:00Z">
            <w:rPr/>
          </w:rPrChange>
        </w:rPr>
        <w:t>M</w:t>
      </w:r>
      <w:r w:rsidRPr="00EE4134">
        <w:rPr>
          <w:rFonts w:ascii="Times New Roman" w:hAnsi="Times New Roman"/>
          <w:rPrChange w:id="1335" w:author="guisang.song" w:date="2025-10-20T15:26:00Z">
            <w:rPr>
              <w:rFonts w:hint="eastAsia"/>
            </w:rPr>
          </w:rPrChange>
        </w:rPr>
        <w:t>열에</w:t>
      </w:r>
      <w:r w:rsidRPr="00EE4134">
        <w:rPr>
          <w:rFonts w:ascii="Times New Roman" w:hAnsi="Times New Roman"/>
          <w:rPrChange w:id="1336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1337" w:author="guisang.song" w:date="2025-10-20T15:26:00Z">
            <w:rPr/>
          </w:rPrChange>
        </w:rPr>
        <w:t>‘</w:t>
      </w:r>
      <w:r w:rsidRPr="00EE4134">
        <w:rPr>
          <w:rFonts w:ascii="Times New Roman" w:hAnsi="Times New Roman"/>
          <w:b/>
          <w:rPrChange w:id="1338" w:author="guisang.song" w:date="2025-10-20T15:26:00Z">
            <w:rPr>
              <w:rFonts w:hint="eastAsia"/>
              <w:b/>
            </w:rPr>
          </w:rPrChange>
        </w:rPr>
        <w:t>미국</w:t>
      </w:r>
      <w:r w:rsidRPr="00EE4134">
        <w:rPr>
          <w:rFonts w:ascii="Times New Roman" w:hAnsi="Times New Roman"/>
          <w:b/>
          <w:rPrChange w:id="1339" w:author="guisang.song" w:date="2025-10-20T15:26:00Z">
            <w:rPr>
              <w:b/>
            </w:rPr>
          </w:rPrChange>
        </w:rPr>
        <w:t xml:space="preserve"> </w:t>
      </w:r>
      <w:proofErr w:type="spellStart"/>
      <w:r w:rsidRPr="00EE4134">
        <w:rPr>
          <w:rFonts w:ascii="Times New Roman" w:hAnsi="Times New Roman"/>
          <w:b/>
          <w:rPrChange w:id="1340" w:author="guisang.song" w:date="2025-10-20T15:26:00Z">
            <w:rPr>
              <w:b/>
            </w:rPr>
          </w:rPrChange>
        </w:rPr>
        <w:t>환경보호청</w:t>
      </w:r>
      <w:proofErr w:type="spellEnd"/>
      <w:r w:rsidRPr="00EE4134">
        <w:rPr>
          <w:rFonts w:ascii="Times New Roman" w:hAnsi="Times New Roman"/>
          <w:b/>
          <w:rPrChange w:id="1341" w:author="guisang.song" w:date="2025-10-20T15:26:00Z">
            <w:rPr>
              <w:b/>
            </w:rPr>
          </w:rPrChange>
        </w:rPr>
        <w:t>(Environmental Protection Agency, EPA)</w:t>
      </w:r>
      <w:r w:rsidRPr="00EE4134">
        <w:rPr>
          <w:rFonts w:ascii="Times New Roman" w:hAnsi="Times New Roman"/>
          <w:b/>
          <w:rPrChange w:id="1342" w:author="guisang.song" w:date="2025-10-20T15:26:00Z">
            <w:rPr>
              <w:b/>
            </w:rPr>
          </w:rPrChange>
        </w:rPr>
        <w:t>의</w:t>
      </w:r>
      <w:r w:rsidRPr="00EE4134">
        <w:rPr>
          <w:rFonts w:ascii="Times New Roman" w:hAnsi="Times New Roman"/>
          <w:b/>
          <w:rPrChange w:id="1343" w:author="guisang.song" w:date="2025-10-20T15:26:00Z">
            <w:rPr>
              <w:b/>
            </w:rPr>
          </w:rPrChange>
        </w:rPr>
        <w:t xml:space="preserve"> ENERGY STAR® </w:t>
      </w:r>
      <w:r w:rsidRPr="00EE4134">
        <w:rPr>
          <w:rFonts w:ascii="Times New Roman" w:hAnsi="Times New Roman"/>
          <w:b/>
          <w:rPrChange w:id="1344" w:author="guisang.song" w:date="2025-10-20T15:26:00Z">
            <w:rPr>
              <w:b/>
            </w:rPr>
          </w:rPrChange>
        </w:rPr>
        <w:t>제도</w:t>
      </w:r>
      <w:r w:rsidRPr="00EE4134">
        <w:rPr>
          <w:rFonts w:ascii="Times New Roman" w:hAnsi="Times New Roman"/>
          <w:rPrChange w:id="1345" w:author="guisang.song" w:date="2025-10-20T15:26:00Z">
            <w:rPr/>
          </w:rPrChange>
        </w:rPr>
        <w:t>’</w:t>
      </w:r>
      <w:ins w:id="1346" w:author="guisang.song" w:date="2025-10-20T16:15:00Z">
        <w:r w:rsidR="005728FC">
          <w:rPr>
            <w:rFonts w:ascii="Times New Roman" w:hAnsi="Times New Roman" w:hint="eastAsia"/>
          </w:rPr>
          <w:t>와</w:t>
        </w:r>
        <w:r w:rsidR="005728FC">
          <w:rPr>
            <w:rFonts w:ascii="Times New Roman" w:hAnsi="Times New Roman" w:hint="eastAsia"/>
          </w:rPr>
          <w:t xml:space="preserve"> </w:t>
        </w:r>
        <w:r w:rsidR="005728FC">
          <w:rPr>
            <w:rFonts w:ascii="Times New Roman" w:hAnsi="Times New Roman" w:hint="eastAsia"/>
          </w:rPr>
          <w:t>같이</w:t>
        </w:r>
        <w:r w:rsidR="005728FC">
          <w:rPr>
            <w:rFonts w:ascii="Times New Roman" w:hAnsi="Times New Roman" w:hint="eastAsia"/>
          </w:rPr>
          <w:t xml:space="preserve"> </w:t>
        </w:r>
        <w:r w:rsidR="005728FC">
          <w:rPr>
            <w:rFonts w:ascii="Times New Roman" w:hAnsi="Times New Roman" w:hint="eastAsia"/>
          </w:rPr>
          <w:t>특정</w:t>
        </w:r>
        <w:r w:rsidR="005728FC">
          <w:rPr>
            <w:rFonts w:ascii="Times New Roman" w:hAnsi="Times New Roman" w:hint="eastAsia"/>
          </w:rPr>
          <w:t xml:space="preserve"> </w:t>
        </w:r>
        <w:r w:rsidR="005728FC">
          <w:rPr>
            <w:rFonts w:ascii="Times New Roman" w:hAnsi="Times New Roman" w:hint="eastAsia"/>
          </w:rPr>
          <w:t>기관이나</w:t>
        </w:r>
        <w:r w:rsidR="005728FC">
          <w:rPr>
            <w:rFonts w:ascii="Times New Roman" w:hAnsi="Times New Roman" w:hint="eastAsia"/>
          </w:rPr>
          <w:t xml:space="preserve"> </w:t>
        </w:r>
        <w:r w:rsidR="005728FC">
          <w:rPr>
            <w:rFonts w:ascii="Times New Roman" w:hAnsi="Times New Roman" w:hint="eastAsia"/>
          </w:rPr>
          <w:t>제도</w:t>
        </w:r>
        <w:r w:rsidR="005728FC">
          <w:rPr>
            <w:rFonts w:ascii="Times New Roman" w:hAnsi="Times New Roman" w:hint="eastAsia"/>
          </w:rPr>
          <w:t xml:space="preserve"> </w:t>
        </w:r>
        <w:r w:rsidR="005728FC">
          <w:rPr>
            <w:rFonts w:ascii="Times New Roman" w:hAnsi="Times New Roman" w:hint="eastAsia"/>
          </w:rPr>
          <w:t>등이</w:t>
        </w:r>
      </w:ins>
      <w:del w:id="1347" w:author="guisang.song" w:date="2025-10-20T16:15:00Z">
        <w:r w:rsidRPr="00EE4134" w:rsidDel="005728FC">
          <w:rPr>
            <w:rFonts w:ascii="Times New Roman" w:hAnsi="Times New Roman"/>
            <w:rPrChange w:id="1348" w:author="guisang.song" w:date="2025-10-20T15:26:00Z">
              <w:rPr>
                <w:rFonts w:hint="eastAsia"/>
              </w:rPr>
            </w:rPrChange>
          </w:rPr>
          <w:delText>가</w:delText>
        </w:r>
      </w:del>
      <w:r w:rsidRPr="00EE4134">
        <w:rPr>
          <w:rFonts w:ascii="Times New Roman" w:hAnsi="Times New Roman"/>
          <w:rPrChange w:id="1349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1350" w:author="guisang.song" w:date="2025-10-20T15:26:00Z">
            <w:rPr>
              <w:rFonts w:hint="eastAsia"/>
            </w:rPr>
          </w:rPrChange>
        </w:rPr>
        <w:t>기재돼</w:t>
      </w:r>
      <w:r w:rsidRPr="00EE4134">
        <w:rPr>
          <w:rFonts w:ascii="Times New Roman" w:hAnsi="Times New Roman"/>
          <w:rPrChange w:id="1351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1352" w:author="guisang.song" w:date="2025-10-20T15:26:00Z">
            <w:rPr>
              <w:rFonts w:hint="eastAsia"/>
            </w:rPr>
          </w:rPrChange>
        </w:rPr>
        <w:t>있으면</w:t>
      </w:r>
      <w:r w:rsidRPr="00EE4134">
        <w:rPr>
          <w:rFonts w:ascii="Times New Roman" w:hAnsi="Times New Roman"/>
          <w:rPrChange w:id="1353" w:author="guisang.song" w:date="2025-10-20T15:26:00Z">
            <w:rPr>
              <w:rFonts w:hint="eastAsia"/>
            </w:rPr>
          </w:rPrChange>
        </w:rPr>
        <w:t xml:space="preserve">, </w:t>
      </w:r>
      <w:ins w:id="1354" w:author="guisang.song" w:date="2025-10-20T16:16:00Z">
        <w:r w:rsidR="005728FC">
          <w:rPr>
            <w:rFonts w:ascii="Times New Roman" w:hAnsi="Times New Roman" w:hint="eastAsia"/>
          </w:rPr>
          <w:t>최대한</w:t>
        </w:r>
      </w:ins>
      <w:del w:id="1355" w:author="guisang.song" w:date="2025-10-20T16:16:00Z">
        <w:r w:rsidRPr="00EE4134" w:rsidDel="005728FC">
          <w:rPr>
            <w:rFonts w:ascii="Times New Roman" w:hAnsi="Times New Roman"/>
            <w:rPrChange w:id="1356" w:author="guisang.song" w:date="2025-10-20T15:26:00Z">
              <w:rPr>
                <w:rFonts w:hint="eastAsia"/>
              </w:rPr>
            </w:rPrChange>
          </w:rPr>
          <w:delText>최대한</w:delText>
        </w:r>
      </w:del>
      <w:r w:rsidRPr="00EE4134">
        <w:rPr>
          <w:rFonts w:ascii="Times New Roman" w:hAnsi="Times New Roman"/>
          <w:rPrChange w:id="1357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1358" w:author="guisang.song" w:date="2025-10-20T15:26:00Z">
            <w:rPr>
              <w:rFonts w:hint="eastAsia"/>
            </w:rPr>
          </w:rPrChange>
        </w:rPr>
        <w:t>유사한</w:t>
      </w:r>
      <w:r w:rsidRPr="00EE4134">
        <w:rPr>
          <w:rFonts w:ascii="Times New Roman" w:hAnsi="Times New Roman"/>
          <w:rPrChange w:id="1359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1360" w:author="guisang.song" w:date="2025-10-20T15:26:00Z">
            <w:rPr>
              <w:rFonts w:hint="eastAsia"/>
            </w:rPr>
          </w:rPrChange>
        </w:rPr>
        <w:t>우리나라</w:t>
      </w:r>
      <w:r w:rsidRPr="00EE4134">
        <w:rPr>
          <w:rFonts w:ascii="Times New Roman" w:hAnsi="Times New Roman"/>
          <w:rPrChange w:id="1361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1362" w:author="guisang.song" w:date="2025-10-20T15:26:00Z">
            <w:rPr>
              <w:rFonts w:hint="eastAsia"/>
            </w:rPr>
          </w:rPrChange>
        </w:rPr>
        <w:t>제도</w:t>
      </w:r>
      <w:ins w:id="1363" w:author="guisang.song" w:date="2025-10-20T16:16:00Z">
        <w:r w:rsidR="005728FC">
          <w:rPr>
            <w:rFonts w:ascii="Times New Roman" w:hAnsi="Times New Roman" w:hint="eastAsia"/>
          </w:rPr>
          <w:t>나</w:t>
        </w:r>
        <w:r w:rsidR="005728FC">
          <w:rPr>
            <w:rFonts w:ascii="Times New Roman" w:hAnsi="Times New Roman" w:hint="eastAsia"/>
          </w:rPr>
          <w:t xml:space="preserve"> </w:t>
        </w:r>
        <w:r w:rsidR="005728FC">
          <w:rPr>
            <w:rFonts w:ascii="Times New Roman" w:hAnsi="Times New Roman" w:hint="eastAsia"/>
          </w:rPr>
          <w:t>기관</w:t>
        </w:r>
        <w:r w:rsidR="005728FC">
          <w:rPr>
            <w:rFonts w:ascii="Times New Roman" w:hAnsi="Times New Roman" w:hint="eastAsia"/>
          </w:rPr>
          <w:t xml:space="preserve"> </w:t>
        </w:r>
        <w:r w:rsidR="005728FC">
          <w:rPr>
            <w:rFonts w:ascii="Times New Roman" w:hAnsi="Times New Roman" w:hint="eastAsia"/>
          </w:rPr>
          <w:t>등을</w:t>
        </w:r>
      </w:ins>
      <w:del w:id="1364" w:author="guisang.song" w:date="2025-10-20T16:16:00Z">
        <w:r w:rsidRPr="00EE4134" w:rsidDel="005728FC">
          <w:rPr>
            <w:rFonts w:ascii="Times New Roman" w:hAnsi="Times New Roman"/>
            <w:rPrChange w:id="1365" w:author="guisang.song" w:date="2025-10-20T15:26:00Z">
              <w:rPr>
                <w:rFonts w:hint="eastAsia"/>
              </w:rPr>
            </w:rPrChange>
          </w:rPr>
          <w:delText>를</w:delText>
        </w:r>
      </w:del>
      <w:r w:rsidRPr="00EE4134">
        <w:rPr>
          <w:rFonts w:ascii="Times New Roman" w:hAnsi="Times New Roman"/>
          <w:rPrChange w:id="1366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1367" w:author="guisang.song" w:date="2025-10-20T15:26:00Z">
            <w:rPr>
              <w:rFonts w:hint="eastAsia"/>
            </w:rPr>
          </w:rPrChange>
        </w:rPr>
        <w:t>찾아</w:t>
      </w:r>
      <w:r w:rsidRPr="00EE4134">
        <w:rPr>
          <w:rFonts w:ascii="Times New Roman" w:hAnsi="Times New Roman"/>
          <w:rPrChange w:id="1368" w:author="guisang.song" w:date="2025-10-20T15:26:00Z">
            <w:rPr>
              <w:rFonts w:hint="eastAsia"/>
            </w:rPr>
          </w:rPrChange>
        </w:rPr>
        <w:t>,</w:t>
      </w:r>
      <w:r w:rsidRPr="00EE4134">
        <w:rPr>
          <w:rFonts w:ascii="Times New Roman" w:hAnsi="Times New Roman"/>
          <w:rPrChange w:id="1369" w:author="guisang.song" w:date="2025-10-20T15:26:00Z">
            <w:rPr/>
          </w:rPrChange>
        </w:rPr>
        <w:t xml:space="preserve"> “</w:t>
      </w:r>
      <w:r w:rsidRPr="00EE4134">
        <w:rPr>
          <w:rFonts w:ascii="Times New Roman" w:hAnsi="Times New Roman"/>
          <w:rPrChange w:id="1370" w:author="guisang.song" w:date="2025-10-20T15:26:00Z">
            <w:rPr>
              <w:rFonts w:hint="eastAsia"/>
            </w:rPr>
          </w:rPrChange>
        </w:rPr>
        <w:t>에너지</w:t>
      </w:r>
      <w:r w:rsidRPr="00EE4134">
        <w:rPr>
          <w:rFonts w:ascii="Times New Roman" w:hAnsi="Times New Roman"/>
          <w:rPrChange w:id="1371" w:author="guisang.song" w:date="2025-10-20T15:26:00Z">
            <w:rPr/>
          </w:rPrChange>
        </w:rPr>
        <w:t xml:space="preserve"> </w:t>
      </w:r>
      <w:r w:rsidRPr="00EE4134">
        <w:rPr>
          <w:rFonts w:ascii="Times New Roman" w:hAnsi="Times New Roman"/>
          <w:rPrChange w:id="1372" w:author="guisang.song" w:date="2025-10-20T15:26:00Z">
            <w:rPr/>
          </w:rPrChange>
        </w:rPr>
        <w:t>소비효율</w:t>
      </w:r>
      <w:r w:rsidRPr="00EE4134">
        <w:rPr>
          <w:rFonts w:ascii="Times New Roman" w:hAnsi="Times New Roman"/>
          <w:rPrChange w:id="1373" w:author="guisang.song" w:date="2025-10-20T15:26:00Z">
            <w:rPr/>
          </w:rPrChange>
        </w:rPr>
        <w:t xml:space="preserve"> </w:t>
      </w:r>
      <w:r w:rsidRPr="00EE4134">
        <w:rPr>
          <w:rFonts w:ascii="Times New Roman" w:hAnsi="Times New Roman"/>
          <w:rPrChange w:id="1374" w:author="guisang.song" w:date="2025-10-20T15:26:00Z">
            <w:rPr/>
          </w:rPrChange>
        </w:rPr>
        <w:t>등급제도</w:t>
      </w:r>
      <w:r w:rsidRPr="00EE4134">
        <w:rPr>
          <w:rFonts w:ascii="Times New Roman" w:hAnsi="Times New Roman"/>
          <w:rPrChange w:id="1375" w:author="guisang.song" w:date="2025-10-20T15:26:00Z">
            <w:rPr/>
          </w:rPrChange>
        </w:rPr>
        <w:t xml:space="preserve">, </w:t>
      </w:r>
      <w:r w:rsidRPr="00EE4134">
        <w:rPr>
          <w:rFonts w:ascii="Times New Roman" w:hAnsi="Times New Roman"/>
          <w:rPrChange w:id="1376" w:author="guisang.song" w:date="2025-10-20T15:26:00Z">
            <w:rPr/>
          </w:rPrChange>
        </w:rPr>
        <w:t>녹색제품</w:t>
      </w:r>
      <w:r w:rsidRPr="00EE4134">
        <w:rPr>
          <w:rFonts w:ascii="Times New Roman" w:hAnsi="Times New Roman"/>
          <w:rPrChange w:id="1377" w:author="guisang.song" w:date="2025-10-20T15:26:00Z">
            <w:rPr/>
          </w:rPrChange>
        </w:rPr>
        <w:t xml:space="preserve"> </w:t>
      </w:r>
      <w:r w:rsidRPr="00EE4134">
        <w:rPr>
          <w:rFonts w:ascii="Times New Roman" w:hAnsi="Times New Roman"/>
          <w:rPrChange w:id="1378" w:author="guisang.song" w:date="2025-10-20T15:26:00Z">
            <w:rPr/>
          </w:rPrChange>
        </w:rPr>
        <w:t>인증제도</w:t>
      </w:r>
      <w:r w:rsidRPr="00EE4134">
        <w:rPr>
          <w:rFonts w:ascii="Times New Roman" w:hAnsi="Times New Roman"/>
          <w:rPrChange w:id="1379" w:author="guisang.song" w:date="2025-10-20T15:26:00Z">
            <w:rPr/>
          </w:rPrChange>
        </w:rPr>
        <w:t>”</w:t>
      </w:r>
      <w:r w:rsidRPr="00EE4134">
        <w:rPr>
          <w:rFonts w:ascii="Times New Roman" w:hAnsi="Times New Roman"/>
          <w:rPrChange w:id="1380" w:author="guisang.song" w:date="2025-10-20T15:26:00Z">
            <w:rPr>
              <w:rFonts w:hint="eastAsia"/>
            </w:rPr>
          </w:rPrChange>
        </w:rPr>
        <w:t>와</w:t>
      </w:r>
      <w:r w:rsidRPr="00EE4134">
        <w:rPr>
          <w:rFonts w:ascii="Times New Roman" w:hAnsi="Times New Roman"/>
          <w:rPrChange w:id="1381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1382" w:author="guisang.song" w:date="2025-10-20T15:26:00Z">
            <w:rPr>
              <w:rFonts w:hint="eastAsia"/>
            </w:rPr>
          </w:rPrChange>
        </w:rPr>
        <w:t>같이</w:t>
      </w:r>
      <w:r w:rsidRPr="00EE4134">
        <w:rPr>
          <w:rFonts w:ascii="Times New Roman" w:hAnsi="Times New Roman"/>
          <w:rPrChange w:id="1383" w:author="guisang.song" w:date="2025-10-20T15:26:00Z">
            <w:rPr>
              <w:rFonts w:hint="eastAsia"/>
            </w:rPr>
          </w:rPrChange>
        </w:rPr>
        <w:t xml:space="preserve"> N</w:t>
      </w:r>
      <w:r w:rsidRPr="00EE4134">
        <w:rPr>
          <w:rFonts w:ascii="Times New Roman" w:hAnsi="Times New Roman"/>
          <w:rPrChange w:id="1384" w:author="guisang.song" w:date="2025-10-20T15:26:00Z">
            <w:rPr>
              <w:rFonts w:hint="eastAsia"/>
            </w:rPr>
          </w:rPrChange>
        </w:rPr>
        <w:t>열에</w:t>
      </w:r>
      <w:r w:rsidRPr="00EE4134">
        <w:rPr>
          <w:rFonts w:ascii="Times New Roman" w:hAnsi="Times New Roman"/>
          <w:rPrChange w:id="1385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1386" w:author="guisang.song" w:date="2025-10-20T15:26:00Z">
            <w:rPr>
              <w:rFonts w:hint="eastAsia"/>
            </w:rPr>
          </w:rPrChange>
        </w:rPr>
        <w:t>기재해</w:t>
      </w:r>
      <w:r w:rsidRPr="00EE4134">
        <w:rPr>
          <w:rFonts w:ascii="Times New Roman" w:hAnsi="Times New Roman"/>
          <w:rPrChange w:id="1387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1388" w:author="guisang.song" w:date="2025-10-20T15:26:00Z">
            <w:rPr>
              <w:rFonts w:hint="eastAsia"/>
            </w:rPr>
          </w:rPrChange>
        </w:rPr>
        <w:t>줘</w:t>
      </w:r>
    </w:p>
    <w:p w:rsidR="00151336" w:rsidRPr="00EE4134" w:rsidRDefault="00151336" w:rsidP="00C66FC4">
      <w:pPr>
        <w:wordWrap w:val="0"/>
        <w:autoSpaceDE w:val="0"/>
        <w:autoSpaceDN w:val="0"/>
        <w:rPr>
          <w:rFonts w:ascii="Times New Roman" w:hAnsi="Times New Roman"/>
          <w:rPrChange w:id="1389" w:author="guisang.song" w:date="2025-10-20T15:26:00Z">
            <w:rPr/>
          </w:rPrChange>
        </w:rPr>
      </w:pPr>
    </w:p>
    <w:p w:rsidR="00193576" w:rsidRPr="00EE4134" w:rsidRDefault="005B0DC1" w:rsidP="00C66FC4">
      <w:pPr>
        <w:pStyle w:val="a4"/>
        <w:numPr>
          <w:ilvl w:val="0"/>
          <w:numId w:val="2"/>
        </w:numPr>
        <w:wordWrap w:val="0"/>
        <w:autoSpaceDE w:val="0"/>
        <w:autoSpaceDN w:val="0"/>
        <w:ind w:leftChars="0" w:left="403" w:hanging="403"/>
        <w:rPr>
          <w:rFonts w:ascii="Times New Roman" w:hAnsi="Times New Roman"/>
          <w:b/>
          <w:rPrChange w:id="1390" w:author="guisang.song" w:date="2025-10-20T15:26:00Z">
            <w:rPr>
              <w:b/>
            </w:rPr>
          </w:rPrChange>
        </w:rPr>
      </w:pPr>
      <w:r w:rsidRPr="00EE4134">
        <w:rPr>
          <w:rFonts w:ascii="Times New Roman" w:hAnsi="Times New Roman"/>
          <w:b/>
          <w:rPrChange w:id="1391" w:author="guisang.song" w:date="2025-10-20T15:26:00Z">
            <w:rPr>
              <w:rFonts w:hint="eastAsia"/>
              <w:b/>
            </w:rPr>
          </w:rPrChange>
        </w:rPr>
        <w:t>N</w:t>
      </w:r>
      <w:r w:rsidR="00193576" w:rsidRPr="00EE4134">
        <w:rPr>
          <w:rFonts w:ascii="Times New Roman" w:hAnsi="Times New Roman"/>
          <w:b/>
          <w:rPrChange w:id="1392" w:author="guisang.song" w:date="2025-10-20T15:26:00Z">
            <w:rPr>
              <w:rFonts w:hint="eastAsia"/>
              <w:b/>
            </w:rPr>
          </w:rPrChange>
        </w:rPr>
        <w:t>열</w:t>
      </w:r>
      <w:r w:rsidRPr="00EE4134">
        <w:rPr>
          <w:rFonts w:ascii="Times New Roman" w:hAnsi="Times New Roman"/>
          <w:b/>
          <w:rPrChange w:id="1393" w:author="guisang.song" w:date="2025-10-20T15:26:00Z">
            <w:rPr>
              <w:b/>
            </w:rPr>
          </w:rPrChange>
        </w:rPr>
        <w:t xml:space="preserve"> </w:t>
      </w:r>
      <w:r w:rsidRPr="00EE4134">
        <w:rPr>
          <w:rFonts w:ascii="Times New Roman" w:hAnsi="Times New Roman"/>
          <w:b/>
          <w:rPrChange w:id="1394" w:author="guisang.song" w:date="2025-10-20T15:26:00Z">
            <w:rPr>
              <w:rFonts w:hint="eastAsia"/>
              <w:b/>
            </w:rPr>
          </w:rPrChange>
        </w:rPr>
        <w:t>→ O</w:t>
      </w:r>
      <w:r w:rsidR="00193576" w:rsidRPr="00EE4134">
        <w:rPr>
          <w:rFonts w:ascii="Times New Roman" w:hAnsi="Times New Roman"/>
          <w:b/>
          <w:rPrChange w:id="1395" w:author="guisang.song" w:date="2025-10-20T15:26:00Z">
            <w:rPr>
              <w:rFonts w:hint="eastAsia"/>
              <w:b/>
            </w:rPr>
          </w:rPrChange>
        </w:rPr>
        <w:t>열</w:t>
      </w:r>
    </w:p>
    <w:p w:rsidR="00193576" w:rsidRPr="00EE4134" w:rsidRDefault="00193576" w:rsidP="00C657A5">
      <w:pPr>
        <w:wordWrap w:val="0"/>
        <w:autoSpaceDE w:val="0"/>
        <w:autoSpaceDN w:val="0"/>
        <w:rPr>
          <w:rFonts w:ascii="Times New Roman" w:hAnsi="Times New Roman"/>
          <w:rPrChange w:id="1396" w:author="guisang.song" w:date="2025-10-20T15:26:00Z">
            <w:rPr/>
          </w:rPrChange>
        </w:rPr>
      </w:pPr>
    </w:p>
    <w:p w:rsidR="00C657A5" w:rsidRPr="00EE4134" w:rsidRDefault="005B0DC1" w:rsidP="00193576">
      <w:pPr>
        <w:pStyle w:val="a4"/>
        <w:wordWrap w:val="0"/>
        <w:autoSpaceDE w:val="0"/>
        <w:autoSpaceDN w:val="0"/>
        <w:ind w:leftChars="0" w:left="403"/>
        <w:rPr>
          <w:rFonts w:ascii="Times New Roman" w:hAnsi="Times New Roman"/>
          <w:rPrChange w:id="1397" w:author="guisang.song" w:date="2025-10-20T15:26:00Z">
            <w:rPr/>
          </w:rPrChange>
        </w:rPr>
      </w:pPr>
      <w:r w:rsidRPr="00EE4134">
        <w:rPr>
          <w:rFonts w:ascii="Times New Roman" w:hAnsi="Times New Roman"/>
          <w:rPrChange w:id="1398" w:author="guisang.song" w:date="2025-10-20T15:26:00Z">
            <w:rPr/>
          </w:rPrChange>
        </w:rPr>
        <w:t>M</w:t>
      </w:r>
      <w:r w:rsidR="00C657A5" w:rsidRPr="00EE4134">
        <w:rPr>
          <w:rFonts w:ascii="Times New Roman" w:hAnsi="Times New Roman"/>
          <w:rPrChange w:id="1399" w:author="guisang.song" w:date="2025-10-20T15:26:00Z">
            <w:rPr>
              <w:rFonts w:hint="eastAsia"/>
            </w:rPr>
          </w:rPrChange>
        </w:rPr>
        <w:t>열에</w:t>
      </w:r>
      <w:r w:rsidR="00C657A5" w:rsidRPr="00EE4134">
        <w:rPr>
          <w:rFonts w:ascii="Times New Roman" w:hAnsi="Times New Roman"/>
          <w:rPrChange w:id="1400" w:author="guisang.song" w:date="2025-10-20T15:26:00Z">
            <w:rPr>
              <w:rFonts w:hint="eastAsia"/>
            </w:rPr>
          </w:rPrChange>
        </w:rPr>
        <w:t xml:space="preserve"> </w:t>
      </w:r>
      <w:r w:rsidR="00C657A5" w:rsidRPr="00EE4134">
        <w:rPr>
          <w:rFonts w:ascii="Times New Roman" w:hAnsi="Times New Roman"/>
          <w:rPrChange w:id="1401" w:author="guisang.song" w:date="2025-10-20T15:26:00Z">
            <w:rPr>
              <w:rFonts w:hint="eastAsia"/>
            </w:rPr>
          </w:rPrChange>
        </w:rPr>
        <w:t>기재된</w:t>
      </w:r>
      <w:r w:rsidR="00C657A5" w:rsidRPr="00EE4134">
        <w:rPr>
          <w:rFonts w:ascii="Times New Roman" w:hAnsi="Times New Roman"/>
          <w:rPrChange w:id="1402" w:author="guisang.song" w:date="2025-10-20T15:26:00Z">
            <w:rPr>
              <w:rFonts w:hint="eastAsia"/>
            </w:rPr>
          </w:rPrChange>
        </w:rPr>
        <w:t xml:space="preserve"> </w:t>
      </w:r>
      <w:r w:rsidR="00C657A5" w:rsidRPr="00EE4134">
        <w:rPr>
          <w:rFonts w:ascii="Times New Roman" w:hAnsi="Times New Roman"/>
          <w:rPrChange w:id="1403" w:author="guisang.song" w:date="2025-10-20T15:26:00Z">
            <w:rPr>
              <w:rFonts w:hint="eastAsia"/>
            </w:rPr>
          </w:rPrChange>
        </w:rPr>
        <w:t>외국</w:t>
      </w:r>
      <w:r w:rsidR="00C657A5" w:rsidRPr="00EE4134">
        <w:rPr>
          <w:rFonts w:ascii="Times New Roman" w:hAnsi="Times New Roman"/>
          <w:rPrChange w:id="1404" w:author="guisang.song" w:date="2025-10-20T15:26:00Z">
            <w:rPr>
              <w:rFonts w:hint="eastAsia"/>
            </w:rPr>
          </w:rPrChange>
        </w:rPr>
        <w:t xml:space="preserve"> </w:t>
      </w:r>
      <w:r w:rsidR="00C657A5" w:rsidRPr="00EE4134">
        <w:rPr>
          <w:rFonts w:ascii="Times New Roman" w:hAnsi="Times New Roman"/>
          <w:rPrChange w:id="1405" w:author="guisang.song" w:date="2025-10-20T15:26:00Z">
            <w:rPr>
              <w:rFonts w:hint="eastAsia"/>
            </w:rPr>
          </w:rPrChange>
        </w:rPr>
        <w:t>법령</w:t>
      </w:r>
      <w:r w:rsidR="00C657A5" w:rsidRPr="00EE4134">
        <w:rPr>
          <w:rFonts w:ascii="Times New Roman" w:hAnsi="Times New Roman"/>
          <w:rPrChange w:id="1406" w:author="guisang.song" w:date="2025-10-20T15:26:00Z">
            <w:rPr>
              <w:rFonts w:hint="eastAsia"/>
            </w:rPr>
          </w:rPrChange>
        </w:rPr>
        <w:t>,</w:t>
      </w:r>
      <w:r w:rsidR="00C657A5" w:rsidRPr="00EE4134">
        <w:rPr>
          <w:rFonts w:ascii="Times New Roman" w:hAnsi="Times New Roman"/>
          <w:rPrChange w:id="1407" w:author="guisang.song" w:date="2025-10-20T15:26:00Z">
            <w:rPr/>
          </w:rPrChange>
        </w:rPr>
        <w:t xml:space="preserve"> </w:t>
      </w:r>
      <w:r w:rsidR="00C657A5" w:rsidRPr="00EE4134">
        <w:rPr>
          <w:rFonts w:ascii="Times New Roman" w:hAnsi="Times New Roman"/>
          <w:rPrChange w:id="1408" w:author="guisang.song" w:date="2025-10-20T15:26:00Z">
            <w:rPr>
              <w:rFonts w:hint="eastAsia"/>
            </w:rPr>
          </w:rPrChange>
        </w:rPr>
        <w:t>제도</w:t>
      </w:r>
      <w:r w:rsidR="00C657A5" w:rsidRPr="00EE4134">
        <w:rPr>
          <w:rFonts w:ascii="Times New Roman" w:hAnsi="Times New Roman"/>
          <w:rPrChange w:id="1409" w:author="guisang.song" w:date="2025-10-20T15:26:00Z">
            <w:rPr>
              <w:rFonts w:hint="eastAsia"/>
            </w:rPr>
          </w:rPrChange>
        </w:rPr>
        <w:t>,</w:t>
      </w:r>
      <w:r w:rsidR="00C657A5" w:rsidRPr="00EE4134">
        <w:rPr>
          <w:rFonts w:ascii="Times New Roman" w:hAnsi="Times New Roman"/>
          <w:rPrChange w:id="1410" w:author="guisang.song" w:date="2025-10-20T15:26:00Z">
            <w:rPr/>
          </w:rPrChange>
        </w:rPr>
        <w:t xml:space="preserve"> </w:t>
      </w:r>
      <w:r w:rsidR="00C657A5" w:rsidRPr="00EE4134">
        <w:rPr>
          <w:rFonts w:ascii="Times New Roman" w:hAnsi="Times New Roman"/>
          <w:rPrChange w:id="1411" w:author="guisang.song" w:date="2025-10-20T15:26:00Z">
            <w:rPr>
              <w:rFonts w:hint="eastAsia"/>
            </w:rPr>
          </w:rPrChange>
        </w:rPr>
        <w:t>지침</w:t>
      </w:r>
      <w:r w:rsidR="00C657A5" w:rsidRPr="00EE4134">
        <w:rPr>
          <w:rFonts w:ascii="Times New Roman" w:hAnsi="Times New Roman"/>
          <w:rPrChange w:id="1412" w:author="guisang.song" w:date="2025-10-20T15:26:00Z">
            <w:rPr>
              <w:rFonts w:hint="eastAsia"/>
            </w:rPr>
          </w:rPrChange>
        </w:rPr>
        <w:t>,</w:t>
      </w:r>
      <w:r w:rsidR="00C657A5" w:rsidRPr="00EE4134">
        <w:rPr>
          <w:rFonts w:ascii="Times New Roman" w:hAnsi="Times New Roman"/>
          <w:rPrChange w:id="1413" w:author="guisang.song" w:date="2025-10-20T15:26:00Z">
            <w:rPr/>
          </w:rPrChange>
        </w:rPr>
        <w:t xml:space="preserve"> </w:t>
      </w:r>
      <w:r w:rsidR="00C657A5" w:rsidRPr="00EE4134">
        <w:rPr>
          <w:rFonts w:ascii="Times New Roman" w:hAnsi="Times New Roman"/>
          <w:rPrChange w:id="1414" w:author="guisang.song" w:date="2025-10-20T15:26:00Z">
            <w:rPr>
              <w:rFonts w:hint="eastAsia"/>
            </w:rPr>
          </w:rPrChange>
        </w:rPr>
        <w:t>기관</w:t>
      </w:r>
      <w:r w:rsidR="00C657A5" w:rsidRPr="00EE4134">
        <w:rPr>
          <w:rFonts w:ascii="Times New Roman" w:hAnsi="Times New Roman"/>
          <w:rPrChange w:id="1415" w:author="guisang.song" w:date="2025-10-20T15:26:00Z">
            <w:rPr>
              <w:rFonts w:hint="eastAsia"/>
            </w:rPr>
          </w:rPrChange>
        </w:rPr>
        <w:t xml:space="preserve"> </w:t>
      </w:r>
      <w:r w:rsidR="00C657A5" w:rsidRPr="00EE4134">
        <w:rPr>
          <w:rFonts w:ascii="Times New Roman" w:hAnsi="Times New Roman"/>
          <w:rPrChange w:id="1416" w:author="guisang.song" w:date="2025-10-20T15:26:00Z">
            <w:rPr>
              <w:rFonts w:hint="eastAsia"/>
            </w:rPr>
          </w:rPrChange>
        </w:rPr>
        <w:t>등에</w:t>
      </w:r>
      <w:r w:rsidR="00C657A5" w:rsidRPr="00EE4134">
        <w:rPr>
          <w:rFonts w:ascii="Times New Roman" w:hAnsi="Times New Roman"/>
          <w:rPrChange w:id="1417" w:author="guisang.song" w:date="2025-10-20T15:26:00Z">
            <w:rPr>
              <w:rFonts w:hint="eastAsia"/>
            </w:rPr>
          </w:rPrChange>
        </w:rPr>
        <w:t xml:space="preserve"> </w:t>
      </w:r>
      <w:r w:rsidR="00C657A5" w:rsidRPr="00EE4134">
        <w:rPr>
          <w:rFonts w:ascii="Times New Roman" w:hAnsi="Times New Roman"/>
          <w:rPrChange w:id="1418" w:author="guisang.song" w:date="2025-10-20T15:26:00Z">
            <w:rPr>
              <w:rFonts w:hint="eastAsia"/>
            </w:rPr>
          </w:rPrChange>
        </w:rPr>
        <w:t>각</w:t>
      </w:r>
      <w:r w:rsidR="00C657A5" w:rsidRPr="00EE4134">
        <w:rPr>
          <w:rFonts w:ascii="Times New Roman" w:hAnsi="Times New Roman"/>
          <w:rPrChange w:id="1419" w:author="guisang.song" w:date="2025-10-20T15:26:00Z">
            <w:rPr>
              <w:rFonts w:hint="eastAsia"/>
            </w:rPr>
          </w:rPrChange>
        </w:rPr>
        <w:t xml:space="preserve"> </w:t>
      </w:r>
      <w:r w:rsidR="00C657A5" w:rsidRPr="00EE4134">
        <w:rPr>
          <w:rFonts w:ascii="Times New Roman" w:hAnsi="Times New Roman"/>
          <w:rPrChange w:id="1420" w:author="guisang.song" w:date="2025-10-20T15:26:00Z">
            <w:rPr>
              <w:rFonts w:hint="eastAsia"/>
            </w:rPr>
          </w:rPrChange>
        </w:rPr>
        <w:t>대응하는</w:t>
      </w:r>
      <w:r w:rsidR="00C657A5" w:rsidRPr="00EE4134">
        <w:rPr>
          <w:rFonts w:ascii="Times New Roman" w:hAnsi="Times New Roman"/>
          <w:rPrChange w:id="1421" w:author="guisang.song" w:date="2025-10-20T15:26:00Z">
            <w:rPr>
              <w:rFonts w:hint="eastAsia"/>
            </w:rPr>
          </w:rPrChange>
        </w:rPr>
        <w:t xml:space="preserve"> </w:t>
      </w:r>
      <w:r w:rsidR="00C657A5" w:rsidRPr="00EE4134">
        <w:rPr>
          <w:rFonts w:ascii="Times New Roman" w:hAnsi="Times New Roman"/>
          <w:rPrChange w:id="1422" w:author="guisang.song" w:date="2025-10-20T15:26:00Z">
            <w:rPr>
              <w:rFonts w:hint="eastAsia"/>
            </w:rPr>
          </w:rPrChange>
        </w:rPr>
        <w:t>우리나라의</w:t>
      </w:r>
      <w:r w:rsidR="00C657A5" w:rsidRPr="00EE4134">
        <w:rPr>
          <w:rFonts w:ascii="Times New Roman" w:hAnsi="Times New Roman"/>
          <w:rPrChange w:id="1423" w:author="guisang.song" w:date="2025-10-20T15:26:00Z">
            <w:rPr>
              <w:rFonts w:hint="eastAsia"/>
            </w:rPr>
          </w:rPrChange>
        </w:rPr>
        <w:t xml:space="preserve"> </w:t>
      </w:r>
      <w:r w:rsidR="00C657A5" w:rsidRPr="00EE4134">
        <w:rPr>
          <w:rFonts w:ascii="Times New Roman" w:hAnsi="Times New Roman"/>
          <w:rPrChange w:id="1424" w:author="guisang.song" w:date="2025-10-20T15:26:00Z">
            <w:rPr>
              <w:rFonts w:hint="eastAsia"/>
            </w:rPr>
          </w:rPrChange>
        </w:rPr>
        <w:t>법</w:t>
      </w:r>
      <w:r w:rsidR="00C657A5" w:rsidRPr="00EE4134">
        <w:rPr>
          <w:rFonts w:ascii="Times New Roman" w:hAnsi="Times New Roman"/>
          <w:rPrChange w:id="1425" w:author="guisang.song" w:date="2025-10-20T15:26:00Z">
            <w:rPr>
              <w:rFonts w:hint="eastAsia"/>
            </w:rPr>
          </w:rPrChange>
        </w:rPr>
        <w:t xml:space="preserve"> </w:t>
      </w:r>
      <w:r w:rsidR="00C657A5" w:rsidRPr="00EE4134">
        <w:rPr>
          <w:rFonts w:ascii="Times New Roman" w:hAnsi="Times New Roman"/>
          <w:rPrChange w:id="1426" w:author="guisang.song" w:date="2025-10-20T15:26:00Z">
            <w:rPr>
              <w:rFonts w:hint="eastAsia"/>
            </w:rPr>
          </w:rPrChange>
        </w:rPr>
        <w:t>관련</w:t>
      </w:r>
      <w:r w:rsidR="00C657A5" w:rsidRPr="00EE4134">
        <w:rPr>
          <w:rFonts w:ascii="Times New Roman" w:hAnsi="Times New Roman"/>
          <w:rPrChange w:id="1427" w:author="guisang.song" w:date="2025-10-20T15:26:00Z">
            <w:rPr>
              <w:rFonts w:hint="eastAsia"/>
            </w:rPr>
          </w:rPrChange>
        </w:rPr>
        <w:t xml:space="preserve"> </w:t>
      </w:r>
      <w:r w:rsidR="00C657A5" w:rsidRPr="00EE4134">
        <w:rPr>
          <w:rFonts w:ascii="Times New Roman" w:hAnsi="Times New Roman"/>
          <w:rPrChange w:id="1428" w:author="guisang.song" w:date="2025-10-20T15:26:00Z">
            <w:rPr>
              <w:rFonts w:hint="eastAsia"/>
            </w:rPr>
          </w:rPrChange>
        </w:rPr>
        <w:t>요소들이</w:t>
      </w:r>
      <w:r w:rsidRPr="00EE4134">
        <w:rPr>
          <w:rFonts w:ascii="Times New Roman" w:hAnsi="Times New Roman"/>
          <w:rPrChange w:id="1429" w:author="guisang.song" w:date="2025-10-20T15:26:00Z">
            <w:rPr>
              <w:rFonts w:hint="eastAsia"/>
            </w:rPr>
          </w:rPrChange>
        </w:rPr>
        <w:t xml:space="preserve"> N</w:t>
      </w:r>
      <w:r w:rsidRPr="00EE4134">
        <w:rPr>
          <w:rFonts w:ascii="Times New Roman" w:hAnsi="Times New Roman"/>
          <w:rPrChange w:id="1430" w:author="guisang.song" w:date="2025-10-20T15:26:00Z">
            <w:rPr>
              <w:rFonts w:hint="eastAsia"/>
            </w:rPr>
          </w:rPrChange>
        </w:rPr>
        <w:t>열에</w:t>
      </w:r>
      <w:r w:rsidRPr="00EE4134">
        <w:rPr>
          <w:rFonts w:ascii="Times New Roman" w:hAnsi="Times New Roman"/>
          <w:rPrChange w:id="1431" w:author="guisang.song" w:date="2025-10-20T15:26:00Z">
            <w:rPr>
              <w:rFonts w:hint="eastAsia"/>
            </w:rPr>
          </w:rPrChange>
        </w:rPr>
        <w:t xml:space="preserve"> </w:t>
      </w:r>
      <w:r w:rsidR="00C657A5" w:rsidRPr="00EE4134">
        <w:rPr>
          <w:rFonts w:ascii="Times New Roman" w:hAnsi="Times New Roman"/>
          <w:rPrChange w:id="1432" w:author="guisang.song" w:date="2025-10-20T15:26:00Z">
            <w:rPr>
              <w:rFonts w:hint="eastAsia"/>
            </w:rPr>
          </w:rPrChange>
        </w:rPr>
        <w:t>기재되어</w:t>
      </w:r>
      <w:r w:rsidR="00C657A5" w:rsidRPr="00EE4134">
        <w:rPr>
          <w:rFonts w:ascii="Times New Roman" w:hAnsi="Times New Roman"/>
          <w:rPrChange w:id="1433" w:author="guisang.song" w:date="2025-10-20T15:26:00Z">
            <w:rPr>
              <w:rFonts w:hint="eastAsia"/>
            </w:rPr>
          </w:rPrChange>
        </w:rPr>
        <w:t xml:space="preserve"> </w:t>
      </w:r>
      <w:r w:rsidR="00C657A5" w:rsidRPr="00EE4134">
        <w:rPr>
          <w:rFonts w:ascii="Times New Roman" w:hAnsi="Times New Roman"/>
          <w:rPrChange w:id="1434" w:author="guisang.song" w:date="2025-10-20T15:26:00Z">
            <w:rPr>
              <w:rFonts w:hint="eastAsia"/>
            </w:rPr>
          </w:rPrChange>
        </w:rPr>
        <w:t>있어</w:t>
      </w:r>
      <w:r w:rsidR="00C657A5" w:rsidRPr="00EE4134">
        <w:rPr>
          <w:rFonts w:ascii="Times New Roman" w:hAnsi="Times New Roman"/>
          <w:rPrChange w:id="1435" w:author="guisang.song" w:date="2025-10-20T15:26:00Z">
            <w:rPr>
              <w:rFonts w:hint="eastAsia"/>
            </w:rPr>
          </w:rPrChange>
        </w:rPr>
        <w:t>.</w:t>
      </w:r>
    </w:p>
    <w:p w:rsidR="00C657A5" w:rsidRPr="00EE4134" w:rsidRDefault="00C657A5" w:rsidP="00193576">
      <w:pPr>
        <w:pStyle w:val="a4"/>
        <w:wordWrap w:val="0"/>
        <w:autoSpaceDE w:val="0"/>
        <w:autoSpaceDN w:val="0"/>
        <w:ind w:leftChars="0" w:left="403"/>
        <w:rPr>
          <w:rFonts w:ascii="Times New Roman" w:hAnsi="Times New Roman"/>
          <w:rPrChange w:id="1436" w:author="guisang.song" w:date="2025-10-20T15:26:00Z">
            <w:rPr/>
          </w:rPrChange>
        </w:rPr>
      </w:pPr>
    </w:p>
    <w:p w:rsidR="00C657A5" w:rsidRPr="00EE4134" w:rsidRDefault="00C657A5" w:rsidP="00193576">
      <w:pPr>
        <w:pStyle w:val="a4"/>
        <w:wordWrap w:val="0"/>
        <w:autoSpaceDE w:val="0"/>
        <w:autoSpaceDN w:val="0"/>
        <w:ind w:leftChars="0" w:left="403"/>
        <w:rPr>
          <w:rFonts w:ascii="Times New Roman" w:hAnsi="Times New Roman"/>
          <w:rPrChange w:id="1437" w:author="guisang.song" w:date="2025-10-20T15:26:00Z">
            <w:rPr/>
          </w:rPrChange>
        </w:rPr>
      </w:pPr>
      <w:r w:rsidRPr="00EE4134">
        <w:rPr>
          <w:rFonts w:ascii="Times New Roman" w:hAnsi="Times New Roman"/>
          <w:rPrChange w:id="1438" w:author="guisang.song" w:date="2025-10-20T15:26:00Z">
            <w:rPr>
              <w:rFonts w:hint="eastAsia"/>
            </w:rPr>
          </w:rPrChange>
        </w:rPr>
        <w:t>이제</w:t>
      </w:r>
      <w:r w:rsidRPr="00EE4134">
        <w:rPr>
          <w:rFonts w:ascii="Times New Roman" w:hAnsi="Times New Roman"/>
          <w:rPrChange w:id="1439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1440" w:author="guisang.song" w:date="2025-10-20T15:26:00Z">
            <w:rPr/>
          </w:rPrChange>
        </w:rPr>
        <w:t>M</w:t>
      </w:r>
      <w:r w:rsidRPr="00EE4134">
        <w:rPr>
          <w:rFonts w:ascii="Times New Roman" w:hAnsi="Times New Roman"/>
          <w:rPrChange w:id="1441" w:author="guisang.song" w:date="2025-10-20T15:26:00Z">
            <w:rPr>
              <w:rFonts w:hint="eastAsia"/>
            </w:rPr>
          </w:rPrChange>
        </w:rPr>
        <w:t>열과</w:t>
      </w:r>
      <w:r w:rsidRPr="00EE4134">
        <w:rPr>
          <w:rFonts w:ascii="Times New Roman" w:hAnsi="Times New Roman"/>
          <w:rPrChange w:id="1442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1443" w:author="guisang.song" w:date="2025-10-20T15:26:00Z">
            <w:rPr/>
          </w:rPrChange>
        </w:rPr>
        <w:t>N</w:t>
      </w:r>
      <w:r w:rsidRPr="00EE4134">
        <w:rPr>
          <w:rFonts w:ascii="Times New Roman" w:hAnsi="Times New Roman"/>
          <w:rPrChange w:id="1444" w:author="guisang.song" w:date="2025-10-20T15:26:00Z">
            <w:rPr>
              <w:rFonts w:hint="eastAsia"/>
            </w:rPr>
          </w:rPrChange>
        </w:rPr>
        <w:t>열을</w:t>
      </w:r>
      <w:r w:rsidRPr="00EE4134">
        <w:rPr>
          <w:rFonts w:ascii="Times New Roman" w:hAnsi="Times New Roman"/>
          <w:rPrChange w:id="1445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1446" w:author="guisang.song" w:date="2025-10-20T15:26:00Z">
            <w:rPr>
              <w:rFonts w:hint="eastAsia"/>
            </w:rPr>
          </w:rPrChange>
        </w:rPr>
        <w:t>각각</w:t>
      </w:r>
      <w:r w:rsidRPr="00EE4134">
        <w:rPr>
          <w:rFonts w:ascii="Times New Roman" w:hAnsi="Times New Roman"/>
          <w:rPrChange w:id="1447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1448" w:author="guisang.song" w:date="2025-10-20T15:26:00Z">
            <w:rPr>
              <w:rFonts w:hint="eastAsia"/>
            </w:rPr>
          </w:rPrChange>
        </w:rPr>
        <w:t>비교하여</w:t>
      </w:r>
      <w:r w:rsidRPr="00EE4134">
        <w:rPr>
          <w:rFonts w:ascii="Times New Roman" w:hAnsi="Times New Roman"/>
          <w:rPrChange w:id="1449" w:author="guisang.song" w:date="2025-10-20T15:26:00Z">
            <w:rPr>
              <w:rFonts w:hint="eastAsia"/>
            </w:rPr>
          </w:rPrChange>
        </w:rPr>
        <w:t xml:space="preserve">, </w:t>
      </w:r>
      <w:r w:rsidRPr="00EE4134">
        <w:rPr>
          <w:rFonts w:ascii="Times New Roman" w:hAnsi="Times New Roman"/>
          <w:rPrChange w:id="1450" w:author="guisang.song" w:date="2025-10-20T15:26:00Z">
            <w:rPr>
              <w:rFonts w:hint="eastAsia"/>
            </w:rPr>
          </w:rPrChange>
        </w:rPr>
        <w:t>각</w:t>
      </w:r>
      <w:r w:rsidRPr="00EE4134">
        <w:rPr>
          <w:rFonts w:ascii="Times New Roman" w:hAnsi="Times New Roman"/>
          <w:rPrChange w:id="1451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1452" w:author="guisang.song" w:date="2025-10-20T15:26:00Z">
            <w:rPr>
              <w:rFonts w:hint="eastAsia"/>
            </w:rPr>
          </w:rPrChange>
        </w:rPr>
        <w:t>항목별로</w:t>
      </w:r>
      <w:r w:rsidRPr="00EE4134">
        <w:rPr>
          <w:rFonts w:ascii="Times New Roman" w:hAnsi="Times New Roman"/>
          <w:rPrChange w:id="1453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1454" w:author="guisang.song" w:date="2025-10-20T15:26:00Z">
            <w:rPr>
              <w:rFonts w:hint="eastAsia"/>
            </w:rPr>
          </w:rPrChange>
        </w:rPr>
        <w:t>외국</w:t>
      </w:r>
      <w:r w:rsidRPr="00EE4134">
        <w:rPr>
          <w:rFonts w:ascii="Times New Roman" w:hAnsi="Times New Roman"/>
          <w:rPrChange w:id="1455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1456" w:author="guisang.song" w:date="2025-10-20T15:26:00Z">
            <w:rPr>
              <w:rFonts w:hint="eastAsia"/>
            </w:rPr>
          </w:rPrChange>
        </w:rPr>
        <w:t>것</w:t>
      </w:r>
      <w:r w:rsidRPr="00EE4134">
        <w:rPr>
          <w:rFonts w:ascii="Times New Roman" w:hAnsi="Times New Roman"/>
          <w:rPrChange w:id="1457" w:author="guisang.song" w:date="2025-10-20T15:26:00Z">
            <w:rPr>
              <w:rFonts w:hint="eastAsia"/>
            </w:rPr>
          </w:rPrChange>
        </w:rPr>
        <w:t>(</w:t>
      </w:r>
      <w:r w:rsidRPr="00EE4134">
        <w:rPr>
          <w:rFonts w:ascii="Times New Roman" w:hAnsi="Times New Roman"/>
          <w:rPrChange w:id="1458" w:author="guisang.song" w:date="2025-10-20T15:26:00Z">
            <w:rPr/>
          </w:rPrChange>
        </w:rPr>
        <w:t>M</w:t>
      </w:r>
      <w:r w:rsidRPr="00EE4134">
        <w:rPr>
          <w:rFonts w:ascii="Times New Roman" w:hAnsi="Times New Roman"/>
          <w:rPrChange w:id="1459" w:author="guisang.song" w:date="2025-10-20T15:26:00Z">
            <w:rPr>
              <w:rFonts w:hint="eastAsia"/>
            </w:rPr>
          </w:rPrChange>
        </w:rPr>
        <w:t>열</w:t>
      </w:r>
      <w:r w:rsidRPr="00EE4134">
        <w:rPr>
          <w:rFonts w:ascii="Times New Roman" w:hAnsi="Times New Roman"/>
          <w:rPrChange w:id="1460" w:author="guisang.song" w:date="2025-10-20T15:26:00Z">
            <w:rPr>
              <w:rFonts w:hint="eastAsia"/>
            </w:rPr>
          </w:rPrChange>
        </w:rPr>
        <w:t>)</w:t>
      </w:r>
      <w:r w:rsidRPr="00EE4134">
        <w:rPr>
          <w:rFonts w:ascii="Times New Roman" w:hAnsi="Times New Roman"/>
          <w:rPrChange w:id="1461" w:author="guisang.song" w:date="2025-10-20T15:26:00Z">
            <w:rPr>
              <w:rFonts w:hint="eastAsia"/>
            </w:rPr>
          </w:rPrChange>
        </w:rPr>
        <w:t>과</w:t>
      </w:r>
      <w:r w:rsidRPr="00EE4134">
        <w:rPr>
          <w:rFonts w:ascii="Times New Roman" w:hAnsi="Times New Roman"/>
          <w:rPrChange w:id="1462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1463" w:author="guisang.song" w:date="2025-10-20T15:26:00Z">
            <w:rPr>
              <w:rFonts w:hint="eastAsia"/>
            </w:rPr>
          </w:rPrChange>
        </w:rPr>
        <w:t>우리나라</w:t>
      </w:r>
      <w:r w:rsidRPr="00EE4134">
        <w:rPr>
          <w:rFonts w:ascii="Times New Roman" w:hAnsi="Times New Roman"/>
          <w:rPrChange w:id="1464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1465" w:author="guisang.song" w:date="2025-10-20T15:26:00Z">
            <w:rPr>
              <w:rFonts w:hint="eastAsia"/>
            </w:rPr>
          </w:rPrChange>
        </w:rPr>
        <w:t>것</w:t>
      </w:r>
      <w:r w:rsidRPr="00EE4134">
        <w:rPr>
          <w:rFonts w:ascii="Times New Roman" w:hAnsi="Times New Roman"/>
          <w:rPrChange w:id="1466" w:author="guisang.song" w:date="2025-10-20T15:26:00Z">
            <w:rPr>
              <w:rFonts w:hint="eastAsia"/>
            </w:rPr>
          </w:rPrChange>
        </w:rPr>
        <w:t>(</w:t>
      </w:r>
      <w:r w:rsidRPr="00EE4134">
        <w:rPr>
          <w:rFonts w:ascii="Times New Roman" w:hAnsi="Times New Roman"/>
          <w:rPrChange w:id="1467" w:author="guisang.song" w:date="2025-10-20T15:26:00Z">
            <w:rPr/>
          </w:rPrChange>
        </w:rPr>
        <w:t>N</w:t>
      </w:r>
      <w:r w:rsidRPr="00EE4134">
        <w:rPr>
          <w:rFonts w:ascii="Times New Roman" w:hAnsi="Times New Roman"/>
          <w:rPrChange w:id="1468" w:author="guisang.song" w:date="2025-10-20T15:26:00Z">
            <w:rPr>
              <w:rFonts w:hint="eastAsia"/>
            </w:rPr>
          </w:rPrChange>
        </w:rPr>
        <w:t>열</w:t>
      </w:r>
      <w:r w:rsidRPr="00EE4134">
        <w:rPr>
          <w:rFonts w:ascii="Times New Roman" w:hAnsi="Times New Roman"/>
          <w:rPrChange w:id="1469" w:author="guisang.song" w:date="2025-10-20T15:26:00Z">
            <w:rPr>
              <w:rFonts w:hint="eastAsia"/>
            </w:rPr>
          </w:rPrChange>
        </w:rPr>
        <w:t xml:space="preserve">) </w:t>
      </w:r>
      <w:r w:rsidRPr="00EE4134">
        <w:rPr>
          <w:rFonts w:ascii="Times New Roman" w:hAnsi="Times New Roman"/>
          <w:rPrChange w:id="1470" w:author="guisang.song" w:date="2025-10-20T15:26:00Z">
            <w:rPr>
              <w:rFonts w:hint="eastAsia"/>
            </w:rPr>
          </w:rPrChange>
        </w:rPr>
        <w:t>사이에</w:t>
      </w:r>
      <w:r w:rsidR="005B0DC1" w:rsidRPr="00EE4134">
        <w:rPr>
          <w:rFonts w:ascii="Times New Roman" w:hAnsi="Times New Roman"/>
          <w:rPrChange w:id="1471" w:author="guisang.song" w:date="2025-10-20T15:26:00Z">
            <w:rPr>
              <w:rFonts w:hint="eastAsia"/>
            </w:rPr>
          </w:rPrChange>
        </w:rPr>
        <w:t xml:space="preserve"> </w:t>
      </w:r>
      <w:r w:rsidR="005B0DC1" w:rsidRPr="00EE4134">
        <w:rPr>
          <w:rFonts w:ascii="Times New Roman" w:hAnsi="Times New Roman"/>
          <w:rPrChange w:id="1472" w:author="guisang.song" w:date="2025-10-20T15:26:00Z">
            <w:rPr>
              <w:rFonts w:hint="eastAsia"/>
            </w:rPr>
          </w:rPrChange>
        </w:rPr>
        <w:t>유사성과</w:t>
      </w:r>
      <w:r w:rsidR="005B0DC1" w:rsidRPr="00EE4134">
        <w:rPr>
          <w:rFonts w:ascii="Times New Roman" w:hAnsi="Times New Roman"/>
          <w:rPrChange w:id="1473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1474" w:author="guisang.song" w:date="2025-10-20T15:26:00Z">
            <w:rPr>
              <w:rFonts w:hint="eastAsia"/>
            </w:rPr>
          </w:rPrChange>
        </w:rPr>
        <w:t>차이점을</w:t>
      </w:r>
      <w:r w:rsidR="005B0DC1" w:rsidRPr="00EE4134">
        <w:rPr>
          <w:rFonts w:ascii="Times New Roman" w:hAnsi="Times New Roman"/>
          <w:rPrChange w:id="1475" w:author="guisang.song" w:date="2025-10-20T15:26:00Z">
            <w:rPr>
              <w:rFonts w:hint="eastAsia"/>
            </w:rPr>
          </w:rPrChange>
        </w:rPr>
        <w:t xml:space="preserve"> </w:t>
      </w:r>
      <w:r w:rsidR="005B0DC1" w:rsidRPr="00EE4134">
        <w:rPr>
          <w:rFonts w:ascii="Times New Roman" w:hAnsi="Times New Roman"/>
          <w:rPrChange w:id="1476" w:author="guisang.song" w:date="2025-10-20T15:26:00Z">
            <w:rPr>
              <w:rFonts w:hint="eastAsia"/>
            </w:rPr>
          </w:rPrChange>
        </w:rPr>
        <w:t>각</w:t>
      </w:r>
      <w:r w:rsidR="005B0DC1" w:rsidRPr="00EE4134">
        <w:rPr>
          <w:rFonts w:ascii="Times New Roman" w:hAnsi="Times New Roman"/>
          <w:rPrChange w:id="1477" w:author="guisang.song" w:date="2025-10-20T15:26:00Z">
            <w:rPr>
              <w:rFonts w:hint="eastAsia"/>
            </w:rPr>
          </w:rPrChange>
        </w:rPr>
        <w:t xml:space="preserve"> </w:t>
      </w:r>
      <w:r w:rsidR="005B0DC1" w:rsidRPr="00EE4134">
        <w:rPr>
          <w:rFonts w:ascii="Times New Roman" w:hAnsi="Times New Roman"/>
          <w:rPrChange w:id="1478" w:author="guisang.song" w:date="2025-10-20T15:26:00Z">
            <w:rPr>
              <w:rFonts w:hint="eastAsia"/>
            </w:rPr>
          </w:rPrChange>
        </w:rPr>
        <w:t>추출해줘</w:t>
      </w:r>
      <w:r w:rsidR="005B0DC1" w:rsidRPr="00EE4134">
        <w:rPr>
          <w:rFonts w:ascii="Times New Roman" w:hAnsi="Times New Roman"/>
          <w:rPrChange w:id="1479" w:author="guisang.song" w:date="2025-10-20T15:26:00Z">
            <w:rPr>
              <w:rFonts w:hint="eastAsia"/>
            </w:rPr>
          </w:rPrChange>
        </w:rPr>
        <w:t>.</w:t>
      </w:r>
      <w:r w:rsidR="005B0DC1" w:rsidRPr="00EE4134">
        <w:rPr>
          <w:rFonts w:ascii="Times New Roman" w:hAnsi="Times New Roman"/>
          <w:rPrChange w:id="1480" w:author="guisang.song" w:date="2025-10-20T15:26:00Z">
            <w:rPr/>
          </w:rPrChange>
        </w:rPr>
        <w:t xml:space="preserve"> </w:t>
      </w:r>
    </w:p>
    <w:p w:rsidR="00C657A5" w:rsidRPr="00EE4134" w:rsidRDefault="00C657A5" w:rsidP="00193576">
      <w:pPr>
        <w:pStyle w:val="a4"/>
        <w:wordWrap w:val="0"/>
        <w:autoSpaceDE w:val="0"/>
        <w:autoSpaceDN w:val="0"/>
        <w:ind w:leftChars="0" w:left="403"/>
        <w:rPr>
          <w:rFonts w:ascii="Times New Roman" w:hAnsi="Times New Roman"/>
          <w:rPrChange w:id="1481" w:author="guisang.song" w:date="2025-10-20T15:26:00Z">
            <w:rPr/>
          </w:rPrChange>
        </w:rPr>
      </w:pPr>
    </w:p>
    <w:p w:rsidR="004577E7" w:rsidRDefault="00C657A5" w:rsidP="00193576">
      <w:pPr>
        <w:pStyle w:val="a4"/>
        <w:wordWrap w:val="0"/>
        <w:autoSpaceDE w:val="0"/>
        <w:autoSpaceDN w:val="0"/>
        <w:ind w:leftChars="0" w:left="403"/>
        <w:rPr>
          <w:ins w:id="1482" w:author="guisang.song" w:date="2025-10-20T16:21:00Z"/>
          <w:rFonts w:ascii="Times New Roman" w:hAnsi="Times New Roman"/>
        </w:rPr>
      </w:pPr>
      <w:r w:rsidRPr="00EE4134">
        <w:rPr>
          <w:rFonts w:ascii="Times New Roman" w:hAnsi="Times New Roman"/>
          <w:rPrChange w:id="1483" w:author="guisang.song" w:date="2025-10-20T15:26:00Z">
            <w:rPr>
              <w:rFonts w:hint="eastAsia"/>
            </w:rPr>
          </w:rPrChange>
        </w:rPr>
        <w:t>특히</w:t>
      </w:r>
      <w:ins w:id="1484" w:author="guisang.song" w:date="2025-10-20T16:19:00Z">
        <w:r w:rsidR="004577E7">
          <w:rPr>
            <w:rFonts w:ascii="Times New Roman" w:hAnsi="Times New Roman" w:hint="eastAsia"/>
          </w:rPr>
          <w:t xml:space="preserve"> </w:t>
        </w:r>
        <w:r w:rsidR="004577E7">
          <w:rPr>
            <w:rFonts w:ascii="Times New Roman" w:hAnsi="Times New Roman" w:hint="eastAsia"/>
          </w:rPr>
          <w:t>다음과</w:t>
        </w:r>
        <w:r w:rsidR="004577E7">
          <w:rPr>
            <w:rFonts w:ascii="Times New Roman" w:hAnsi="Times New Roman" w:hint="eastAsia"/>
          </w:rPr>
          <w:t xml:space="preserve"> </w:t>
        </w:r>
        <w:r w:rsidR="004577E7">
          <w:rPr>
            <w:rFonts w:ascii="Times New Roman" w:hAnsi="Times New Roman" w:hint="eastAsia"/>
          </w:rPr>
          <w:t>같은</w:t>
        </w:r>
        <w:r w:rsidR="004577E7">
          <w:rPr>
            <w:rFonts w:ascii="Times New Roman" w:hAnsi="Times New Roman" w:hint="eastAsia"/>
          </w:rPr>
          <w:t xml:space="preserve"> </w:t>
        </w:r>
        <w:r w:rsidR="004577E7">
          <w:rPr>
            <w:rFonts w:ascii="Times New Roman" w:hAnsi="Times New Roman" w:hint="eastAsia"/>
          </w:rPr>
          <w:t>경우를</w:t>
        </w:r>
        <w:r w:rsidR="004577E7">
          <w:rPr>
            <w:rFonts w:ascii="Times New Roman" w:hAnsi="Times New Roman" w:hint="eastAsia"/>
          </w:rPr>
          <w:t xml:space="preserve"> </w:t>
        </w:r>
        <w:r w:rsidR="004577E7">
          <w:rPr>
            <w:rFonts w:ascii="Times New Roman" w:hAnsi="Times New Roman" w:hint="eastAsia"/>
          </w:rPr>
          <w:t>중심으로</w:t>
        </w:r>
        <w:r w:rsidR="004577E7">
          <w:rPr>
            <w:rFonts w:ascii="Times New Roman" w:hAnsi="Times New Roman" w:hint="eastAsia"/>
          </w:rPr>
          <w:t xml:space="preserve"> </w:t>
        </w:r>
        <w:r w:rsidR="004577E7">
          <w:rPr>
            <w:rFonts w:ascii="Times New Roman" w:hAnsi="Times New Roman" w:hint="eastAsia"/>
          </w:rPr>
          <w:t>차이점을</w:t>
        </w:r>
        <w:r w:rsidR="004577E7">
          <w:rPr>
            <w:rFonts w:ascii="Times New Roman" w:hAnsi="Times New Roman" w:hint="eastAsia"/>
          </w:rPr>
          <w:t xml:space="preserve"> </w:t>
        </w:r>
        <w:r w:rsidR="004577E7">
          <w:rPr>
            <w:rFonts w:ascii="Times New Roman" w:hAnsi="Times New Roman" w:hint="eastAsia"/>
          </w:rPr>
          <w:t>분석해줘</w:t>
        </w:r>
        <w:r w:rsidR="004577E7">
          <w:rPr>
            <w:rFonts w:ascii="Times New Roman" w:hAnsi="Times New Roman" w:hint="eastAsia"/>
          </w:rPr>
          <w:t>,</w:t>
        </w:r>
      </w:ins>
    </w:p>
    <w:p w:rsidR="004577E7" w:rsidRPr="004577E7" w:rsidRDefault="004577E7" w:rsidP="004577E7">
      <w:pPr>
        <w:wordWrap w:val="0"/>
        <w:autoSpaceDE w:val="0"/>
        <w:autoSpaceDN w:val="0"/>
        <w:rPr>
          <w:ins w:id="1485" w:author="guisang.song" w:date="2025-10-20T16:19:00Z"/>
          <w:rFonts w:ascii="Times New Roman" w:hAnsi="Times New Roman" w:hint="eastAsia"/>
          <w:rPrChange w:id="1486" w:author="guisang.song" w:date="2025-10-20T16:21:00Z">
            <w:rPr>
              <w:ins w:id="1487" w:author="guisang.song" w:date="2025-10-20T16:19:00Z"/>
            </w:rPr>
          </w:rPrChange>
        </w:rPr>
        <w:pPrChange w:id="1488" w:author="guisang.song" w:date="2025-10-20T16:21:00Z">
          <w:pPr>
            <w:pStyle w:val="a4"/>
            <w:wordWrap w:val="0"/>
            <w:autoSpaceDE w:val="0"/>
            <w:autoSpaceDN w:val="0"/>
            <w:ind w:leftChars="0" w:left="403"/>
          </w:pPr>
        </w:pPrChange>
      </w:pPr>
    </w:p>
    <w:p w:rsidR="004577E7" w:rsidRDefault="00C657A5" w:rsidP="004577E7">
      <w:pPr>
        <w:pStyle w:val="a4"/>
        <w:numPr>
          <w:ilvl w:val="0"/>
          <w:numId w:val="12"/>
        </w:numPr>
        <w:wordWrap w:val="0"/>
        <w:autoSpaceDE w:val="0"/>
        <w:autoSpaceDN w:val="0"/>
        <w:ind w:leftChars="0"/>
        <w:rPr>
          <w:ins w:id="1489" w:author="guisang.song" w:date="2025-10-20T16:22:00Z"/>
          <w:rFonts w:ascii="Times New Roman" w:hAnsi="Times New Roman"/>
        </w:rPr>
        <w:pPrChange w:id="1490" w:author="guisang.song" w:date="2025-10-20T16:19:00Z">
          <w:pPr>
            <w:pStyle w:val="a4"/>
            <w:wordWrap w:val="0"/>
            <w:autoSpaceDE w:val="0"/>
            <w:autoSpaceDN w:val="0"/>
            <w:ind w:leftChars="0" w:left="403"/>
          </w:pPr>
        </w:pPrChange>
      </w:pPr>
      <w:del w:id="1491" w:author="guisang.song" w:date="2025-10-20T16:19:00Z">
        <w:r w:rsidRPr="00EE4134" w:rsidDel="004577E7">
          <w:rPr>
            <w:rFonts w:ascii="Times New Roman" w:hAnsi="Times New Roman"/>
            <w:rPrChange w:id="1492" w:author="guisang.song" w:date="2025-10-20T15:26:00Z">
              <w:rPr>
                <w:rFonts w:hint="eastAsia"/>
              </w:rPr>
            </w:rPrChange>
          </w:rPr>
          <w:delText xml:space="preserve"> </w:delText>
        </w:r>
        <w:r w:rsidR="008421E5" w:rsidRPr="00EE4134" w:rsidDel="004577E7">
          <w:rPr>
            <w:rFonts w:ascii="Times New Roman" w:hAnsi="Times New Roman"/>
            <w:rPrChange w:id="1493" w:author="guisang.song" w:date="2025-10-20T15:26:00Z">
              <w:rPr/>
            </w:rPrChange>
          </w:rPr>
          <w:delText xml:space="preserve">(1) </w:delText>
        </w:r>
      </w:del>
      <w:r w:rsidR="005B0DC1" w:rsidRPr="00EE4134">
        <w:rPr>
          <w:rFonts w:ascii="Times New Roman" w:hAnsi="Times New Roman"/>
          <w:rPrChange w:id="1494" w:author="guisang.song" w:date="2025-10-20T15:26:00Z">
            <w:rPr/>
          </w:rPrChange>
        </w:rPr>
        <w:t>M</w:t>
      </w:r>
      <w:r w:rsidR="005B0DC1" w:rsidRPr="00EE4134">
        <w:rPr>
          <w:rFonts w:ascii="Times New Roman" w:hAnsi="Times New Roman"/>
          <w:rPrChange w:id="1495" w:author="guisang.song" w:date="2025-10-20T15:26:00Z">
            <w:rPr>
              <w:rFonts w:hint="eastAsia"/>
            </w:rPr>
          </w:rPrChange>
        </w:rPr>
        <w:t>열에</w:t>
      </w:r>
      <w:r w:rsidR="005B0DC1" w:rsidRPr="00EE4134">
        <w:rPr>
          <w:rFonts w:ascii="Times New Roman" w:hAnsi="Times New Roman"/>
          <w:rPrChange w:id="1496" w:author="guisang.song" w:date="2025-10-20T15:26:00Z">
            <w:rPr>
              <w:rFonts w:hint="eastAsia"/>
            </w:rPr>
          </w:rPrChange>
        </w:rPr>
        <w:t xml:space="preserve"> </w:t>
      </w:r>
      <w:r w:rsidR="005B0DC1" w:rsidRPr="00EE4134">
        <w:rPr>
          <w:rFonts w:ascii="Times New Roman" w:hAnsi="Times New Roman"/>
          <w:rPrChange w:id="1497" w:author="guisang.song" w:date="2025-10-20T15:26:00Z">
            <w:rPr>
              <w:rFonts w:hint="eastAsia"/>
            </w:rPr>
          </w:rPrChange>
        </w:rPr>
        <w:t>기재된</w:t>
      </w:r>
      <w:r w:rsidR="005B0DC1" w:rsidRPr="00EE4134">
        <w:rPr>
          <w:rFonts w:ascii="Times New Roman" w:hAnsi="Times New Roman"/>
          <w:rPrChange w:id="1498" w:author="guisang.song" w:date="2025-10-20T15:26:00Z">
            <w:rPr>
              <w:rFonts w:hint="eastAsia"/>
            </w:rPr>
          </w:rPrChange>
        </w:rPr>
        <w:t xml:space="preserve"> </w:t>
      </w:r>
      <w:r w:rsidR="005B0DC1" w:rsidRPr="00EE4134">
        <w:rPr>
          <w:rFonts w:ascii="Times New Roman" w:hAnsi="Times New Roman"/>
          <w:rPrChange w:id="1499" w:author="guisang.song" w:date="2025-10-20T15:26:00Z">
            <w:rPr>
              <w:rFonts w:hint="eastAsia"/>
            </w:rPr>
          </w:rPrChange>
        </w:rPr>
        <w:t>내용과</w:t>
      </w:r>
      <w:r w:rsidR="005B0DC1" w:rsidRPr="00EE4134">
        <w:rPr>
          <w:rFonts w:ascii="Times New Roman" w:hAnsi="Times New Roman"/>
          <w:rPrChange w:id="1500" w:author="guisang.song" w:date="2025-10-20T15:26:00Z">
            <w:rPr>
              <w:rFonts w:hint="eastAsia"/>
            </w:rPr>
          </w:rPrChange>
        </w:rPr>
        <w:t xml:space="preserve"> </w:t>
      </w:r>
      <w:r w:rsidR="005B0DC1" w:rsidRPr="00EE4134">
        <w:rPr>
          <w:rFonts w:ascii="Times New Roman" w:hAnsi="Times New Roman"/>
          <w:rPrChange w:id="1501" w:author="guisang.song" w:date="2025-10-20T15:26:00Z">
            <w:rPr/>
          </w:rPrChange>
        </w:rPr>
        <w:t>N</w:t>
      </w:r>
      <w:r w:rsidR="005B0DC1" w:rsidRPr="00EE4134">
        <w:rPr>
          <w:rFonts w:ascii="Times New Roman" w:hAnsi="Times New Roman"/>
          <w:rPrChange w:id="1502" w:author="guisang.song" w:date="2025-10-20T15:26:00Z">
            <w:rPr>
              <w:rFonts w:hint="eastAsia"/>
            </w:rPr>
          </w:rPrChange>
        </w:rPr>
        <w:t>열의</w:t>
      </w:r>
      <w:r w:rsidR="005B0DC1" w:rsidRPr="00EE4134">
        <w:rPr>
          <w:rFonts w:ascii="Times New Roman" w:hAnsi="Times New Roman"/>
          <w:rPrChange w:id="1503" w:author="guisang.song" w:date="2025-10-20T15:26:00Z">
            <w:rPr>
              <w:rFonts w:hint="eastAsia"/>
            </w:rPr>
          </w:rPrChange>
        </w:rPr>
        <w:t xml:space="preserve"> </w:t>
      </w:r>
      <w:r w:rsidR="005B0DC1" w:rsidRPr="00EE4134">
        <w:rPr>
          <w:rFonts w:ascii="Times New Roman" w:hAnsi="Times New Roman"/>
          <w:rPrChange w:id="1504" w:author="guisang.song" w:date="2025-10-20T15:26:00Z">
            <w:rPr>
              <w:rFonts w:hint="eastAsia"/>
            </w:rPr>
          </w:rPrChange>
        </w:rPr>
        <w:t>기재된</w:t>
      </w:r>
      <w:r w:rsidR="005B0DC1" w:rsidRPr="00EE4134">
        <w:rPr>
          <w:rFonts w:ascii="Times New Roman" w:hAnsi="Times New Roman"/>
          <w:rPrChange w:id="1505" w:author="guisang.song" w:date="2025-10-20T15:26:00Z">
            <w:rPr>
              <w:rFonts w:hint="eastAsia"/>
            </w:rPr>
          </w:rPrChange>
        </w:rPr>
        <w:t xml:space="preserve"> </w:t>
      </w:r>
      <w:r w:rsidR="005B0DC1" w:rsidRPr="00EE4134">
        <w:rPr>
          <w:rFonts w:ascii="Times New Roman" w:hAnsi="Times New Roman"/>
          <w:rPrChange w:id="1506" w:author="guisang.song" w:date="2025-10-20T15:26:00Z">
            <w:rPr>
              <w:rFonts w:hint="eastAsia"/>
            </w:rPr>
          </w:rPrChange>
        </w:rPr>
        <w:t>내용</w:t>
      </w:r>
      <w:r w:rsidR="005B0DC1" w:rsidRPr="00EE4134">
        <w:rPr>
          <w:rFonts w:ascii="Times New Roman" w:hAnsi="Times New Roman"/>
          <w:rPrChange w:id="1507" w:author="guisang.song" w:date="2025-10-20T15:26:00Z">
            <w:rPr>
              <w:rFonts w:hint="eastAsia"/>
            </w:rPr>
          </w:rPrChange>
        </w:rPr>
        <w:t xml:space="preserve"> </w:t>
      </w:r>
      <w:r w:rsidR="005B0DC1" w:rsidRPr="00EE4134">
        <w:rPr>
          <w:rFonts w:ascii="Times New Roman" w:hAnsi="Times New Roman"/>
          <w:rPrChange w:id="1508" w:author="guisang.song" w:date="2025-10-20T15:26:00Z">
            <w:rPr>
              <w:rFonts w:hint="eastAsia"/>
            </w:rPr>
          </w:rPrChange>
        </w:rPr>
        <w:t>중</w:t>
      </w:r>
      <w:r w:rsidR="005B0DC1" w:rsidRPr="00EE4134">
        <w:rPr>
          <w:rFonts w:ascii="Times New Roman" w:hAnsi="Times New Roman"/>
          <w:rPrChange w:id="1509" w:author="guisang.song" w:date="2025-10-20T15:26:00Z">
            <w:rPr>
              <w:rFonts w:hint="eastAsia"/>
            </w:rPr>
          </w:rPrChange>
        </w:rPr>
        <w:t xml:space="preserve"> </w:t>
      </w:r>
      <w:r w:rsidR="008421E5" w:rsidRPr="00EE4134">
        <w:rPr>
          <w:rFonts w:ascii="Times New Roman" w:hAnsi="Times New Roman"/>
          <w:rPrChange w:id="1510" w:author="guisang.song" w:date="2025-10-20T15:26:00Z">
            <w:rPr>
              <w:rFonts w:hint="eastAsia"/>
            </w:rPr>
          </w:rPrChange>
        </w:rPr>
        <w:t>법의</w:t>
      </w:r>
      <w:r w:rsidR="008421E5" w:rsidRPr="00EE4134">
        <w:rPr>
          <w:rFonts w:ascii="Times New Roman" w:hAnsi="Times New Roman"/>
          <w:rPrChange w:id="1511" w:author="guisang.song" w:date="2025-10-20T15:26:00Z">
            <w:rPr>
              <w:rFonts w:hint="eastAsia"/>
            </w:rPr>
          </w:rPrChange>
        </w:rPr>
        <w:t xml:space="preserve"> </w:t>
      </w:r>
      <w:r w:rsidR="008421E5" w:rsidRPr="00EE4134">
        <w:rPr>
          <w:rFonts w:ascii="Times New Roman" w:hAnsi="Times New Roman"/>
          <w:rPrChange w:id="1512" w:author="guisang.song" w:date="2025-10-20T15:26:00Z">
            <w:rPr>
              <w:rFonts w:hint="eastAsia"/>
            </w:rPr>
          </w:rPrChange>
        </w:rPr>
        <w:t>취지가</w:t>
      </w:r>
      <w:r w:rsidR="008421E5" w:rsidRPr="00EE4134">
        <w:rPr>
          <w:rFonts w:ascii="Times New Roman" w:hAnsi="Times New Roman"/>
          <w:rPrChange w:id="1513" w:author="guisang.song" w:date="2025-10-20T15:26:00Z">
            <w:rPr>
              <w:rFonts w:hint="eastAsia"/>
            </w:rPr>
          </w:rPrChange>
        </w:rPr>
        <w:t xml:space="preserve"> </w:t>
      </w:r>
      <w:r w:rsidR="008421E5" w:rsidRPr="00EE4134">
        <w:rPr>
          <w:rFonts w:ascii="Times New Roman" w:hAnsi="Times New Roman"/>
          <w:rPrChange w:id="1514" w:author="guisang.song" w:date="2025-10-20T15:26:00Z">
            <w:rPr>
              <w:rFonts w:hint="eastAsia"/>
            </w:rPr>
          </w:rPrChange>
        </w:rPr>
        <w:t>다</w:t>
      </w:r>
      <w:ins w:id="1515" w:author="guisang.song" w:date="2025-10-20T16:19:00Z">
        <w:r w:rsidR="004577E7">
          <w:rPr>
            <w:rFonts w:ascii="Times New Roman" w:hAnsi="Times New Roman" w:hint="eastAsia"/>
          </w:rPr>
          <w:t>른</w:t>
        </w:r>
        <w:r w:rsidR="004577E7">
          <w:rPr>
            <w:rFonts w:ascii="Times New Roman" w:hAnsi="Times New Roman" w:hint="eastAsia"/>
          </w:rPr>
          <w:t xml:space="preserve"> </w:t>
        </w:r>
        <w:r w:rsidR="004577E7">
          <w:rPr>
            <w:rFonts w:ascii="Times New Roman" w:hAnsi="Times New Roman" w:hint="eastAsia"/>
          </w:rPr>
          <w:t>경우</w:t>
        </w:r>
      </w:ins>
    </w:p>
    <w:p w:rsidR="004577E7" w:rsidRDefault="004577E7" w:rsidP="004577E7">
      <w:pPr>
        <w:pStyle w:val="a4"/>
        <w:wordWrap w:val="0"/>
        <w:autoSpaceDE w:val="0"/>
        <w:autoSpaceDN w:val="0"/>
        <w:ind w:leftChars="0" w:left="763"/>
        <w:rPr>
          <w:ins w:id="1516" w:author="guisang.song" w:date="2025-10-20T16:19:00Z"/>
          <w:rFonts w:ascii="Times New Roman" w:hAnsi="Times New Roman" w:hint="eastAsia"/>
        </w:rPr>
        <w:pPrChange w:id="1517" w:author="guisang.song" w:date="2025-10-20T16:22:00Z">
          <w:pPr>
            <w:pStyle w:val="a4"/>
            <w:wordWrap w:val="0"/>
            <w:autoSpaceDE w:val="0"/>
            <w:autoSpaceDN w:val="0"/>
            <w:ind w:leftChars="0" w:left="403"/>
          </w:pPr>
        </w:pPrChange>
      </w:pPr>
    </w:p>
    <w:p w:rsidR="004577E7" w:rsidRDefault="008421E5" w:rsidP="004577E7">
      <w:pPr>
        <w:pStyle w:val="a4"/>
        <w:numPr>
          <w:ilvl w:val="0"/>
          <w:numId w:val="12"/>
        </w:numPr>
        <w:wordWrap w:val="0"/>
        <w:autoSpaceDE w:val="0"/>
        <w:autoSpaceDN w:val="0"/>
        <w:ind w:leftChars="0"/>
        <w:rPr>
          <w:ins w:id="1518" w:author="guisang.song" w:date="2025-10-20T16:22:00Z"/>
          <w:rFonts w:ascii="Times New Roman" w:hAnsi="Times New Roman"/>
        </w:rPr>
        <w:pPrChange w:id="1519" w:author="guisang.song" w:date="2025-10-20T16:19:00Z">
          <w:pPr>
            <w:pStyle w:val="a4"/>
            <w:wordWrap w:val="0"/>
            <w:autoSpaceDE w:val="0"/>
            <w:autoSpaceDN w:val="0"/>
            <w:ind w:leftChars="0" w:left="403"/>
          </w:pPr>
        </w:pPrChange>
      </w:pPr>
      <w:del w:id="1520" w:author="guisang.song" w:date="2025-10-20T16:19:00Z">
        <w:r w:rsidRPr="00EE4134" w:rsidDel="004577E7">
          <w:rPr>
            <w:rFonts w:ascii="Times New Roman" w:hAnsi="Times New Roman"/>
            <w:rPrChange w:id="1521" w:author="guisang.song" w:date="2025-10-20T15:26:00Z">
              <w:rPr>
                <w:rFonts w:hint="eastAsia"/>
              </w:rPr>
            </w:rPrChange>
          </w:rPr>
          <w:delText>르거나</w:delText>
        </w:r>
        <w:r w:rsidRPr="00EE4134" w:rsidDel="004577E7">
          <w:rPr>
            <w:rFonts w:ascii="Times New Roman" w:hAnsi="Times New Roman"/>
            <w:rPrChange w:id="1522" w:author="guisang.song" w:date="2025-10-20T15:26:00Z">
              <w:rPr>
                <w:rFonts w:hint="eastAsia"/>
              </w:rPr>
            </w:rPrChange>
          </w:rPr>
          <w:delText>,</w:delText>
        </w:r>
        <w:r w:rsidRPr="00EE4134" w:rsidDel="004577E7">
          <w:rPr>
            <w:rFonts w:ascii="Times New Roman" w:hAnsi="Times New Roman"/>
            <w:rPrChange w:id="1523" w:author="guisang.song" w:date="2025-10-20T15:26:00Z">
              <w:rPr/>
            </w:rPrChange>
          </w:rPr>
          <w:delText xml:space="preserve"> </w:delText>
        </w:r>
      </w:del>
      <w:del w:id="1524" w:author="guisang.song" w:date="2025-10-20T16:21:00Z">
        <w:r w:rsidRPr="00EE4134" w:rsidDel="004577E7">
          <w:rPr>
            <w:rFonts w:ascii="Times New Roman" w:hAnsi="Times New Roman"/>
            <w:rPrChange w:id="1525" w:author="guisang.song" w:date="2025-10-20T15:26:00Z">
              <w:rPr/>
            </w:rPrChange>
          </w:rPr>
          <w:delText xml:space="preserve">(2) </w:delText>
        </w:r>
      </w:del>
      <w:r w:rsidRPr="00EE4134">
        <w:rPr>
          <w:rFonts w:ascii="Times New Roman" w:hAnsi="Times New Roman"/>
          <w:rPrChange w:id="1526" w:author="guisang.song" w:date="2025-10-20T15:26:00Z">
            <w:rPr>
              <w:rFonts w:hint="eastAsia"/>
            </w:rPr>
          </w:rPrChange>
        </w:rPr>
        <w:t>구체적인</w:t>
      </w:r>
      <w:r w:rsidRPr="00EE4134">
        <w:rPr>
          <w:rFonts w:ascii="Times New Roman" w:hAnsi="Times New Roman"/>
          <w:rPrChange w:id="1527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1528" w:author="guisang.song" w:date="2025-10-20T15:26:00Z">
            <w:rPr>
              <w:rFonts w:hint="eastAsia"/>
            </w:rPr>
          </w:rPrChange>
        </w:rPr>
        <w:t>규제</w:t>
      </w:r>
      <w:r w:rsidRPr="00EE4134">
        <w:rPr>
          <w:rFonts w:ascii="Times New Roman" w:hAnsi="Times New Roman"/>
          <w:rPrChange w:id="1529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1530" w:author="guisang.song" w:date="2025-10-20T15:26:00Z">
            <w:rPr>
              <w:rFonts w:hint="eastAsia"/>
            </w:rPr>
          </w:rPrChange>
        </w:rPr>
        <w:t>대상에</w:t>
      </w:r>
      <w:r w:rsidRPr="00EE4134">
        <w:rPr>
          <w:rFonts w:ascii="Times New Roman" w:hAnsi="Times New Roman"/>
          <w:rPrChange w:id="1531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1532" w:author="guisang.song" w:date="2025-10-20T15:26:00Z">
            <w:rPr>
              <w:rFonts w:hint="eastAsia"/>
            </w:rPr>
          </w:rPrChange>
        </w:rPr>
        <w:t>차이가</w:t>
      </w:r>
      <w:r w:rsidRPr="00EE4134">
        <w:rPr>
          <w:rFonts w:ascii="Times New Roman" w:hAnsi="Times New Roman"/>
          <w:rPrChange w:id="1533" w:author="guisang.song" w:date="2025-10-20T15:26:00Z">
            <w:rPr>
              <w:rFonts w:hint="eastAsia"/>
            </w:rPr>
          </w:rPrChange>
        </w:rPr>
        <w:t xml:space="preserve"> </w:t>
      </w:r>
      <w:r w:rsidRPr="00EE4134">
        <w:rPr>
          <w:rFonts w:ascii="Times New Roman" w:hAnsi="Times New Roman"/>
          <w:rPrChange w:id="1534" w:author="guisang.song" w:date="2025-10-20T15:26:00Z">
            <w:rPr>
              <w:rFonts w:hint="eastAsia"/>
            </w:rPr>
          </w:rPrChange>
        </w:rPr>
        <w:t>있</w:t>
      </w:r>
      <w:ins w:id="1535" w:author="guisang.song" w:date="2025-10-20T16:19:00Z">
        <w:r w:rsidR="004577E7">
          <w:rPr>
            <w:rFonts w:ascii="Times New Roman" w:hAnsi="Times New Roman" w:hint="eastAsia"/>
          </w:rPr>
          <w:t>는</w:t>
        </w:r>
        <w:r w:rsidR="004577E7">
          <w:rPr>
            <w:rFonts w:ascii="Times New Roman" w:hAnsi="Times New Roman" w:hint="eastAsia"/>
          </w:rPr>
          <w:t xml:space="preserve"> </w:t>
        </w:r>
        <w:r w:rsidR="004577E7">
          <w:rPr>
            <w:rFonts w:ascii="Times New Roman" w:hAnsi="Times New Roman" w:hint="eastAsia"/>
          </w:rPr>
          <w:t>경우</w:t>
        </w:r>
      </w:ins>
    </w:p>
    <w:p w:rsidR="004577E7" w:rsidRPr="004577E7" w:rsidRDefault="004577E7" w:rsidP="004577E7">
      <w:pPr>
        <w:wordWrap w:val="0"/>
        <w:autoSpaceDE w:val="0"/>
        <w:autoSpaceDN w:val="0"/>
        <w:rPr>
          <w:ins w:id="1536" w:author="guisang.song" w:date="2025-10-20T16:19:00Z"/>
          <w:rFonts w:ascii="Times New Roman" w:hAnsi="Times New Roman" w:hint="eastAsia"/>
          <w:rPrChange w:id="1537" w:author="guisang.song" w:date="2025-10-20T16:22:00Z">
            <w:rPr>
              <w:ins w:id="1538" w:author="guisang.song" w:date="2025-10-20T16:19:00Z"/>
              <w:rFonts w:hint="eastAsia"/>
            </w:rPr>
          </w:rPrChange>
        </w:rPr>
        <w:pPrChange w:id="1539" w:author="guisang.song" w:date="2025-10-20T16:22:00Z">
          <w:pPr>
            <w:pStyle w:val="a4"/>
            <w:wordWrap w:val="0"/>
            <w:autoSpaceDE w:val="0"/>
            <w:autoSpaceDN w:val="0"/>
            <w:ind w:leftChars="0" w:left="403"/>
          </w:pPr>
        </w:pPrChange>
      </w:pPr>
    </w:p>
    <w:p w:rsidR="004577E7" w:rsidRDefault="008421E5" w:rsidP="004577E7">
      <w:pPr>
        <w:pStyle w:val="a4"/>
        <w:numPr>
          <w:ilvl w:val="0"/>
          <w:numId w:val="12"/>
        </w:numPr>
        <w:wordWrap w:val="0"/>
        <w:autoSpaceDE w:val="0"/>
        <w:autoSpaceDN w:val="0"/>
        <w:ind w:leftChars="0"/>
        <w:rPr>
          <w:ins w:id="1540" w:author="guisang.song" w:date="2025-10-20T16:20:00Z"/>
          <w:rFonts w:ascii="Times New Roman" w:hAnsi="Times New Roman"/>
        </w:rPr>
        <w:pPrChange w:id="1541" w:author="guisang.song" w:date="2025-10-20T16:20:00Z">
          <w:pPr>
            <w:pStyle w:val="a4"/>
            <w:wordWrap w:val="0"/>
            <w:autoSpaceDE w:val="0"/>
            <w:autoSpaceDN w:val="0"/>
            <w:ind w:leftChars="0" w:left="403"/>
          </w:pPr>
        </w:pPrChange>
      </w:pPr>
      <w:del w:id="1542" w:author="guisang.song" w:date="2025-10-20T16:19:00Z">
        <w:r w:rsidRPr="00EE4134" w:rsidDel="004577E7">
          <w:rPr>
            <w:rFonts w:ascii="Times New Roman" w:hAnsi="Times New Roman"/>
            <w:rPrChange w:id="1543" w:author="guisang.song" w:date="2025-10-20T15:26:00Z">
              <w:rPr>
                <w:rFonts w:hint="eastAsia"/>
              </w:rPr>
            </w:rPrChange>
          </w:rPr>
          <w:delText>거나</w:delText>
        </w:r>
        <w:r w:rsidRPr="00EE4134" w:rsidDel="004577E7">
          <w:rPr>
            <w:rFonts w:ascii="Times New Roman" w:hAnsi="Times New Roman"/>
            <w:rPrChange w:id="1544" w:author="guisang.song" w:date="2025-10-20T15:26:00Z">
              <w:rPr>
                <w:rFonts w:hint="eastAsia"/>
              </w:rPr>
            </w:rPrChange>
          </w:rPr>
          <w:delText>,</w:delText>
        </w:r>
        <w:r w:rsidRPr="00EE4134" w:rsidDel="004577E7">
          <w:rPr>
            <w:rFonts w:ascii="Times New Roman" w:hAnsi="Times New Roman"/>
            <w:rPrChange w:id="1545" w:author="guisang.song" w:date="2025-10-20T15:26:00Z">
              <w:rPr/>
            </w:rPrChange>
          </w:rPr>
          <w:delText xml:space="preserve"> (3) </w:delText>
        </w:r>
      </w:del>
      <w:ins w:id="1546" w:author="guisang.song" w:date="2025-10-20T16:16:00Z">
        <w:r w:rsidR="005728FC">
          <w:rPr>
            <w:rFonts w:ascii="Times New Roman" w:hAnsi="Times New Roman" w:hint="eastAsia"/>
          </w:rPr>
          <w:t>규정</w:t>
        </w:r>
        <w:r w:rsidR="005728FC">
          <w:rPr>
            <w:rFonts w:ascii="Times New Roman" w:hAnsi="Times New Roman" w:hint="eastAsia"/>
          </w:rPr>
          <w:t xml:space="preserve"> </w:t>
        </w:r>
        <w:r w:rsidR="005728FC">
          <w:rPr>
            <w:rFonts w:ascii="Times New Roman" w:hAnsi="Times New Roman" w:hint="eastAsia"/>
          </w:rPr>
          <w:t>방식에</w:t>
        </w:r>
        <w:r w:rsidR="005728FC">
          <w:rPr>
            <w:rFonts w:ascii="Times New Roman" w:hAnsi="Times New Roman" w:hint="eastAsia"/>
          </w:rPr>
          <w:t xml:space="preserve"> </w:t>
        </w:r>
        <w:r w:rsidR="005728FC">
          <w:rPr>
            <w:rFonts w:ascii="Times New Roman" w:hAnsi="Times New Roman" w:hint="eastAsia"/>
          </w:rPr>
          <w:t>차이가</w:t>
        </w:r>
        <w:r w:rsidR="005728FC">
          <w:rPr>
            <w:rFonts w:ascii="Times New Roman" w:hAnsi="Times New Roman" w:hint="eastAsia"/>
          </w:rPr>
          <w:t xml:space="preserve"> </w:t>
        </w:r>
        <w:r w:rsidR="005728FC">
          <w:rPr>
            <w:rFonts w:ascii="Times New Roman" w:hAnsi="Times New Roman" w:hint="eastAsia"/>
          </w:rPr>
          <w:t>있</w:t>
        </w:r>
      </w:ins>
      <w:ins w:id="1547" w:author="guisang.song" w:date="2025-10-20T16:19:00Z">
        <w:r w:rsidR="004577E7">
          <w:rPr>
            <w:rFonts w:ascii="Times New Roman" w:hAnsi="Times New Roman" w:hint="eastAsia"/>
          </w:rPr>
          <w:t>는</w:t>
        </w:r>
        <w:r w:rsidR="004577E7">
          <w:rPr>
            <w:rFonts w:ascii="Times New Roman" w:hAnsi="Times New Roman" w:hint="eastAsia"/>
          </w:rPr>
          <w:t xml:space="preserve"> </w:t>
        </w:r>
        <w:r w:rsidR="004577E7">
          <w:rPr>
            <w:rFonts w:ascii="Times New Roman" w:hAnsi="Times New Roman" w:hint="eastAsia"/>
          </w:rPr>
          <w:t>경우</w:t>
        </w:r>
      </w:ins>
    </w:p>
    <w:tbl>
      <w:tblPr>
        <w:tblStyle w:val="a7"/>
        <w:tblW w:w="0" w:type="auto"/>
        <w:tblInd w:w="763" w:type="dxa"/>
        <w:tblLook w:val="04A0" w:firstRow="1" w:lastRow="0" w:firstColumn="1" w:lastColumn="0" w:noHBand="0" w:noVBand="1"/>
      </w:tblPr>
      <w:tblGrid>
        <w:gridCol w:w="8979"/>
      </w:tblGrid>
      <w:tr w:rsidR="004577E7" w:rsidTr="004577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1548" w:author="guisang.song" w:date="2025-10-20T16:20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2" w:type="dxa"/>
          </w:tcPr>
          <w:p w:rsidR="004577E7" w:rsidRPr="004577E7" w:rsidRDefault="00F943A6" w:rsidP="004577E7">
            <w:pPr>
              <w:wordWrap w:val="0"/>
              <w:autoSpaceDE w:val="0"/>
              <w:autoSpaceDN w:val="0"/>
              <w:jc w:val="left"/>
              <w:rPr>
                <w:ins w:id="1549" w:author="guisang.song" w:date="2025-10-20T16:22:00Z"/>
                <w:rFonts w:asciiTheme="minorHAnsi" w:eastAsiaTheme="minorHAnsi" w:hAnsiTheme="minorHAnsi" w:hint="eastAsia"/>
                <w:rPrChange w:id="1550" w:author="guisang.song" w:date="2025-10-20T16:22:00Z">
                  <w:rPr>
                    <w:ins w:id="1551" w:author="guisang.song" w:date="2025-10-20T16:22:00Z"/>
                    <w:rFonts w:asciiTheme="minorHAnsi" w:eastAsiaTheme="minorHAnsi" w:hAnsiTheme="minorHAnsi" w:cs="바탕"/>
                    <w:sz w:val="20"/>
                  </w:rPr>
                </w:rPrChange>
              </w:rPr>
              <w:pPrChange w:id="1552" w:author="guisang.song" w:date="2025-10-20T16:22:00Z">
                <w:pPr>
                  <w:pStyle w:val="a4"/>
                  <w:numPr>
                    <w:numId w:val="13"/>
                  </w:numPr>
                  <w:wordWrap w:val="0"/>
                  <w:autoSpaceDE w:val="0"/>
                  <w:autoSpaceDN w:val="0"/>
                  <w:ind w:leftChars="0" w:left="1123" w:hanging="360"/>
                </w:pPr>
              </w:pPrChange>
            </w:pPr>
            <w:ins w:id="1553" w:author="guisang.song" w:date="2025-10-20T16:24:00Z">
              <w:r>
                <w:rPr>
                  <w:rFonts w:asciiTheme="minorHAnsi" w:eastAsiaTheme="minorHAnsi" w:hAnsiTheme="minorHAnsi"/>
                </w:rPr>
                <w:t>[</w:t>
              </w:r>
              <w:r>
                <w:rPr>
                  <w:rFonts w:asciiTheme="minorHAnsi" w:eastAsiaTheme="minorHAnsi" w:hAnsiTheme="minorHAnsi" w:hint="eastAsia"/>
                </w:rPr>
                <w:t xml:space="preserve">위 </w:t>
              </w:r>
              <w:r>
                <w:rPr>
                  <w:rFonts w:asciiTheme="minorHAnsi" w:eastAsiaTheme="minorHAnsi" w:hAnsiTheme="minorHAnsi"/>
                </w:rPr>
                <w:t>‘</w:t>
              </w:r>
            </w:ins>
            <w:ins w:id="1554" w:author="guisang.song" w:date="2025-10-20T16:22:00Z">
              <w:r w:rsidR="004577E7">
                <w:rPr>
                  <w:rFonts w:asciiTheme="minorHAnsi" w:eastAsiaTheme="minorHAnsi" w:hAnsiTheme="minorHAnsi" w:hint="eastAsia"/>
                </w:rPr>
                <w:t>(</w:t>
              </w:r>
              <w:r w:rsidR="004577E7">
                <w:rPr>
                  <w:rFonts w:asciiTheme="minorHAnsi" w:eastAsiaTheme="minorHAnsi" w:hAnsiTheme="minorHAnsi"/>
                </w:rPr>
                <w:t>3)</w:t>
              </w:r>
            </w:ins>
            <w:ins w:id="1555" w:author="guisang.song" w:date="2025-10-20T16:23:00Z">
              <w:r w:rsidR="004577E7">
                <w:rPr>
                  <w:rFonts w:asciiTheme="minorHAnsi" w:eastAsiaTheme="minorHAnsi" w:hAnsiTheme="minorHAnsi"/>
                </w:rPr>
                <w:t xml:space="preserve"> </w:t>
              </w:r>
              <w:proofErr w:type="spellStart"/>
              <w:r w:rsidR="004577E7">
                <w:rPr>
                  <w:rFonts w:asciiTheme="minorHAnsi" w:eastAsiaTheme="minorHAnsi" w:hAnsiTheme="minorHAnsi" w:hint="eastAsia"/>
                </w:rPr>
                <w:t>규정방식의</w:t>
              </w:r>
              <w:proofErr w:type="spellEnd"/>
              <w:r w:rsidR="004577E7">
                <w:rPr>
                  <w:rFonts w:asciiTheme="minorHAnsi" w:eastAsiaTheme="minorHAnsi" w:hAnsiTheme="minorHAnsi" w:hint="eastAsia"/>
                </w:rPr>
                <w:t xml:space="preserve"> 차이가 있는 경우</w:t>
              </w:r>
            </w:ins>
            <w:ins w:id="1556" w:author="guisang.song" w:date="2025-10-20T16:24:00Z">
              <w:r>
                <w:rPr>
                  <w:rFonts w:asciiTheme="minorHAnsi" w:eastAsiaTheme="minorHAnsi" w:hAnsiTheme="minorHAnsi"/>
                </w:rPr>
                <w:t>’</w:t>
              </w:r>
            </w:ins>
            <w:ins w:id="1557" w:author="guisang.song" w:date="2025-10-20T16:23:00Z">
              <w:r w:rsidR="004577E7">
                <w:rPr>
                  <w:rFonts w:asciiTheme="minorHAnsi" w:eastAsiaTheme="minorHAnsi" w:hAnsiTheme="minorHAnsi" w:hint="eastAsia"/>
                </w:rPr>
                <w:t xml:space="preserve">에 대한 </w:t>
              </w:r>
            </w:ins>
            <w:ins w:id="1558" w:author="guisang.song" w:date="2025-10-20T16:24:00Z">
              <w:r>
                <w:rPr>
                  <w:rFonts w:asciiTheme="minorHAnsi" w:eastAsiaTheme="minorHAnsi" w:hAnsiTheme="minorHAnsi" w:hint="eastAsia"/>
                </w:rPr>
                <w:t>예시는 다음과 같음.</w:t>
              </w:r>
              <w:r>
                <w:rPr>
                  <w:rFonts w:asciiTheme="minorHAnsi" w:eastAsiaTheme="minorHAnsi" w:hAnsiTheme="minorHAnsi"/>
                </w:rPr>
                <w:t>]</w:t>
              </w:r>
            </w:ins>
          </w:p>
          <w:p w:rsidR="004577E7" w:rsidRPr="004577E7" w:rsidRDefault="004577E7" w:rsidP="004577E7">
            <w:pPr>
              <w:pStyle w:val="a4"/>
              <w:numPr>
                <w:ilvl w:val="0"/>
                <w:numId w:val="14"/>
              </w:numPr>
              <w:wordWrap w:val="0"/>
              <w:autoSpaceDE w:val="0"/>
              <w:autoSpaceDN w:val="0"/>
              <w:ind w:leftChars="0" w:left="403" w:hanging="403"/>
              <w:jc w:val="left"/>
              <w:rPr>
                <w:ins w:id="1559" w:author="guisang.song" w:date="2025-10-20T16:20:00Z"/>
                <w:rFonts w:asciiTheme="minorHAnsi" w:eastAsiaTheme="minorHAnsi" w:hAnsiTheme="minorHAnsi" w:hint="eastAsia"/>
                <w:sz w:val="20"/>
                <w:rPrChange w:id="1560" w:author="guisang.song" w:date="2025-10-20T16:21:00Z">
                  <w:rPr>
                    <w:ins w:id="1561" w:author="guisang.song" w:date="2025-10-20T16:20:00Z"/>
                    <w:rFonts w:hint="eastAsia"/>
                  </w:rPr>
                </w:rPrChange>
              </w:rPr>
              <w:pPrChange w:id="1562" w:author="guisang.song" w:date="2025-10-20T16:21:00Z">
                <w:pPr>
                  <w:pStyle w:val="a4"/>
                  <w:numPr>
                    <w:numId w:val="13"/>
                  </w:numPr>
                  <w:wordWrap w:val="0"/>
                  <w:autoSpaceDE w:val="0"/>
                  <w:autoSpaceDN w:val="0"/>
                  <w:ind w:leftChars="0" w:left="1123" w:hanging="360"/>
                </w:pPr>
              </w:pPrChange>
            </w:pPr>
            <w:proofErr w:type="spellStart"/>
            <w:ins w:id="1563" w:author="guisang.song" w:date="2025-10-20T16:20:00Z"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564" w:author="guisang.song" w:date="2025-10-20T16:21:00Z">
                    <w:rPr>
                      <w:rFonts w:ascii="바탕" w:eastAsia="바탕" w:hAnsi="바탕" w:cs="바탕" w:hint="eastAsia"/>
                    </w:rPr>
                  </w:rPrChange>
                </w:rPr>
                <w:t>미국법은</w:t>
              </w:r>
              <w:proofErr w:type="spellEnd"/>
              <w:r w:rsidRPr="004577E7">
                <w:rPr>
                  <w:rFonts w:asciiTheme="minorHAnsi" w:eastAsiaTheme="minorHAnsi" w:hAnsiTheme="minorHAnsi" w:hint="eastAsia"/>
                  <w:sz w:val="20"/>
                  <w:rPrChange w:id="1565" w:author="guisang.song" w:date="2025-10-20T16:21:00Z">
                    <w:rPr>
                      <w:rFonts w:hint="eastAsia"/>
                    </w:rPr>
                  </w:rPrChange>
                </w:rPr>
                <w:t xml:space="preserve"> </w:t>
              </w:r>
              <w:r w:rsidRPr="004577E7">
                <w:rPr>
                  <w:rFonts w:asciiTheme="minorHAnsi" w:eastAsiaTheme="minorHAnsi" w:hAnsiTheme="minorHAnsi"/>
                  <w:sz w:val="20"/>
                  <w:rPrChange w:id="1566" w:author="guisang.song" w:date="2025-10-20T16:21:00Z">
                    <w:rPr/>
                  </w:rPrChange>
                </w:rPr>
                <w:t xml:space="preserve">opt-in </w:t>
              </w:r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567" w:author="guisang.song" w:date="2025-10-20T16:21:00Z">
                    <w:rPr>
                      <w:rFonts w:ascii="바탕" w:eastAsia="바탕" w:hAnsi="바탕" w:cs="바탕" w:hint="eastAsia"/>
                    </w:rPr>
                  </w:rPrChange>
                </w:rPr>
                <w:t>형식이나</w:t>
              </w:r>
              <w:r w:rsidRPr="004577E7">
                <w:rPr>
                  <w:rFonts w:asciiTheme="minorHAnsi" w:eastAsiaTheme="minorHAnsi" w:hAnsiTheme="minorHAnsi" w:hint="eastAsia"/>
                  <w:sz w:val="20"/>
                  <w:rPrChange w:id="1568" w:author="guisang.song" w:date="2025-10-20T16:21:00Z">
                    <w:rPr>
                      <w:rFonts w:hint="eastAsia"/>
                    </w:rPr>
                  </w:rPrChange>
                </w:rPr>
                <w:t xml:space="preserve"> </w:t>
              </w:r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569" w:author="guisang.song" w:date="2025-10-20T16:21:00Z">
                    <w:rPr>
                      <w:rFonts w:ascii="바탕" w:eastAsia="바탕" w:hAnsi="바탕" w:cs="바탕" w:hint="eastAsia"/>
                    </w:rPr>
                  </w:rPrChange>
                </w:rPr>
                <w:t>우리나라는</w:t>
              </w:r>
              <w:r w:rsidRPr="004577E7">
                <w:rPr>
                  <w:rFonts w:asciiTheme="minorHAnsi" w:eastAsiaTheme="minorHAnsi" w:hAnsiTheme="minorHAnsi" w:hint="eastAsia"/>
                  <w:sz w:val="20"/>
                  <w:rPrChange w:id="1570" w:author="guisang.song" w:date="2025-10-20T16:21:00Z">
                    <w:rPr>
                      <w:rFonts w:hint="eastAsia"/>
                    </w:rPr>
                  </w:rPrChange>
                </w:rPr>
                <w:t xml:space="preserve"> </w:t>
              </w:r>
              <w:r w:rsidRPr="004577E7">
                <w:rPr>
                  <w:rFonts w:asciiTheme="minorHAnsi" w:eastAsiaTheme="minorHAnsi" w:hAnsiTheme="minorHAnsi"/>
                  <w:sz w:val="20"/>
                  <w:rPrChange w:id="1571" w:author="guisang.song" w:date="2025-10-20T16:21:00Z">
                    <w:rPr/>
                  </w:rPrChange>
                </w:rPr>
                <w:t xml:space="preserve">opt-out </w:t>
              </w:r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572" w:author="guisang.song" w:date="2025-10-20T16:21:00Z">
                    <w:rPr>
                      <w:rFonts w:ascii="바탕" w:eastAsia="바탕" w:hAnsi="바탕" w:cs="바탕" w:hint="eastAsia"/>
                    </w:rPr>
                  </w:rPrChange>
                </w:rPr>
                <w:t>형식인</w:t>
              </w:r>
              <w:r w:rsidRPr="004577E7">
                <w:rPr>
                  <w:rFonts w:asciiTheme="minorHAnsi" w:eastAsiaTheme="minorHAnsi" w:hAnsiTheme="minorHAnsi" w:hint="eastAsia"/>
                  <w:sz w:val="20"/>
                  <w:rPrChange w:id="1573" w:author="guisang.song" w:date="2025-10-20T16:21:00Z">
                    <w:rPr>
                      <w:rFonts w:hint="eastAsia"/>
                    </w:rPr>
                  </w:rPrChange>
                </w:rPr>
                <w:t xml:space="preserve"> </w:t>
              </w:r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574" w:author="guisang.song" w:date="2025-10-20T16:21:00Z">
                    <w:rPr>
                      <w:rFonts w:ascii="바탕" w:eastAsia="바탕" w:hAnsi="바탕" w:cs="바탕" w:hint="eastAsia"/>
                    </w:rPr>
                  </w:rPrChange>
                </w:rPr>
                <w:t>경우</w:t>
              </w:r>
            </w:ins>
          </w:p>
          <w:p w:rsidR="004577E7" w:rsidRPr="004577E7" w:rsidRDefault="004577E7" w:rsidP="004577E7">
            <w:pPr>
              <w:pStyle w:val="a4"/>
              <w:numPr>
                <w:ilvl w:val="0"/>
                <w:numId w:val="14"/>
              </w:numPr>
              <w:wordWrap w:val="0"/>
              <w:autoSpaceDE w:val="0"/>
              <w:autoSpaceDN w:val="0"/>
              <w:ind w:leftChars="0" w:left="403" w:hanging="403"/>
              <w:jc w:val="left"/>
              <w:rPr>
                <w:ins w:id="1575" w:author="guisang.song" w:date="2025-10-20T16:20:00Z"/>
                <w:rFonts w:asciiTheme="minorHAnsi" w:eastAsiaTheme="minorHAnsi" w:hAnsiTheme="minorHAnsi" w:cs="바탕"/>
                <w:sz w:val="20"/>
                <w:rPrChange w:id="1576" w:author="guisang.song" w:date="2025-10-20T16:21:00Z">
                  <w:rPr>
                    <w:ins w:id="1577" w:author="guisang.song" w:date="2025-10-20T16:20:00Z"/>
                  </w:rPr>
                </w:rPrChange>
              </w:rPr>
              <w:pPrChange w:id="1578" w:author="guisang.song" w:date="2025-10-20T16:21:00Z">
                <w:pPr>
                  <w:pStyle w:val="a4"/>
                  <w:numPr>
                    <w:numId w:val="13"/>
                  </w:numPr>
                  <w:wordWrap w:val="0"/>
                  <w:autoSpaceDE w:val="0"/>
                  <w:autoSpaceDN w:val="0"/>
                  <w:ind w:leftChars="0" w:left="1123" w:hanging="360"/>
                </w:pPr>
              </w:pPrChange>
            </w:pPr>
            <w:ins w:id="1579" w:author="guisang.song" w:date="2025-10-20T16:20:00Z"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580" w:author="guisang.song" w:date="2025-10-20T16:21:00Z">
                    <w:rPr>
                      <w:rFonts w:ascii="바탕" w:eastAsia="바탕" w:hAnsi="바탕" w:cs="바탕" w:hint="eastAsia"/>
                    </w:rPr>
                  </w:rPrChange>
                </w:rPr>
                <w:t>우리나라</w:t>
              </w:r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581" w:author="guisang.song" w:date="2025-10-20T16:21:00Z">
                    <w:rPr>
                      <w:rFonts w:hint="eastAsia"/>
                    </w:rPr>
                  </w:rPrChange>
                </w:rPr>
                <w:t xml:space="preserve"> </w:t>
              </w:r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582" w:author="guisang.song" w:date="2025-10-20T16:21:00Z">
                    <w:rPr>
                      <w:rFonts w:ascii="바탕" w:eastAsia="바탕" w:hAnsi="바탕" w:cs="바탕" w:hint="eastAsia"/>
                    </w:rPr>
                  </w:rPrChange>
                </w:rPr>
                <w:t xml:space="preserve">법이 </w:t>
              </w:r>
              <w:proofErr w:type="spellStart"/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583" w:author="guisang.song" w:date="2025-10-20T16:21:00Z">
                    <w:rPr>
                      <w:rFonts w:ascii="바탕" w:eastAsia="바탕" w:hAnsi="바탕" w:cs="바탕" w:hint="eastAsia"/>
                    </w:rPr>
                  </w:rPrChange>
                </w:rPr>
                <w:t>미국법에</w:t>
              </w:r>
              <w:proofErr w:type="spellEnd"/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584" w:author="guisang.song" w:date="2025-10-20T16:21:00Z">
                    <w:rPr>
                      <w:rFonts w:hint="eastAsia"/>
                    </w:rPr>
                  </w:rPrChange>
                </w:rPr>
                <w:t xml:space="preserve"> </w:t>
              </w:r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585" w:author="guisang.song" w:date="2025-10-20T16:21:00Z">
                    <w:rPr>
                      <w:rFonts w:ascii="바탕" w:eastAsia="바탕" w:hAnsi="바탕" w:cs="바탕" w:hint="eastAsia"/>
                    </w:rPr>
                  </w:rPrChange>
                </w:rPr>
                <w:t>비해</w:t>
              </w:r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586" w:author="guisang.song" w:date="2025-10-20T16:21:00Z">
                    <w:rPr>
                      <w:rFonts w:hint="eastAsia"/>
                    </w:rPr>
                  </w:rPrChange>
                </w:rPr>
                <w:t xml:space="preserve"> </w:t>
              </w:r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587" w:author="guisang.song" w:date="2025-10-20T16:21:00Z">
                    <w:rPr>
                      <w:rFonts w:ascii="바탕" w:eastAsia="바탕" w:hAnsi="바탕" w:cs="바탕" w:hint="eastAsia"/>
                    </w:rPr>
                  </w:rPrChange>
                </w:rPr>
                <w:t>해당</w:t>
              </w:r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588" w:author="guisang.song" w:date="2025-10-20T16:21:00Z">
                    <w:rPr>
                      <w:rFonts w:hint="eastAsia"/>
                    </w:rPr>
                  </w:rPrChange>
                </w:rPr>
                <w:t xml:space="preserve"> </w:t>
              </w:r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589" w:author="guisang.song" w:date="2025-10-20T16:21:00Z">
                    <w:rPr>
                      <w:rFonts w:ascii="바탕" w:eastAsia="바탕" w:hAnsi="바탕" w:cs="바탕" w:hint="eastAsia"/>
                    </w:rPr>
                  </w:rPrChange>
                </w:rPr>
                <w:t>내용을</w:t>
              </w:r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590" w:author="guisang.song" w:date="2025-10-20T16:21:00Z">
                    <w:rPr>
                      <w:rFonts w:hint="eastAsia"/>
                    </w:rPr>
                  </w:rPrChange>
                </w:rPr>
                <w:t xml:space="preserve"> </w:t>
              </w:r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591" w:author="guisang.song" w:date="2025-10-20T16:21:00Z">
                    <w:rPr>
                      <w:rFonts w:ascii="바탕" w:eastAsia="바탕" w:hAnsi="바탕" w:cs="바탕" w:hint="eastAsia"/>
                    </w:rPr>
                  </w:rPrChange>
                </w:rPr>
                <w:t>더욱</w:t>
              </w:r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592" w:author="guisang.song" w:date="2025-10-20T16:21:00Z">
                    <w:rPr>
                      <w:rFonts w:hint="eastAsia"/>
                    </w:rPr>
                  </w:rPrChange>
                </w:rPr>
                <w:t xml:space="preserve"> </w:t>
              </w:r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593" w:author="guisang.song" w:date="2025-10-20T16:21:00Z">
                    <w:rPr>
                      <w:rFonts w:ascii="바탕" w:eastAsia="바탕" w:hAnsi="바탕" w:cs="바탕" w:hint="eastAsia"/>
                    </w:rPr>
                  </w:rPrChange>
                </w:rPr>
                <w:t>포괄적으로</w:t>
              </w:r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594" w:author="guisang.song" w:date="2025-10-20T16:21:00Z">
                    <w:rPr>
                      <w:rFonts w:hint="eastAsia"/>
                    </w:rPr>
                  </w:rPrChange>
                </w:rPr>
                <w:t xml:space="preserve"> </w:t>
              </w:r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595" w:author="guisang.song" w:date="2025-10-20T16:21:00Z">
                    <w:rPr>
                      <w:rFonts w:ascii="바탕" w:eastAsia="바탕" w:hAnsi="바탕" w:cs="바탕" w:hint="eastAsia"/>
                    </w:rPr>
                  </w:rPrChange>
                </w:rPr>
                <w:t>규제하는</w:t>
              </w:r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596" w:author="guisang.song" w:date="2025-10-20T16:21:00Z">
                    <w:rPr>
                      <w:rFonts w:hint="eastAsia"/>
                    </w:rPr>
                  </w:rPrChange>
                </w:rPr>
                <w:t xml:space="preserve"> </w:t>
              </w:r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597" w:author="guisang.song" w:date="2025-10-20T16:21:00Z">
                    <w:rPr>
                      <w:rFonts w:ascii="바탕" w:eastAsia="바탕" w:hAnsi="바탕" w:cs="바탕" w:hint="eastAsia"/>
                    </w:rPr>
                  </w:rPrChange>
                </w:rPr>
                <w:t>경우</w:t>
              </w:r>
            </w:ins>
          </w:p>
          <w:p w:rsidR="004577E7" w:rsidRPr="004577E7" w:rsidRDefault="004577E7" w:rsidP="004577E7">
            <w:pPr>
              <w:pStyle w:val="a4"/>
              <w:numPr>
                <w:ilvl w:val="0"/>
                <w:numId w:val="14"/>
              </w:numPr>
              <w:wordWrap w:val="0"/>
              <w:autoSpaceDE w:val="0"/>
              <w:autoSpaceDN w:val="0"/>
              <w:ind w:leftChars="0" w:left="403" w:hanging="403"/>
              <w:jc w:val="left"/>
              <w:rPr>
                <w:ins w:id="1598" w:author="guisang.song" w:date="2025-10-20T16:20:00Z"/>
                <w:rFonts w:asciiTheme="minorHAnsi" w:eastAsiaTheme="minorHAnsi" w:hAnsiTheme="minorHAnsi"/>
                <w:sz w:val="20"/>
                <w:rPrChange w:id="1599" w:author="guisang.song" w:date="2025-10-20T16:21:00Z">
                  <w:rPr>
                    <w:ins w:id="1600" w:author="guisang.song" w:date="2025-10-20T16:20:00Z"/>
                  </w:rPr>
                </w:rPrChange>
              </w:rPr>
              <w:pPrChange w:id="1601" w:author="guisang.song" w:date="2025-10-20T16:21:00Z">
                <w:pPr>
                  <w:pStyle w:val="a4"/>
                  <w:numPr>
                    <w:numId w:val="13"/>
                  </w:numPr>
                  <w:wordWrap w:val="0"/>
                  <w:autoSpaceDE w:val="0"/>
                  <w:autoSpaceDN w:val="0"/>
                  <w:ind w:leftChars="0" w:left="1123" w:hanging="360"/>
                </w:pPr>
              </w:pPrChange>
            </w:pPr>
            <w:ins w:id="1602" w:author="guisang.song" w:date="2025-10-20T16:20:00Z"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603" w:author="guisang.song" w:date="2025-10-20T16:21:00Z">
                    <w:rPr>
                      <w:rFonts w:ascii="바탕" w:eastAsia="바탕" w:hAnsi="바탕" w:cs="바탕" w:hint="eastAsia"/>
                    </w:rPr>
                  </w:rPrChange>
                </w:rPr>
                <w:t>미국법에서는</w:t>
              </w:r>
              <w:r w:rsidRPr="004577E7">
                <w:rPr>
                  <w:rFonts w:asciiTheme="minorHAnsi" w:eastAsiaTheme="minorHAnsi" w:hAnsiTheme="minorHAnsi" w:hint="eastAsia"/>
                  <w:sz w:val="20"/>
                  <w:rPrChange w:id="1604" w:author="guisang.song" w:date="2025-10-20T16:21:00Z">
                    <w:rPr>
                      <w:rFonts w:hint="eastAsia"/>
                    </w:rPr>
                  </w:rPrChange>
                </w:rPr>
                <w:t xml:space="preserve"> </w:t>
              </w:r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605" w:author="guisang.song" w:date="2025-10-20T16:21:00Z">
                    <w:rPr>
                      <w:rFonts w:ascii="바탕" w:eastAsia="바탕" w:hAnsi="바탕" w:cs="바탕" w:hint="eastAsia"/>
                    </w:rPr>
                  </w:rPrChange>
                </w:rPr>
                <w:t>해당</w:t>
              </w:r>
              <w:r w:rsidRPr="004577E7">
                <w:rPr>
                  <w:rFonts w:asciiTheme="minorHAnsi" w:eastAsiaTheme="minorHAnsi" w:hAnsiTheme="minorHAnsi" w:hint="eastAsia"/>
                  <w:sz w:val="20"/>
                  <w:rPrChange w:id="1606" w:author="guisang.song" w:date="2025-10-20T16:21:00Z">
                    <w:rPr>
                      <w:rFonts w:hint="eastAsia"/>
                    </w:rPr>
                  </w:rPrChange>
                </w:rPr>
                <w:t xml:space="preserve"> </w:t>
              </w:r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607" w:author="guisang.song" w:date="2025-10-20T16:21:00Z">
                    <w:rPr>
                      <w:rFonts w:ascii="바탕" w:eastAsia="바탕" w:hAnsi="바탕" w:cs="바탕" w:hint="eastAsia"/>
                    </w:rPr>
                  </w:rPrChange>
                </w:rPr>
                <w:t>내용</w:t>
              </w:r>
              <w:r w:rsidRPr="004577E7">
                <w:rPr>
                  <w:rFonts w:asciiTheme="minorHAnsi" w:eastAsiaTheme="minorHAnsi" w:hAnsiTheme="minorHAnsi" w:hint="eastAsia"/>
                  <w:sz w:val="20"/>
                  <w:rPrChange w:id="1608" w:author="guisang.song" w:date="2025-10-20T16:21:00Z">
                    <w:rPr>
                      <w:rFonts w:hint="eastAsia"/>
                    </w:rPr>
                  </w:rPrChange>
                </w:rPr>
                <w:t xml:space="preserve"> </w:t>
              </w:r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609" w:author="guisang.song" w:date="2025-10-20T16:21:00Z">
                    <w:rPr>
                      <w:rFonts w:ascii="바탕" w:eastAsia="바탕" w:hAnsi="바탕" w:cs="바탕" w:hint="eastAsia"/>
                    </w:rPr>
                  </w:rPrChange>
                </w:rPr>
                <w:t>위반</w:t>
              </w:r>
              <w:r w:rsidRPr="004577E7">
                <w:rPr>
                  <w:rFonts w:asciiTheme="minorHAnsi" w:eastAsiaTheme="minorHAnsi" w:hAnsiTheme="minorHAnsi" w:hint="eastAsia"/>
                  <w:sz w:val="20"/>
                  <w:rPrChange w:id="1610" w:author="guisang.song" w:date="2025-10-20T16:21:00Z">
                    <w:rPr>
                      <w:rFonts w:hint="eastAsia"/>
                    </w:rPr>
                  </w:rPrChange>
                </w:rPr>
                <w:t xml:space="preserve"> </w:t>
              </w:r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611" w:author="guisang.song" w:date="2025-10-20T16:21:00Z">
                    <w:rPr>
                      <w:rFonts w:ascii="바탕" w:eastAsia="바탕" w:hAnsi="바탕" w:cs="바탕" w:hint="eastAsia"/>
                    </w:rPr>
                  </w:rPrChange>
                </w:rPr>
                <w:t>시</w:t>
              </w:r>
              <w:r w:rsidRPr="004577E7">
                <w:rPr>
                  <w:rFonts w:asciiTheme="minorHAnsi" w:eastAsiaTheme="minorHAnsi" w:hAnsiTheme="minorHAnsi" w:hint="eastAsia"/>
                  <w:sz w:val="20"/>
                  <w:rPrChange w:id="1612" w:author="guisang.song" w:date="2025-10-20T16:21:00Z">
                    <w:rPr>
                      <w:rFonts w:hint="eastAsia"/>
                    </w:rPr>
                  </w:rPrChange>
                </w:rPr>
                <w:t xml:space="preserve"> </w:t>
              </w:r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613" w:author="guisang.song" w:date="2025-10-20T16:21:00Z">
                    <w:rPr>
                      <w:rFonts w:ascii="바탕" w:eastAsia="바탕" w:hAnsi="바탕" w:cs="바탕" w:hint="eastAsia"/>
                    </w:rPr>
                  </w:rPrChange>
                </w:rPr>
                <w:t>형사처벌이</w:t>
              </w:r>
              <w:r w:rsidRPr="004577E7">
                <w:rPr>
                  <w:rFonts w:asciiTheme="minorHAnsi" w:eastAsiaTheme="minorHAnsi" w:hAnsiTheme="minorHAnsi" w:hint="eastAsia"/>
                  <w:sz w:val="20"/>
                  <w:rPrChange w:id="1614" w:author="guisang.song" w:date="2025-10-20T16:21:00Z">
                    <w:rPr>
                      <w:rFonts w:hint="eastAsia"/>
                    </w:rPr>
                  </w:rPrChange>
                </w:rPr>
                <w:t xml:space="preserve"> </w:t>
              </w:r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615" w:author="guisang.song" w:date="2025-10-20T16:21:00Z">
                    <w:rPr>
                      <w:rFonts w:ascii="바탕" w:eastAsia="바탕" w:hAnsi="바탕" w:cs="바탕" w:hint="eastAsia"/>
                    </w:rPr>
                  </w:rPrChange>
                </w:rPr>
                <w:t>예정되어</w:t>
              </w:r>
              <w:r w:rsidRPr="004577E7">
                <w:rPr>
                  <w:rFonts w:asciiTheme="minorHAnsi" w:eastAsiaTheme="minorHAnsi" w:hAnsiTheme="minorHAnsi" w:hint="eastAsia"/>
                  <w:sz w:val="20"/>
                  <w:rPrChange w:id="1616" w:author="guisang.song" w:date="2025-10-20T16:21:00Z">
                    <w:rPr>
                      <w:rFonts w:hint="eastAsia"/>
                    </w:rPr>
                  </w:rPrChange>
                </w:rPr>
                <w:t xml:space="preserve"> </w:t>
              </w:r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617" w:author="guisang.song" w:date="2025-10-20T16:21:00Z">
                    <w:rPr>
                      <w:rFonts w:ascii="바탕" w:eastAsia="바탕" w:hAnsi="바탕" w:cs="바탕" w:hint="eastAsia"/>
                    </w:rPr>
                  </w:rPrChange>
                </w:rPr>
                <w:t>있으나</w:t>
              </w:r>
              <w:r w:rsidRPr="004577E7">
                <w:rPr>
                  <w:rFonts w:asciiTheme="minorHAnsi" w:eastAsiaTheme="minorHAnsi" w:hAnsiTheme="minorHAnsi" w:hint="eastAsia"/>
                  <w:sz w:val="20"/>
                  <w:rPrChange w:id="1618" w:author="guisang.song" w:date="2025-10-20T16:21:00Z">
                    <w:rPr>
                      <w:rFonts w:hint="eastAsia"/>
                    </w:rPr>
                  </w:rPrChange>
                </w:rPr>
                <w:t>,</w:t>
              </w:r>
              <w:r w:rsidRPr="004577E7">
                <w:rPr>
                  <w:rFonts w:asciiTheme="minorHAnsi" w:eastAsiaTheme="minorHAnsi" w:hAnsiTheme="minorHAnsi"/>
                  <w:sz w:val="20"/>
                  <w:rPrChange w:id="1619" w:author="guisang.song" w:date="2025-10-20T16:21:00Z">
                    <w:rPr/>
                  </w:rPrChange>
                </w:rPr>
                <w:t xml:space="preserve"> </w:t>
              </w:r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620" w:author="guisang.song" w:date="2025-10-20T16:21:00Z">
                    <w:rPr>
                      <w:rFonts w:ascii="바탕" w:eastAsia="바탕" w:hAnsi="바탕" w:cs="바탕" w:hint="eastAsia"/>
                    </w:rPr>
                  </w:rPrChange>
                </w:rPr>
                <w:t>국내법에</w:t>
              </w:r>
              <w:r w:rsidRPr="004577E7">
                <w:rPr>
                  <w:rFonts w:asciiTheme="minorHAnsi" w:eastAsiaTheme="minorHAnsi" w:hAnsiTheme="minorHAnsi" w:hint="eastAsia"/>
                  <w:sz w:val="20"/>
                  <w:rPrChange w:id="1621" w:author="guisang.song" w:date="2025-10-20T16:21:00Z">
                    <w:rPr>
                      <w:rFonts w:hint="eastAsia"/>
                    </w:rPr>
                  </w:rPrChange>
                </w:rPr>
                <w:t xml:space="preserve"> </w:t>
              </w:r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622" w:author="guisang.song" w:date="2025-10-20T16:21:00Z">
                    <w:rPr>
                      <w:rFonts w:ascii="바탕" w:eastAsia="바탕" w:hAnsi="바탕" w:cs="바탕" w:hint="eastAsia"/>
                    </w:rPr>
                  </w:rPrChange>
                </w:rPr>
                <w:t>의하면</w:t>
              </w:r>
              <w:r w:rsidRPr="004577E7">
                <w:rPr>
                  <w:rFonts w:asciiTheme="minorHAnsi" w:eastAsiaTheme="minorHAnsi" w:hAnsiTheme="minorHAnsi" w:hint="eastAsia"/>
                  <w:sz w:val="20"/>
                  <w:rPrChange w:id="1623" w:author="guisang.song" w:date="2025-10-20T16:21:00Z">
                    <w:rPr>
                      <w:rFonts w:hint="eastAsia"/>
                    </w:rPr>
                  </w:rPrChange>
                </w:rPr>
                <w:t xml:space="preserve"> </w:t>
              </w:r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624" w:author="guisang.song" w:date="2025-10-20T16:21:00Z">
                    <w:rPr>
                      <w:rFonts w:ascii="바탕" w:eastAsia="바탕" w:hAnsi="바탕" w:cs="바탕" w:hint="eastAsia"/>
                    </w:rPr>
                  </w:rPrChange>
                </w:rPr>
                <w:t>아무런</w:t>
              </w:r>
              <w:r w:rsidRPr="004577E7">
                <w:rPr>
                  <w:rFonts w:asciiTheme="minorHAnsi" w:eastAsiaTheme="minorHAnsi" w:hAnsiTheme="minorHAnsi" w:hint="eastAsia"/>
                  <w:sz w:val="20"/>
                  <w:rPrChange w:id="1625" w:author="guisang.song" w:date="2025-10-20T16:21:00Z">
                    <w:rPr>
                      <w:rFonts w:hint="eastAsia"/>
                    </w:rPr>
                  </w:rPrChange>
                </w:rPr>
                <w:t xml:space="preserve"> </w:t>
              </w:r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626" w:author="guisang.song" w:date="2025-10-20T16:21:00Z">
                    <w:rPr>
                      <w:rFonts w:ascii="바탕" w:eastAsia="바탕" w:hAnsi="바탕" w:cs="바탕" w:hint="eastAsia"/>
                    </w:rPr>
                  </w:rPrChange>
                </w:rPr>
                <w:t>불이익</w:t>
              </w:r>
              <w:r w:rsidRPr="004577E7">
                <w:rPr>
                  <w:rFonts w:asciiTheme="minorHAnsi" w:eastAsiaTheme="minorHAnsi" w:hAnsiTheme="minorHAnsi" w:hint="eastAsia"/>
                  <w:sz w:val="20"/>
                  <w:rPrChange w:id="1627" w:author="guisang.song" w:date="2025-10-20T16:21:00Z">
                    <w:rPr>
                      <w:rFonts w:hint="eastAsia"/>
                    </w:rPr>
                  </w:rPrChange>
                </w:rPr>
                <w:t xml:space="preserve"> </w:t>
              </w:r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628" w:author="guisang.song" w:date="2025-10-20T16:21:00Z">
                    <w:rPr>
                      <w:rFonts w:ascii="바탕" w:eastAsia="바탕" w:hAnsi="바탕" w:cs="바탕" w:hint="eastAsia"/>
                    </w:rPr>
                  </w:rPrChange>
                </w:rPr>
                <w:t>조항이</w:t>
              </w:r>
              <w:r w:rsidRPr="004577E7">
                <w:rPr>
                  <w:rFonts w:asciiTheme="minorHAnsi" w:eastAsiaTheme="minorHAnsi" w:hAnsiTheme="minorHAnsi" w:hint="eastAsia"/>
                  <w:sz w:val="20"/>
                  <w:rPrChange w:id="1629" w:author="guisang.song" w:date="2025-10-20T16:21:00Z">
                    <w:rPr>
                      <w:rFonts w:hint="eastAsia"/>
                    </w:rPr>
                  </w:rPrChange>
                </w:rPr>
                <w:t xml:space="preserve"> </w:t>
              </w:r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630" w:author="guisang.song" w:date="2025-10-20T16:21:00Z">
                    <w:rPr>
                      <w:rFonts w:ascii="바탕" w:eastAsia="바탕" w:hAnsi="바탕" w:cs="바탕" w:hint="eastAsia"/>
                    </w:rPr>
                  </w:rPrChange>
                </w:rPr>
                <w:t>없는</w:t>
              </w:r>
              <w:r w:rsidRPr="004577E7">
                <w:rPr>
                  <w:rFonts w:asciiTheme="minorHAnsi" w:eastAsiaTheme="minorHAnsi" w:hAnsiTheme="minorHAnsi" w:hint="eastAsia"/>
                  <w:sz w:val="20"/>
                  <w:rPrChange w:id="1631" w:author="guisang.song" w:date="2025-10-20T16:21:00Z">
                    <w:rPr>
                      <w:rFonts w:hint="eastAsia"/>
                    </w:rPr>
                  </w:rPrChange>
                </w:rPr>
                <w:t xml:space="preserve"> </w:t>
              </w:r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632" w:author="guisang.song" w:date="2025-10-20T16:21:00Z">
                    <w:rPr>
                      <w:rFonts w:ascii="바탕" w:eastAsia="바탕" w:hAnsi="바탕" w:cs="바탕" w:hint="eastAsia"/>
                    </w:rPr>
                  </w:rPrChange>
                </w:rPr>
                <w:t>경우</w:t>
              </w:r>
            </w:ins>
          </w:p>
          <w:p w:rsidR="004577E7" w:rsidRPr="004577E7" w:rsidRDefault="004577E7" w:rsidP="004577E7">
            <w:pPr>
              <w:pStyle w:val="a4"/>
              <w:numPr>
                <w:ilvl w:val="0"/>
                <w:numId w:val="14"/>
              </w:numPr>
              <w:wordWrap w:val="0"/>
              <w:autoSpaceDE w:val="0"/>
              <w:autoSpaceDN w:val="0"/>
              <w:ind w:leftChars="0" w:left="403" w:hanging="403"/>
              <w:jc w:val="left"/>
              <w:rPr>
                <w:ins w:id="1633" w:author="guisang.song" w:date="2025-10-20T16:20:00Z"/>
                <w:rFonts w:hint="eastAsia"/>
                <w:rPrChange w:id="1634" w:author="guisang.song" w:date="2025-10-20T16:21:00Z">
                  <w:rPr>
                    <w:ins w:id="1635" w:author="guisang.song" w:date="2025-10-20T16:20:00Z"/>
                    <w:rFonts w:hint="eastAsia"/>
                  </w:rPr>
                </w:rPrChange>
              </w:rPr>
              <w:pPrChange w:id="1636" w:author="guisang.song" w:date="2025-10-20T16:21:00Z">
                <w:pPr>
                  <w:pStyle w:val="a4"/>
                  <w:wordWrap w:val="0"/>
                  <w:autoSpaceDE w:val="0"/>
                  <w:autoSpaceDN w:val="0"/>
                  <w:ind w:leftChars="0" w:left="0"/>
                </w:pPr>
              </w:pPrChange>
            </w:pPr>
            <w:ins w:id="1637" w:author="guisang.song" w:date="2025-10-20T16:20:00Z"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638" w:author="guisang.song" w:date="2025-10-20T16:21:00Z">
                    <w:rPr>
                      <w:rFonts w:ascii="바탕" w:eastAsia="바탕" w:hAnsi="바탕" w:cs="바탕" w:hint="eastAsia"/>
                    </w:rPr>
                  </w:rPrChange>
                </w:rPr>
                <w:t>미국</w:t>
              </w:r>
              <w:r w:rsidRPr="004577E7">
                <w:rPr>
                  <w:rFonts w:asciiTheme="minorHAnsi" w:eastAsiaTheme="minorHAnsi" w:hAnsiTheme="minorHAnsi" w:hint="eastAsia"/>
                  <w:sz w:val="20"/>
                  <w:rPrChange w:id="1639" w:author="guisang.song" w:date="2025-10-20T16:21:00Z">
                    <w:rPr>
                      <w:rFonts w:hint="eastAsia"/>
                    </w:rPr>
                  </w:rPrChange>
                </w:rPr>
                <w:t xml:space="preserve"> </w:t>
              </w:r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640" w:author="guisang.song" w:date="2025-10-20T16:21:00Z">
                    <w:rPr>
                      <w:rFonts w:ascii="바탕" w:eastAsia="바탕" w:hAnsi="바탕" w:cs="바탕" w:hint="eastAsia"/>
                    </w:rPr>
                  </w:rPrChange>
                </w:rPr>
                <w:t>법에서는</w:t>
              </w:r>
              <w:r w:rsidRPr="004577E7">
                <w:rPr>
                  <w:rFonts w:asciiTheme="minorHAnsi" w:eastAsiaTheme="minorHAnsi" w:hAnsiTheme="minorHAnsi" w:hint="eastAsia"/>
                  <w:sz w:val="20"/>
                  <w:rPrChange w:id="1641" w:author="guisang.song" w:date="2025-10-20T16:21:00Z">
                    <w:rPr>
                      <w:rFonts w:hint="eastAsia"/>
                    </w:rPr>
                  </w:rPrChange>
                </w:rPr>
                <w:t xml:space="preserve"> </w:t>
              </w:r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642" w:author="guisang.song" w:date="2025-10-20T16:21:00Z">
                    <w:rPr>
                      <w:rFonts w:ascii="바탕" w:eastAsia="바탕" w:hAnsi="바탕" w:cs="바탕" w:hint="eastAsia"/>
                    </w:rPr>
                  </w:rPrChange>
                </w:rPr>
                <w:t>해당</w:t>
              </w:r>
              <w:r w:rsidRPr="004577E7">
                <w:rPr>
                  <w:rFonts w:asciiTheme="minorHAnsi" w:eastAsiaTheme="minorHAnsi" w:hAnsiTheme="minorHAnsi" w:hint="eastAsia"/>
                  <w:sz w:val="20"/>
                  <w:rPrChange w:id="1643" w:author="guisang.song" w:date="2025-10-20T16:21:00Z">
                    <w:rPr>
                      <w:rFonts w:hint="eastAsia"/>
                    </w:rPr>
                  </w:rPrChange>
                </w:rPr>
                <w:t xml:space="preserve"> </w:t>
              </w:r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644" w:author="guisang.song" w:date="2025-10-20T16:21:00Z">
                    <w:rPr>
                      <w:rFonts w:ascii="바탕" w:eastAsia="바탕" w:hAnsi="바탕" w:cs="바탕" w:hint="eastAsia"/>
                    </w:rPr>
                  </w:rPrChange>
                </w:rPr>
                <w:t>내용</w:t>
              </w:r>
              <w:r w:rsidRPr="004577E7">
                <w:rPr>
                  <w:rFonts w:asciiTheme="minorHAnsi" w:eastAsiaTheme="minorHAnsi" w:hAnsiTheme="minorHAnsi" w:hint="eastAsia"/>
                  <w:sz w:val="20"/>
                  <w:rPrChange w:id="1645" w:author="guisang.song" w:date="2025-10-20T16:21:00Z">
                    <w:rPr>
                      <w:rFonts w:hint="eastAsia"/>
                    </w:rPr>
                  </w:rPrChange>
                </w:rPr>
                <w:t xml:space="preserve"> </w:t>
              </w:r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646" w:author="guisang.song" w:date="2025-10-20T16:21:00Z">
                    <w:rPr>
                      <w:rFonts w:ascii="바탕" w:eastAsia="바탕" w:hAnsi="바탕" w:cs="바탕" w:hint="eastAsia"/>
                    </w:rPr>
                  </w:rPrChange>
                </w:rPr>
                <w:t>위반</w:t>
              </w:r>
              <w:r w:rsidRPr="004577E7">
                <w:rPr>
                  <w:rFonts w:asciiTheme="minorHAnsi" w:eastAsiaTheme="minorHAnsi" w:hAnsiTheme="minorHAnsi" w:hint="eastAsia"/>
                  <w:sz w:val="20"/>
                  <w:rPrChange w:id="1647" w:author="guisang.song" w:date="2025-10-20T16:21:00Z">
                    <w:rPr>
                      <w:rFonts w:hint="eastAsia"/>
                    </w:rPr>
                  </w:rPrChange>
                </w:rPr>
                <w:t xml:space="preserve"> </w:t>
              </w:r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648" w:author="guisang.song" w:date="2025-10-20T16:21:00Z">
                    <w:rPr>
                      <w:rFonts w:ascii="바탕" w:eastAsia="바탕" w:hAnsi="바탕" w:cs="바탕" w:hint="eastAsia"/>
                    </w:rPr>
                  </w:rPrChange>
                </w:rPr>
                <w:t>시</w:t>
              </w:r>
              <w:r w:rsidRPr="004577E7">
                <w:rPr>
                  <w:rFonts w:asciiTheme="minorHAnsi" w:eastAsiaTheme="minorHAnsi" w:hAnsiTheme="minorHAnsi" w:hint="eastAsia"/>
                  <w:sz w:val="20"/>
                  <w:rPrChange w:id="1649" w:author="guisang.song" w:date="2025-10-20T16:21:00Z">
                    <w:rPr>
                      <w:rFonts w:hint="eastAsia"/>
                    </w:rPr>
                  </w:rPrChange>
                </w:rPr>
                <w:t xml:space="preserve"> </w:t>
              </w:r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650" w:author="guisang.song" w:date="2025-10-20T16:21:00Z">
                    <w:rPr>
                      <w:rFonts w:ascii="바탕" w:eastAsia="바탕" w:hAnsi="바탕" w:cs="바탕" w:hint="eastAsia"/>
                    </w:rPr>
                  </w:rPrChange>
                </w:rPr>
                <w:t>형사처벌이</w:t>
              </w:r>
              <w:r w:rsidRPr="004577E7">
                <w:rPr>
                  <w:rFonts w:asciiTheme="minorHAnsi" w:eastAsiaTheme="minorHAnsi" w:hAnsiTheme="minorHAnsi" w:hint="eastAsia"/>
                  <w:sz w:val="20"/>
                  <w:rPrChange w:id="1651" w:author="guisang.song" w:date="2025-10-20T16:21:00Z">
                    <w:rPr>
                      <w:rFonts w:hint="eastAsia"/>
                    </w:rPr>
                  </w:rPrChange>
                </w:rPr>
                <w:t xml:space="preserve"> </w:t>
              </w:r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652" w:author="guisang.song" w:date="2025-10-20T16:21:00Z">
                    <w:rPr>
                      <w:rFonts w:ascii="바탕" w:eastAsia="바탕" w:hAnsi="바탕" w:cs="바탕" w:hint="eastAsia"/>
                    </w:rPr>
                  </w:rPrChange>
                </w:rPr>
                <w:t>예정되어</w:t>
              </w:r>
              <w:r w:rsidRPr="004577E7">
                <w:rPr>
                  <w:rFonts w:asciiTheme="minorHAnsi" w:eastAsiaTheme="minorHAnsi" w:hAnsiTheme="minorHAnsi" w:hint="eastAsia"/>
                  <w:sz w:val="20"/>
                  <w:rPrChange w:id="1653" w:author="guisang.song" w:date="2025-10-20T16:21:00Z">
                    <w:rPr>
                      <w:rFonts w:hint="eastAsia"/>
                    </w:rPr>
                  </w:rPrChange>
                </w:rPr>
                <w:t xml:space="preserve"> </w:t>
              </w:r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654" w:author="guisang.song" w:date="2025-10-20T16:21:00Z">
                    <w:rPr>
                      <w:rFonts w:ascii="바탕" w:eastAsia="바탕" w:hAnsi="바탕" w:cs="바탕" w:hint="eastAsia"/>
                    </w:rPr>
                  </w:rPrChange>
                </w:rPr>
                <w:t>있으나</w:t>
              </w:r>
              <w:r w:rsidRPr="004577E7">
                <w:rPr>
                  <w:rFonts w:asciiTheme="minorHAnsi" w:eastAsiaTheme="minorHAnsi" w:hAnsiTheme="minorHAnsi" w:hint="eastAsia"/>
                  <w:sz w:val="20"/>
                  <w:rPrChange w:id="1655" w:author="guisang.song" w:date="2025-10-20T16:21:00Z">
                    <w:rPr>
                      <w:rFonts w:hint="eastAsia"/>
                    </w:rPr>
                  </w:rPrChange>
                </w:rPr>
                <w:t>,</w:t>
              </w:r>
              <w:r w:rsidRPr="004577E7">
                <w:rPr>
                  <w:rFonts w:asciiTheme="minorHAnsi" w:eastAsiaTheme="minorHAnsi" w:hAnsiTheme="minorHAnsi"/>
                  <w:sz w:val="20"/>
                  <w:rPrChange w:id="1656" w:author="guisang.song" w:date="2025-10-20T16:21:00Z">
                    <w:rPr/>
                  </w:rPrChange>
                </w:rPr>
                <w:t xml:space="preserve"> </w:t>
              </w:r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657" w:author="guisang.song" w:date="2025-10-20T16:21:00Z">
                    <w:rPr>
                      <w:rFonts w:ascii="바탕" w:eastAsia="바탕" w:hAnsi="바탕" w:cs="바탕" w:hint="eastAsia"/>
                    </w:rPr>
                  </w:rPrChange>
                </w:rPr>
                <w:t>국내법에서는</w:t>
              </w:r>
              <w:r w:rsidRPr="004577E7">
                <w:rPr>
                  <w:rFonts w:asciiTheme="minorHAnsi" w:eastAsiaTheme="minorHAnsi" w:hAnsiTheme="minorHAnsi" w:hint="eastAsia"/>
                  <w:sz w:val="20"/>
                  <w:rPrChange w:id="1658" w:author="guisang.song" w:date="2025-10-20T16:21:00Z">
                    <w:rPr>
                      <w:rFonts w:hint="eastAsia"/>
                    </w:rPr>
                  </w:rPrChange>
                </w:rPr>
                <w:t xml:space="preserve"> </w:t>
              </w:r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659" w:author="guisang.song" w:date="2025-10-20T16:21:00Z">
                    <w:rPr>
                      <w:rFonts w:ascii="바탕" w:eastAsia="바탕" w:hAnsi="바탕" w:cs="바탕" w:hint="eastAsia"/>
                    </w:rPr>
                  </w:rPrChange>
                </w:rPr>
                <w:t>과태료</w:t>
              </w:r>
              <w:r w:rsidRPr="004577E7">
                <w:rPr>
                  <w:rFonts w:asciiTheme="minorHAnsi" w:eastAsiaTheme="minorHAnsi" w:hAnsiTheme="minorHAnsi" w:hint="eastAsia"/>
                  <w:sz w:val="20"/>
                  <w:rPrChange w:id="1660" w:author="guisang.song" w:date="2025-10-20T16:21:00Z">
                    <w:rPr>
                      <w:rFonts w:hint="eastAsia"/>
                    </w:rPr>
                  </w:rPrChange>
                </w:rPr>
                <w:t xml:space="preserve"> </w:t>
              </w:r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661" w:author="guisang.song" w:date="2025-10-20T16:21:00Z">
                    <w:rPr>
                      <w:rFonts w:ascii="바탕" w:eastAsia="바탕" w:hAnsi="바탕" w:cs="바탕" w:hint="eastAsia"/>
                    </w:rPr>
                  </w:rPrChange>
                </w:rPr>
                <w:t>등</w:t>
              </w:r>
              <w:r w:rsidRPr="004577E7">
                <w:rPr>
                  <w:rFonts w:asciiTheme="minorHAnsi" w:eastAsiaTheme="minorHAnsi" w:hAnsiTheme="minorHAnsi" w:hint="eastAsia"/>
                  <w:sz w:val="20"/>
                  <w:rPrChange w:id="1662" w:author="guisang.song" w:date="2025-10-20T16:21:00Z">
                    <w:rPr>
                      <w:rFonts w:hint="eastAsia"/>
                    </w:rPr>
                  </w:rPrChange>
                </w:rPr>
                <w:t xml:space="preserve"> </w:t>
              </w:r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663" w:author="guisang.song" w:date="2025-10-20T16:21:00Z">
                    <w:rPr>
                      <w:rFonts w:ascii="바탕" w:eastAsia="바탕" w:hAnsi="바탕" w:cs="바탕" w:hint="eastAsia"/>
                    </w:rPr>
                  </w:rPrChange>
                </w:rPr>
                <w:t>행정질서벌로써</w:t>
              </w:r>
              <w:r w:rsidRPr="004577E7">
                <w:rPr>
                  <w:rFonts w:asciiTheme="minorHAnsi" w:eastAsiaTheme="minorHAnsi" w:hAnsiTheme="minorHAnsi" w:hint="eastAsia"/>
                  <w:sz w:val="20"/>
                  <w:rPrChange w:id="1664" w:author="guisang.song" w:date="2025-10-20T16:21:00Z">
                    <w:rPr>
                      <w:rFonts w:hint="eastAsia"/>
                    </w:rPr>
                  </w:rPrChange>
                </w:rPr>
                <w:t xml:space="preserve"> </w:t>
              </w:r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665" w:author="guisang.song" w:date="2025-10-20T16:21:00Z">
                    <w:rPr>
                      <w:rFonts w:ascii="바탕" w:eastAsia="바탕" w:hAnsi="바탕" w:cs="바탕" w:hint="eastAsia"/>
                    </w:rPr>
                  </w:rPrChange>
                </w:rPr>
                <w:t>불이익을</w:t>
              </w:r>
              <w:r w:rsidRPr="004577E7">
                <w:rPr>
                  <w:rFonts w:asciiTheme="minorHAnsi" w:eastAsiaTheme="minorHAnsi" w:hAnsiTheme="minorHAnsi" w:hint="eastAsia"/>
                  <w:sz w:val="20"/>
                  <w:rPrChange w:id="1666" w:author="guisang.song" w:date="2025-10-20T16:21:00Z">
                    <w:rPr>
                      <w:rFonts w:hint="eastAsia"/>
                    </w:rPr>
                  </w:rPrChange>
                </w:rPr>
                <w:t xml:space="preserve"> </w:t>
              </w:r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667" w:author="guisang.song" w:date="2025-10-20T16:21:00Z">
                    <w:rPr>
                      <w:rFonts w:ascii="바탕" w:eastAsia="바탕" w:hAnsi="바탕" w:cs="바탕" w:hint="eastAsia"/>
                    </w:rPr>
                  </w:rPrChange>
                </w:rPr>
                <w:t>예정하는</w:t>
              </w:r>
              <w:r w:rsidRPr="004577E7">
                <w:rPr>
                  <w:rFonts w:asciiTheme="minorHAnsi" w:eastAsiaTheme="minorHAnsi" w:hAnsiTheme="minorHAnsi" w:hint="eastAsia"/>
                  <w:sz w:val="20"/>
                  <w:rPrChange w:id="1668" w:author="guisang.song" w:date="2025-10-20T16:21:00Z">
                    <w:rPr>
                      <w:rFonts w:hint="eastAsia"/>
                    </w:rPr>
                  </w:rPrChange>
                </w:rPr>
                <w:t xml:space="preserve"> </w:t>
              </w:r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669" w:author="guisang.song" w:date="2025-10-20T16:21:00Z">
                    <w:rPr>
                      <w:rFonts w:ascii="바탕" w:eastAsia="바탕" w:hAnsi="바탕" w:cs="바탕" w:hint="eastAsia"/>
                    </w:rPr>
                  </w:rPrChange>
                </w:rPr>
                <w:t>경우</w:t>
              </w:r>
              <w:r w:rsidRPr="004577E7">
                <w:rPr>
                  <w:rFonts w:asciiTheme="minorHAnsi" w:eastAsiaTheme="minorHAnsi" w:hAnsiTheme="minorHAnsi" w:hint="eastAsia"/>
                  <w:sz w:val="20"/>
                  <w:rPrChange w:id="1670" w:author="guisang.song" w:date="2025-10-20T16:21:00Z">
                    <w:rPr>
                      <w:rFonts w:hint="eastAsia"/>
                    </w:rPr>
                  </w:rPrChange>
                </w:rPr>
                <w:t xml:space="preserve"> </w:t>
              </w:r>
              <w:r w:rsidRPr="004577E7">
                <w:rPr>
                  <w:rFonts w:asciiTheme="minorHAnsi" w:eastAsiaTheme="minorHAnsi" w:hAnsiTheme="minorHAnsi" w:cs="바탕" w:hint="eastAsia"/>
                  <w:sz w:val="20"/>
                  <w:rPrChange w:id="1671" w:author="guisang.song" w:date="2025-10-20T16:21:00Z">
                    <w:rPr>
                      <w:rFonts w:ascii="바탕" w:eastAsia="바탕" w:hAnsi="바탕" w:cs="바탕" w:hint="eastAsia"/>
                    </w:rPr>
                  </w:rPrChange>
                </w:rPr>
                <w:t>등</w:t>
              </w:r>
            </w:ins>
          </w:p>
        </w:tc>
      </w:tr>
    </w:tbl>
    <w:p w:rsidR="004577E7" w:rsidRDefault="004577E7" w:rsidP="004577E7">
      <w:pPr>
        <w:rPr>
          <w:ins w:id="1672" w:author="guisang.song" w:date="2025-10-20T16:22:00Z"/>
          <w:rFonts w:ascii="Times New Roman" w:hAnsi="Times New Roman"/>
        </w:rPr>
        <w:pPrChange w:id="1673" w:author="guisang.song" w:date="2025-10-20T16:22:00Z">
          <w:pPr/>
        </w:pPrChange>
      </w:pPr>
    </w:p>
    <w:p w:rsidR="004577E7" w:rsidRDefault="004577E7" w:rsidP="004577E7">
      <w:pPr>
        <w:pStyle w:val="a4"/>
        <w:numPr>
          <w:ilvl w:val="0"/>
          <w:numId w:val="12"/>
        </w:numPr>
        <w:wordWrap w:val="0"/>
        <w:autoSpaceDE w:val="0"/>
        <w:autoSpaceDN w:val="0"/>
        <w:ind w:leftChars="0"/>
        <w:rPr>
          <w:ins w:id="1674" w:author="guisang.song" w:date="2025-10-20T16:22:00Z"/>
          <w:rFonts w:ascii="Times New Roman" w:hAnsi="Times New Roman" w:hint="eastAsia"/>
        </w:rPr>
        <w:pPrChange w:id="1675" w:author="guisang.song" w:date="2025-10-20T16:22:00Z">
          <w:pPr/>
        </w:pPrChange>
      </w:pPr>
      <w:ins w:id="1676" w:author="guisang.song" w:date="2025-10-20T16:22:00Z">
        <w:r w:rsidRPr="006B3398">
          <w:rPr>
            <w:rFonts w:ascii="Times New Roman" w:hAnsi="Times New Roman"/>
          </w:rPr>
          <w:t>외국</w:t>
        </w:r>
        <w:r w:rsidRPr="006B3398">
          <w:rPr>
            <w:rFonts w:ascii="Times New Roman" w:hAnsi="Times New Roman"/>
          </w:rPr>
          <w:t xml:space="preserve"> </w:t>
        </w:r>
        <w:r w:rsidRPr="006B3398">
          <w:rPr>
            <w:rFonts w:ascii="Times New Roman" w:hAnsi="Times New Roman"/>
          </w:rPr>
          <w:t>법에는</w:t>
        </w:r>
        <w:r w:rsidRPr="006B3398">
          <w:rPr>
            <w:rFonts w:ascii="Times New Roman" w:hAnsi="Times New Roman"/>
          </w:rPr>
          <w:t xml:space="preserve"> </w:t>
        </w:r>
        <w:r w:rsidRPr="006B3398">
          <w:rPr>
            <w:rFonts w:ascii="Times New Roman" w:hAnsi="Times New Roman"/>
          </w:rPr>
          <w:t>없는</w:t>
        </w:r>
        <w:r w:rsidRPr="006B3398">
          <w:rPr>
            <w:rFonts w:ascii="Times New Roman" w:hAnsi="Times New Roman"/>
          </w:rPr>
          <w:t xml:space="preserve"> </w:t>
        </w:r>
        <w:r w:rsidRPr="006B3398">
          <w:rPr>
            <w:rFonts w:ascii="Times New Roman" w:hAnsi="Times New Roman"/>
          </w:rPr>
          <w:t>내용이</w:t>
        </w:r>
        <w:r w:rsidRPr="006B3398">
          <w:rPr>
            <w:rFonts w:ascii="Times New Roman" w:hAnsi="Times New Roman"/>
          </w:rPr>
          <w:t xml:space="preserve"> </w:t>
        </w:r>
        <w:r w:rsidRPr="006B3398">
          <w:rPr>
            <w:rFonts w:ascii="Times New Roman" w:hAnsi="Times New Roman"/>
          </w:rPr>
          <w:t>국내법에는</w:t>
        </w:r>
        <w:r w:rsidRPr="006B3398">
          <w:rPr>
            <w:rFonts w:ascii="Times New Roman" w:hAnsi="Times New Roman"/>
          </w:rPr>
          <w:t xml:space="preserve"> </w:t>
        </w:r>
        <w:r w:rsidRPr="006B3398">
          <w:rPr>
            <w:rFonts w:ascii="Times New Roman" w:hAnsi="Times New Roman"/>
          </w:rPr>
          <w:t>있거나</w:t>
        </w:r>
        <w:r w:rsidRPr="006B3398">
          <w:rPr>
            <w:rFonts w:ascii="Times New Roman" w:hAnsi="Times New Roman"/>
          </w:rPr>
          <w:t xml:space="preserve"> </w:t>
        </w:r>
        <w:r w:rsidRPr="006B3398">
          <w:rPr>
            <w:rFonts w:ascii="Times New Roman" w:hAnsi="Times New Roman"/>
          </w:rPr>
          <w:t>그</w:t>
        </w:r>
        <w:r w:rsidRPr="006B3398">
          <w:rPr>
            <w:rFonts w:ascii="Times New Roman" w:hAnsi="Times New Roman"/>
          </w:rPr>
          <w:t xml:space="preserve"> </w:t>
        </w:r>
        <w:r w:rsidRPr="006B3398">
          <w:rPr>
            <w:rFonts w:ascii="Times New Roman" w:hAnsi="Times New Roman"/>
          </w:rPr>
          <w:t>반대인</w:t>
        </w:r>
        <w:r w:rsidRPr="006B3398">
          <w:rPr>
            <w:rFonts w:ascii="Times New Roman" w:hAnsi="Times New Roman"/>
          </w:rPr>
          <w:t xml:space="preserve"> </w:t>
        </w:r>
        <w:r w:rsidRPr="006B3398">
          <w:rPr>
            <w:rFonts w:ascii="Times New Roman" w:hAnsi="Times New Roman"/>
          </w:rPr>
          <w:t>경우</w:t>
        </w:r>
        <w:r w:rsidRPr="006B3398">
          <w:rPr>
            <w:rFonts w:ascii="Times New Roman" w:hAnsi="Times New Roman"/>
          </w:rPr>
          <w:t xml:space="preserve">, (5) </w:t>
        </w:r>
        <w:r w:rsidRPr="006B3398">
          <w:rPr>
            <w:rFonts w:ascii="Times New Roman" w:hAnsi="Times New Roman"/>
          </w:rPr>
          <w:t>외국에서는</w:t>
        </w:r>
        <w:r w:rsidRPr="006B3398">
          <w:rPr>
            <w:rFonts w:ascii="Times New Roman" w:hAnsi="Times New Roman"/>
          </w:rPr>
          <w:t xml:space="preserve"> </w:t>
        </w:r>
        <w:r w:rsidRPr="006B3398">
          <w:rPr>
            <w:rFonts w:ascii="Times New Roman" w:hAnsi="Times New Roman"/>
          </w:rPr>
          <w:t>강제성이</w:t>
        </w:r>
        <w:r w:rsidRPr="006B3398">
          <w:rPr>
            <w:rFonts w:ascii="Times New Roman" w:hAnsi="Times New Roman"/>
          </w:rPr>
          <w:t xml:space="preserve"> </w:t>
        </w:r>
        <w:r w:rsidRPr="006B3398">
          <w:rPr>
            <w:rFonts w:ascii="Times New Roman" w:hAnsi="Times New Roman"/>
          </w:rPr>
          <w:t>있는</w:t>
        </w:r>
        <w:r w:rsidRPr="006B3398">
          <w:rPr>
            <w:rFonts w:ascii="Times New Roman" w:hAnsi="Times New Roman"/>
          </w:rPr>
          <w:t xml:space="preserve"> </w:t>
        </w:r>
        <w:r w:rsidRPr="006B3398">
          <w:rPr>
            <w:rFonts w:ascii="Times New Roman" w:hAnsi="Times New Roman"/>
          </w:rPr>
          <w:t>법이나</w:t>
        </w:r>
        <w:r w:rsidRPr="006B3398">
          <w:rPr>
            <w:rFonts w:ascii="Times New Roman" w:hAnsi="Times New Roman"/>
          </w:rPr>
          <w:t xml:space="preserve"> </w:t>
        </w:r>
        <w:r w:rsidRPr="006B3398">
          <w:rPr>
            <w:rFonts w:ascii="Times New Roman" w:hAnsi="Times New Roman"/>
          </w:rPr>
          <w:t>제도인데</w:t>
        </w:r>
        <w:r w:rsidRPr="006B3398">
          <w:rPr>
            <w:rFonts w:ascii="Times New Roman" w:hAnsi="Times New Roman"/>
          </w:rPr>
          <w:t xml:space="preserve">, </w:t>
        </w:r>
        <w:r w:rsidRPr="006B3398">
          <w:rPr>
            <w:rFonts w:ascii="Times New Roman" w:hAnsi="Times New Roman"/>
          </w:rPr>
          <w:t>우리나라에서는</w:t>
        </w:r>
        <w:r w:rsidRPr="006B3398">
          <w:rPr>
            <w:rFonts w:ascii="Times New Roman" w:hAnsi="Times New Roman"/>
          </w:rPr>
          <w:t xml:space="preserve"> </w:t>
        </w:r>
        <w:r w:rsidRPr="006B3398">
          <w:rPr>
            <w:rFonts w:ascii="Times New Roman" w:hAnsi="Times New Roman"/>
          </w:rPr>
          <w:t>강제력이</w:t>
        </w:r>
        <w:r w:rsidRPr="006B3398">
          <w:rPr>
            <w:rFonts w:ascii="Times New Roman" w:hAnsi="Times New Roman"/>
          </w:rPr>
          <w:t xml:space="preserve"> </w:t>
        </w:r>
        <w:r w:rsidRPr="006B3398">
          <w:rPr>
            <w:rFonts w:ascii="Times New Roman" w:hAnsi="Times New Roman"/>
          </w:rPr>
          <w:t>없거나</w:t>
        </w:r>
        <w:r w:rsidRPr="006B3398">
          <w:rPr>
            <w:rFonts w:ascii="Times New Roman" w:hAnsi="Times New Roman"/>
          </w:rPr>
          <w:t xml:space="preserve">, </w:t>
        </w:r>
        <w:r w:rsidRPr="006B3398">
          <w:rPr>
            <w:rFonts w:ascii="Times New Roman" w:hAnsi="Times New Roman"/>
          </w:rPr>
          <w:t>그</w:t>
        </w:r>
        <w:r w:rsidRPr="006B3398">
          <w:rPr>
            <w:rFonts w:ascii="Times New Roman" w:hAnsi="Times New Roman"/>
          </w:rPr>
          <w:t xml:space="preserve"> </w:t>
        </w:r>
        <w:r w:rsidRPr="006B3398">
          <w:rPr>
            <w:rFonts w:ascii="Times New Roman" w:hAnsi="Times New Roman"/>
          </w:rPr>
          <w:t>반대인</w:t>
        </w:r>
        <w:r w:rsidRPr="006B3398">
          <w:rPr>
            <w:rFonts w:ascii="Times New Roman" w:hAnsi="Times New Roman"/>
          </w:rPr>
          <w:t xml:space="preserve"> </w:t>
        </w:r>
        <w:r w:rsidRPr="006B3398">
          <w:rPr>
            <w:rFonts w:ascii="Times New Roman" w:hAnsi="Times New Roman"/>
          </w:rPr>
          <w:t>경우</w:t>
        </w:r>
        <w:r w:rsidRPr="006B3398">
          <w:rPr>
            <w:rFonts w:ascii="Times New Roman" w:hAnsi="Times New Roman"/>
          </w:rPr>
          <w:t xml:space="preserve"> </w:t>
        </w:r>
        <w:r w:rsidRPr="006B3398">
          <w:rPr>
            <w:rFonts w:ascii="Times New Roman" w:hAnsi="Times New Roman"/>
          </w:rPr>
          <w:t>등</w:t>
        </w:r>
      </w:ins>
    </w:p>
    <w:p w:rsidR="005B0DC1" w:rsidRPr="004577E7" w:rsidDel="004577E7" w:rsidRDefault="008421E5" w:rsidP="004577E7">
      <w:pPr>
        <w:pStyle w:val="a4"/>
        <w:numPr>
          <w:ilvl w:val="0"/>
          <w:numId w:val="12"/>
        </w:numPr>
        <w:wordWrap w:val="0"/>
        <w:autoSpaceDE w:val="0"/>
        <w:autoSpaceDN w:val="0"/>
        <w:ind w:leftChars="0"/>
        <w:rPr>
          <w:del w:id="1677" w:author="guisang.song" w:date="2025-10-20T16:20:00Z"/>
          <w:rFonts w:ascii="Times New Roman" w:hAnsi="Times New Roman"/>
          <w:rPrChange w:id="1678" w:author="guisang.song" w:date="2025-10-20T16:22:00Z">
            <w:rPr>
              <w:del w:id="1679" w:author="guisang.song" w:date="2025-10-20T16:20:00Z"/>
            </w:rPr>
          </w:rPrChange>
        </w:rPr>
        <w:pPrChange w:id="1680" w:author="guisang.song" w:date="2025-10-20T16:22:00Z">
          <w:pPr>
            <w:pStyle w:val="a4"/>
            <w:wordWrap w:val="0"/>
            <w:autoSpaceDE w:val="0"/>
            <w:autoSpaceDN w:val="0"/>
            <w:ind w:leftChars="0" w:left="403"/>
          </w:pPr>
        </w:pPrChange>
      </w:pPr>
      <w:del w:id="1681" w:author="guisang.song" w:date="2025-10-20T16:22:00Z">
        <w:r w:rsidRPr="004577E7" w:rsidDel="004577E7">
          <w:rPr>
            <w:rFonts w:ascii="Times New Roman" w:hAnsi="Times New Roman"/>
            <w:rPrChange w:id="1682" w:author="guisang.song" w:date="2025-10-20T16:22:00Z">
              <w:rPr>
                <w:rFonts w:hint="eastAsia"/>
              </w:rPr>
            </w:rPrChange>
          </w:rPr>
          <w:delText>외국</w:delText>
        </w:r>
        <w:r w:rsidRPr="004577E7" w:rsidDel="004577E7">
          <w:rPr>
            <w:rFonts w:ascii="Times New Roman" w:hAnsi="Times New Roman"/>
            <w:rPrChange w:id="1683" w:author="guisang.song" w:date="2025-10-20T16:22:00Z">
              <w:rPr>
                <w:rFonts w:hint="eastAsia"/>
              </w:rPr>
            </w:rPrChange>
          </w:rPr>
          <w:delText xml:space="preserve"> </w:delText>
        </w:r>
        <w:r w:rsidRPr="004577E7" w:rsidDel="004577E7">
          <w:rPr>
            <w:rFonts w:ascii="Times New Roman" w:hAnsi="Times New Roman"/>
            <w:rPrChange w:id="1684" w:author="guisang.song" w:date="2025-10-20T16:22:00Z">
              <w:rPr>
                <w:rFonts w:hint="eastAsia"/>
              </w:rPr>
            </w:rPrChange>
          </w:rPr>
          <w:delText>법에는</w:delText>
        </w:r>
        <w:r w:rsidRPr="004577E7" w:rsidDel="004577E7">
          <w:rPr>
            <w:rFonts w:ascii="Times New Roman" w:hAnsi="Times New Roman"/>
            <w:rPrChange w:id="1685" w:author="guisang.song" w:date="2025-10-20T16:22:00Z">
              <w:rPr>
                <w:rFonts w:hint="eastAsia"/>
              </w:rPr>
            </w:rPrChange>
          </w:rPr>
          <w:delText xml:space="preserve"> </w:delText>
        </w:r>
        <w:r w:rsidRPr="004577E7" w:rsidDel="004577E7">
          <w:rPr>
            <w:rFonts w:ascii="Times New Roman" w:hAnsi="Times New Roman"/>
            <w:rPrChange w:id="1686" w:author="guisang.song" w:date="2025-10-20T16:22:00Z">
              <w:rPr>
                <w:rFonts w:hint="eastAsia"/>
              </w:rPr>
            </w:rPrChange>
          </w:rPr>
          <w:delText>없는</w:delText>
        </w:r>
        <w:r w:rsidRPr="004577E7" w:rsidDel="004577E7">
          <w:rPr>
            <w:rFonts w:ascii="Times New Roman" w:hAnsi="Times New Roman"/>
            <w:rPrChange w:id="1687" w:author="guisang.song" w:date="2025-10-20T16:22:00Z">
              <w:rPr>
                <w:rFonts w:hint="eastAsia"/>
              </w:rPr>
            </w:rPrChange>
          </w:rPr>
          <w:delText xml:space="preserve"> </w:delText>
        </w:r>
        <w:r w:rsidRPr="004577E7" w:rsidDel="004577E7">
          <w:rPr>
            <w:rFonts w:ascii="Times New Roman" w:hAnsi="Times New Roman"/>
            <w:rPrChange w:id="1688" w:author="guisang.song" w:date="2025-10-20T16:22:00Z">
              <w:rPr>
                <w:rFonts w:hint="eastAsia"/>
              </w:rPr>
            </w:rPrChange>
          </w:rPr>
          <w:delText>내용이</w:delText>
        </w:r>
        <w:r w:rsidRPr="004577E7" w:rsidDel="004577E7">
          <w:rPr>
            <w:rFonts w:ascii="Times New Roman" w:hAnsi="Times New Roman"/>
            <w:rPrChange w:id="1689" w:author="guisang.song" w:date="2025-10-20T16:22:00Z">
              <w:rPr>
                <w:rFonts w:hint="eastAsia"/>
              </w:rPr>
            </w:rPrChange>
          </w:rPr>
          <w:delText xml:space="preserve"> </w:delText>
        </w:r>
        <w:r w:rsidRPr="004577E7" w:rsidDel="004577E7">
          <w:rPr>
            <w:rFonts w:ascii="Times New Roman" w:hAnsi="Times New Roman"/>
            <w:rPrChange w:id="1690" w:author="guisang.song" w:date="2025-10-20T16:22:00Z">
              <w:rPr>
                <w:rFonts w:hint="eastAsia"/>
              </w:rPr>
            </w:rPrChange>
          </w:rPr>
          <w:delText>국내법에는</w:delText>
        </w:r>
        <w:r w:rsidRPr="004577E7" w:rsidDel="004577E7">
          <w:rPr>
            <w:rFonts w:ascii="Times New Roman" w:hAnsi="Times New Roman"/>
            <w:rPrChange w:id="1691" w:author="guisang.song" w:date="2025-10-20T16:22:00Z">
              <w:rPr>
                <w:rFonts w:hint="eastAsia"/>
              </w:rPr>
            </w:rPrChange>
          </w:rPr>
          <w:delText xml:space="preserve"> </w:delText>
        </w:r>
        <w:r w:rsidR="00C657A5" w:rsidRPr="004577E7" w:rsidDel="004577E7">
          <w:rPr>
            <w:rFonts w:ascii="Times New Roman" w:hAnsi="Times New Roman"/>
            <w:rPrChange w:id="1692" w:author="guisang.song" w:date="2025-10-20T16:22:00Z">
              <w:rPr>
                <w:rFonts w:hint="eastAsia"/>
              </w:rPr>
            </w:rPrChange>
          </w:rPr>
          <w:delText>있거나</w:delText>
        </w:r>
        <w:r w:rsidR="00C657A5" w:rsidRPr="004577E7" w:rsidDel="004577E7">
          <w:rPr>
            <w:rFonts w:ascii="Times New Roman" w:hAnsi="Times New Roman"/>
            <w:rPrChange w:id="1693" w:author="guisang.song" w:date="2025-10-20T16:22:00Z">
              <w:rPr>
                <w:rFonts w:hint="eastAsia"/>
              </w:rPr>
            </w:rPrChange>
          </w:rPr>
          <w:delText xml:space="preserve"> </w:delText>
        </w:r>
        <w:r w:rsidRPr="004577E7" w:rsidDel="004577E7">
          <w:rPr>
            <w:rFonts w:ascii="Times New Roman" w:hAnsi="Times New Roman"/>
            <w:rPrChange w:id="1694" w:author="guisang.song" w:date="2025-10-20T16:22:00Z">
              <w:rPr>
                <w:rFonts w:hint="eastAsia"/>
              </w:rPr>
            </w:rPrChange>
          </w:rPr>
          <w:delText>그</w:delText>
        </w:r>
        <w:r w:rsidRPr="004577E7" w:rsidDel="004577E7">
          <w:rPr>
            <w:rFonts w:ascii="Times New Roman" w:hAnsi="Times New Roman"/>
            <w:rPrChange w:id="1695" w:author="guisang.song" w:date="2025-10-20T16:22:00Z">
              <w:rPr>
                <w:rFonts w:hint="eastAsia"/>
              </w:rPr>
            </w:rPrChange>
          </w:rPr>
          <w:delText xml:space="preserve"> </w:delText>
        </w:r>
        <w:r w:rsidRPr="004577E7" w:rsidDel="004577E7">
          <w:rPr>
            <w:rFonts w:ascii="Times New Roman" w:hAnsi="Times New Roman"/>
            <w:rPrChange w:id="1696" w:author="guisang.song" w:date="2025-10-20T16:22:00Z">
              <w:rPr>
                <w:rFonts w:hint="eastAsia"/>
              </w:rPr>
            </w:rPrChange>
          </w:rPr>
          <w:delText>반대인</w:delText>
        </w:r>
        <w:r w:rsidRPr="004577E7" w:rsidDel="004577E7">
          <w:rPr>
            <w:rFonts w:ascii="Times New Roman" w:hAnsi="Times New Roman"/>
            <w:rPrChange w:id="1697" w:author="guisang.song" w:date="2025-10-20T16:22:00Z">
              <w:rPr>
                <w:rFonts w:hint="eastAsia"/>
              </w:rPr>
            </w:rPrChange>
          </w:rPr>
          <w:delText xml:space="preserve"> </w:delText>
        </w:r>
        <w:r w:rsidRPr="004577E7" w:rsidDel="004577E7">
          <w:rPr>
            <w:rFonts w:ascii="Times New Roman" w:hAnsi="Times New Roman"/>
            <w:rPrChange w:id="1698" w:author="guisang.song" w:date="2025-10-20T16:22:00Z">
              <w:rPr>
                <w:rFonts w:hint="eastAsia"/>
              </w:rPr>
            </w:rPrChange>
          </w:rPr>
          <w:delText>경우</w:delText>
        </w:r>
        <w:r w:rsidR="00C657A5" w:rsidRPr="004577E7" w:rsidDel="004577E7">
          <w:rPr>
            <w:rFonts w:ascii="Times New Roman" w:hAnsi="Times New Roman"/>
            <w:rPrChange w:id="1699" w:author="guisang.song" w:date="2025-10-20T16:22:00Z">
              <w:rPr>
                <w:rFonts w:hint="eastAsia"/>
              </w:rPr>
            </w:rPrChange>
          </w:rPr>
          <w:delText>, (</w:delText>
        </w:r>
      </w:del>
      <w:del w:id="1700" w:author="guisang.song" w:date="2025-10-20T16:19:00Z">
        <w:r w:rsidR="00C657A5" w:rsidRPr="004577E7" w:rsidDel="004577E7">
          <w:rPr>
            <w:rFonts w:ascii="Times New Roman" w:hAnsi="Times New Roman"/>
            <w:rPrChange w:id="1701" w:author="guisang.song" w:date="2025-10-20T16:22:00Z">
              <w:rPr>
                <w:rFonts w:hint="eastAsia"/>
              </w:rPr>
            </w:rPrChange>
          </w:rPr>
          <w:delText>4</w:delText>
        </w:r>
      </w:del>
      <w:del w:id="1702" w:author="guisang.song" w:date="2025-10-20T16:22:00Z">
        <w:r w:rsidR="00C657A5" w:rsidRPr="004577E7" w:rsidDel="004577E7">
          <w:rPr>
            <w:rFonts w:ascii="Times New Roman" w:hAnsi="Times New Roman"/>
            <w:rPrChange w:id="1703" w:author="guisang.song" w:date="2025-10-20T16:22:00Z">
              <w:rPr>
                <w:rFonts w:hint="eastAsia"/>
              </w:rPr>
            </w:rPrChange>
          </w:rPr>
          <w:delText xml:space="preserve">) </w:delText>
        </w:r>
        <w:r w:rsidR="00C657A5" w:rsidRPr="004577E7" w:rsidDel="004577E7">
          <w:rPr>
            <w:rFonts w:ascii="Times New Roman" w:hAnsi="Times New Roman"/>
            <w:rPrChange w:id="1704" w:author="guisang.song" w:date="2025-10-20T16:22:00Z">
              <w:rPr>
                <w:rFonts w:hint="eastAsia"/>
              </w:rPr>
            </w:rPrChange>
          </w:rPr>
          <w:delText>외국에서는</w:delText>
        </w:r>
        <w:r w:rsidR="00C657A5" w:rsidRPr="004577E7" w:rsidDel="004577E7">
          <w:rPr>
            <w:rFonts w:ascii="Times New Roman" w:hAnsi="Times New Roman"/>
            <w:rPrChange w:id="1705" w:author="guisang.song" w:date="2025-10-20T16:22:00Z">
              <w:rPr>
                <w:rFonts w:hint="eastAsia"/>
              </w:rPr>
            </w:rPrChange>
          </w:rPr>
          <w:delText xml:space="preserve"> </w:delText>
        </w:r>
        <w:r w:rsidR="00C657A5" w:rsidRPr="004577E7" w:rsidDel="004577E7">
          <w:rPr>
            <w:rFonts w:ascii="Times New Roman" w:hAnsi="Times New Roman"/>
            <w:rPrChange w:id="1706" w:author="guisang.song" w:date="2025-10-20T16:22:00Z">
              <w:rPr>
                <w:rFonts w:hint="eastAsia"/>
              </w:rPr>
            </w:rPrChange>
          </w:rPr>
          <w:delText>강제성이</w:delText>
        </w:r>
        <w:r w:rsidR="00C657A5" w:rsidRPr="004577E7" w:rsidDel="004577E7">
          <w:rPr>
            <w:rFonts w:ascii="Times New Roman" w:hAnsi="Times New Roman"/>
            <w:rPrChange w:id="1707" w:author="guisang.song" w:date="2025-10-20T16:22:00Z">
              <w:rPr>
                <w:rFonts w:hint="eastAsia"/>
              </w:rPr>
            </w:rPrChange>
          </w:rPr>
          <w:delText xml:space="preserve"> </w:delText>
        </w:r>
        <w:r w:rsidR="00C657A5" w:rsidRPr="004577E7" w:rsidDel="004577E7">
          <w:rPr>
            <w:rFonts w:ascii="Times New Roman" w:hAnsi="Times New Roman"/>
            <w:rPrChange w:id="1708" w:author="guisang.song" w:date="2025-10-20T16:22:00Z">
              <w:rPr>
                <w:rFonts w:hint="eastAsia"/>
              </w:rPr>
            </w:rPrChange>
          </w:rPr>
          <w:delText>있는</w:delText>
        </w:r>
        <w:r w:rsidR="00C657A5" w:rsidRPr="004577E7" w:rsidDel="004577E7">
          <w:rPr>
            <w:rFonts w:ascii="Times New Roman" w:hAnsi="Times New Roman"/>
            <w:rPrChange w:id="1709" w:author="guisang.song" w:date="2025-10-20T16:22:00Z">
              <w:rPr>
                <w:rFonts w:hint="eastAsia"/>
              </w:rPr>
            </w:rPrChange>
          </w:rPr>
          <w:delText xml:space="preserve"> </w:delText>
        </w:r>
        <w:r w:rsidR="00C657A5" w:rsidRPr="004577E7" w:rsidDel="004577E7">
          <w:rPr>
            <w:rFonts w:ascii="Times New Roman" w:hAnsi="Times New Roman"/>
            <w:rPrChange w:id="1710" w:author="guisang.song" w:date="2025-10-20T16:22:00Z">
              <w:rPr>
                <w:rFonts w:hint="eastAsia"/>
              </w:rPr>
            </w:rPrChange>
          </w:rPr>
          <w:delText>법이나</w:delText>
        </w:r>
        <w:r w:rsidR="00C657A5" w:rsidRPr="004577E7" w:rsidDel="004577E7">
          <w:rPr>
            <w:rFonts w:ascii="Times New Roman" w:hAnsi="Times New Roman"/>
            <w:rPrChange w:id="1711" w:author="guisang.song" w:date="2025-10-20T16:22:00Z">
              <w:rPr>
                <w:rFonts w:hint="eastAsia"/>
              </w:rPr>
            </w:rPrChange>
          </w:rPr>
          <w:delText xml:space="preserve"> </w:delText>
        </w:r>
        <w:r w:rsidR="00C657A5" w:rsidRPr="004577E7" w:rsidDel="004577E7">
          <w:rPr>
            <w:rFonts w:ascii="Times New Roman" w:hAnsi="Times New Roman"/>
            <w:rPrChange w:id="1712" w:author="guisang.song" w:date="2025-10-20T16:22:00Z">
              <w:rPr>
                <w:rFonts w:hint="eastAsia"/>
              </w:rPr>
            </w:rPrChange>
          </w:rPr>
          <w:delText>제도인데</w:delText>
        </w:r>
        <w:r w:rsidR="00C657A5" w:rsidRPr="004577E7" w:rsidDel="004577E7">
          <w:rPr>
            <w:rFonts w:ascii="Times New Roman" w:hAnsi="Times New Roman"/>
            <w:rPrChange w:id="1713" w:author="guisang.song" w:date="2025-10-20T16:22:00Z">
              <w:rPr>
                <w:rFonts w:hint="eastAsia"/>
              </w:rPr>
            </w:rPrChange>
          </w:rPr>
          <w:delText>,</w:delText>
        </w:r>
        <w:r w:rsidR="00C657A5" w:rsidRPr="004577E7" w:rsidDel="004577E7">
          <w:rPr>
            <w:rFonts w:ascii="Times New Roman" w:hAnsi="Times New Roman"/>
            <w:rPrChange w:id="1714" w:author="guisang.song" w:date="2025-10-20T16:22:00Z">
              <w:rPr/>
            </w:rPrChange>
          </w:rPr>
          <w:delText xml:space="preserve"> </w:delText>
        </w:r>
        <w:r w:rsidR="00C657A5" w:rsidRPr="004577E7" w:rsidDel="004577E7">
          <w:rPr>
            <w:rFonts w:ascii="Times New Roman" w:hAnsi="Times New Roman"/>
            <w:rPrChange w:id="1715" w:author="guisang.song" w:date="2025-10-20T16:22:00Z">
              <w:rPr>
                <w:rFonts w:hint="eastAsia"/>
              </w:rPr>
            </w:rPrChange>
          </w:rPr>
          <w:delText>우리나라에서는</w:delText>
        </w:r>
        <w:r w:rsidR="00C657A5" w:rsidRPr="004577E7" w:rsidDel="004577E7">
          <w:rPr>
            <w:rFonts w:ascii="Times New Roman" w:hAnsi="Times New Roman"/>
            <w:rPrChange w:id="1716" w:author="guisang.song" w:date="2025-10-20T16:22:00Z">
              <w:rPr>
                <w:rFonts w:hint="eastAsia"/>
              </w:rPr>
            </w:rPrChange>
          </w:rPr>
          <w:delText xml:space="preserve"> </w:delText>
        </w:r>
        <w:r w:rsidR="00C657A5" w:rsidRPr="004577E7" w:rsidDel="004577E7">
          <w:rPr>
            <w:rFonts w:ascii="Times New Roman" w:hAnsi="Times New Roman"/>
            <w:rPrChange w:id="1717" w:author="guisang.song" w:date="2025-10-20T16:22:00Z">
              <w:rPr>
                <w:rFonts w:hint="eastAsia"/>
              </w:rPr>
            </w:rPrChange>
          </w:rPr>
          <w:delText>강제력이</w:delText>
        </w:r>
        <w:r w:rsidR="00C657A5" w:rsidRPr="004577E7" w:rsidDel="004577E7">
          <w:rPr>
            <w:rFonts w:ascii="Times New Roman" w:hAnsi="Times New Roman"/>
            <w:rPrChange w:id="1718" w:author="guisang.song" w:date="2025-10-20T16:22:00Z">
              <w:rPr>
                <w:rFonts w:hint="eastAsia"/>
              </w:rPr>
            </w:rPrChange>
          </w:rPr>
          <w:delText xml:space="preserve"> </w:delText>
        </w:r>
        <w:r w:rsidR="00C657A5" w:rsidRPr="004577E7" w:rsidDel="004577E7">
          <w:rPr>
            <w:rFonts w:ascii="Times New Roman" w:hAnsi="Times New Roman"/>
            <w:rPrChange w:id="1719" w:author="guisang.song" w:date="2025-10-20T16:22:00Z">
              <w:rPr>
                <w:rFonts w:hint="eastAsia"/>
              </w:rPr>
            </w:rPrChange>
          </w:rPr>
          <w:delText>없거나</w:delText>
        </w:r>
        <w:r w:rsidR="00C657A5" w:rsidRPr="004577E7" w:rsidDel="004577E7">
          <w:rPr>
            <w:rFonts w:ascii="Times New Roman" w:hAnsi="Times New Roman"/>
            <w:rPrChange w:id="1720" w:author="guisang.song" w:date="2025-10-20T16:22:00Z">
              <w:rPr>
                <w:rFonts w:hint="eastAsia"/>
              </w:rPr>
            </w:rPrChange>
          </w:rPr>
          <w:delText>,</w:delText>
        </w:r>
        <w:r w:rsidR="00C657A5" w:rsidRPr="004577E7" w:rsidDel="004577E7">
          <w:rPr>
            <w:rFonts w:ascii="Times New Roman" w:hAnsi="Times New Roman"/>
            <w:rPrChange w:id="1721" w:author="guisang.song" w:date="2025-10-20T16:22:00Z">
              <w:rPr/>
            </w:rPrChange>
          </w:rPr>
          <w:delText xml:space="preserve"> </w:delText>
        </w:r>
        <w:r w:rsidR="00C657A5" w:rsidRPr="004577E7" w:rsidDel="004577E7">
          <w:rPr>
            <w:rFonts w:ascii="Times New Roman" w:hAnsi="Times New Roman"/>
            <w:rPrChange w:id="1722" w:author="guisang.song" w:date="2025-10-20T16:22:00Z">
              <w:rPr>
                <w:rFonts w:hint="eastAsia"/>
              </w:rPr>
            </w:rPrChange>
          </w:rPr>
          <w:delText>그</w:delText>
        </w:r>
        <w:r w:rsidR="00C657A5" w:rsidRPr="004577E7" w:rsidDel="004577E7">
          <w:rPr>
            <w:rFonts w:ascii="Times New Roman" w:hAnsi="Times New Roman"/>
            <w:rPrChange w:id="1723" w:author="guisang.song" w:date="2025-10-20T16:22:00Z">
              <w:rPr>
                <w:rFonts w:hint="eastAsia"/>
              </w:rPr>
            </w:rPrChange>
          </w:rPr>
          <w:delText xml:space="preserve"> </w:delText>
        </w:r>
        <w:r w:rsidR="00C657A5" w:rsidRPr="004577E7" w:rsidDel="004577E7">
          <w:rPr>
            <w:rFonts w:ascii="Times New Roman" w:hAnsi="Times New Roman"/>
            <w:rPrChange w:id="1724" w:author="guisang.song" w:date="2025-10-20T16:22:00Z">
              <w:rPr>
                <w:rFonts w:hint="eastAsia"/>
              </w:rPr>
            </w:rPrChange>
          </w:rPr>
          <w:delText>반대인</w:delText>
        </w:r>
        <w:r w:rsidR="00C657A5" w:rsidRPr="004577E7" w:rsidDel="004577E7">
          <w:rPr>
            <w:rFonts w:ascii="Times New Roman" w:hAnsi="Times New Roman"/>
            <w:rPrChange w:id="1725" w:author="guisang.song" w:date="2025-10-20T16:22:00Z">
              <w:rPr>
                <w:rFonts w:hint="eastAsia"/>
              </w:rPr>
            </w:rPrChange>
          </w:rPr>
          <w:delText xml:space="preserve"> </w:delText>
        </w:r>
        <w:r w:rsidR="00C657A5" w:rsidRPr="004577E7" w:rsidDel="004577E7">
          <w:rPr>
            <w:rFonts w:ascii="Times New Roman" w:hAnsi="Times New Roman"/>
            <w:rPrChange w:id="1726" w:author="guisang.song" w:date="2025-10-20T16:22:00Z">
              <w:rPr>
                <w:rFonts w:hint="eastAsia"/>
              </w:rPr>
            </w:rPrChange>
          </w:rPr>
          <w:delText>경우</w:delText>
        </w:r>
        <w:r w:rsidR="00C657A5" w:rsidRPr="004577E7" w:rsidDel="004577E7">
          <w:rPr>
            <w:rFonts w:ascii="Times New Roman" w:hAnsi="Times New Roman"/>
            <w:rPrChange w:id="1727" w:author="guisang.song" w:date="2025-10-20T16:22:00Z">
              <w:rPr>
                <w:rFonts w:hint="eastAsia"/>
              </w:rPr>
            </w:rPrChange>
          </w:rPr>
          <w:delText xml:space="preserve"> </w:delText>
        </w:r>
        <w:r w:rsidR="00C657A5" w:rsidRPr="004577E7" w:rsidDel="004577E7">
          <w:rPr>
            <w:rFonts w:ascii="Times New Roman" w:hAnsi="Times New Roman"/>
            <w:rPrChange w:id="1728" w:author="guisang.song" w:date="2025-10-20T16:22:00Z">
              <w:rPr>
                <w:rFonts w:hint="eastAsia"/>
              </w:rPr>
            </w:rPrChange>
          </w:rPr>
          <w:delText>등</w:delText>
        </w:r>
      </w:del>
      <w:del w:id="1729" w:author="guisang.song" w:date="2025-10-20T16:20:00Z">
        <w:r w:rsidR="00C657A5" w:rsidRPr="004577E7" w:rsidDel="004577E7">
          <w:rPr>
            <w:rFonts w:ascii="Times New Roman" w:hAnsi="Times New Roman"/>
            <w:rPrChange w:id="1730" w:author="guisang.song" w:date="2025-10-20T16:22:00Z">
              <w:rPr>
                <w:rFonts w:hint="eastAsia"/>
              </w:rPr>
            </w:rPrChange>
          </w:rPr>
          <w:delText>이</w:delText>
        </w:r>
        <w:r w:rsidRPr="004577E7" w:rsidDel="004577E7">
          <w:rPr>
            <w:rFonts w:ascii="Times New Roman" w:hAnsi="Times New Roman"/>
            <w:rPrChange w:id="1731" w:author="guisang.song" w:date="2025-10-20T16:22:00Z">
              <w:rPr>
                <w:rFonts w:hint="eastAsia"/>
              </w:rPr>
            </w:rPrChange>
          </w:rPr>
          <w:delText xml:space="preserve"> </w:delText>
        </w:r>
        <w:r w:rsidRPr="004577E7" w:rsidDel="004577E7">
          <w:rPr>
            <w:rFonts w:ascii="Times New Roman" w:hAnsi="Times New Roman"/>
            <w:rPrChange w:id="1732" w:author="guisang.song" w:date="2025-10-20T16:22:00Z">
              <w:rPr>
                <w:rFonts w:hint="eastAsia"/>
              </w:rPr>
            </w:rPrChange>
          </w:rPr>
          <w:delText>있는지를</w:delText>
        </w:r>
        <w:r w:rsidRPr="004577E7" w:rsidDel="004577E7">
          <w:rPr>
            <w:rFonts w:ascii="Times New Roman" w:hAnsi="Times New Roman"/>
            <w:rPrChange w:id="1733" w:author="guisang.song" w:date="2025-10-20T16:22:00Z">
              <w:rPr>
                <w:rFonts w:hint="eastAsia"/>
              </w:rPr>
            </w:rPrChange>
          </w:rPr>
          <w:delText xml:space="preserve"> </w:delText>
        </w:r>
        <w:r w:rsidRPr="004577E7" w:rsidDel="004577E7">
          <w:rPr>
            <w:rFonts w:ascii="Times New Roman" w:hAnsi="Times New Roman"/>
            <w:rPrChange w:id="1734" w:author="guisang.song" w:date="2025-10-20T16:22:00Z">
              <w:rPr>
                <w:rFonts w:hint="eastAsia"/>
              </w:rPr>
            </w:rPrChange>
          </w:rPr>
          <w:delText>특히</w:delText>
        </w:r>
        <w:r w:rsidRPr="004577E7" w:rsidDel="004577E7">
          <w:rPr>
            <w:rFonts w:ascii="Times New Roman" w:hAnsi="Times New Roman"/>
            <w:rPrChange w:id="1735" w:author="guisang.song" w:date="2025-10-20T16:22:00Z">
              <w:rPr>
                <w:rFonts w:hint="eastAsia"/>
              </w:rPr>
            </w:rPrChange>
          </w:rPr>
          <w:delText xml:space="preserve"> </w:delText>
        </w:r>
        <w:r w:rsidRPr="004577E7" w:rsidDel="004577E7">
          <w:rPr>
            <w:rFonts w:ascii="Times New Roman" w:hAnsi="Times New Roman"/>
            <w:rPrChange w:id="1736" w:author="guisang.song" w:date="2025-10-20T16:22:00Z">
              <w:rPr>
                <w:rFonts w:hint="eastAsia"/>
              </w:rPr>
            </w:rPrChange>
          </w:rPr>
          <w:delText>잘</w:delText>
        </w:r>
        <w:r w:rsidRPr="004577E7" w:rsidDel="004577E7">
          <w:rPr>
            <w:rFonts w:ascii="Times New Roman" w:hAnsi="Times New Roman"/>
            <w:rPrChange w:id="1737" w:author="guisang.song" w:date="2025-10-20T16:22:00Z">
              <w:rPr>
                <w:rFonts w:hint="eastAsia"/>
              </w:rPr>
            </w:rPrChange>
          </w:rPr>
          <w:delText xml:space="preserve"> </w:delText>
        </w:r>
        <w:r w:rsidR="00C657A5" w:rsidRPr="004577E7" w:rsidDel="004577E7">
          <w:rPr>
            <w:rFonts w:ascii="Times New Roman" w:hAnsi="Times New Roman"/>
            <w:rPrChange w:id="1738" w:author="guisang.song" w:date="2025-10-20T16:22:00Z">
              <w:rPr>
                <w:rFonts w:hint="eastAsia"/>
              </w:rPr>
            </w:rPrChange>
          </w:rPr>
          <w:delText>살펴서</w:delText>
        </w:r>
        <w:r w:rsidR="00C657A5" w:rsidRPr="004577E7" w:rsidDel="004577E7">
          <w:rPr>
            <w:rFonts w:ascii="Times New Roman" w:hAnsi="Times New Roman"/>
            <w:rPrChange w:id="1739" w:author="guisang.song" w:date="2025-10-20T16:22:00Z">
              <w:rPr>
                <w:rFonts w:hint="eastAsia"/>
              </w:rPr>
            </w:rPrChange>
          </w:rPr>
          <w:delText xml:space="preserve"> </w:delText>
        </w:r>
        <w:r w:rsidR="00C657A5" w:rsidRPr="004577E7" w:rsidDel="004577E7">
          <w:rPr>
            <w:rFonts w:ascii="Times New Roman" w:hAnsi="Times New Roman"/>
            <w:rPrChange w:id="1740" w:author="guisang.song" w:date="2025-10-20T16:22:00Z">
              <w:rPr>
                <w:rFonts w:hint="eastAsia"/>
              </w:rPr>
            </w:rPrChange>
          </w:rPr>
          <w:delText>포함해줘</w:delText>
        </w:r>
        <w:r w:rsidR="00C657A5" w:rsidRPr="004577E7" w:rsidDel="004577E7">
          <w:rPr>
            <w:rFonts w:ascii="Times New Roman" w:hAnsi="Times New Roman"/>
            <w:rPrChange w:id="1741" w:author="guisang.song" w:date="2025-10-20T16:22:00Z">
              <w:rPr>
                <w:rFonts w:hint="eastAsia"/>
              </w:rPr>
            </w:rPrChange>
          </w:rPr>
          <w:delText>.</w:delText>
        </w:r>
      </w:del>
      <w:del w:id="1742" w:author="guisang.song" w:date="2025-10-20T16:22:00Z">
        <w:r w:rsidRPr="004577E7" w:rsidDel="004577E7">
          <w:rPr>
            <w:rFonts w:ascii="Times New Roman" w:hAnsi="Times New Roman"/>
            <w:rPrChange w:id="1743" w:author="guisang.song" w:date="2025-10-20T16:22:00Z">
              <w:rPr>
                <w:rFonts w:hint="eastAsia"/>
              </w:rPr>
            </w:rPrChange>
          </w:rPr>
          <w:delText xml:space="preserve"> </w:delText>
        </w:r>
      </w:del>
    </w:p>
    <w:p w:rsidR="00AD3229" w:rsidRPr="004577E7" w:rsidDel="004577E7" w:rsidRDefault="00AD3229" w:rsidP="004577E7">
      <w:pPr>
        <w:rPr>
          <w:del w:id="1744" w:author="guisang.song" w:date="2025-10-20T16:20:00Z"/>
          <w:rFonts w:hint="eastAsia"/>
          <w:rPrChange w:id="1745" w:author="guisang.song" w:date="2025-10-20T16:20:00Z">
            <w:rPr>
              <w:del w:id="1746" w:author="guisang.song" w:date="2025-10-20T16:20:00Z"/>
            </w:rPr>
          </w:rPrChange>
        </w:rPr>
        <w:pPrChange w:id="1747" w:author="guisang.song" w:date="2025-10-20T16:22:00Z">
          <w:pPr>
            <w:wordWrap w:val="0"/>
            <w:autoSpaceDE w:val="0"/>
            <w:autoSpaceDN w:val="0"/>
          </w:pPr>
        </w:pPrChange>
      </w:pPr>
    </w:p>
    <w:p w:rsidR="00880410" w:rsidRPr="00EE4134" w:rsidRDefault="00880410" w:rsidP="004577E7">
      <w:pPr>
        <w:rPr>
          <w:rPrChange w:id="1748" w:author="guisang.song" w:date="2025-10-20T15:26:00Z">
            <w:rPr>
              <w:b/>
            </w:rPr>
          </w:rPrChange>
        </w:rPr>
        <w:pPrChange w:id="1749" w:author="guisang.song" w:date="2025-10-20T16:22:00Z">
          <w:pPr/>
        </w:pPrChange>
      </w:pPr>
      <w:r w:rsidRPr="00EE4134">
        <w:rPr>
          <w:rPrChange w:id="1750" w:author="guisang.song" w:date="2025-10-20T15:26:00Z">
            <w:rPr>
              <w:b/>
            </w:rPr>
          </w:rPrChange>
        </w:rPr>
        <w:br w:type="page"/>
      </w:r>
    </w:p>
    <w:p w:rsidR="00AD3229" w:rsidRPr="00EE4134" w:rsidRDefault="00AD3229" w:rsidP="00AD3229">
      <w:pPr>
        <w:pStyle w:val="a4"/>
        <w:numPr>
          <w:ilvl w:val="0"/>
          <w:numId w:val="2"/>
        </w:numPr>
        <w:wordWrap w:val="0"/>
        <w:autoSpaceDE w:val="0"/>
        <w:autoSpaceDN w:val="0"/>
        <w:ind w:leftChars="0" w:left="403" w:hanging="403"/>
        <w:rPr>
          <w:rFonts w:ascii="Times New Roman" w:hAnsi="Times New Roman"/>
          <w:b/>
          <w:rPrChange w:id="1751" w:author="guisang.song" w:date="2025-10-20T15:26:00Z">
            <w:rPr>
              <w:b/>
            </w:rPr>
          </w:rPrChange>
        </w:rPr>
      </w:pPr>
      <w:proofErr w:type="spellStart"/>
      <w:r w:rsidRPr="00EE4134">
        <w:rPr>
          <w:rFonts w:ascii="Times New Roman" w:hAnsi="Times New Roman"/>
          <w:b/>
          <w:rPrChange w:id="1752" w:author="guisang.song" w:date="2025-10-20T15:26:00Z">
            <w:rPr>
              <w:rFonts w:hint="eastAsia"/>
              <w:b/>
            </w:rPr>
          </w:rPrChange>
        </w:rPr>
        <w:lastRenderedPageBreak/>
        <w:t>산업군별</w:t>
      </w:r>
      <w:proofErr w:type="spellEnd"/>
      <w:r w:rsidRPr="00EE4134">
        <w:rPr>
          <w:rFonts w:ascii="Times New Roman" w:hAnsi="Times New Roman"/>
          <w:b/>
          <w:rPrChange w:id="1753" w:author="guisang.song" w:date="2025-10-20T15:26:00Z">
            <w:rPr>
              <w:rFonts w:hint="eastAsia"/>
              <w:b/>
            </w:rPr>
          </w:rPrChange>
        </w:rPr>
        <w:t xml:space="preserve"> </w:t>
      </w:r>
      <w:r w:rsidRPr="00EE4134">
        <w:rPr>
          <w:rFonts w:ascii="Times New Roman" w:hAnsi="Times New Roman"/>
          <w:b/>
          <w:rPrChange w:id="1754" w:author="guisang.song" w:date="2025-10-20T15:26:00Z">
            <w:rPr>
              <w:rFonts w:hint="eastAsia"/>
              <w:b/>
            </w:rPr>
          </w:rPrChange>
        </w:rPr>
        <w:t>빈출</w:t>
      </w:r>
      <w:r w:rsidRPr="00EE4134">
        <w:rPr>
          <w:rFonts w:ascii="Times New Roman" w:hAnsi="Times New Roman"/>
          <w:b/>
          <w:rPrChange w:id="1755" w:author="guisang.song" w:date="2025-10-20T15:26:00Z">
            <w:rPr>
              <w:rFonts w:hint="eastAsia"/>
              <w:b/>
            </w:rPr>
          </w:rPrChange>
        </w:rPr>
        <w:t xml:space="preserve"> </w:t>
      </w:r>
      <w:r w:rsidRPr="00EE4134">
        <w:rPr>
          <w:rFonts w:ascii="Times New Roman" w:hAnsi="Times New Roman"/>
          <w:b/>
          <w:rPrChange w:id="1756" w:author="guisang.song" w:date="2025-10-20T15:26:00Z">
            <w:rPr>
              <w:rFonts w:hint="eastAsia"/>
              <w:b/>
            </w:rPr>
          </w:rPrChange>
        </w:rPr>
        <w:t>예상</w:t>
      </w:r>
      <w:r w:rsidRPr="00EE4134">
        <w:rPr>
          <w:rFonts w:ascii="Times New Roman" w:hAnsi="Times New Roman"/>
          <w:b/>
          <w:rPrChange w:id="1757" w:author="guisang.song" w:date="2025-10-20T15:26:00Z">
            <w:rPr>
              <w:rFonts w:hint="eastAsia"/>
              <w:b/>
            </w:rPr>
          </w:rPrChange>
        </w:rPr>
        <w:t xml:space="preserve"> </w:t>
      </w:r>
      <w:r w:rsidRPr="00EE4134">
        <w:rPr>
          <w:rFonts w:ascii="Times New Roman" w:hAnsi="Times New Roman"/>
          <w:b/>
          <w:rPrChange w:id="1758" w:author="guisang.song" w:date="2025-10-20T15:26:00Z">
            <w:rPr>
              <w:rFonts w:hint="eastAsia"/>
              <w:b/>
            </w:rPr>
          </w:rPrChange>
        </w:rPr>
        <w:t>법령</w:t>
      </w:r>
    </w:p>
    <w:tbl>
      <w:tblPr>
        <w:tblStyle w:val="a7"/>
        <w:tblW w:w="0" w:type="auto"/>
        <w:tblInd w:w="403" w:type="dxa"/>
        <w:tblLook w:val="04A0" w:firstRow="1" w:lastRow="0" w:firstColumn="1" w:lastColumn="0" w:noHBand="0" w:noVBand="1"/>
        <w:tblPrChange w:id="1759" w:author="guisang.song" w:date="2025-10-20T17:00:00Z">
          <w:tblPr>
            <w:tblStyle w:val="a7"/>
            <w:tblW w:w="0" w:type="auto"/>
            <w:tblInd w:w="403" w:type="dxa"/>
            <w:tblLook w:val="04A0" w:firstRow="1" w:lastRow="0" w:firstColumn="1" w:lastColumn="0" w:noHBand="0" w:noVBand="1"/>
          </w:tblPr>
        </w:tblPrChange>
      </w:tblPr>
      <w:tblGrid>
        <w:gridCol w:w="868"/>
        <w:gridCol w:w="2410"/>
        <w:gridCol w:w="6061"/>
        <w:tblGridChange w:id="1760">
          <w:tblGrid>
            <w:gridCol w:w="1010"/>
            <w:gridCol w:w="2268"/>
            <w:gridCol w:w="6061"/>
          </w:tblGrid>
        </w:tblGridChange>
      </w:tblGrid>
      <w:tr w:rsidR="00C056A0" w:rsidRPr="00EE4134" w:rsidTr="00AD46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tcPrChange w:id="1761" w:author="guisang.song" w:date="2025-10-20T17:00:00Z">
              <w:tcPr>
                <w:tcW w:w="1010" w:type="dxa"/>
              </w:tcPr>
            </w:tcPrChange>
          </w:tcPr>
          <w:p w:rsidR="00C056A0" w:rsidRPr="00EE4134" w:rsidRDefault="00C056A0" w:rsidP="00AD3229">
            <w:pPr>
              <w:pStyle w:val="a4"/>
              <w:wordWrap w:val="0"/>
              <w:autoSpaceDE w:val="0"/>
              <w:autoSpaceDN w:val="0"/>
              <w:ind w:leftChars="0" w:left="0"/>
              <w:cnfStyle w:val="101000000000" w:firstRow="1" w:lastRow="0" w:firstColumn="1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rPrChange w:id="1762" w:author="guisang.song" w:date="2025-10-20T15:26:00Z">
                  <w:rPr>
                    <w:rFonts w:asciiTheme="minorEastAsia" w:eastAsiaTheme="minorEastAsia" w:hAnsiTheme="minorEastAsia"/>
                    <w:b/>
                  </w:rPr>
                </w:rPrChange>
              </w:rPr>
            </w:pPr>
            <w:r w:rsidRPr="00EE4134">
              <w:rPr>
                <w:rFonts w:eastAsiaTheme="minorEastAsia"/>
                <w:b/>
                <w:rPrChange w:id="1763" w:author="guisang.song" w:date="2025-10-20T15:26:00Z">
                  <w:rPr>
                    <w:rFonts w:asciiTheme="minorEastAsia" w:eastAsiaTheme="minorEastAsia" w:hAnsiTheme="minorEastAsia" w:hint="eastAsia"/>
                    <w:b/>
                  </w:rPr>
                </w:rPrChange>
              </w:rPr>
              <w:t>연번</w:t>
            </w:r>
          </w:p>
        </w:tc>
        <w:tc>
          <w:tcPr>
            <w:tcW w:w="2410" w:type="dxa"/>
            <w:tcPrChange w:id="1764" w:author="guisang.song" w:date="2025-10-20T17:00:00Z">
              <w:tcPr>
                <w:tcW w:w="2268" w:type="dxa"/>
              </w:tcPr>
            </w:tcPrChange>
          </w:tcPr>
          <w:p w:rsidR="00C056A0" w:rsidRPr="00EE4134" w:rsidRDefault="00C056A0" w:rsidP="00AD3229">
            <w:pPr>
              <w:pStyle w:val="a4"/>
              <w:wordWrap w:val="0"/>
              <w:autoSpaceDE w:val="0"/>
              <w:autoSpaceDN w:val="0"/>
              <w:ind w:leftChars="0"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rPrChange w:id="1765" w:author="guisang.song" w:date="2025-10-20T15:26:00Z">
                  <w:rPr>
                    <w:b/>
                  </w:rPr>
                </w:rPrChange>
              </w:rPr>
            </w:pPr>
            <w:proofErr w:type="spellStart"/>
            <w:r w:rsidRPr="00EE4134">
              <w:rPr>
                <w:rFonts w:eastAsiaTheme="minorEastAsia"/>
                <w:b/>
                <w:rPrChange w:id="1766" w:author="guisang.song" w:date="2025-10-20T15:26:00Z">
                  <w:rPr>
                    <w:rFonts w:asciiTheme="minorEastAsia" w:eastAsiaTheme="minorEastAsia" w:hAnsiTheme="minorEastAsia" w:hint="eastAsia"/>
                    <w:b/>
                  </w:rPr>
                </w:rPrChange>
              </w:rPr>
              <w:t>산업군</w:t>
            </w:r>
            <w:proofErr w:type="spellEnd"/>
          </w:p>
        </w:tc>
        <w:tc>
          <w:tcPr>
            <w:tcW w:w="6061" w:type="dxa"/>
            <w:tcPrChange w:id="1767" w:author="guisang.song" w:date="2025-10-20T17:00:00Z">
              <w:tcPr>
                <w:tcW w:w="6061" w:type="dxa"/>
              </w:tcPr>
            </w:tcPrChange>
          </w:tcPr>
          <w:p w:rsidR="00C056A0" w:rsidRPr="00EE4134" w:rsidRDefault="00C056A0" w:rsidP="00AD3229">
            <w:pPr>
              <w:pStyle w:val="a4"/>
              <w:wordWrap w:val="0"/>
              <w:autoSpaceDE w:val="0"/>
              <w:autoSpaceDN w:val="0"/>
              <w:ind w:leftChars="0"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rPrChange w:id="1768" w:author="guisang.song" w:date="2025-10-20T15:26:00Z">
                  <w:rPr>
                    <w:b/>
                  </w:rPr>
                </w:rPrChange>
              </w:rPr>
            </w:pPr>
            <w:r w:rsidRPr="00EE4134">
              <w:rPr>
                <w:rFonts w:eastAsiaTheme="minorEastAsia"/>
                <w:b/>
                <w:rPrChange w:id="1769" w:author="guisang.song" w:date="2025-10-20T15:26:00Z">
                  <w:rPr>
                    <w:rFonts w:asciiTheme="minorEastAsia" w:eastAsiaTheme="minorEastAsia" w:hAnsiTheme="minorEastAsia" w:hint="eastAsia"/>
                    <w:b/>
                  </w:rPr>
                </w:rPrChange>
              </w:rPr>
              <w:t>관련</w:t>
            </w:r>
            <w:r w:rsidRPr="00EE4134">
              <w:rPr>
                <w:b/>
                <w:rPrChange w:id="1770" w:author="guisang.song" w:date="2025-10-20T15:26:00Z">
                  <w:rPr>
                    <w:b/>
                  </w:rPr>
                </w:rPrChange>
              </w:rPr>
              <w:t xml:space="preserve"> </w:t>
            </w:r>
            <w:r w:rsidRPr="00EE4134">
              <w:rPr>
                <w:rFonts w:eastAsiaTheme="minorEastAsia"/>
                <w:b/>
                <w:rPrChange w:id="1771" w:author="guisang.song" w:date="2025-10-20T15:26:00Z">
                  <w:rPr>
                    <w:rFonts w:asciiTheme="minorEastAsia" w:eastAsiaTheme="minorEastAsia" w:hAnsiTheme="minorEastAsia" w:hint="eastAsia"/>
                    <w:b/>
                  </w:rPr>
                </w:rPrChange>
              </w:rPr>
              <w:t>법</w:t>
            </w:r>
          </w:p>
        </w:tc>
      </w:tr>
      <w:tr w:rsidR="00C056A0" w:rsidRPr="00EE4134" w:rsidTr="00AD4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tcPrChange w:id="1772" w:author="guisang.song" w:date="2025-10-20T17:00:00Z">
              <w:tcPr>
                <w:tcW w:w="1010" w:type="dxa"/>
              </w:tcPr>
            </w:tcPrChange>
          </w:tcPr>
          <w:p w:rsidR="00C056A0" w:rsidRPr="00EE4134" w:rsidRDefault="00C056A0" w:rsidP="00AD3229">
            <w:pPr>
              <w:pStyle w:val="a4"/>
              <w:wordWrap w:val="0"/>
              <w:autoSpaceDE w:val="0"/>
              <w:autoSpaceDN w:val="0"/>
              <w:ind w:leftChars="0" w:left="0"/>
              <w:rPr>
                <w:rFonts w:eastAsiaTheme="minorEastAsia"/>
                <w:rPrChange w:id="1773" w:author="guisang.song" w:date="2025-10-20T15:26:00Z">
                  <w:rPr>
                    <w:rFonts w:asciiTheme="minorEastAsia" w:eastAsiaTheme="minorEastAsia" w:hAnsiTheme="minorEastAsia"/>
                  </w:rPr>
                </w:rPrChange>
              </w:rPr>
            </w:pPr>
            <w:r w:rsidRPr="00EE4134">
              <w:rPr>
                <w:rFonts w:eastAsiaTheme="minorEastAsia"/>
                <w:rPrChange w:id="1774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1</w:t>
            </w:r>
          </w:p>
        </w:tc>
        <w:tc>
          <w:tcPr>
            <w:tcW w:w="2410" w:type="dxa"/>
            <w:tcPrChange w:id="1775" w:author="guisang.song" w:date="2025-10-20T17:00:00Z">
              <w:tcPr>
                <w:tcW w:w="2268" w:type="dxa"/>
              </w:tcPr>
            </w:tcPrChange>
          </w:tcPr>
          <w:p w:rsidR="00C056A0" w:rsidRPr="00EE4134" w:rsidRDefault="00C056A0" w:rsidP="00AD3229">
            <w:pPr>
              <w:pStyle w:val="a4"/>
              <w:wordWrap w:val="0"/>
              <w:autoSpaceDE w:val="0"/>
              <w:autoSpaceDN w:val="0"/>
              <w:ind w:leftChars="0"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PrChange w:id="1776" w:author="guisang.song" w:date="2025-10-20T15:26:00Z">
                  <w:rPr/>
                </w:rPrChange>
              </w:rPr>
            </w:pPr>
            <w:r w:rsidRPr="00EE4134">
              <w:rPr>
                <w:rFonts w:eastAsiaTheme="minorEastAsia"/>
                <w:rPrChange w:id="1777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소비재</w:t>
            </w:r>
          </w:p>
        </w:tc>
        <w:tc>
          <w:tcPr>
            <w:tcW w:w="6061" w:type="dxa"/>
            <w:tcPrChange w:id="1778" w:author="guisang.song" w:date="2025-10-20T17:00:00Z">
              <w:tcPr>
                <w:tcW w:w="6061" w:type="dxa"/>
              </w:tcPr>
            </w:tcPrChange>
          </w:tcPr>
          <w:p w:rsidR="00C056A0" w:rsidRPr="00EE4134" w:rsidRDefault="009A5E89" w:rsidP="009A5E89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PrChange w:id="1779" w:author="guisang.song" w:date="2025-10-20T15:26:00Z">
                  <w:rPr/>
                </w:rPrChange>
              </w:rPr>
            </w:pPr>
            <w:r w:rsidRPr="00EE4134">
              <w:rPr>
                <w:rFonts w:eastAsiaTheme="minorEastAsia"/>
                <w:rPrChange w:id="1780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제품안전기본법</w:t>
            </w:r>
            <w:ins w:id="1781" w:author="guisang.song" w:date="2025-10-20T15:23:00Z">
              <w:r w:rsidR="00EE4134" w:rsidRPr="00EE4134">
                <w:rPr>
                  <w:rFonts w:eastAsiaTheme="minorEastAsia"/>
                  <w:rPrChange w:id="1782" w:author="guisang.song" w:date="2025-10-20T15:26:00Z">
                    <w:rPr>
                      <w:rFonts w:asciiTheme="minorEastAsia" w:eastAsiaTheme="minorEastAsia" w:hAnsiTheme="minorEastAsia" w:hint="eastAsia"/>
                    </w:rPr>
                  </w:rPrChange>
                </w:rPr>
                <w:t>령</w:t>
              </w:r>
            </w:ins>
          </w:p>
          <w:p w:rsidR="009A5E89" w:rsidRPr="00F52C68" w:rsidRDefault="009A5E89" w:rsidP="009A5E89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783" w:author="guisang.song" w:date="2025-10-20T16:25:00Z"/>
                <w:rPrChange w:id="1784" w:author="guisang.song" w:date="2025-10-20T16:25:00Z">
                  <w:rPr>
                    <w:ins w:id="1785" w:author="guisang.song" w:date="2025-10-20T16:25:00Z"/>
                    <w:rFonts w:eastAsiaTheme="minorEastAsia"/>
                  </w:rPr>
                </w:rPrChange>
              </w:rPr>
            </w:pPr>
            <w:r w:rsidRPr="00EE4134">
              <w:rPr>
                <w:rFonts w:eastAsiaTheme="minorEastAsia"/>
                <w:rPrChange w:id="1786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개인정보</w:t>
            </w:r>
            <w:r w:rsidRPr="00EE4134">
              <w:rPr>
                <w:rFonts w:eastAsiaTheme="minorEastAsia"/>
                <w:rPrChange w:id="1787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 xml:space="preserve"> </w:t>
            </w:r>
            <w:r w:rsidRPr="00EE4134">
              <w:rPr>
                <w:rFonts w:eastAsiaTheme="minorEastAsia"/>
                <w:rPrChange w:id="1788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보호법</w:t>
            </w:r>
          </w:p>
          <w:p w:rsidR="00F52C68" w:rsidRPr="00F52C68" w:rsidRDefault="00F52C68" w:rsidP="009A5E89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789" w:author="guisang.song" w:date="2025-10-20T16:25:00Z"/>
                <w:rPrChange w:id="1790" w:author="guisang.song" w:date="2025-10-20T16:25:00Z">
                  <w:rPr>
                    <w:ins w:id="1791" w:author="guisang.song" w:date="2025-10-20T16:25:00Z"/>
                    <w:rFonts w:eastAsiaTheme="minorEastAsia"/>
                  </w:rPr>
                </w:rPrChange>
              </w:rPr>
            </w:pPr>
            <w:ins w:id="1792" w:author="guisang.song" w:date="2025-10-20T16:25:00Z">
              <w:r>
                <w:rPr>
                  <w:rFonts w:asciiTheme="minorEastAsia" w:eastAsiaTheme="minorEastAsia" w:hAnsiTheme="minorEastAsia" w:hint="eastAsia"/>
                </w:rPr>
                <w:t>소비자기본법</w:t>
              </w:r>
            </w:ins>
          </w:p>
          <w:p w:rsidR="00F52C68" w:rsidRPr="00EE4134" w:rsidRDefault="00F52C68" w:rsidP="009A5E89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PrChange w:id="1793" w:author="guisang.song" w:date="2025-10-20T15:26:00Z">
                  <w:rPr/>
                </w:rPrChange>
              </w:rPr>
            </w:pPr>
            <w:ins w:id="1794" w:author="guisang.song" w:date="2025-10-20T16:25:00Z">
              <w:r>
                <w:rPr>
                  <w:rFonts w:eastAsiaTheme="minorEastAsia" w:hint="eastAsia"/>
                </w:rPr>
                <w:t>전자상거래법</w:t>
              </w:r>
            </w:ins>
          </w:p>
        </w:tc>
      </w:tr>
      <w:tr w:rsidR="00C056A0" w:rsidRPr="000935FA" w:rsidTr="00AD4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tcPrChange w:id="1795" w:author="guisang.song" w:date="2025-10-20T17:00:00Z">
              <w:tcPr>
                <w:tcW w:w="1010" w:type="dxa"/>
              </w:tcPr>
            </w:tcPrChange>
          </w:tcPr>
          <w:p w:rsidR="00C056A0" w:rsidRPr="00EE4134" w:rsidRDefault="00C056A0" w:rsidP="00AD3229">
            <w:pPr>
              <w:pStyle w:val="a4"/>
              <w:wordWrap w:val="0"/>
              <w:autoSpaceDE w:val="0"/>
              <w:autoSpaceDN w:val="0"/>
              <w:ind w:leftChars="0" w:left="0"/>
              <w:rPr>
                <w:rFonts w:eastAsiaTheme="minorEastAsia"/>
                <w:rPrChange w:id="1796" w:author="guisang.song" w:date="2025-10-20T15:26:00Z">
                  <w:rPr>
                    <w:rFonts w:asciiTheme="minorEastAsia" w:eastAsiaTheme="minorEastAsia" w:hAnsiTheme="minorEastAsia"/>
                  </w:rPr>
                </w:rPrChange>
              </w:rPr>
            </w:pPr>
            <w:r w:rsidRPr="00EE4134">
              <w:rPr>
                <w:rFonts w:eastAsiaTheme="minorEastAsia"/>
                <w:rPrChange w:id="1797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2</w:t>
            </w:r>
          </w:p>
        </w:tc>
        <w:tc>
          <w:tcPr>
            <w:tcW w:w="2410" w:type="dxa"/>
            <w:tcPrChange w:id="1798" w:author="guisang.song" w:date="2025-10-20T17:00:00Z">
              <w:tcPr>
                <w:tcW w:w="2268" w:type="dxa"/>
              </w:tcPr>
            </w:tcPrChange>
          </w:tcPr>
          <w:p w:rsidR="00C056A0" w:rsidRPr="00EE4134" w:rsidRDefault="00C056A0" w:rsidP="00AD3229">
            <w:pPr>
              <w:pStyle w:val="a4"/>
              <w:wordWrap w:val="0"/>
              <w:autoSpaceDE w:val="0"/>
              <w:autoSpaceDN w:val="0"/>
              <w:ind w:leftChars="0"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PrChange w:id="1799" w:author="guisang.song" w:date="2025-10-20T15:26:00Z">
                  <w:rPr/>
                </w:rPrChange>
              </w:rPr>
            </w:pPr>
            <w:proofErr w:type="spellStart"/>
            <w:r w:rsidRPr="00EE4134">
              <w:rPr>
                <w:rFonts w:eastAsiaTheme="minorEastAsia"/>
                <w:rPrChange w:id="1800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추축물</w:t>
            </w:r>
            <w:proofErr w:type="spellEnd"/>
            <w:r w:rsidRPr="00EE4134">
              <w:rPr>
                <w:rPrChange w:id="1801" w:author="guisang.song" w:date="2025-10-20T15:26:00Z">
                  <w:rPr/>
                </w:rPrChange>
              </w:rPr>
              <w:t xml:space="preserve"> </w:t>
            </w:r>
            <w:r w:rsidRPr="00EE4134">
              <w:rPr>
                <w:rFonts w:eastAsiaTheme="minorEastAsia"/>
                <w:rPrChange w:id="1802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및</w:t>
            </w:r>
            <w:r w:rsidRPr="00EE4134">
              <w:rPr>
                <w:rPrChange w:id="1803" w:author="guisang.song" w:date="2025-10-20T15:26:00Z">
                  <w:rPr/>
                </w:rPrChange>
              </w:rPr>
              <w:t xml:space="preserve"> </w:t>
            </w:r>
            <w:proofErr w:type="spellStart"/>
            <w:r w:rsidRPr="00EE4134">
              <w:rPr>
                <w:rFonts w:eastAsiaTheme="minorEastAsia"/>
                <w:rPrChange w:id="1804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광물처리</w:t>
            </w:r>
            <w:proofErr w:type="spellEnd"/>
          </w:p>
        </w:tc>
        <w:tc>
          <w:tcPr>
            <w:tcW w:w="6061" w:type="dxa"/>
            <w:tcPrChange w:id="1805" w:author="guisang.song" w:date="2025-10-20T17:00:00Z">
              <w:tcPr>
                <w:tcW w:w="6061" w:type="dxa"/>
              </w:tcPr>
            </w:tcPrChange>
          </w:tcPr>
          <w:p w:rsidR="00C056A0" w:rsidRPr="007C1E32" w:rsidRDefault="000935FA" w:rsidP="000935FA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806" w:author="guisang.song" w:date="2025-10-20T16:29:00Z"/>
                <w:rPrChange w:id="1807" w:author="guisang.song" w:date="2025-10-20T16:29:00Z">
                  <w:rPr>
                    <w:ins w:id="1808" w:author="guisang.song" w:date="2025-10-20T16:29:00Z"/>
                    <w:rFonts w:eastAsiaTheme="minorEastAsia"/>
                  </w:rPr>
                </w:rPrChange>
              </w:rPr>
              <w:pPrChange w:id="1809" w:author="guisang.song" w:date="2025-10-20T16:26:00Z">
                <w:pPr>
                  <w:pStyle w:val="a4"/>
                  <w:wordWrap w:val="0"/>
                  <w:autoSpaceDE w:val="0"/>
                  <w:autoSpaceDN w:val="0"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proofErr w:type="spellStart"/>
            <w:ins w:id="1810" w:author="guisang.song" w:date="2025-10-20T16:26:00Z">
              <w:r w:rsidRPr="000935FA">
                <w:rPr>
                  <w:rFonts w:eastAsiaTheme="minorEastAsia" w:hint="eastAsia"/>
                  <w:rPrChange w:id="1811" w:author="guisang.song" w:date="2025-10-20T16:26:00Z">
                    <w:rPr>
                      <w:rStyle w:val="a9"/>
                      <w:rFonts w:ascii="맑은 고딕" w:eastAsia="맑은 고딕" w:hAnsi="맑은 고딕" w:hint="eastAsia"/>
                      <w:color w:val="333333"/>
                      <w:shd w:val="clear" w:color="auto" w:fill="F6F6F6"/>
                    </w:rPr>
                  </w:rPrChange>
                </w:rPr>
                <w:t>석탄산업</w:t>
              </w:r>
              <w:r>
                <w:rPr>
                  <w:rFonts w:eastAsiaTheme="minorEastAsia" w:hint="eastAsia"/>
                </w:rPr>
                <w:t>법</w:t>
              </w:r>
            </w:ins>
            <w:proofErr w:type="spellEnd"/>
          </w:p>
          <w:p w:rsidR="007C1E32" w:rsidRPr="000935FA" w:rsidRDefault="007C1E32" w:rsidP="000935FA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812" w:author="guisang.song" w:date="2025-10-20T16:26:00Z"/>
                <w:rPrChange w:id="1813" w:author="guisang.song" w:date="2025-10-20T16:26:00Z">
                  <w:rPr>
                    <w:ins w:id="1814" w:author="guisang.song" w:date="2025-10-20T16:26:00Z"/>
                    <w:rFonts w:eastAsiaTheme="minorEastAsia"/>
                  </w:rPr>
                </w:rPrChange>
              </w:rPr>
              <w:pPrChange w:id="1815" w:author="guisang.song" w:date="2025-10-20T16:26:00Z">
                <w:pPr>
                  <w:pStyle w:val="a4"/>
                  <w:wordWrap w:val="0"/>
                  <w:autoSpaceDE w:val="0"/>
                  <w:autoSpaceDN w:val="0"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816" w:author="guisang.song" w:date="2025-10-20T16:29:00Z">
              <w:r>
                <w:rPr>
                  <w:rFonts w:eastAsiaTheme="minorEastAsia" w:hint="eastAsia"/>
                </w:rPr>
                <w:t>석유</w:t>
              </w:r>
              <w:r>
                <w:rPr>
                  <w:rFonts w:eastAsiaTheme="minorEastAsia" w:hint="eastAsia"/>
                </w:rPr>
                <w:t xml:space="preserve"> </w:t>
              </w:r>
              <w:r>
                <w:rPr>
                  <w:rFonts w:eastAsiaTheme="minorEastAsia" w:hint="eastAsia"/>
                </w:rPr>
                <w:t>및</w:t>
              </w:r>
              <w:r>
                <w:rPr>
                  <w:rFonts w:eastAsiaTheme="minorEastAsia" w:hint="eastAsia"/>
                </w:rPr>
                <w:t xml:space="preserve"> </w:t>
              </w:r>
              <w:r>
                <w:rPr>
                  <w:rFonts w:eastAsiaTheme="minorEastAsia" w:hint="eastAsia"/>
                </w:rPr>
                <w:t>석유대체연료</w:t>
              </w:r>
              <w:r>
                <w:rPr>
                  <w:rFonts w:eastAsiaTheme="minorEastAsia" w:hint="eastAsia"/>
                </w:rPr>
                <w:t xml:space="preserve"> </w:t>
              </w:r>
              <w:r>
                <w:rPr>
                  <w:rFonts w:eastAsiaTheme="minorEastAsia" w:hint="eastAsia"/>
                </w:rPr>
                <w:t>사업법</w:t>
              </w:r>
            </w:ins>
          </w:p>
          <w:p w:rsidR="000935FA" w:rsidRPr="000935FA" w:rsidRDefault="000935FA" w:rsidP="000935FA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817" w:author="guisang.song" w:date="2025-10-20T16:28:00Z"/>
                <w:rPrChange w:id="1818" w:author="guisang.song" w:date="2025-10-20T16:28:00Z">
                  <w:rPr>
                    <w:ins w:id="1819" w:author="guisang.song" w:date="2025-10-20T16:28:00Z"/>
                    <w:rFonts w:eastAsiaTheme="minorEastAsia"/>
                  </w:rPr>
                </w:rPrChange>
              </w:rPr>
              <w:pPrChange w:id="1820" w:author="guisang.song" w:date="2025-10-20T16:26:00Z">
                <w:pPr>
                  <w:pStyle w:val="a4"/>
                  <w:wordWrap w:val="0"/>
                  <w:autoSpaceDE w:val="0"/>
                  <w:autoSpaceDN w:val="0"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821" w:author="guisang.song" w:date="2025-10-20T16:26:00Z">
              <w:r>
                <w:rPr>
                  <w:rFonts w:eastAsiaTheme="minorEastAsia" w:hint="eastAsia"/>
                </w:rPr>
                <w:t>광업법</w:t>
              </w:r>
            </w:ins>
          </w:p>
          <w:p w:rsidR="000935FA" w:rsidRPr="000935FA" w:rsidRDefault="000935FA" w:rsidP="000935FA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822" w:author="guisang.song" w:date="2025-10-20T16:26:00Z"/>
                <w:rPrChange w:id="1823" w:author="guisang.song" w:date="2025-10-20T16:26:00Z">
                  <w:rPr>
                    <w:ins w:id="1824" w:author="guisang.song" w:date="2025-10-20T16:26:00Z"/>
                    <w:rFonts w:eastAsiaTheme="minorEastAsia"/>
                  </w:rPr>
                </w:rPrChange>
              </w:rPr>
              <w:pPrChange w:id="1825" w:author="guisang.song" w:date="2025-10-20T16:26:00Z">
                <w:pPr>
                  <w:pStyle w:val="a4"/>
                  <w:wordWrap w:val="0"/>
                  <w:autoSpaceDE w:val="0"/>
                  <w:autoSpaceDN w:val="0"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826" w:author="guisang.song" w:date="2025-10-20T16:28:00Z">
              <w:r>
                <w:rPr>
                  <w:rFonts w:eastAsiaTheme="minorEastAsia" w:hint="eastAsia"/>
                </w:rPr>
                <w:t>환경정책기본법</w:t>
              </w:r>
            </w:ins>
          </w:p>
          <w:p w:rsidR="000935FA" w:rsidRPr="000935FA" w:rsidRDefault="000935FA" w:rsidP="000935FA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827" w:author="guisang.song" w:date="2025-10-20T16:27:00Z"/>
                <w:rPrChange w:id="1828" w:author="guisang.song" w:date="2025-10-20T16:27:00Z">
                  <w:rPr>
                    <w:ins w:id="1829" w:author="guisang.song" w:date="2025-10-20T16:27:00Z"/>
                    <w:rFonts w:eastAsiaTheme="minorEastAsia"/>
                  </w:rPr>
                </w:rPrChange>
              </w:rPr>
              <w:pPrChange w:id="1830" w:author="guisang.song" w:date="2025-10-20T16:26:00Z">
                <w:pPr>
                  <w:pStyle w:val="a4"/>
                  <w:wordWrap w:val="0"/>
                  <w:autoSpaceDE w:val="0"/>
                  <w:autoSpaceDN w:val="0"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831" w:author="guisang.song" w:date="2025-10-20T16:26:00Z">
              <w:r>
                <w:rPr>
                  <w:rFonts w:eastAsiaTheme="minorEastAsia" w:hint="eastAsia"/>
                </w:rPr>
                <w:t>대기환경</w:t>
              </w:r>
            </w:ins>
            <w:ins w:id="1832" w:author="guisang.song" w:date="2025-10-20T16:27:00Z">
              <w:r>
                <w:rPr>
                  <w:rFonts w:eastAsiaTheme="minorEastAsia" w:hint="eastAsia"/>
                </w:rPr>
                <w:t>보전법</w:t>
              </w:r>
            </w:ins>
          </w:p>
          <w:p w:rsidR="000935FA" w:rsidRPr="000935FA" w:rsidRDefault="000935FA" w:rsidP="000935FA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833" w:author="guisang.song" w:date="2025-10-20T16:29:00Z"/>
                <w:rPrChange w:id="1834" w:author="guisang.song" w:date="2025-10-20T16:29:00Z">
                  <w:rPr>
                    <w:ins w:id="1835" w:author="guisang.song" w:date="2025-10-20T16:29:00Z"/>
                    <w:rFonts w:eastAsiaTheme="minorEastAsia"/>
                  </w:rPr>
                </w:rPrChange>
              </w:rPr>
              <w:pPrChange w:id="1836" w:author="guisang.song" w:date="2025-10-20T16:26:00Z">
                <w:pPr>
                  <w:pStyle w:val="a4"/>
                  <w:wordWrap w:val="0"/>
                  <w:autoSpaceDE w:val="0"/>
                  <w:autoSpaceDN w:val="0"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837" w:author="guisang.song" w:date="2025-10-20T16:27:00Z">
              <w:r>
                <w:rPr>
                  <w:rFonts w:eastAsiaTheme="minorEastAsia" w:hint="eastAsia"/>
                </w:rPr>
                <w:t>수질</w:t>
              </w:r>
              <w:r>
                <w:rPr>
                  <w:rFonts w:eastAsiaTheme="minorEastAsia" w:hint="eastAsia"/>
                </w:rPr>
                <w:t xml:space="preserve"> </w:t>
              </w:r>
              <w:r>
                <w:rPr>
                  <w:rFonts w:eastAsiaTheme="minorEastAsia" w:hint="eastAsia"/>
                </w:rPr>
                <w:t>및</w:t>
              </w:r>
              <w:r>
                <w:rPr>
                  <w:rFonts w:eastAsiaTheme="minorEastAsia" w:hint="eastAsia"/>
                </w:rPr>
                <w:t xml:space="preserve"> </w:t>
              </w:r>
              <w:r>
                <w:rPr>
                  <w:rFonts w:eastAsiaTheme="minorEastAsia" w:hint="eastAsia"/>
                </w:rPr>
                <w:t>토양</w:t>
              </w:r>
              <w:r>
                <w:rPr>
                  <w:rFonts w:eastAsiaTheme="minorEastAsia" w:hint="eastAsia"/>
                </w:rPr>
                <w:t xml:space="preserve"> </w:t>
              </w:r>
              <w:r>
                <w:rPr>
                  <w:rFonts w:eastAsiaTheme="minorEastAsia" w:hint="eastAsia"/>
                </w:rPr>
                <w:t>환경</w:t>
              </w:r>
              <w:r>
                <w:rPr>
                  <w:rFonts w:eastAsiaTheme="minorEastAsia" w:hint="eastAsia"/>
                </w:rPr>
                <w:t xml:space="preserve"> </w:t>
              </w:r>
              <w:proofErr w:type="spellStart"/>
              <w:r>
                <w:rPr>
                  <w:rFonts w:eastAsiaTheme="minorEastAsia" w:hint="eastAsia"/>
                </w:rPr>
                <w:t>보전법</w:t>
              </w:r>
            </w:ins>
            <w:proofErr w:type="spellEnd"/>
          </w:p>
          <w:p w:rsidR="000935FA" w:rsidRPr="00EE4134" w:rsidRDefault="000935FA" w:rsidP="000935FA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PrChange w:id="1838" w:author="guisang.song" w:date="2025-10-20T15:26:00Z">
                  <w:rPr/>
                </w:rPrChange>
              </w:rPr>
              <w:pPrChange w:id="1839" w:author="guisang.song" w:date="2025-10-20T16:26:00Z">
                <w:pPr>
                  <w:pStyle w:val="a4"/>
                  <w:wordWrap w:val="0"/>
                  <w:autoSpaceDE w:val="0"/>
                  <w:autoSpaceDN w:val="0"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840" w:author="guisang.song" w:date="2025-10-20T16:29:00Z">
              <w:r>
                <w:rPr>
                  <w:rFonts w:eastAsiaTheme="minorEastAsia" w:hint="eastAsia"/>
                </w:rPr>
                <w:t>산업안전보건법</w:t>
              </w:r>
              <w:r>
                <w:rPr>
                  <w:rFonts w:eastAsiaTheme="minorEastAsia" w:hint="eastAsia"/>
                </w:rPr>
                <w:t xml:space="preserve">, </w:t>
              </w:r>
              <w:r>
                <w:rPr>
                  <w:rFonts w:eastAsiaTheme="minorEastAsia" w:hint="eastAsia"/>
                </w:rPr>
                <w:t>산업안전보건기준에</w:t>
              </w:r>
              <w:r>
                <w:rPr>
                  <w:rFonts w:eastAsiaTheme="minorEastAsia" w:hint="eastAsia"/>
                </w:rPr>
                <w:t xml:space="preserve"> </w:t>
              </w:r>
              <w:r>
                <w:rPr>
                  <w:rFonts w:eastAsiaTheme="minorEastAsia" w:hint="eastAsia"/>
                </w:rPr>
                <w:t>관한</w:t>
              </w:r>
              <w:r>
                <w:rPr>
                  <w:rFonts w:eastAsiaTheme="minorEastAsia" w:hint="eastAsia"/>
                </w:rPr>
                <w:t xml:space="preserve"> </w:t>
              </w:r>
              <w:r>
                <w:rPr>
                  <w:rFonts w:eastAsiaTheme="minorEastAsia" w:hint="eastAsia"/>
                </w:rPr>
                <w:t>규칙</w:t>
              </w:r>
            </w:ins>
          </w:p>
        </w:tc>
      </w:tr>
      <w:tr w:rsidR="00C056A0" w:rsidRPr="00EE4134" w:rsidTr="00AD4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tcPrChange w:id="1841" w:author="guisang.song" w:date="2025-10-20T17:00:00Z">
              <w:tcPr>
                <w:tcW w:w="1010" w:type="dxa"/>
              </w:tcPr>
            </w:tcPrChange>
          </w:tcPr>
          <w:p w:rsidR="00C056A0" w:rsidRPr="00EE4134" w:rsidRDefault="00C056A0" w:rsidP="00AD3229">
            <w:pPr>
              <w:pStyle w:val="a4"/>
              <w:wordWrap w:val="0"/>
              <w:autoSpaceDE w:val="0"/>
              <w:autoSpaceDN w:val="0"/>
              <w:ind w:leftChars="0" w:left="0"/>
              <w:rPr>
                <w:rFonts w:eastAsiaTheme="minorEastAsia"/>
                <w:rPrChange w:id="1842" w:author="guisang.song" w:date="2025-10-20T15:26:00Z">
                  <w:rPr>
                    <w:rFonts w:asciiTheme="minorEastAsia" w:eastAsiaTheme="minorEastAsia" w:hAnsiTheme="minorEastAsia"/>
                  </w:rPr>
                </w:rPrChange>
              </w:rPr>
            </w:pPr>
            <w:r w:rsidRPr="00EE4134">
              <w:rPr>
                <w:rFonts w:eastAsiaTheme="minorEastAsia"/>
                <w:rPrChange w:id="1843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3</w:t>
            </w:r>
          </w:p>
        </w:tc>
        <w:tc>
          <w:tcPr>
            <w:tcW w:w="2410" w:type="dxa"/>
            <w:tcPrChange w:id="1844" w:author="guisang.song" w:date="2025-10-20T17:00:00Z">
              <w:tcPr>
                <w:tcW w:w="2268" w:type="dxa"/>
              </w:tcPr>
            </w:tcPrChange>
          </w:tcPr>
          <w:p w:rsidR="00C056A0" w:rsidRPr="00EE4134" w:rsidRDefault="00C056A0" w:rsidP="00AD3229">
            <w:pPr>
              <w:pStyle w:val="a4"/>
              <w:wordWrap w:val="0"/>
              <w:autoSpaceDE w:val="0"/>
              <w:autoSpaceDN w:val="0"/>
              <w:ind w:leftChars="0"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PrChange w:id="1845" w:author="guisang.song" w:date="2025-10-20T15:26:00Z">
                  <w:rPr/>
                </w:rPrChange>
              </w:rPr>
            </w:pPr>
            <w:r w:rsidRPr="00EE4134">
              <w:rPr>
                <w:rFonts w:eastAsiaTheme="minorEastAsia"/>
                <w:rPrChange w:id="1846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금융</w:t>
            </w:r>
          </w:p>
        </w:tc>
        <w:tc>
          <w:tcPr>
            <w:tcW w:w="6061" w:type="dxa"/>
            <w:tcPrChange w:id="1847" w:author="guisang.song" w:date="2025-10-20T17:00:00Z">
              <w:tcPr>
                <w:tcW w:w="6061" w:type="dxa"/>
              </w:tcPr>
            </w:tcPrChange>
          </w:tcPr>
          <w:p w:rsidR="00C056A0" w:rsidRPr="00EE4134" w:rsidRDefault="00C056A0" w:rsidP="00AD3229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PrChange w:id="1848" w:author="guisang.song" w:date="2025-10-20T15:26:00Z">
                  <w:rPr/>
                </w:rPrChange>
              </w:rPr>
            </w:pPr>
            <w:r w:rsidRPr="00EE4134">
              <w:rPr>
                <w:rFonts w:eastAsiaTheme="minorEastAsia"/>
                <w:rPrChange w:id="1849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금융소비자</w:t>
            </w:r>
            <w:r w:rsidRPr="00EE4134">
              <w:rPr>
                <w:rPrChange w:id="1850" w:author="guisang.song" w:date="2025-10-20T15:26:00Z">
                  <w:rPr/>
                </w:rPrChange>
              </w:rPr>
              <w:t xml:space="preserve"> </w:t>
            </w:r>
            <w:r w:rsidRPr="00EE4134">
              <w:rPr>
                <w:rFonts w:eastAsiaTheme="minorEastAsia"/>
                <w:rPrChange w:id="1851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보호에</w:t>
            </w:r>
            <w:r w:rsidRPr="00EE4134">
              <w:rPr>
                <w:rPrChange w:id="1852" w:author="guisang.song" w:date="2025-10-20T15:26:00Z">
                  <w:rPr/>
                </w:rPrChange>
              </w:rPr>
              <w:t xml:space="preserve"> </w:t>
            </w:r>
            <w:r w:rsidRPr="00EE4134">
              <w:rPr>
                <w:rFonts w:eastAsiaTheme="minorEastAsia"/>
                <w:rPrChange w:id="1853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관한</w:t>
            </w:r>
            <w:r w:rsidRPr="00EE4134">
              <w:rPr>
                <w:rPrChange w:id="1854" w:author="guisang.song" w:date="2025-10-20T15:26:00Z">
                  <w:rPr/>
                </w:rPrChange>
              </w:rPr>
              <w:t xml:space="preserve"> </w:t>
            </w:r>
            <w:r w:rsidRPr="00EE4134">
              <w:rPr>
                <w:rFonts w:eastAsiaTheme="minorEastAsia"/>
                <w:rPrChange w:id="1855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법률</w:t>
            </w:r>
            <w:r w:rsidRPr="00EE4134">
              <w:rPr>
                <w:rPrChange w:id="1856" w:author="guisang.song" w:date="2025-10-20T15:26:00Z">
                  <w:rPr/>
                </w:rPrChange>
              </w:rPr>
              <w:t>(</w:t>
            </w:r>
            <w:r w:rsidRPr="00EE4134">
              <w:rPr>
                <w:rFonts w:eastAsiaTheme="minorEastAsia"/>
                <w:rPrChange w:id="1857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금융소비자보호법</w:t>
            </w:r>
            <w:ins w:id="1858" w:author="guisang.song" w:date="2025-10-20T16:30:00Z">
              <w:r w:rsidR="00705B00">
                <w:rPr>
                  <w:rFonts w:eastAsiaTheme="minorEastAsia" w:hint="eastAsia"/>
                </w:rPr>
                <w:t>)</w:t>
              </w:r>
            </w:ins>
          </w:p>
          <w:p w:rsidR="00C056A0" w:rsidRPr="00EE4134" w:rsidRDefault="00C056A0" w:rsidP="009A5E89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PrChange w:id="1859" w:author="guisang.song" w:date="2025-10-20T15:26:00Z">
                  <w:rPr/>
                </w:rPrChange>
              </w:rPr>
            </w:pPr>
            <w:r w:rsidRPr="00EE4134">
              <w:rPr>
                <w:rFonts w:eastAsiaTheme="minorEastAsia"/>
                <w:rPrChange w:id="1860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자본시장과</w:t>
            </w:r>
            <w:r w:rsidRPr="00EE4134">
              <w:rPr>
                <w:rFonts w:eastAsiaTheme="minorEastAsia"/>
                <w:rPrChange w:id="1861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 xml:space="preserve"> </w:t>
            </w:r>
            <w:r w:rsidRPr="00EE4134">
              <w:rPr>
                <w:rFonts w:eastAsiaTheme="minorEastAsia"/>
                <w:rPrChange w:id="1862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금융투자업에</w:t>
            </w:r>
            <w:r w:rsidRPr="00EE4134">
              <w:rPr>
                <w:rFonts w:eastAsiaTheme="minorEastAsia"/>
                <w:rPrChange w:id="1863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 xml:space="preserve"> </w:t>
            </w:r>
            <w:r w:rsidRPr="00EE4134">
              <w:rPr>
                <w:rFonts w:eastAsiaTheme="minorEastAsia"/>
                <w:rPrChange w:id="1864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관한</w:t>
            </w:r>
            <w:r w:rsidRPr="00EE4134">
              <w:rPr>
                <w:rFonts w:eastAsiaTheme="minorEastAsia"/>
                <w:rPrChange w:id="1865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 xml:space="preserve"> </w:t>
            </w:r>
            <w:r w:rsidRPr="00EE4134">
              <w:rPr>
                <w:rFonts w:eastAsiaTheme="minorEastAsia"/>
                <w:rPrChange w:id="1866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법률</w:t>
            </w:r>
            <w:r w:rsidRPr="00EE4134">
              <w:rPr>
                <w:rFonts w:eastAsiaTheme="minorEastAsia"/>
                <w:rPrChange w:id="1867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(</w:t>
            </w:r>
            <w:r w:rsidRPr="00EE4134">
              <w:rPr>
                <w:rFonts w:eastAsiaTheme="minorEastAsia"/>
                <w:rPrChange w:id="1868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자본시장법</w:t>
            </w:r>
            <w:r w:rsidRPr="00EE4134">
              <w:rPr>
                <w:rFonts w:eastAsiaTheme="minorEastAsia"/>
                <w:rPrChange w:id="1869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)</w:t>
            </w:r>
          </w:p>
          <w:p w:rsidR="009A5E89" w:rsidRPr="00705B00" w:rsidRDefault="009A5E89" w:rsidP="009A5E89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870" w:author="guisang.song" w:date="2025-10-20T16:31:00Z"/>
                <w:rPrChange w:id="1871" w:author="guisang.song" w:date="2025-10-20T16:31:00Z">
                  <w:rPr>
                    <w:ins w:id="1872" w:author="guisang.song" w:date="2025-10-20T16:31:00Z"/>
                    <w:rFonts w:eastAsiaTheme="minorEastAsia"/>
                  </w:rPr>
                </w:rPrChange>
              </w:rPr>
            </w:pPr>
            <w:r w:rsidRPr="00EE4134">
              <w:rPr>
                <w:rFonts w:eastAsiaTheme="minorEastAsia"/>
                <w:rPrChange w:id="1873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약관의</w:t>
            </w:r>
            <w:r w:rsidRPr="00EE4134">
              <w:rPr>
                <w:rFonts w:eastAsiaTheme="minorEastAsia"/>
                <w:rPrChange w:id="1874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 xml:space="preserve"> </w:t>
            </w:r>
            <w:r w:rsidRPr="00EE4134">
              <w:rPr>
                <w:rFonts w:eastAsiaTheme="minorEastAsia"/>
                <w:rPrChange w:id="1875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규제에</w:t>
            </w:r>
            <w:r w:rsidRPr="00EE4134">
              <w:rPr>
                <w:rFonts w:eastAsiaTheme="minorEastAsia"/>
                <w:rPrChange w:id="1876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 xml:space="preserve"> </w:t>
            </w:r>
            <w:r w:rsidRPr="00EE4134">
              <w:rPr>
                <w:rFonts w:eastAsiaTheme="minorEastAsia"/>
                <w:rPrChange w:id="1877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관한</w:t>
            </w:r>
            <w:r w:rsidRPr="00EE4134">
              <w:rPr>
                <w:rFonts w:eastAsiaTheme="minorEastAsia"/>
                <w:rPrChange w:id="1878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 xml:space="preserve"> </w:t>
            </w:r>
            <w:r w:rsidRPr="00EE4134">
              <w:rPr>
                <w:rFonts w:eastAsiaTheme="minorEastAsia"/>
                <w:rPrChange w:id="1879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법률</w:t>
            </w:r>
            <w:r w:rsidRPr="00EE4134">
              <w:rPr>
                <w:rFonts w:eastAsiaTheme="minorEastAsia"/>
                <w:rPrChange w:id="1880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(</w:t>
            </w:r>
            <w:proofErr w:type="spellStart"/>
            <w:r w:rsidRPr="00EE4134">
              <w:rPr>
                <w:rFonts w:eastAsiaTheme="minorEastAsia"/>
                <w:rPrChange w:id="1881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약관규제법</w:t>
            </w:r>
            <w:proofErr w:type="spellEnd"/>
            <w:r w:rsidRPr="00EE4134">
              <w:rPr>
                <w:rFonts w:eastAsiaTheme="minorEastAsia"/>
                <w:rPrChange w:id="1882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)</w:t>
            </w:r>
          </w:p>
          <w:p w:rsidR="00705B00" w:rsidRPr="00705B00" w:rsidRDefault="00705B00" w:rsidP="009A5E89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883" w:author="guisang.song" w:date="2025-10-20T16:32:00Z"/>
                <w:rPrChange w:id="1884" w:author="guisang.song" w:date="2025-10-20T16:32:00Z">
                  <w:rPr>
                    <w:ins w:id="1885" w:author="guisang.song" w:date="2025-10-20T16:32:00Z"/>
                    <w:rFonts w:eastAsiaTheme="minorEastAsia"/>
                  </w:rPr>
                </w:rPrChange>
              </w:rPr>
            </w:pPr>
            <w:ins w:id="1886" w:author="guisang.song" w:date="2025-10-20T16:31:00Z">
              <w:r>
                <w:rPr>
                  <w:rFonts w:eastAsiaTheme="minorEastAsia" w:hint="eastAsia"/>
                </w:rPr>
                <w:t>은행법</w:t>
              </w:r>
            </w:ins>
          </w:p>
          <w:p w:rsidR="00705B00" w:rsidRDefault="00705B00" w:rsidP="009A5E89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887" w:author="guisang.song" w:date="2025-10-20T16:33:00Z"/>
              </w:rPr>
            </w:pPr>
            <w:ins w:id="1888" w:author="guisang.song" w:date="2025-10-20T16:32:00Z">
              <w:r>
                <w:rPr>
                  <w:rFonts w:asciiTheme="minorEastAsia" w:eastAsiaTheme="minorEastAsia" w:hAnsiTheme="minorEastAsia" w:hint="eastAsia"/>
                </w:rPr>
                <w:t>금융투자업에</w:t>
              </w:r>
              <w:r>
                <w:t xml:space="preserve"> </w:t>
              </w:r>
              <w:r>
                <w:rPr>
                  <w:rFonts w:asciiTheme="minorEastAsia" w:eastAsiaTheme="minorEastAsia" w:hAnsiTheme="minorEastAsia" w:hint="eastAsia"/>
                </w:rPr>
                <w:t>관한</w:t>
              </w:r>
              <w:r>
                <w:t xml:space="preserve"> </w:t>
              </w:r>
              <w:r>
                <w:rPr>
                  <w:rFonts w:asciiTheme="minorEastAsia" w:eastAsiaTheme="minorEastAsia" w:hAnsiTheme="minorEastAsia" w:hint="eastAsia"/>
                </w:rPr>
                <w:t>법</w:t>
              </w:r>
            </w:ins>
            <w:ins w:id="1889" w:author="guisang.song" w:date="2025-10-20T16:33:00Z">
              <w:r>
                <w:rPr>
                  <w:rFonts w:asciiTheme="minorEastAsia" w:eastAsiaTheme="minorEastAsia" w:hAnsiTheme="minorEastAsia" w:hint="eastAsia"/>
                </w:rPr>
                <w:t>률</w:t>
              </w:r>
            </w:ins>
          </w:p>
          <w:p w:rsidR="00705B00" w:rsidRDefault="00705B00" w:rsidP="009A5E89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890" w:author="guisang.song" w:date="2025-10-20T16:33:00Z"/>
              </w:rPr>
            </w:pPr>
            <w:proofErr w:type="spellStart"/>
            <w:ins w:id="1891" w:author="guisang.song" w:date="2025-10-20T16:33:00Z">
              <w:r>
                <w:rPr>
                  <w:rFonts w:asciiTheme="minorEastAsia" w:eastAsiaTheme="minorEastAsia" w:hAnsiTheme="minorEastAsia" w:hint="eastAsia"/>
                </w:rPr>
                <w:t>신탁법</w:t>
              </w:r>
              <w:proofErr w:type="spellEnd"/>
            </w:ins>
          </w:p>
          <w:p w:rsidR="00705B00" w:rsidRDefault="00705B00" w:rsidP="009A5E89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892" w:author="guisang.song" w:date="2025-10-20T16:33:00Z"/>
              </w:rPr>
            </w:pPr>
            <w:proofErr w:type="spellStart"/>
            <w:ins w:id="1893" w:author="guisang.song" w:date="2025-10-20T16:33:00Z">
              <w:r>
                <w:rPr>
                  <w:rFonts w:asciiTheme="minorEastAsia" w:eastAsiaTheme="minorEastAsia" w:hAnsiTheme="minorEastAsia" w:hint="eastAsia"/>
                </w:rPr>
                <w:t>자산운용업</w:t>
              </w:r>
              <w:proofErr w:type="spellEnd"/>
              <w:r>
                <w:t xml:space="preserve"> </w:t>
              </w:r>
              <w:r>
                <w:rPr>
                  <w:rFonts w:asciiTheme="minorEastAsia" w:eastAsiaTheme="minorEastAsia" w:hAnsiTheme="minorEastAsia" w:hint="eastAsia"/>
                </w:rPr>
                <w:t>등록</w:t>
              </w:r>
              <w:r>
                <w:t xml:space="preserve"> </w:t>
              </w:r>
              <w:r>
                <w:rPr>
                  <w:rFonts w:asciiTheme="minorEastAsia" w:eastAsiaTheme="minorEastAsia" w:hAnsiTheme="minorEastAsia" w:hint="eastAsia"/>
                </w:rPr>
                <w:t>및</w:t>
              </w:r>
              <w:r>
                <w:t xml:space="preserve"> </w:t>
              </w:r>
            </w:ins>
          </w:p>
          <w:p w:rsidR="00705B00" w:rsidRPr="00705B00" w:rsidRDefault="00705B00" w:rsidP="009A5E89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894" w:author="guisang.song" w:date="2025-10-20T16:33:00Z"/>
                <w:rPrChange w:id="1895" w:author="guisang.song" w:date="2025-10-20T16:33:00Z">
                  <w:rPr>
                    <w:ins w:id="1896" w:author="guisang.song" w:date="2025-10-20T16:33:00Z"/>
                    <w:rFonts w:asciiTheme="minorEastAsia" w:eastAsiaTheme="minorEastAsia" w:hAnsiTheme="minorEastAsia"/>
                  </w:rPr>
                </w:rPrChange>
              </w:rPr>
            </w:pPr>
            <w:ins w:id="1897" w:author="guisang.song" w:date="2025-10-20T16:33:00Z">
              <w:r>
                <w:rPr>
                  <w:rFonts w:asciiTheme="minorEastAsia" w:eastAsiaTheme="minorEastAsia" w:hAnsiTheme="minorEastAsia" w:hint="eastAsia"/>
                </w:rPr>
                <w:t>개인정보</w:t>
              </w:r>
            </w:ins>
            <w:ins w:id="1898" w:author="guisang.song" w:date="2025-10-20T16:34:00Z">
              <w:r>
                <w:rPr>
                  <w:rFonts w:asciiTheme="minorEastAsia" w:eastAsiaTheme="minorEastAsia" w:hAnsiTheme="minorEastAsia" w:hint="eastAsia"/>
                </w:rPr>
                <w:t xml:space="preserve"> </w:t>
              </w:r>
            </w:ins>
            <w:ins w:id="1899" w:author="guisang.song" w:date="2025-10-20T16:33:00Z">
              <w:r>
                <w:rPr>
                  <w:rFonts w:asciiTheme="minorEastAsia" w:eastAsiaTheme="minorEastAsia" w:hAnsiTheme="minorEastAsia" w:hint="eastAsia"/>
                </w:rPr>
                <w:t>보호법</w:t>
              </w:r>
            </w:ins>
          </w:p>
          <w:p w:rsidR="00705B00" w:rsidRPr="00EE4134" w:rsidRDefault="00705B00" w:rsidP="009A5E89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PrChange w:id="1900" w:author="guisang.song" w:date="2025-10-20T15:26:00Z">
                  <w:rPr/>
                </w:rPrChange>
              </w:rPr>
            </w:pPr>
            <w:ins w:id="1901" w:author="guisang.song" w:date="2025-10-20T16:33:00Z">
              <w:r>
                <w:rPr>
                  <w:rFonts w:asciiTheme="minorEastAsia" w:eastAsiaTheme="minorEastAsia" w:hAnsiTheme="minorEastAsia" w:hint="eastAsia"/>
                </w:rPr>
                <w:t>신용정보</w:t>
              </w:r>
            </w:ins>
            <w:ins w:id="1902" w:author="guisang.song" w:date="2025-10-20T16:34:00Z">
              <w:r>
                <w:rPr>
                  <w:rFonts w:asciiTheme="minorEastAsia" w:eastAsiaTheme="minorEastAsia" w:hAnsiTheme="minorEastAsia" w:hint="eastAsia"/>
                </w:rPr>
                <w:t>의 이용 및 보호에 관한 법률</w:t>
              </w:r>
            </w:ins>
          </w:p>
        </w:tc>
      </w:tr>
      <w:tr w:rsidR="00C056A0" w:rsidRPr="00EE4134" w:rsidTr="00AD4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tcPrChange w:id="1903" w:author="guisang.song" w:date="2025-10-20T17:00:00Z">
              <w:tcPr>
                <w:tcW w:w="1010" w:type="dxa"/>
              </w:tcPr>
            </w:tcPrChange>
          </w:tcPr>
          <w:p w:rsidR="00C056A0" w:rsidRPr="00EE4134" w:rsidRDefault="00C056A0" w:rsidP="00AD3229">
            <w:pPr>
              <w:pStyle w:val="a4"/>
              <w:wordWrap w:val="0"/>
              <w:autoSpaceDE w:val="0"/>
              <w:autoSpaceDN w:val="0"/>
              <w:ind w:leftChars="0" w:left="0"/>
              <w:rPr>
                <w:rFonts w:eastAsiaTheme="minorEastAsia"/>
                <w:rPrChange w:id="1904" w:author="guisang.song" w:date="2025-10-20T15:26:00Z">
                  <w:rPr>
                    <w:rFonts w:asciiTheme="minorEastAsia" w:eastAsiaTheme="minorEastAsia" w:hAnsiTheme="minorEastAsia"/>
                  </w:rPr>
                </w:rPrChange>
              </w:rPr>
            </w:pPr>
            <w:r w:rsidRPr="00EE4134">
              <w:rPr>
                <w:rFonts w:eastAsiaTheme="minorEastAsia"/>
                <w:rPrChange w:id="1905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4</w:t>
            </w:r>
          </w:p>
        </w:tc>
        <w:tc>
          <w:tcPr>
            <w:tcW w:w="2410" w:type="dxa"/>
            <w:tcPrChange w:id="1906" w:author="guisang.song" w:date="2025-10-20T17:00:00Z">
              <w:tcPr>
                <w:tcW w:w="2268" w:type="dxa"/>
              </w:tcPr>
            </w:tcPrChange>
          </w:tcPr>
          <w:p w:rsidR="00C056A0" w:rsidRPr="00EE4134" w:rsidRDefault="00C056A0" w:rsidP="00AD3229">
            <w:pPr>
              <w:pStyle w:val="a4"/>
              <w:wordWrap w:val="0"/>
              <w:autoSpaceDE w:val="0"/>
              <w:autoSpaceDN w:val="0"/>
              <w:ind w:leftChars="0"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PrChange w:id="1907" w:author="guisang.song" w:date="2025-10-20T15:26:00Z">
                  <w:rPr/>
                </w:rPrChange>
              </w:rPr>
            </w:pPr>
            <w:r w:rsidRPr="00EE4134">
              <w:rPr>
                <w:rFonts w:eastAsiaTheme="minorEastAsia"/>
                <w:rPrChange w:id="1908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식음료</w:t>
            </w:r>
          </w:p>
        </w:tc>
        <w:tc>
          <w:tcPr>
            <w:tcW w:w="6061" w:type="dxa"/>
            <w:tcPrChange w:id="1909" w:author="guisang.song" w:date="2025-10-20T17:00:00Z">
              <w:tcPr>
                <w:tcW w:w="6061" w:type="dxa"/>
              </w:tcPr>
            </w:tcPrChange>
          </w:tcPr>
          <w:p w:rsidR="00E0141C" w:rsidRPr="00E0141C" w:rsidRDefault="00EA107D" w:rsidP="00E0141C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910" w:author="guisang.song" w:date="2025-10-20T16:53:00Z"/>
                <w:rFonts w:hint="eastAsia"/>
                <w:rPrChange w:id="1911" w:author="guisang.song" w:date="2025-10-20T17:00:00Z">
                  <w:rPr>
                    <w:ins w:id="1912" w:author="guisang.song" w:date="2025-10-20T16:53:00Z"/>
                    <w:rFonts w:asciiTheme="minorEastAsia" w:eastAsiaTheme="minorEastAsia" w:hAnsiTheme="minorEastAsia"/>
                  </w:rPr>
                </w:rPrChange>
              </w:rPr>
              <w:pPrChange w:id="1913" w:author="guisang.song" w:date="2025-10-20T17:00:00Z">
                <w:pPr>
                  <w:pStyle w:val="a4"/>
                  <w:wordWrap w:val="0"/>
                  <w:autoSpaceDE w:val="0"/>
                  <w:autoSpaceDN w:val="0"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914" w:author="guisang.song" w:date="2025-10-20T16:49:00Z">
              <w:r>
                <w:rPr>
                  <w:rFonts w:asciiTheme="minorEastAsia" w:eastAsiaTheme="minorEastAsia" w:hAnsiTheme="minorEastAsia" w:hint="eastAsia"/>
                </w:rPr>
                <w:t>식품위생법</w:t>
              </w:r>
            </w:ins>
          </w:p>
          <w:p w:rsidR="00EA107D" w:rsidRPr="00EA107D" w:rsidRDefault="00EA107D" w:rsidP="00EA107D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915" w:author="guisang.song" w:date="2025-10-20T16:53:00Z"/>
                <w:rPrChange w:id="1916" w:author="guisang.song" w:date="2025-10-20T16:53:00Z">
                  <w:rPr>
                    <w:ins w:id="1917" w:author="guisang.song" w:date="2025-10-20T16:53:00Z"/>
                    <w:rFonts w:asciiTheme="minorEastAsia" w:eastAsiaTheme="minorEastAsia" w:hAnsiTheme="minorEastAsia"/>
                  </w:rPr>
                </w:rPrChange>
              </w:rPr>
              <w:pPrChange w:id="1918" w:author="guisang.song" w:date="2025-10-20T16:49:00Z">
                <w:pPr>
                  <w:pStyle w:val="a4"/>
                  <w:wordWrap w:val="0"/>
                  <w:autoSpaceDE w:val="0"/>
                  <w:autoSpaceDN w:val="0"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919" w:author="guisang.song" w:date="2025-10-20T16:53:00Z">
              <w:r>
                <w:rPr>
                  <w:rFonts w:asciiTheme="minorEastAsia" w:eastAsiaTheme="minorEastAsia" w:hAnsiTheme="minorEastAsia" w:hint="eastAsia"/>
                </w:rPr>
                <w:t xml:space="preserve">축산물 </w:t>
              </w:r>
              <w:proofErr w:type="spellStart"/>
              <w:r>
                <w:rPr>
                  <w:rFonts w:asciiTheme="minorEastAsia" w:eastAsiaTheme="minorEastAsia" w:hAnsiTheme="minorEastAsia" w:hint="eastAsia"/>
                </w:rPr>
                <w:t>위생관리법</w:t>
              </w:r>
              <w:proofErr w:type="spellEnd"/>
              <w:r>
                <w:rPr>
                  <w:rFonts w:asciiTheme="minorEastAsia" w:eastAsiaTheme="minorEastAsia" w:hAnsiTheme="minorEastAsia" w:hint="eastAsia"/>
                </w:rPr>
                <w:t>,</w:t>
              </w:r>
              <w:r>
                <w:rPr>
                  <w:rFonts w:asciiTheme="minorEastAsia" w:eastAsiaTheme="minorEastAsia" w:hAnsiTheme="minorEastAsia"/>
                </w:rPr>
                <w:t xml:space="preserve"> </w:t>
              </w:r>
              <w:bookmarkStart w:id="1920" w:name="_GoBack"/>
              <w:bookmarkEnd w:id="1920"/>
              <w:r>
                <w:rPr>
                  <w:rFonts w:asciiTheme="minorEastAsia" w:eastAsiaTheme="minorEastAsia" w:hAnsiTheme="minorEastAsia" w:hint="eastAsia"/>
                </w:rPr>
                <w:t xml:space="preserve">축산물 </w:t>
              </w:r>
              <w:proofErr w:type="spellStart"/>
              <w:r>
                <w:rPr>
                  <w:rFonts w:asciiTheme="minorEastAsia" w:eastAsiaTheme="minorEastAsia" w:hAnsiTheme="minorEastAsia" w:hint="eastAsia"/>
                </w:rPr>
                <w:t>표시기준에</w:t>
              </w:r>
              <w:proofErr w:type="spellEnd"/>
              <w:r>
                <w:rPr>
                  <w:rFonts w:asciiTheme="minorEastAsia" w:eastAsiaTheme="minorEastAsia" w:hAnsiTheme="minorEastAsia" w:hint="eastAsia"/>
                </w:rPr>
                <w:t xml:space="preserve"> 관한 고시</w:t>
              </w:r>
            </w:ins>
          </w:p>
          <w:p w:rsidR="00EA107D" w:rsidRPr="00EA107D" w:rsidRDefault="00EA107D" w:rsidP="00EA107D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921" w:author="guisang.song" w:date="2025-10-20T16:53:00Z"/>
                <w:rFonts w:hint="eastAsia"/>
                <w:rPrChange w:id="1922" w:author="guisang.song" w:date="2025-10-20T16:53:00Z">
                  <w:rPr>
                    <w:ins w:id="1923" w:author="guisang.song" w:date="2025-10-20T16:53:00Z"/>
                    <w:rFonts w:asciiTheme="minorEastAsia" w:eastAsiaTheme="minorEastAsia" w:hAnsiTheme="minorEastAsia" w:hint="eastAsia"/>
                  </w:rPr>
                </w:rPrChange>
              </w:rPr>
              <w:pPrChange w:id="1924" w:author="guisang.song" w:date="2025-10-20T16:49:00Z">
                <w:pPr>
                  <w:pStyle w:val="a4"/>
                  <w:wordWrap w:val="0"/>
                  <w:autoSpaceDE w:val="0"/>
                  <w:autoSpaceDN w:val="0"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925" w:author="guisang.song" w:date="2025-10-20T16:53:00Z">
              <w:r>
                <w:rPr>
                  <w:rFonts w:asciiTheme="minorEastAsia" w:eastAsiaTheme="minorEastAsia" w:hAnsiTheme="minorEastAsia" w:hint="eastAsia"/>
                </w:rPr>
                <w:t>동물보호법</w:t>
              </w:r>
            </w:ins>
          </w:p>
          <w:p w:rsidR="00EA107D" w:rsidRPr="00E0141C" w:rsidRDefault="00EA107D" w:rsidP="00E0141C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926" w:author="guisang.song" w:date="2025-10-20T17:00:00Z"/>
                <w:rPrChange w:id="1927" w:author="guisang.song" w:date="2025-10-20T17:00:00Z">
                  <w:rPr>
                    <w:ins w:id="1928" w:author="guisang.song" w:date="2025-10-20T17:00:00Z"/>
                    <w:rFonts w:asciiTheme="minorEastAsia" w:eastAsiaTheme="minorEastAsia" w:hAnsiTheme="minorEastAsia"/>
                  </w:rPr>
                </w:rPrChange>
              </w:rPr>
              <w:pPrChange w:id="1929" w:author="guisang.song" w:date="2025-10-20T17:00:00Z">
                <w:pPr>
                  <w:pStyle w:val="a4"/>
                  <w:wordWrap w:val="0"/>
                  <w:autoSpaceDE w:val="0"/>
                  <w:autoSpaceDN w:val="0"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930" w:author="guisang.song" w:date="2025-10-20T16:53:00Z">
              <w:r>
                <w:rPr>
                  <w:rFonts w:asciiTheme="minorEastAsia" w:eastAsiaTheme="minorEastAsia" w:hAnsiTheme="minorEastAsia" w:hint="eastAsia"/>
                </w:rPr>
                <w:t>축산법</w:t>
              </w:r>
            </w:ins>
          </w:p>
          <w:p w:rsidR="00E0141C" w:rsidRPr="00E0141C" w:rsidRDefault="00E0141C" w:rsidP="00E0141C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931" w:author="guisang.song" w:date="2025-10-20T16:53:00Z"/>
                <w:rFonts w:hint="eastAsia"/>
                <w:rPrChange w:id="1932" w:author="guisang.song" w:date="2025-10-20T17:00:00Z">
                  <w:rPr>
                    <w:ins w:id="1933" w:author="guisang.song" w:date="2025-10-20T16:53:00Z"/>
                    <w:rFonts w:asciiTheme="minorEastAsia" w:eastAsiaTheme="minorEastAsia" w:hAnsiTheme="minorEastAsia"/>
                  </w:rPr>
                </w:rPrChange>
              </w:rPr>
              <w:pPrChange w:id="1934" w:author="guisang.song" w:date="2025-10-20T17:00:00Z">
                <w:pPr>
                  <w:pStyle w:val="a4"/>
                  <w:wordWrap w:val="0"/>
                  <w:autoSpaceDE w:val="0"/>
                  <w:autoSpaceDN w:val="0"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proofErr w:type="spellStart"/>
            <w:ins w:id="1935" w:author="guisang.song" w:date="2025-10-20T17:00:00Z">
              <w:r>
                <w:rPr>
                  <w:rFonts w:asciiTheme="minorEastAsia" w:eastAsiaTheme="minorEastAsia" w:hAnsiTheme="minorEastAsia" w:hint="eastAsia"/>
                </w:rPr>
                <w:t>주세법</w:t>
              </w:r>
            </w:ins>
            <w:proofErr w:type="spellEnd"/>
          </w:p>
          <w:p w:rsidR="00AD46D2" w:rsidRPr="00AD46D2" w:rsidRDefault="00AD46D2" w:rsidP="00EA107D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936" w:author="guisang.song" w:date="2025-10-20T16:53:00Z"/>
                <w:rPrChange w:id="1937" w:author="guisang.song" w:date="2025-10-20T16:53:00Z">
                  <w:rPr>
                    <w:ins w:id="1938" w:author="guisang.song" w:date="2025-10-20T16:53:00Z"/>
                    <w:rFonts w:asciiTheme="minorEastAsia" w:eastAsiaTheme="minorEastAsia" w:hAnsiTheme="minorEastAsia"/>
                  </w:rPr>
                </w:rPrChange>
              </w:rPr>
              <w:pPrChange w:id="1939" w:author="guisang.song" w:date="2025-10-20T16:49:00Z">
                <w:pPr>
                  <w:pStyle w:val="a4"/>
                  <w:wordWrap w:val="0"/>
                  <w:autoSpaceDE w:val="0"/>
                  <w:autoSpaceDN w:val="0"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940" w:author="guisang.song" w:date="2025-10-20T16:53:00Z">
              <w:r>
                <w:rPr>
                  <w:rFonts w:asciiTheme="minorEastAsia" w:eastAsiaTheme="minorEastAsia" w:hAnsiTheme="minorEastAsia" w:hint="eastAsia"/>
                </w:rPr>
                <w:t>국민건강증진법</w:t>
              </w:r>
            </w:ins>
          </w:p>
          <w:p w:rsidR="00AD46D2" w:rsidRPr="00AD46D2" w:rsidRDefault="00AD46D2" w:rsidP="00EA107D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941" w:author="guisang.song" w:date="2025-10-20T16:54:00Z"/>
                <w:rPrChange w:id="1942" w:author="guisang.song" w:date="2025-10-20T16:54:00Z">
                  <w:rPr>
                    <w:ins w:id="1943" w:author="guisang.song" w:date="2025-10-20T16:54:00Z"/>
                    <w:rFonts w:asciiTheme="minorEastAsia" w:eastAsiaTheme="minorEastAsia" w:hAnsiTheme="minorEastAsia"/>
                  </w:rPr>
                </w:rPrChange>
              </w:rPr>
              <w:pPrChange w:id="1944" w:author="guisang.song" w:date="2025-10-20T16:49:00Z">
                <w:pPr>
                  <w:pStyle w:val="a4"/>
                  <w:wordWrap w:val="0"/>
                  <w:autoSpaceDE w:val="0"/>
                  <w:autoSpaceDN w:val="0"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945" w:author="guisang.song" w:date="2025-10-20T16:56:00Z">
              <w:r>
                <w:rPr>
                  <w:rFonts w:asciiTheme="minorEastAsia" w:eastAsiaTheme="minorEastAsia" w:hAnsiTheme="minorEastAsia" w:hint="eastAsia"/>
                </w:rPr>
                <w:t>농수산물의 원산지 표시 등에 관한 법률(</w:t>
              </w:r>
            </w:ins>
            <w:ins w:id="1946" w:author="guisang.song" w:date="2025-10-20T16:54:00Z">
              <w:r>
                <w:rPr>
                  <w:rFonts w:asciiTheme="minorEastAsia" w:eastAsiaTheme="minorEastAsia" w:hAnsiTheme="minorEastAsia" w:hint="eastAsia"/>
                </w:rPr>
                <w:t>원산지표시법</w:t>
              </w:r>
            </w:ins>
            <w:ins w:id="1947" w:author="guisang.song" w:date="2025-10-20T16:56:00Z">
              <w:r>
                <w:rPr>
                  <w:rFonts w:asciiTheme="minorEastAsia" w:eastAsiaTheme="minorEastAsia" w:hAnsiTheme="minorEastAsia" w:hint="eastAsia"/>
                </w:rPr>
                <w:t>)</w:t>
              </w:r>
            </w:ins>
          </w:p>
          <w:p w:rsidR="00AD46D2" w:rsidRPr="00EE4134" w:rsidRDefault="00AD46D2" w:rsidP="00EA107D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PrChange w:id="1948" w:author="guisang.song" w:date="2025-10-20T15:26:00Z">
                  <w:rPr/>
                </w:rPrChange>
              </w:rPr>
              <w:pPrChange w:id="1949" w:author="guisang.song" w:date="2025-10-20T16:49:00Z">
                <w:pPr>
                  <w:pStyle w:val="a4"/>
                  <w:wordWrap w:val="0"/>
                  <w:autoSpaceDE w:val="0"/>
                  <w:autoSpaceDN w:val="0"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950" w:author="guisang.song" w:date="2025-10-20T16:54:00Z">
              <w:r>
                <w:rPr>
                  <w:rFonts w:asciiTheme="minorEastAsia" w:eastAsiaTheme="minorEastAsia" w:hAnsiTheme="minorEastAsia" w:hint="eastAsia"/>
                </w:rPr>
                <w:t>유통산업발전법</w:t>
              </w:r>
            </w:ins>
          </w:p>
        </w:tc>
      </w:tr>
      <w:tr w:rsidR="00C056A0" w:rsidRPr="00EE4134" w:rsidTr="00AD4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tcPrChange w:id="1951" w:author="guisang.song" w:date="2025-10-20T17:00:00Z">
              <w:tcPr>
                <w:tcW w:w="1010" w:type="dxa"/>
              </w:tcPr>
            </w:tcPrChange>
          </w:tcPr>
          <w:p w:rsidR="00C056A0" w:rsidRPr="00EE4134" w:rsidRDefault="00C056A0" w:rsidP="00AD3229">
            <w:pPr>
              <w:pStyle w:val="a4"/>
              <w:wordWrap w:val="0"/>
              <w:autoSpaceDE w:val="0"/>
              <w:autoSpaceDN w:val="0"/>
              <w:ind w:leftChars="0" w:left="0"/>
              <w:rPr>
                <w:rFonts w:eastAsiaTheme="minorEastAsia"/>
                <w:rPrChange w:id="1952" w:author="guisang.song" w:date="2025-10-20T15:26:00Z">
                  <w:rPr>
                    <w:rFonts w:asciiTheme="minorEastAsia" w:eastAsiaTheme="minorEastAsia" w:hAnsiTheme="minorEastAsia"/>
                  </w:rPr>
                </w:rPrChange>
              </w:rPr>
            </w:pPr>
            <w:r w:rsidRPr="00EE4134">
              <w:rPr>
                <w:rFonts w:eastAsiaTheme="minorEastAsia"/>
                <w:rPrChange w:id="1953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5</w:t>
            </w:r>
          </w:p>
        </w:tc>
        <w:tc>
          <w:tcPr>
            <w:tcW w:w="2410" w:type="dxa"/>
            <w:tcPrChange w:id="1954" w:author="guisang.song" w:date="2025-10-20T17:00:00Z">
              <w:tcPr>
                <w:tcW w:w="2268" w:type="dxa"/>
              </w:tcPr>
            </w:tcPrChange>
          </w:tcPr>
          <w:p w:rsidR="00C056A0" w:rsidRPr="00EE4134" w:rsidRDefault="00C056A0" w:rsidP="00AD3229">
            <w:pPr>
              <w:pStyle w:val="a4"/>
              <w:wordWrap w:val="0"/>
              <w:autoSpaceDE w:val="0"/>
              <w:autoSpaceDN w:val="0"/>
              <w:ind w:leftChars="0"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PrChange w:id="1955" w:author="guisang.song" w:date="2025-10-20T15:26:00Z">
                  <w:rPr/>
                </w:rPrChange>
              </w:rPr>
            </w:pPr>
            <w:r w:rsidRPr="00EE4134">
              <w:rPr>
                <w:rFonts w:eastAsiaTheme="minorEastAsia"/>
                <w:rPrChange w:id="1956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헬스케어</w:t>
            </w:r>
          </w:p>
        </w:tc>
        <w:tc>
          <w:tcPr>
            <w:tcW w:w="6061" w:type="dxa"/>
            <w:tcPrChange w:id="1957" w:author="guisang.song" w:date="2025-10-20T17:00:00Z">
              <w:tcPr>
                <w:tcW w:w="6061" w:type="dxa"/>
              </w:tcPr>
            </w:tcPrChange>
          </w:tcPr>
          <w:p w:rsidR="00C056A0" w:rsidRPr="00EE4134" w:rsidRDefault="00A4617D" w:rsidP="00A4617D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958" w:author="guisang.song" w:date="2025-10-20T15:06:00Z"/>
                <w:rPrChange w:id="1959" w:author="guisang.song" w:date="2025-10-20T15:26:00Z">
                  <w:rPr>
                    <w:ins w:id="1960" w:author="guisang.song" w:date="2025-10-20T15:06:00Z"/>
                  </w:rPr>
                </w:rPrChange>
              </w:rPr>
              <w:pPrChange w:id="1961" w:author="guisang.song" w:date="2025-10-20T15:06:00Z">
                <w:pPr>
                  <w:pStyle w:val="a4"/>
                  <w:wordWrap w:val="0"/>
                  <w:autoSpaceDE w:val="0"/>
                  <w:autoSpaceDN w:val="0"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962" w:author="guisang.song" w:date="2025-10-20T15:06:00Z">
              <w:r w:rsidRPr="00EE4134">
                <w:rPr>
                  <w:rFonts w:eastAsiaTheme="minorEastAsia"/>
                  <w:rPrChange w:id="1963" w:author="guisang.song" w:date="2025-10-20T15:26:00Z">
                    <w:rPr>
                      <w:rFonts w:asciiTheme="minorEastAsia" w:eastAsiaTheme="minorEastAsia" w:hAnsiTheme="minorEastAsia" w:hint="eastAsia"/>
                    </w:rPr>
                  </w:rPrChange>
                </w:rPr>
                <w:t>약사법</w:t>
              </w:r>
            </w:ins>
          </w:p>
          <w:p w:rsidR="00A4617D" w:rsidRPr="00EE4134" w:rsidRDefault="00A4617D" w:rsidP="00A4617D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964" w:author="guisang.song" w:date="2025-10-20T15:08:00Z"/>
                <w:rPrChange w:id="1965" w:author="guisang.song" w:date="2025-10-20T15:26:00Z">
                  <w:rPr>
                    <w:ins w:id="1966" w:author="guisang.song" w:date="2025-10-20T15:08:00Z"/>
                    <w:rFonts w:asciiTheme="minorEastAsia" w:eastAsiaTheme="minorEastAsia" w:hAnsiTheme="minorEastAsia"/>
                  </w:rPr>
                </w:rPrChange>
              </w:rPr>
              <w:pPrChange w:id="1967" w:author="guisang.song" w:date="2025-10-20T15:06:00Z">
                <w:pPr>
                  <w:pStyle w:val="a4"/>
                  <w:wordWrap w:val="0"/>
                  <w:autoSpaceDE w:val="0"/>
                  <w:autoSpaceDN w:val="0"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968" w:author="guisang.song" w:date="2025-10-20T15:06:00Z">
              <w:r w:rsidRPr="00EE4134">
                <w:rPr>
                  <w:rFonts w:eastAsiaTheme="minorEastAsia"/>
                  <w:rPrChange w:id="1969" w:author="guisang.song" w:date="2025-10-20T15:26:00Z">
                    <w:rPr>
                      <w:rFonts w:asciiTheme="minorEastAsia" w:eastAsiaTheme="minorEastAsia" w:hAnsiTheme="minorEastAsia" w:hint="eastAsia"/>
                    </w:rPr>
                  </w:rPrChange>
                </w:rPr>
                <w:t>의약품</w:t>
              </w:r>
              <w:r w:rsidRPr="00EE4134">
                <w:rPr>
                  <w:rPrChange w:id="1970" w:author="guisang.song" w:date="2025-10-20T15:26:00Z">
                    <w:rPr/>
                  </w:rPrChange>
                </w:rPr>
                <w:t xml:space="preserve"> </w:t>
              </w:r>
              <w:r w:rsidRPr="00EE4134">
                <w:rPr>
                  <w:rFonts w:eastAsiaTheme="minorEastAsia"/>
                  <w:rPrChange w:id="1971" w:author="guisang.song" w:date="2025-10-20T15:26:00Z">
                    <w:rPr>
                      <w:rFonts w:asciiTheme="minorEastAsia" w:eastAsiaTheme="minorEastAsia" w:hAnsiTheme="minorEastAsia" w:hint="eastAsia"/>
                    </w:rPr>
                  </w:rPrChange>
                </w:rPr>
                <w:t>등의</w:t>
              </w:r>
              <w:r w:rsidRPr="00EE4134">
                <w:rPr>
                  <w:rPrChange w:id="1972" w:author="guisang.song" w:date="2025-10-20T15:26:00Z">
                    <w:rPr/>
                  </w:rPrChange>
                </w:rPr>
                <w:t xml:space="preserve"> </w:t>
              </w:r>
              <w:r w:rsidRPr="00EE4134">
                <w:rPr>
                  <w:rFonts w:eastAsiaTheme="minorEastAsia"/>
                  <w:rPrChange w:id="1973" w:author="guisang.song" w:date="2025-10-20T15:26:00Z">
                    <w:rPr>
                      <w:rFonts w:asciiTheme="minorEastAsia" w:eastAsiaTheme="minorEastAsia" w:hAnsiTheme="minorEastAsia" w:hint="eastAsia"/>
                    </w:rPr>
                  </w:rPrChange>
                </w:rPr>
                <w:t>안전에</w:t>
              </w:r>
              <w:r w:rsidRPr="00EE4134">
                <w:rPr>
                  <w:rPrChange w:id="1974" w:author="guisang.song" w:date="2025-10-20T15:26:00Z">
                    <w:rPr/>
                  </w:rPrChange>
                </w:rPr>
                <w:t xml:space="preserve"> </w:t>
              </w:r>
            </w:ins>
            <w:ins w:id="1975" w:author="guisang.song" w:date="2025-10-20T15:07:00Z">
              <w:r w:rsidRPr="00EE4134">
                <w:rPr>
                  <w:rFonts w:eastAsiaTheme="minorEastAsia"/>
                  <w:rPrChange w:id="1976" w:author="guisang.song" w:date="2025-10-20T15:26:00Z">
                    <w:rPr>
                      <w:rFonts w:asciiTheme="minorEastAsia" w:eastAsiaTheme="minorEastAsia" w:hAnsiTheme="minorEastAsia" w:hint="eastAsia"/>
                    </w:rPr>
                  </w:rPrChange>
                </w:rPr>
                <w:t>관한</w:t>
              </w:r>
            </w:ins>
            <w:ins w:id="1977" w:author="guisang.song" w:date="2025-10-20T15:06:00Z">
              <w:r w:rsidRPr="00EE4134">
                <w:rPr>
                  <w:rFonts w:eastAsiaTheme="minorEastAsia"/>
                  <w:rPrChange w:id="1978" w:author="guisang.song" w:date="2025-10-20T15:26:00Z">
                    <w:rPr>
                      <w:rFonts w:asciiTheme="minorEastAsia" w:eastAsiaTheme="minorEastAsia" w:hAnsiTheme="minorEastAsia" w:hint="eastAsia"/>
                    </w:rPr>
                  </w:rPrChange>
                </w:rPr>
                <w:t xml:space="preserve"> </w:t>
              </w:r>
              <w:r w:rsidRPr="00EE4134">
                <w:rPr>
                  <w:rFonts w:eastAsiaTheme="minorEastAsia"/>
                  <w:rPrChange w:id="1979" w:author="guisang.song" w:date="2025-10-20T15:26:00Z">
                    <w:rPr>
                      <w:rFonts w:asciiTheme="minorEastAsia" w:eastAsiaTheme="minorEastAsia" w:hAnsiTheme="minorEastAsia" w:hint="eastAsia"/>
                    </w:rPr>
                  </w:rPrChange>
                </w:rPr>
                <w:t>규칙</w:t>
              </w:r>
            </w:ins>
          </w:p>
          <w:p w:rsidR="00506ECA" w:rsidRPr="00EE4134" w:rsidRDefault="00506ECA" w:rsidP="00506ECA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980" w:author="guisang.song" w:date="2025-10-20T15:13:00Z"/>
                <w:rPrChange w:id="1981" w:author="guisang.song" w:date="2025-10-20T15:26:00Z">
                  <w:rPr>
                    <w:ins w:id="1982" w:author="guisang.song" w:date="2025-10-20T15:13:00Z"/>
                    <w:rFonts w:asciiTheme="minorEastAsia" w:eastAsiaTheme="minorEastAsia" w:hAnsiTheme="minorEastAsia"/>
                  </w:rPr>
                </w:rPrChange>
              </w:rPr>
              <w:pPrChange w:id="1983" w:author="guisang.song" w:date="2025-10-20T15:13:00Z">
                <w:pPr>
                  <w:pStyle w:val="a4"/>
                  <w:wordWrap w:val="0"/>
                  <w:autoSpaceDE w:val="0"/>
                  <w:autoSpaceDN w:val="0"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984" w:author="guisang.song" w:date="2025-10-20T15:12:00Z">
              <w:r w:rsidRPr="00EE4134">
                <w:rPr>
                  <w:rFonts w:eastAsiaTheme="minorEastAsia"/>
                  <w:rPrChange w:id="1985" w:author="guisang.song" w:date="2025-10-20T15:26:00Z">
                    <w:rPr>
                      <w:rFonts w:asciiTheme="minorEastAsia" w:eastAsiaTheme="minorEastAsia" w:hAnsiTheme="minorEastAsia" w:hint="eastAsia"/>
                    </w:rPr>
                  </w:rPrChange>
                </w:rPr>
                <w:t>건강보험법</w:t>
              </w:r>
            </w:ins>
          </w:p>
          <w:p w:rsidR="00506ECA" w:rsidRPr="00EE4134" w:rsidRDefault="00506ECA" w:rsidP="00506ECA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PrChange w:id="1986" w:author="guisang.song" w:date="2025-10-20T15:26:00Z">
                  <w:rPr>
                    <w:rFonts w:hint="eastAsia"/>
                  </w:rPr>
                </w:rPrChange>
              </w:rPr>
              <w:pPrChange w:id="1987" w:author="guisang.song" w:date="2025-10-20T15:13:00Z">
                <w:pPr>
                  <w:pStyle w:val="a4"/>
                  <w:wordWrap w:val="0"/>
                  <w:autoSpaceDE w:val="0"/>
                  <w:autoSpaceDN w:val="0"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proofErr w:type="spellStart"/>
            <w:ins w:id="1988" w:author="guisang.song" w:date="2025-10-20T15:13:00Z">
              <w:r w:rsidRPr="00EE4134">
                <w:rPr>
                  <w:rFonts w:eastAsiaTheme="minorEastAsia"/>
                  <w:rPrChange w:id="1989" w:author="guisang.song" w:date="2025-10-20T15:26:00Z">
                    <w:rPr>
                      <w:rFonts w:ascii="Segoe UI" w:hAnsi="Segoe UI" w:cs="Segoe UI"/>
                      <w:spacing w:val="1"/>
                    </w:rPr>
                  </w:rPrChange>
                </w:rPr>
                <w:t>약제</w:t>
              </w:r>
              <w:proofErr w:type="spellEnd"/>
              <w:r w:rsidRPr="00EE4134">
                <w:rPr>
                  <w:rFonts w:eastAsiaTheme="minorEastAsia"/>
                  <w:rPrChange w:id="1990" w:author="guisang.song" w:date="2025-10-20T15:26:00Z">
                    <w:rPr>
                      <w:rFonts w:ascii="Segoe UI" w:hAnsi="Segoe UI" w:cs="Segoe UI"/>
                      <w:spacing w:val="1"/>
                    </w:rPr>
                  </w:rPrChange>
                </w:rPr>
                <w:t xml:space="preserve"> </w:t>
              </w:r>
              <w:r w:rsidRPr="00EE4134">
                <w:rPr>
                  <w:rFonts w:eastAsiaTheme="minorEastAsia"/>
                  <w:rPrChange w:id="1991" w:author="guisang.song" w:date="2025-10-20T15:26:00Z">
                    <w:rPr>
                      <w:rFonts w:ascii="맑은 고딕" w:eastAsia="맑은 고딕" w:hAnsi="맑은 고딕" w:cs="맑은 고딕" w:hint="eastAsia"/>
                      <w:spacing w:val="1"/>
                    </w:rPr>
                  </w:rPrChange>
                </w:rPr>
                <w:t>급여</w:t>
              </w:r>
              <w:r w:rsidRPr="00EE4134">
                <w:rPr>
                  <w:rFonts w:eastAsiaTheme="minorEastAsia"/>
                  <w:rPrChange w:id="1992" w:author="guisang.song" w:date="2025-10-20T15:26:00Z">
                    <w:rPr>
                      <w:rFonts w:ascii="Segoe UI" w:hAnsi="Segoe UI" w:cs="Segoe UI"/>
                      <w:spacing w:val="1"/>
                    </w:rPr>
                  </w:rPrChange>
                </w:rPr>
                <w:t xml:space="preserve"> </w:t>
              </w:r>
              <w:r w:rsidRPr="00EE4134">
                <w:rPr>
                  <w:rFonts w:eastAsiaTheme="minorEastAsia"/>
                  <w:rPrChange w:id="1993" w:author="guisang.song" w:date="2025-10-20T15:26:00Z">
                    <w:rPr>
                      <w:rFonts w:ascii="맑은 고딕" w:eastAsia="맑은 고딕" w:hAnsi="맑은 고딕" w:cs="맑은 고딕" w:hint="eastAsia"/>
                      <w:spacing w:val="1"/>
                    </w:rPr>
                  </w:rPrChange>
                </w:rPr>
                <w:t>목</w:t>
              </w:r>
              <w:r w:rsidRPr="00EE4134">
                <w:rPr>
                  <w:rFonts w:eastAsia="맑은 고딕"/>
                  <w:spacing w:val="1"/>
                  <w:rPrChange w:id="1994" w:author="guisang.song" w:date="2025-10-20T15:26:00Z">
                    <w:rPr>
                      <w:rFonts w:ascii="맑은 고딕" w:eastAsia="맑은 고딕" w:hAnsi="맑은 고딕" w:cs="맑은 고딕" w:hint="eastAsia"/>
                      <w:spacing w:val="1"/>
                    </w:rPr>
                  </w:rPrChange>
                </w:rPr>
                <w:t>록</w:t>
              </w:r>
              <w:r w:rsidRPr="00EE4134">
                <w:rPr>
                  <w:spacing w:val="1"/>
                  <w:rPrChange w:id="1995" w:author="guisang.song" w:date="2025-10-20T15:26:00Z">
                    <w:rPr>
                      <w:rFonts w:ascii="Segoe UI" w:hAnsi="Segoe UI" w:cs="Segoe UI"/>
                      <w:spacing w:val="1"/>
                    </w:rPr>
                  </w:rPrChange>
                </w:rPr>
                <w:t xml:space="preserve"> </w:t>
              </w:r>
              <w:r w:rsidRPr="00EE4134">
                <w:rPr>
                  <w:rFonts w:eastAsia="맑은 고딕"/>
                  <w:spacing w:val="1"/>
                  <w:rPrChange w:id="1996" w:author="guisang.song" w:date="2025-10-20T15:26:00Z">
                    <w:rPr>
                      <w:rFonts w:ascii="맑은 고딕" w:eastAsia="맑은 고딕" w:hAnsi="맑은 고딕" w:cs="맑은 고딕" w:hint="eastAsia"/>
                      <w:spacing w:val="1"/>
                    </w:rPr>
                  </w:rPrChange>
                </w:rPr>
                <w:t>및</w:t>
              </w:r>
              <w:r w:rsidRPr="00EE4134">
                <w:rPr>
                  <w:spacing w:val="1"/>
                  <w:rPrChange w:id="1997" w:author="guisang.song" w:date="2025-10-20T15:26:00Z">
                    <w:rPr>
                      <w:rFonts w:ascii="Segoe UI" w:hAnsi="Segoe UI" w:cs="Segoe UI"/>
                      <w:spacing w:val="1"/>
                    </w:rPr>
                  </w:rPrChange>
                </w:rPr>
                <w:t xml:space="preserve"> </w:t>
              </w:r>
              <w:r w:rsidRPr="00EE4134">
                <w:rPr>
                  <w:rFonts w:eastAsia="맑은 고딕"/>
                  <w:spacing w:val="1"/>
                  <w:rPrChange w:id="1998" w:author="guisang.song" w:date="2025-10-20T15:26:00Z">
                    <w:rPr>
                      <w:rFonts w:ascii="맑은 고딕" w:eastAsia="맑은 고딕" w:hAnsi="맑은 고딕" w:cs="맑은 고딕" w:hint="eastAsia"/>
                      <w:spacing w:val="1"/>
                    </w:rPr>
                  </w:rPrChange>
                </w:rPr>
                <w:t>급여</w:t>
              </w:r>
              <w:r w:rsidRPr="00EE4134">
                <w:rPr>
                  <w:spacing w:val="1"/>
                  <w:rPrChange w:id="1999" w:author="guisang.song" w:date="2025-10-20T15:26:00Z">
                    <w:rPr>
                      <w:rFonts w:ascii="Segoe UI" w:hAnsi="Segoe UI" w:cs="Segoe UI"/>
                      <w:spacing w:val="1"/>
                    </w:rPr>
                  </w:rPrChange>
                </w:rPr>
                <w:t xml:space="preserve"> </w:t>
              </w:r>
              <w:r w:rsidRPr="00EE4134">
                <w:rPr>
                  <w:rFonts w:eastAsia="맑은 고딕"/>
                  <w:spacing w:val="1"/>
                  <w:rPrChange w:id="2000" w:author="guisang.song" w:date="2025-10-20T15:26:00Z">
                    <w:rPr>
                      <w:rFonts w:ascii="맑은 고딕" w:eastAsia="맑은 고딕" w:hAnsi="맑은 고딕" w:cs="맑은 고딕" w:hint="eastAsia"/>
                      <w:spacing w:val="1"/>
                    </w:rPr>
                  </w:rPrChange>
                </w:rPr>
                <w:t>상한금액</w:t>
              </w:r>
              <w:r w:rsidRPr="00EE4134">
                <w:rPr>
                  <w:rFonts w:ascii="바탕" w:eastAsia="바탕" w:hAnsi="바탕" w:cs="바탕" w:hint="eastAsia"/>
                  <w:spacing w:val="1"/>
                  <w:rPrChange w:id="2001" w:author="guisang.song" w:date="2025-10-20T15:26:00Z">
                    <w:rPr>
                      <w:rFonts w:ascii="Segoe UI" w:hAnsi="Segoe UI" w:cs="Segoe UI"/>
                      <w:spacing w:val="1"/>
                    </w:rPr>
                  </w:rPrChange>
                </w:rPr>
                <w:t>표</w:t>
              </w:r>
            </w:ins>
          </w:p>
        </w:tc>
      </w:tr>
      <w:tr w:rsidR="00C056A0" w:rsidRPr="00EE4134" w:rsidTr="00AD4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tcPrChange w:id="2002" w:author="guisang.song" w:date="2025-10-20T17:00:00Z">
              <w:tcPr>
                <w:tcW w:w="1010" w:type="dxa"/>
              </w:tcPr>
            </w:tcPrChange>
          </w:tcPr>
          <w:p w:rsidR="00C056A0" w:rsidRPr="00EE4134" w:rsidRDefault="00C056A0" w:rsidP="00AD3229">
            <w:pPr>
              <w:pStyle w:val="a4"/>
              <w:wordWrap w:val="0"/>
              <w:autoSpaceDE w:val="0"/>
              <w:autoSpaceDN w:val="0"/>
              <w:ind w:leftChars="0" w:left="0"/>
              <w:rPr>
                <w:rFonts w:eastAsiaTheme="minorEastAsia"/>
                <w:rPrChange w:id="2003" w:author="guisang.song" w:date="2025-10-20T15:26:00Z">
                  <w:rPr>
                    <w:rFonts w:asciiTheme="minorEastAsia" w:eastAsiaTheme="minorEastAsia" w:hAnsiTheme="minorEastAsia"/>
                  </w:rPr>
                </w:rPrChange>
              </w:rPr>
            </w:pPr>
            <w:r w:rsidRPr="00EE4134">
              <w:rPr>
                <w:rFonts w:eastAsiaTheme="minorEastAsia"/>
                <w:rPrChange w:id="2004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6</w:t>
            </w:r>
          </w:p>
        </w:tc>
        <w:tc>
          <w:tcPr>
            <w:tcW w:w="2410" w:type="dxa"/>
            <w:tcPrChange w:id="2005" w:author="guisang.song" w:date="2025-10-20T17:00:00Z">
              <w:tcPr>
                <w:tcW w:w="2268" w:type="dxa"/>
              </w:tcPr>
            </w:tcPrChange>
          </w:tcPr>
          <w:p w:rsidR="00C056A0" w:rsidRPr="00EE4134" w:rsidRDefault="00C056A0" w:rsidP="00AD3229">
            <w:pPr>
              <w:pStyle w:val="a4"/>
              <w:wordWrap w:val="0"/>
              <w:autoSpaceDE w:val="0"/>
              <w:autoSpaceDN w:val="0"/>
              <w:ind w:leftChars="0"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PrChange w:id="2006" w:author="guisang.song" w:date="2025-10-20T15:26:00Z">
                  <w:rPr/>
                </w:rPrChange>
              </w:rPr>
            </w:pPr>
            <w:r w:rsidRPr="00EE4134">
              <w:rPr>
                <w:rFonts w:eastAsiaTheme="minorEastAsia"/>
                <w:rPrChange w:id="2007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인프라</w:t>
            </w:r>
          </w:p>
        </w:tc>
        <w:tc>
          <w:tcPr>
            <w:tcW w:w="6061" w:type="dxa"/>
            <w:tcPrChange w:id="2008" w:author="guisang.song" w:date="2025-10-20T17:00:00Z">
              <w:tcPr>
                <w:tcW w:w="6061" w:type="dxa"/>
              </w:tcPr>
            </w:tcPrChange>
          </w:tcPr>
          <w:p w:rsidR="00C056A0" w:rsidRPr="00EE4134" w:rsidRDefault="00AD46D2" w:rsidP="00AD46D2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PrChange w:id="2009" w:author="guisang.song" w:date="2025-10-20T15:26:00Z">
                  <w:rPr/>
                </w:rPrChange>
              </w:rPr>
              <w:pPrChange w:id="2010" w:author="guisang.song" w:date="2025-10-20T16:58:00Z">
                <w:pPr>
                  <w:pStyle w:val="a4"/>
                  <w:wordWrap w:val="0"/>
                  <w:autoSpaceDE w:val="0"/>
                  <w:autoSpaceDN w:val="0"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2011" w:author="guisang.song" w:date="2025-10-20T16:58:00Z">
              <w:r>
                <w:t>N/A (</w:t>
              </w:r>
              <w:r>
                <w:rPr>
                  <w:rFonts w:asciiTheme="minorEastAsia" w:eastAsiaTheme="minorEastAsia" w:hAnsiTheme="minorEastAsia" w:hint="eastAsia"/>
                </w:rPr>
                <w:t>지침서</w:t>
              </w:r>
              <w:r>
                <w:t xml:space="preserve"> </w:t>
              </w:r>
              <w:r>
                <w:rPr>
                  <w:rFonts w:asciiTheme="minorEastAsia" w:eastAsiaTheme="minorEastAsia" w:hAnsiTheme="minorEastAsia" w:hint="eastAsia"/>
                </w:rPr>
                <w:t>항목들을 보니,</w:t>
              </w:r>
              <w:r>
                <w:rPr>
                  <w:rFonts w:asciiTheme="minorEastAsia" w:eastAsiaTheme="minorEastAsia" w:hAnsiTheme="minorEastAsia"/>
                </w:rPr>
                <w:t xml:space="preserve"> </w:t>
              </w:r>
              <w:r>
                <w:rPr>
                  <w:rFonts w:asciiTheme="minorEastAsia" w:eastAsiaTheme="minorEastAsia" w:hAnsiTheme="minorEastAsia" w:hint="eastAsia"/>
                </w:rPr>
                <w:t>매우 광범위하여, 관련 법률들을 모두 명시하기 어려움)</w:t>
              </w:r>
            </w:ins>
          </w:p>
        </w:tc>
      </w:tr>
      <w:tr w:rsidR="00C056A0" w:rsidRPr="00EE4134" w:rsidTr="00AD4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tcPrChange w:id="2012" w:author="guisang.song" w:date="2025-10-20T17:00:00Z">
              <w:tcPr>
                <w:tcW w:w="1010" w:type="dxa"/>
              </w:tcPr>
            </w:tcPrChange>
          </w:tcPr>
          <w:p w:rsidR="00C056A0" w:rsidRPr="00EE4134" w:rsidRDefault="00C056A0" w:rsidP="00AD3229">
            <w:pPr>
              <w:pStyle w:val="a4"/>
              <w:wordWrap w:val="0"/>
              <w:autoSpaceDE w:val="0"/>
              <w:autoSpaceDN w:val="0"/>
              <w:ind w:leftChars="0" w:left="0"/>
              <w:rPr>
                <w:rFonts w:eastAsiaTheme="minorEastAsia"/>
                <w:rPrChange w:id="2013" w:author="guisang.song" w:date="2025-10-20T15:26:00Z">
                  <w:rPr>
                    <w:rFonts w:asciiTheme="minorEastAsia" w:eastAsiaTheme="minorEastAsia" w:hAnsiTheme="minorEastAsia"/>
                  </w:rPr>
                </w:rPrChange>
              </w:rPr>
            </w:pPr>
            <w:r w:rsidRPr="00EE4134">
              <w:rPr>
                <w:rFonts w:eastAsiaTheme="minorEastAsia"/>
                <w:rPrChange w:id="2014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7</w:t>
            </w:r>
          </w:p>
        </w:tc>
        <w:tc>
          <w:tcPr>
            <w:tcW w:w="2410" w:type="dxa"/>
            <w:tcPrChange w:id="2015" w:author="guisang.song" w:date="2025-10-20T17:00:00Z">
              <w:tcPr>
                <w:tcW w:w="2268" w:type="dxa"/>
              </w:tcPr>
            </w:tcPrChange>
          </w:tcPr>
          <w:p w:rsidR="00C056A0" w:rsidRPr="00EE4134" w:rsidRDefault="00C056A0" w:rsidP="00AD3229">
            <w:pPr>
              <w:pStyle w:val="a4"/>
              <w:wordWrap w:val="0"/>
              <w:autoSpaceDE w:val="0"/>
              <w:autoSpaceDN w:val="0"/>
              <w:ind w:leftChars="0"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rPrChange w:id="2016" w:author="guisang.song" w:date="2025-10-20T15:26:00Z">
                  <w:rPr>
                    <w:rFonts w:asciiTheme="minorEastAsia" w:eastAsiaTheme="minorEastAsia" w:hAnsiTheme="minorEastAsia"/>
                  </w:rPr>
                </w:rPrChange>
              </w:rPr>
            </w:pPr>
            <w:r w:rsidRPr="00EE4134">
              <w:rPr>
                <w:rFonts w:eastAsiaTheme="minorEastAsia"/>
                <w:rPrChange w:id="2017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재생가능자원</w:t>
            </w:r>
            <w:r w:rsidRPr="00EE4134">
              <w:rPr>
                <w:rFonts w:eastAsiaTheme="minorEastAsia"/>
                <w:rPrChange w:id="2018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 xml:space="preserve"> </w:t>
            </w:r>
            <w:r w:rsidRPr="00EE4134">
              <w:rPr>
                <w:rFonts w:eastAsiaTheme="minorEastAsia"/>
                <w:rPrChange w:id="2019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및</w:t>
            </w:r>
            <w:r w:rsidRPr="00EE4134">
              <w:rPr>
                <w:rFonts w:eastAsiaTheme="minorEastAsia"/>
                <w:rPrChange w:id="2020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 xml:space="preserve"> </w:t>
            </w:r>
            <w:r w:rsidRPr="00EE4134">
              <w:rPr>
                <w:rFonts w:eastAsiaTheme="minorEastAsia"/>
                <w:rPrChange w:id="2021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대체에너지</w:t>
            </w:r>
          </w:p>
        </w:tc>
        <w:tc>
          <w:tcPr>
            <w:tcW w:w="6061" w:type="dxa"/>
            <w:tcPrChange w:id="2022" w:author="guisang.song" w:date="2025-10-20T17:00:00Z">
              <w:tcPr>
                <w:tcW w:w="6061" w:type="dxa"/>
              </w:tcPr>
            </w:tcPrChange>
          </w:tcPr>
          <w:p w:rsidR="00C056A0" w:rsidRPr="00EE4134" w:rsidRDefault="00880410" w:rsidP="00880410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PrChange w:id="2023" w:author="guisang.song" w:date="2025-10-20T15:26:00Z">
                  <w:rPr/>
                </w:rPrChange>
              </w:rPr>
            </w:pPr>
            <w:proofErr w:type="spellStart"/>
            <w:r w:rsidRPr="00EE4134">
              <w:rPr>
                <w:rFonts w:eastAsiaTheme="minorEastAsia"/>
                <w:rPrChange w:id="2024" w:author="guisang.song" w:date="2025-10-20T15:26:00Z">
                  <w:rPr>
                    <w:rFonts w:asciiTheme="minorEastAsia" w:eastAsiaTheme="minorEastAsia" w:hAnsiTheme="minorEastAsia"/>
                  </w:rPr>
                </w:rPrChange>
              </w:rPr>
              <w:t>대체에너지개발및이용</w:t>
            </w:r>
            <w:proofErr w:type="spellEnd"/>
            <w:r w:rsidRPr="00EE4134">
              <w:rPr>
                <w:rFonts w:eastAsiaTheme="minorEastAsia"/>
                <w:rPrChange w:id="2025" w:author="guisang.song" w:date="2025-10-20T15:26:00Z">
                  <w:rPr>
                    <w:rFonts w:asciiTheme="minorEastAsia" w:eastAsiaTheme="minorEastAsia" w:hAnsiTheme="minorEastAsia"/>
                  </w:rPr>
                </w:rPrChange>
              </w:rPr>
              <w:t>·</w:t>
            </w:r>
            <w:r w:rsidRPr="00EE4134">
              <w:rPr>
                <w:rFonts w:eastAsiaTheme="minorEastAsia"/>
                <w:rPrChange w:id="2026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보급촉진</w:t>
            </w:r>
            <w:r w:rsidRPr="00EE4134">
              <w:rPr>
                <w:rFonts w:eastAsiaTheme="minorEastAsia"/>
                <w:rPrChange w:id="2027" w:author="guisang.song" w:date="2025-10-20T15:26:00Z">
                  <w:rPr>
                    <w:rFonts w:asciiTheme="minorEastAsia" w:eastAsiaTheme="minorEastAsia" w:hAnsiTheme="minorEastAsia"/>
                  </w:rPr>
                </w:rPrChange>
              </w:rPr>
              <w:t>법</w:t>
            </w:r>
          </w:p>
          <w:p w:rsidR="00880410" w:rsidRPr="00EE4134" w:rsidRDefault="00880410" w:rsidP="00880410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PrChange w:id="2028" w:author="guisang.song" w:date="2025-10-20T15:26:00Z">
                  <w:rPr/>
                </w:rPrChange>
              </w:rPr>
            </w:pPr>
            <w:proofErr w:type="spellStart"/>
            <w:r w:rsidRPr="00EE4134">
              <w:rPr>
                <w:rFonts w:eastAsiaTheme="minorEastAsia"/>
                <w:rPrChange w:id="2029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신에너지</w:t>
            </w:r>
            <w:proofErr w:type="spellEnd"/>
            <w:r w:rsidRPr="00EE4134">
              <w:rPr>
                <w:rFonts w:eastAsiaTheme="minorEastAsia"/>
                <w:rPrChange w:id="2030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 xml:space="preserve"> </w:t>
            </w:r>
            <w:r w:rsidRPr="00EE4134">
              <w:rPr>
                <w:rFonts w:eastAsiaTheme="minorEastAsia"/>
                <w:rPrChange w:id="2031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및</w:t>
            </w:r>
            <w:r w:rsidRPr="00EE4134">
              <w:rPr>
                <w:rFonts w:eastAsiaTheme="minorEastAsia"/>
                <w:rPrChange w:id="2032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 xml:space="preserve"> </w:t>
            </w:r>
            <w:r w:rsidRPr="00EE4134">
              <w:rPr>
                <w:rFonts w:eastAsiaTheme="minorEastAsia"/>
                <w:rPrChange w:id="2033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재생에너지</w:t>
            </w:r>
            <w:r w:rsidRPr="00EE4134">
              <w:rPr>
                <w:rFonts w:eastAsiaTheme="minorEastAsia"/>
                <w:rPrChange w:id="2034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 xml:space="preserve"> </w:t>
            </w:r>
            <w:proofErr w:type="spellStart"/>
            <w:r w:rsidRPr="00EE4134">
              <w:rPr>
                <w:rFonts w:eastAsiaTheme="minorEastAsia"/>
                <w:rPrChange w:id="2035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개발</w:t>
            </w:r>
            <w:r w:rsidRPr="00EE4134">
              <w:rPr>
                <w:rFonts w:eastAsiaTheme="minorEastAsia"/>
                <w:rPrChange w:id="2036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∙</w:t>
            </w:r>
            <w:r w:rsidRPr="00EE4134">
              <w:rPr>
                <w:rFonts w:eastAsiaTheme="minorEastAsia"/>
                <w:rPrChange w:id="2037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이용</w:t>
            </w:r>
            <w:r w:rsidRPr="00EE4134">
              <w:rPr>
                <w:rFonts w:eastAsiaTheme="minorEastAsia"/>
                <w:rPrChange w:id="2038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∙</w:t>
            </w:r>
            <w:r w:rsidRPr="00EE4134">
              <w:rPr>
                <w:rFonts w:eastAsiaTheme="minorEastAsia"/>
                <w:rPrChange w:id="2039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보급</w:t>
            </w:r>
            <w:proofErr w:type="spellEnd"/>
            <w:r w:rsidRPr="00EE4134">
              <w:rPr>
                <w:rFonts w:eastAsiaTheme="minorEastAsia"/>
                <w:rPrChange w:id="2040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 xml:space="preserve"> </w:t>
            </w:r>
            <w:r w:rsidRPr="00EE4134">
              <w:rPr>
                <w:rFonts w:eastAsiaTheme="minorEastAsia"/>
                <w:rPrChange w:id="2041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촉진법</w:t>
            </w:r>
          </w:p>
        </w:tc>
      </w:tr>
      <w:tr w:rsidR="00C056A0" w:rsidRPr="00EE4134" w:rsidTr="00AD4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tcPrChange w:id="2042" w:author="guisang.song" w:date="2025-10-20T17:00:00Z">
              <w:tcPr>
                <w:tcW w:w="1010" w:type="dxa"/>
              </w:tcPr>
            </w:tcPrChange>
          </w:tcPr>
          <w:p w:rsidR="00C056A0" w:rsidRPr="00EE4134" w:rsidRDefault="00C056A0" w:rsidP="00AD3229">
            <w:pPr>
              <w:pStyle w:val="a4"/>
              <w:wordWrap w:val="0"/>
              <w:autoSpaceDE w:val="0"/>
              <w:autoSpaceDN w:val="0"/>
              <w:ind w:leftChars="0" w:left="0"/>
              <w:rPr>
                <w:rFonts w:eastAsiaTheme="minorEastAsia"/>
                <w:rPrChange w:id="2043" w:author="guisang.song" w:date="2025-10-20T15:26:00Z">
                  <w:rPr>
                    <w:rFonts w:asciiTheme="minorEastAsia" w:eastAsiaTheme="minorEastAsia" w:hAnsiTheme="minorEastAsia"/>
                  </w:rPr>
                </w:rPrChange>
              </w:rPr>
            </w:pPr>
            <w:r w:rsidRPr="00EE4134">
              <w:rPr>
                <w:rFonts w:eastAsiaTheme="minorEastAsia"/>
                <w:rPrChange w:id="2044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8</w:t>
            </w:r>
          </w:p>
        </w:tc>
        <w:tc>
          <w:tcPr>
            <w:tcW w:w="2410" w:type="dxa"/>
            <w:tcPrChange w:id="2045" w:author="guisang.song" w:date="2025-10-20T17:00:00Z">
              <w:tcPr>
                <w:tcW w:w="2268" w:type="dxa"/>
              </w:tcPr>
            </w:tcPrChange>
          </w:tcPr>
          <w:p w:rsidR="00C056A0" w:rsidRPr="00EE4134" w:rsidRDefault="00C056A0" w:rsidP="00AD3229">
            <w:pPr>
              <w:pStyle w:val="a4"/>
              <w:wordWrap w:val="0"/>
              <w:autoSpaceDE w:val="0"/>
              <w:autoSpaceDN w:val="0"/>
              <w:ind w:leftChars="0"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rPrChange w:id="2046" w:author="guisang.song" w:date="2025-10-20T15:26:00Z">
                  <w:rPr>
                    <w:rFonts w:asciiTheme="minorEastAsia" w:eastAsiaTheme="minorEastAsia" w:hAnsiTheme="minorEastAsia"/>
                  </w:rPr>
                </w:rPrChange>
              </w:rPr>
            </w:pPr>
            <w:proofErr w:type="spellStart"/>
            <w:r w:rsidRPr="00EE4134">
              <w:rPr>
                <w:rFonts w:eastAsiaTheme="minorEastAsia"/>
                <w:rPrChange w:id="2047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자원변환</w:t>
            </w:r>
            <w:proofErr w:type="spellEnd"/>
          </w:p>
        </w:tc>
        <w:tc>
          <w:tcPr>
            <w:tcW w:w="6061" w:type="dxa"/>
            <w:tcPrChange w:id="2048" w:author="guisang.song" w:date="2025-10-20T17:00:00Z">
              <w:tcPr>
                <w:tcW w:w="6061" w:type="dxa"/>
              </w:tcPr>
            </w:tcPrChange>
          </w:tcPr>
          <w:p w:rsidR="00C056A0" w:rsidRPr="00EE4134" w:rsidRDefault="00EE4134" w:rsidP="00A07B0D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49" w:author="guisang.song" w:date="2025-10-20T15:22:00Z"/>
                <w:rPrChange w:id="2050" w:author="guisang.song" w:date="2025-10-20T15:26:00Z">
                  <w:rPr>
                    <w:ins w:id="2051" w:author="guisang.song" w:date="2025-10-20T15:22:00Z"/>
                    <w:rFonts w:asciiTheme="minorEastAsia" w:eastAsiaTheme="minorEastAsia" w:hAnsiTheme="minorEastAsia"/>
                  </w:rPr>
                </w:rPrChange>
              </w:rPr>
              <w:pPrChange w:id="2052" w:author="guisang.song" w:date="2025-10-20T15:22:00Z">
                <w:pPr>
                  <w:pStyle w:val="a4"/>
                  <w:wordWrap w:val="0"/>
                  <w:autoSpaceDE w:val="0"/>
                  <w:autoSpaceDN w:val="0"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2053" w:author="guisang.song" w:date="2025-10-20T15:22:00Z">
              <w:r w:rsidRPr="00EE4134">
                <w:rPr>
                  <w:rFonts w:eastAsiaTheme="minorEastAsia"/>
                  <w:rPrChange w:id="2054" w:author="guisang.song" w:date="2025-10-20T15:26:00Z">
                    <w:rPr>
                      <w:rFonts w:asciiTheme="minorEastAsia" w:eastAsiaTheme="minorEastAsia" w:hAnsiTheme="minorEastAsia" w:hint="eastAsia"/>
                    </w:rPr>
                  </w:rPrChange>
                </w:rPr>
                <w:t>환경정책기본법</w:t>
              </w:r>
            </w:ins>
          </w:p>
          <w:p w:rsidR="00EE4134" w:rsidRPr="00EE4134" w:rsidRDefault="00EE4134" w:rsidP="00A07B0D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55" w:author="guisang.song" w:date="2025-10-20T15:22:00Z"/>
                <w:rPrChange w:id="2056" w:author="guisang.song" w:date="2025-10-20T15:26:00Z">
                  <w:rPr>
                    <w:ins w:id="2057" w:author="guisang.song" w:date="2025-10-20T15:22:00Z"/>
                  </w:rPr>
                </w:rPrChange>
              </w:rPr>
              <w:pPrChange w:id="2058" w:author="guisang.song" w:date="2025-10-20T15:22:00Z">
                <w:pPr>
                  <w:pStyle w:val="a4"/>
                  <w:wordWrap w:val="0"/>
                  <w:autoSpaceDE w:val="0"/>
                  <w:autoSpaceDN w:val="0"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2059" w:author="guisang.song" w:date="2025-10-20T15:22:00Z">
              <w:r w:rsidRPr="00EE4134">
                <w:rPr>
                  <w:rFonts w:eastAsiaTheme="minorEastAsia"/>
                  <w:rPrChange w:id="2060" w:author="guisang.song" w:date="2025-10-20T15:26:00Z">
                    <w:rPr>
                      <w:rFonts w:asciiTheme="minorEastAsia" w:eastAsiaTheme="minorEastAsia" w:hAnsiTheme="minorEastAsia" w:hint="eastAsia"/>
                    </w:rPr>
                  </w:rPrChange>
                </w:rPr>
                <w:t>대기환경보전법</w:t>
              </w:r>
            </w:ins>
          </w:p>
          <w:p w:rsidR="00EE4134" w:rsidRPr="00EE4134" w:rsidRDefault="00EE4134" w:rsidP="00A07B0D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61" w:author="guisang.song" w:date="2025-10-20T15:22:00Z"/>
                <w:rPrChange w:id="2062" w:author="guisang.song" w:date="2025-10-20T15:26:00Z">
                  <w:rPr>
                    <w:ins w:id="2063" w:author="guisang.song" w:date="2025-10-20T15:22:00Z"/>
                  </w:rPr>
                </w:rPrChange>
              </w:rPr>
              <w:pPrChange w:id="2064" w:author="guisang.song" w:date="2025-10-20T15:22:00Z">
                <w:pPr>
                  <w:pStyle w:val="a4"/>
                  <w:wordWrap w:val="0"/>
                  <w:autoSpaceDE w:val="0"/>
                  <w:autoSpaceDN w:val="0"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2065" w:author="guisang.song" w:date="2025-10-20T15:22:00Z">
              <w:r w:rsidRPr="00EE4134">
                <w:rPr>
                  <w:rFonts w:eastAsiaTheme="minorEastAsia"/>
                  <w:rPrChange w:id="2066" w:author="guisang.song" w:date="2025-10-20T15:26:00Z">
                    <w:rPr>
                      <w:rFonts w:asciiTheme="minorEastAsia" w:eastAsiaTheme="minorEastAsia" w:hAnsiTheme="minorEastAsia" w:hint="eastAsia"/>
                    </w:rPr>
                  </w:rPrChange>
                </w:rPr>
                <w:t>폐기물관리법</w:t>
              </w:r>
            </w:ins>
          </w:p>
          <w:p w:rsidR="00EE4134" w:rsidRPr="00EE4134" w:rsidRDefault="00EE4134" w:rsidP="00A07B0D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67" w:author="guisang.song" w:date="2025-10-20T15:22:00Z"/>
                <w:rPrChange w:id="2068" w:author="guisang.song" w:date="2025-10-20T15:26:00Z">
                  <w:rPr>
                    <w:ins w:id="2069" w:author="guisang.song" w:date="2025-10-20T15:22:00Z"/>
                    <w:rFonts w:asciiTheme="minorEastAsia" w:eastAsiaTheme="minorEastAsia" w:hAnsiTheme="minorEastAsia"/>
                  </w:rPr>
                </w:rPrChange>
              </w:rPr>
              <w:pPrChange w:id="2070" w:author="guisang.song" w:date="2025-10-20T15:22:00Z">
                <w:pPr>
                  <w:pStyle w:val="a4"/>
                  <w:wordWrap w:val="0"/>
                  <w:autoSpaceDE w:val="0"/>
                  <w:autoSpaceDN w:val="0"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2071" w:author="guisang.song" w:date="2025-10-20T15:22:00Z">
              <w:r w:rsidRPr="00EE4134">
                <w:rPr>
                  <w:rFonts w:eastAsiaTheme="minorEastAsia"/>
                  <w:rPrChange w:id="2072" w:author="guisang.song" w:date="2025-10-20T15:26:00Z">
                    <w:rPr>
                      <w:rFonts w:asciiTheme="minorEastAsia" w:eastAsiaTheme="minorEastAsia" w:hAnsiTheme="minorEastAsia" w:hint="eastAsia"/>
                    </w:rPr>
                  </w:rPrChange>
                </w:rPr>
                <w:t>자원순환기본법</w:t>
              </w:r>
            </w:ins>
          </w:p>
          <w:p w:rsidR="00EE4134" w:rsidRPr="00EE4134" w:rsidRDefault="00EE4134" w:rsidP="00EE4134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PrChange w:id="2073" w:author="guisang.song" w:date="2025-10-20T15:26:00Z">
                  <w:rPr>
                    <w:rFonts w:hint="eastAsia"/>
                  </w:rPr>
                </w:rPrChange>
              </w:rPr>
              <w:pPrChange w:id="2074" w:author="guisang.song" w:date="2025-10-20T15:22:00Z">
                <w:pPr>
                  <w:pStyle w:val="a4"/>
                  <w:wordWrap w:val="0"/>
                  <w:autoSpaceDE w:val="0"/>
                  <w:autoSpaceDN w:val="0"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proofErr w:type="spellStart"/>
            <w:ins w:id="2075" w:author="guisang.song" w:date="2025-10-20T15:22:00Z">
              <w:r w:rsidRPr="00EE4134">
                <w:rPr>
                  <w:rFonts w:eastAsiaTheme="minorEastAsia"/>
                  <w:rPrChange w:id="2076" w:author="guisang.song" w:date="2025-10-20T15:26:00Z">
                    <w:rPr>
                      <w:rFonts w:asciiTheme="minorEastAsia" w:eastAsiaTheme="minorEastAsia" w:hAnsiTheme="minorEastAsia" w:hint="eastAsia"/>
                    </w:rPr>
                  </w:rPrChange>
                </w:rPr>
                <w:t>에너지법</w:t>
              </w:r>
            </w:ins>
            <w:proofErr w:type="spellEnd"/>
          </w:p>
        </w:tc>
      </w:tr>
      <w:tr w:rsidR="00C056A0" w:rsidRPr="00EE4134" w:rsidTr="00AD4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tcPrChange w:id="2077" w:author="guisang.song" w:date="2025-10-20T17:00:00Z">
              <w:tcPr>
                <w:tcW w:w="1010" w:type="dxa"/>
              </w:tcPr>
            </w:tcPrChange>
          </w:tcPr>
          <w:p w:rsidR="00C056A0" w:rsidRPr="00EE4134" w:rsidRDefault="00C056A0" w:rsidP="00AD3229">
            <w:pPr>
              <w:pStyle w:val="a4"/>
              <w:wordWrap w:val="0"/>
              <w:autoSpaceDE w:val="0"/>
              <w:autoSpaceDN w:val="0"/>
              <w:ind w:leftChars="0" w:left="0"/>
              <w:rPr>
                <w:rFonts w:eastAsiaTheme="minorEastAsia"/>
                <w:rPrChange w:id="2078" w:author="guisang.song" w:date="2025-10-20T15:26:00Z">
                  <w:rPr>
                    <w:rFonts w:asciiTheme="minorEastAsia" w:eastAsiaTheme="minorEastAsia" w:hAnsiTheme="minorEastAsia"/>
                  </w:rPr>
                </w:rPrChange>
              </w:rPr>
            </w:pPr>
            <w:r w:rsidRPr="00EE4134">
              <w:rPr>
                <w:rFonts w:eastAsiaTheme="minorEastAsia"/>
                <w:rPrChange w:id="2079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9</w:t>
            </w:r>
          </w:p>
        </w:tc>
        <w:tc>
          <w:tcPr>
            <w:tcW w:w="2410" w:type="dxa"/>
            <w:tcPrChange w:id="2080" w:author="guisang.song" w:date="2025-10-20T17:00:00Z">
              <w:tcPr>
                <w:tcW w:w="2268" w:type="dxa"/>
              </w:tcPr>
            </w:tcPrChange>
          </w:tcPr>
          <w:p w:rsidR="00C056A0" w:rsidRPr="00EE4134" w:rsidRDefault="00C056A0" w:rsidP="00AD3229">
            <w:pPr>
              <w:pStyle w:val="a4"/>
              <w:wordWrap w:val="0"/>
              <w:autoSpaceDE w:val="0"/>
              <w:autoSpaceDN w:val="0"/>
              <w:ind w:leftChars="0"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rPrChange w:id="2081" w:author="guisang.song" w:date="2025-10-20T15:26:00Z">
                  <w:rPr>
                    <w:rFonts w:asciiTheme="minorEastAsia" w:eastAsiaTheme="minorEastAsia" w:hAnsiTheme="minorEastAsia"/>
                  </w:rPr>
                </w:rPrChange>
              </w:rPr>
            </w:pPr>
            <w:r w:rsidRPr="00EE4134">
              <w:rPr>
                <w:rFonts w:eastAsiaTheme="minorEastAsia"/>
                <w:rPrChange w:id="2082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서</w:t>
            </w:r>
            <w:r w:rsidR="00880410" w:rsidRPr="00EE4134">
              <w:rPr>
                <w:rFonts w:eastAsiaTheme="minorEastAsia"/>
                <w:rPrChange w:id="2083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비스</w:t>
            </w:r>
          </w:p>
        </w:tc>
        <w:tc>
          <w:tcPr>
            <w:tcW w:w="6061" w:type="dxa"/>
            <w:tcPrChange w:id="2084" w:author="guisang.song" w:date="2025-10-20T17:00:00Z">
              <w:tcPr>
                <w:tcW w:w="6061" w:type="dxa"/>
              </w:tcPr>
            </w:tcPrChange>
          </w:tcPr>
          <w:p w:rsidR="00C056A0" w:rsidRPr="00A715BE" w:rsidRDefault="00A715BE" w:rsidP="00A715BE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85" w:author="guisang.song" w:date="2025-10-20T16:46:00Z"/>
                <w:rPrChange w:id="2086" w:author="guisang.song" w:date="2025-10-20T16:46:00Z">
                  <w:rPr>
                    <w:ins w:id="2087" w:author="guisang.song" w:date="2025-10-20T16:46:00Z"/>
                    <w:rFonts w:eastAsiaTheme="minorEastAsia"/>
                  </w:rPr>
                </w:rPrChange>
              </w:rPr>
              <w:pPrChange w:id="2088" w:author="guisang.song" w:date="2025-10-20T16:45:00Z">
                <w:pPr>
                  <w:pStyle w:val="a4"/>
                  <w:wordWrap w:val="0"/>
                  <w:autoSpaceDE w:val="0"/>
                  <w:autoSpaceDN w:val="0"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proofErr w:type="spellStart"/>
            <w:ins w:id="2089" w:author="guisang.song" w:date="2025-10-20T16:45:00Z">
              <w:r w:rsidRPr="00A715BE">
                <w:rPr>
                  <w:rFonts w:eastAsiaTheme="minorEastAsia" w:hint="eastAsia"/>
                  <w:rPrChange w:id="2090" w:author="guisang.song" w:date="2025-10-20T16:45:00Z">
                    <w:rPr>
                      <w:rFonts w:ascii="맑은 고딕" w:eastAsia="맑은 고딕" w:hAnsi="맑은 고딕" w:hint="eastAsia"/>
                      <w:color w:val="333333"/>
                      <w:shd w:val="clear" w:color="auto" w:fill="F6F6F6"/>
                    </w:rPr>
                  </w:rPrChange>
                </w:rPr>
                <w:t>표시·광고의</w:t>
              </w:r>
              <w:proofErr w:type="spellEnd"/>
              <w:r w:rsidRPr="00A715BE">
                <w:rPr>
                  <w:rFonts w:eastAsiaTheme="minorEastAsia" w:hint="eastAsia"/>
                  <w:rPrChange w:id="2091" w:author="guisang.song" w:date="2025-10-20T16:45:00Z">
                    <w:rPr>
                      <w:rFonts w:ascii="맑은 고딕" w:eastAsia="맑은 고딕" w:hAnsi="맑은 고딕" w:hint="eastAsia"/>
                      <w:color w:val="333333"/>
                      <w:shd w:val="clear" w:color="auto" w:fill="F6F6F6"/>
                    </w:rPr>
                  </w:rPrChange>
                </w:rPr>
                <w:t xml:space="preserve"> </w:t>
              </w:r>
              <w:r w:rsidRPr="00A715BE">
                <w:rPr>
                  <w:rFonts w:eastAsiaTheme="minorEastAsia" w:hint="eastAsia"/>
                  <w:rPrChange w:id="2092" w:author="guisang.song" w:date="2025-10-20T16:45:00Z">
                    <w:rPr>
                      <w:rFonts w:ascii="맑은 고딕" w:eastAsia="맑은 고딕" w:hAnsi="맑은 고딕" w:hint="eastAsia"/>
                      <w:color w:val="333333"/>
                      <w:shd w:val="clear" w:color="auto" w:fill="F6F6F6"/>
                    </w:rPr>
                  </w:rPrChange>
                </w:rPr>
                <w:t>공정화에</w:t>
              </w:r>
              <w:r w:rsidRPr="00A715BE">
                <w:rPr>
                  <w:rFonts w:eastAsiaTheme="minorEastAsia" w:hint="eastAsia"/>
                  <w:rPrChange w:id="2093" w:author="guisang.song" w:date="2025-10-20T16:45:00Z">
                    <w:rPr>
                      <w:rFonts w:ascii="맑은 고딕" w:eastAsia="맑은 고딕" w:hAnsi="맑은 고딕" w:hint="eastAsia"/>
                      <w:color w:val="333333"/>
                      <w:shd w:val="clear" w:color="auto" w:fill="F6F6F6"/>
                    </w:rPr>
                  </w:rPrChange>
                </w:rPr>
                <w:t xml:space="preserve"> </w:t>
              </w:r>
              <w:r w:rsidRPr="00A715BE">
                <w:rPr>
                  <w:rFonts w:eastAsiaTheme="minorEastAsia" w:hint="eastAsia"/>
                  <w:rPrChange w:id="2094" w:author="guisang.song" w:date="2025-10-20T16:45:00Z">
                    <w:rPr>
                      <w:rFonts w:ascii="맑은 고딕" w:eastAsia="맑은 고딕" w:hAnsi="맑은 고딕" w:hint="eastAsia"/>
                      <w:color w:val="333333"/>
                      <w:shd w:val="clear" w:color="auto" w:fill="F6F6F6"/>
                    </w:rPr>
                  </w:rPrChange>
                </w:rPr>
                <w:t>관한</w:t>
              </w:r>
              <w:r w:rsidRPr="00A715BE">
                <w:rPr>
                  <w:rFonts w:eastAsiaTheme="minorEastAsia" w:hint="eastAsia"/>
                  <w:rPrChange w:id="2095" w:author="guisang.song" w:date="2025-10-20T16:45:00Z">
                    <w:rPr>
                      <w:rFonts w:ascii="맑은 고딕" w:eastAsia="맑은 고딕" w:hAnsi="맑은 고딕" w:hint="eastAsia"/>
                      <w:color w:val="333333"/>
                      <w:shd w:val="clear" w:color="auto" w:fill="F6F6F6"/>
                    </w:rPr>
                  </w:rPrChange>
                </w:rPr>
                <w:t xml:space="preserve"> </w:t>
              </w:r>
              <w:r w:rsidRPr="00A715BE">
                <w:rPr>
                  <w:rFonts w:eastAsiaTheme="minorEastAsia" w:hint="eastAsia"/>
                  <w:rPrChange w:id="2096" w:author="guisang.song" w:date="2025-10-20T16:45:00Z">
                    <w:rPr>
                      <w:rFonts w:ascii="맑은 고딕" w:eastAsia="맑은 고딕" w:hAnsi="맑은 고딕" w:hint="eastAsia"/>
                      <w:color w:val="333333"/>
                      <w:shd w:val="clear" w:color="auto" w:fill="F6F6F6"/>
                    </w:rPr>
                  </w:rPrChange>
                </w:rPr>
                <w:t>법률</w:t>
              </w:r>
              <w:r w:rsidRPr="00A715BE">
                <w:rPr>
                  <w:rFonts w:eastAsiaTheme="minorEastAsia" w:hint="eastAsia"/>
                  <w:rPrChange w:id="2097" w:author="guisang.song" w:date="2025-10-20T16:45:00Z">
                    <w:rPr>
                      <w:rFonts w:ascii="맑은 고딕" w:eastAsia="맑은 고딕" w:hAnsi="맑은 고딕" w:hint="eastAsia"/>
                      <w:color w:val="333333"/>
                      <w:shd w:val="clear" w:color="auto" w:fill="F6F6F6"/>
                    </w:rPr>
                  </w:rPrChange>
                </w:rPr>
                <w:t xml:space="preserve"> (</w:t>
              </w:r>
              <w:proofErr w:type="spellStart"/>
              <w:r w:rsidRPr="00A715BE">
                <w:rPr>
                  <w:rFonts w:eastAsiaTheme="minorEastAsia" w:hint="eastAsia"/>
                  <w:rPrChange w:id="2098" w:author="guisang.song" w:date="2025-10-20T16:45:00Z">
                    <w:rPr>
                      <w:rFonts w:ascii="맑은 고딕" w:eastAsia="맑은 고딕" w:hAnsi="맑은 고딕" w:hint="eastAsia"/>
                      <w:color w:val="333333"/>
                      <w:shd w:val="clear" w:color="auto" w:fill="F6F6F6"/>
                    </w:rPr>
                  </w:rPrChange>
                </w:rPr>
                <w:t>표시광고법</w:t>
              </w:r>
              <w:proofErr w:type="spellEnd"/>
              <w:r w:rsidRPr="00A715BE">
                <w:rPr>
                  <w:rFonts w:eastAsiaTheme="minorEastAsia" w:hint="eastAsia"/>
                  <w:rPrChange w:id="2099" w:author="guisang.song" w:date="2025-10-20T16:45:00Z">
                    <w:rPr>
                      <w:rFonts w:ascii="맑은 고딕" w:eastAsia="맑은 고딕" w:hAnsi="맑은 고딕" w:hint="eastAsia"/>
                      <w:color w:val="333333"/>
                      <w:shd w:val="clear" w:color="auto" w:fill="F6F6F6"/>
                    </w:rPr>
                  </w:rPrChange>
                </w:rPr>
                <w:t>)</w:t>
              </w:r>
            </w:ins>
          </w:p>
          <w:p w:rsidR="00A715BE" w:rsidRPr="00EA107D" w:rsidRDefault="00A715BE" w:rsidP="00A715BE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00" w:author="guisang.song" w:date="2025-10-20T16:48:00Z"/>
                <w:rPrChange w:id="2101" w:author="guisang.song" w:date="2025-10-20T16:48:00Z">
                  <w:rPr>
                    <w:ins w:id="2102" w:author="guisang.song" w:date="2025-10-20T16:48:00Z"/>
                    <w:rFonts w:eastAsiaTheme="minorEastAsia"/>
                  </w:rPr>
                </w:rPrChange>
              </w:rPr>
              <w:pPrChange w:id="2103" w:author="guisang.song" w:date="2025-10-20T16:45:00Z">
                <w:pPr>
                  <w:pStyle w:val="a4"/>
                  <w:wordWrap w:val="0"/>
                  <w:autoSpaceDE w:val="0"/>
                  <w:autoSpaceDN w:val="0"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2104" w:author="guisang.song" w:date="2025-10-20T16:47:00Z">
              <w:r>
                <w:rPr>
                  <w:rFonts w:eastAsiaTheme="minorEastAsia" w:hint="eastAsia"/>
                </w:rPr>
                <w:t>저작권법</w:t>
              </w:r>
              <w:r>
                <w:rPr>
                  <w:rFonts w:eastAsiaTheme="minorEastAsia" w:hint="eastAsia"/>
                </w:rPr>
                <w:t>,</w:t>
              </w:r>
              <w:r>
                <w:rPr>
                  <w:rFonts w:eastAsiaTheme="minorEastAsia"/>
                </w:rPr>
                <w:t xml:space="preserve"> </w:t>
              </w:r>
              <w:proofErr w:type="spellStart"/>
              <w:r>
                <w:rPr>
                  <w:rFonts w:eastAsiaTheme="minorEastAsia" w:hint="eastAsia"/>
                </w:rPr>
                <w:t>실용신안법</w:t>
              </w:r>
              <w:proofErr w:type="spellEnd"/>
              <w:r>
                <w:rPr>
                  <w:rFonts w:eastAsiaTheme="minorEastAsia" w:hint="eastAsia"/>
                </w:rPr>
                <w:t>,</w:t>
              </w:r>
              <w:r>
                <w:rPr>
                  <w:rFonts w:eastAsiaTheme="minorEastAsia"/>
                </w:rPr>
                <w:t xml:space="preserve"> </w:t>
              </w:r>
              <w:proofErr w:type="spellStart"/>
              <w:r>
                <w:rPr>
                  <w:rFonts w:eastAsiaTheme="minorEastAsia" w:hint="eastAsia"/>
                </w:rPr>
                <w:t>디자인법</w:t>
              </w:r>
            </w:ins>
            <w:proofErr w:type="spellEnd"/>
          </w:p>
          <w:p w:rsidR="00EA107D" w:rsidRPr="00EA107D" w:rsidRDefault="00EA107D" w:rsidP="00A715BE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05" w:author="guisang.song" w:date="2025-10-20T16:48:00Z"/>
                <w:rFonts w:eastAsiaTheme="minorEastAsia"/>
                <w:rPrChange w:id="2106" w:author="guisang.song" w:date="2025-10-20T16:48:00Z">
                  <w:rPr>
                    <w:ins w:id="2107" w:author="guisang.song" w:date="2025-10-20T16:48:00Z"/>
                    <w:rStyle w:val="a9"/>
                    <w:rFonts w:ascii="맑은 고딕" w:eastAsia="맑은 고딕" w:hAnsi="맑은 고딕"/>
                    <w:color w:val="333333"/>
                    <w:shd w:val="clear" w:color="auto" w:fill="F6F6F6"/>
                  </w:rPr>
                </w:rPrChange>
              </w:rPr>
              <w:pPrChange w:id="2108" w:author="guisang.song" w:date="2025-10-20T16:45:00Z">
                <w:pPr>
                  <w:pStyle w:val="a4"/>
                  <w:wordWrap w:val="0"/>
                  <w:autoSpaceDE w:val="0"/>
                  <w:autoSpaceDN w:val="0"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2109" w:author="guisang.song" w:date="2025-10-20T16:48:00Z">
              <w:r w:rsidRPr="00EA107D">
                <w:rPr>
                  <w:rFonts w:eastAsiaTheme="minorEastAsia" w:hint="eastAsia"/>
                  <w:rPrChange w:id="2110" w:author="guisang.song" w:date="2025-10-20T16:48:00Z">
                    <w:rPr>
                      <w:rStyle w:val="a9"/>
                      <w:rFonts w:ascii="맑은 고딕" w:eastAsia="맑은 고딕" w:hAnsi="맑은 고딕" w:hint="eastAsia"/>
                      <w:color w:val="333333"/>
                      <w:shd w:val="clear" w:color="auto" w:fill="F6F6F6"/>
                    </w:rPr>
                  </w:rPrChange>
                </w:rPr>
                <w:t>에너지이용합리화법</w:t>
              </w:r>
            </w:ins>
          </w:p>
          <w:p w:rsidR="00EA107D" w:rsidRPr="00EE4134" w:rsidRDefault="00EA107D" w:rsidP="00A715BE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PrChange w:id="2111" w:author="guisang.song" w:date="2025-10-20T15:26:00Z">
                  <w:rPr/>
                </w:rPrChange>
              </w:rPr>
              <w:pPrChange w:id="2112" w:author="guisang.song" w:date="2025-10-20T16:45:00Z">
                <w:pPr>
                  <w:pStyle w:val="a4"/>
                  <w:wordWrap w:val="0"/>
                  <w:autoSpaceDE w:val="0"/>
                  <w:autoSpaceDN w:val="0"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proofErr w:type="spellStart"/>
            <w:ins w:id="2113" w:author="guisang.song" w:date="2025-10-20T16:48:00Z">
              <w:r w:rsidRPr="00EA107D">
                <w:rPr>
                  <w:rFonts w:eastAsiaTheme="minorEastAsia" w:hint="eastAsia"/>
                  <w:rPrChange w:id="2114" w:author="guisang.song" w:date="2025-10-20T16:48:00Z">
                    <w:rPr>
                      <w:rStyle w:val="a9"/>
                      <w:rFonts w:ascii="맑은 고딕" w:eastAsia="맑은 고딕" w:hAnsi="맑은 고딕" w:hint="eastAsia"/>
                      <w:color w:val="333333"/>
                      <w:shd w:val="clear" w:color="auto" w:fill="F6F6F6"/>
                    </w:rPr>
                  </w:rPrChange>
                </w:rPr>
                <w:t>신·재생에너지</w:t>
              </w:r>
              <w:proofErr w:type="spellEnd"/>
              <w:r w:rsidRPr="00EA107D">
                <w:rPr>
                  <w:rFonts w:eastAsiaTheme="minorEastAsia" w:hint="eastAsia"/>
                  <w:rPrChange w:id="2115" w:author="guisang.song" w:date="2025-10-20T16:48:00Z">
                    <w:rPr>
                      <w:rStyle w:val="a9"/>
                      <w:rFonts w:ascii="맑은 고딕" w:eastAsia="맑은 고딕" w:hAnsi="맑은 고딕" w:hint="eastAsia"/>
                      <w:color w:val="333333"/>
                      <w:shd w:val="clear" w:color="auto" w:fill="F6F6F6"/>
                    </w:rPr>
                  </w:rPrChange>
                </w:rPr>
                <w:t xml:space="preserve"> </w:t>
              </w:r>
              <w:r w:rsidRPr="00EA107D">
                <w:rPr>
                  <w:rFonts w:eastAsiaTheme="minorEastAsia" w:hint="eastAsia"/>
                  <w:rPrChange w:id="2116" w:author="guisang.song" w:date="2025-10-20T16:48:00Z">
                    <w:rPr>
                      <w:rStyle w:val="a9"/>
                      <w:rFonts w:ascii="맑은 고딕" w:eastAsia="맑은 고딕" w:hAnsi="맑은 고딕" w:hint="eastAsia"/>
                      <w:color w:val="333333"/>
                      <w:shd w:val="clear" w:color="auto" w:fill="F6F6F6"/>
                    </w:rPr>
                  </w:rPrChange>
                </w:rPr>
                <w:t>법률</w:t>
              </w:r>
            </w:ins>
          </w:p>
        </w:tc>
      </w:tr>
      <w:tr w:rsidR="00C056A0" w:rsidRPr="00EE4134" w:rsidTr="00AD4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tcPrChange w:id="2117" w:author="guisang.song" w:date="2025-10-20T17:00:00Z">
              <w:tcPr>
                <w:tcW w:w="1010" w:type="dxa"/>
              </w:tcPr>
            </w:tcPrChange>
          </w:tcPr>
          <w:p w:rsidR="00C056A0" w:rsidRPr="00EE4134" w:rsidRDefault="00C056A0" w:rsidP="00AD3229">
            <w:pPr>
              <w:pStyle w:val="a4"/>
              <w:wordWrap w:val="0"/>
              <w:autoSpaceDE w:val="0"/>
              <w:autoSpaceDN w:val="0"/>
              <w:ind w:leftChars="0" w:left="0"/>
              <w:rPr>
                <w:rFonts w:eastAsiaTheme="minorEastAsia"/>
                <w:rPrChange w:id="2118" w:author="guisang.song" w:date="2025-10-20T15:26:00Z">
                  <w:rPr>
                    <w:rFonts w:asciiTheme="minorEastAsia" w:eastAsiaTheme="minorEastAsia" w:hAnsiTheme="minorEastAsia"/>
                  </w:rPr>
                </w:rPrChange>
              </w:rPr>
            </w:pPr>
            <w:r w:rsidRPr="00EE4134">
              <w:rPr>
                <w:rFonts w:eastAsiaTheme="minorEastAsia"/>
                <w:rPrChange w:id="2119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10</w:t>
            </w:r>
          </w:p>
        </w:tc>
        <w:tc>
          <w:tcPr>
            <w:tcW w:w="2410" w:type="dxa"/>
            <w:tcPrChange w:id="2120" w:author="guisang.song" w:date="2025-10-20T17:00:00Z">
              <w:tcPr>
                <w:tcW w:w="2268" w:type="dxa"/>
              </w:tcPr>
            </w:tcPrChange>
          </w:tcPr>
          <w:p w:rsidR="00C056A0" w:rsidRPr="00EE4134" w:rsidRDefault="00C056A0" w:rsidP="00AD3229">
            <w:pPr>
              <w:pStyle w:val="a4"/>
              <w:wordWrap w:val="0"/>
              <w:autoSpaceDE w:val="0"/>
              <w:autoSpaceDN w:val="0"/>
              <w:ind w:leftChars="0"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rPrChange w:id="2121" w:author="guisang.song" w:date="2025-10-20T15:26:00Z">
                  <w:rPr>
                    <w:rFonts w:asciiTheme="minorEastAsia" w:eastAsiaTheme="minorEastAsia" w:hAnsiTheme="minorEastAsia"/>
                  </w:rPr>
                </w:rPrChange>
              </w:rPr>
            </w:pPr>
            <w:r w:rsidRPr="00EE4134">
              <w:rPr>
                <w:rFonts w:eastAsiaTheme="minorEastAsia"/>
                <w:rPrChange w:id="2122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기술</w:t>
            </w:r>
            <w:r w:rsidRPr="00EE4134">
              <w:rPr>
                <w:rFonts w:eastAsiaTheme="minorEastAsia"/>
                <w:rPrChange w:id="2123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 xml:space="preserve"> </w:t>
            </w:r>
            <w:r w:rsidRPr="00EE4134">
              <w:rPr>
                <w:rFonts w:eastAsiaTheme="minorEastAsia"/>
                <w:rPrChange w:id="2124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및</w:t>
            </w:r>
            <w:r w:rsidRPr="00EE4134">
              <w:rPr>
                <w:rFonts w:eastAsiaTheme="minorEastAsia"/>
                <w:rPrChange w:id="2125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 xml:space="preserve"> </w:t>
            </w:r>
            <w:r w:rsidRPr="00EE4134">
              <w:rPr>
                <w:rFonts w:eastAsiaTheme="minorEastAsia"/>
                <w:rPrChange w:id="2126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통신</w:t>
            </w:r>
          </w:p>
        </w:tc>
        <w:tc>
          <w:tcPr>
            <w:tcW w:w="6061" w:type="dxa"/>
            <w:tcPrChange w:id="2127" w:author="guisang.song" w:date="2025-10-20T17:00:00Z">
              <w:tcPr>
                <w:tcW w:w="6061" w:type="dxa"/>
              </w:tcPr>
            </w:tcPrChange>
          </w:tcPr>
          <w:p w:rsidR="00C056A0" w:rsidRPr="001352B8" w:rsidRDefault="001352B8" w:rsidP="001352B8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28" w:author="guisang.song" w:date="2025-10-20T16:40:00Z"/>
                <w:rPrChange w:id="2129" w:author="guisang.song" w:date="2025-10-20T16:40:00Z">
                  <w:rPr>
                    <w:ins w:id="2130" w:author="guisang.song" w:date="2025-10-20T16:40:00Z"/>
                    <w:rFonts w:eastAsiaTheme="minorEastAsia"/>
                  </w:rPr>
                </w:rPrChange>
              </w:rPr>
              <w:pPrChange w:id="2131" w:author="guisang.song" w:date="2025-10-20T16:40:00Z">
                <w:pPr>
                  <w:pStyle w:val="a4"/>
                  <w:wordWrap w:val="0"/>
                  <w:autoSpaceDE w:val="0"/>
                  <w:autoSpaceDN w:val="0"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2132" w:author="guisang.song" w:date="2025-10-20T16:40:00Z">
              <w:r w:rsidRPr="001352B8">
                <w:rPr>
                  <w:rFonts w:eastAsiaTheme="minorEastAsia" w:hint="eastAsia"/>
                  <w:rPrChange w:id="2133" w:author="guisang.song" w:date="2025-10-20T16:40:00Z">
                    <w:rPr>
                      <w:rStyle w:val="a9"/>
                      <w:rFonts w:ascii="맑은 고딕" w:eastAsia="맑은 고딕" w:hAnsi="맑은 고딕" w:hint="eastAsia"/>
                      <w:color w:val="333333"/>
                      <w:shd w:val="clear" w:color="auto" w:fill="F6F6F6"/>
                    </w:rPr>
                  </w:rPrChange>
                </w:rPr>
                <w:t>국가</w:t>
              </w:r>
              <w:r w:rsidRPr="001352B8">
                <w:rPr>
                  <w:rFonts w:eastAsiaTheme="minorEastAsia" w:hint="eastAsia"/>
                  <w:rPrChange w:id="2134" w:author="guisang.song" w:date="2025-10-20T16:40:00Z">
                    <w:rPr>
                      <w:rStyle w:val="a9"/>
                      <w:rFonts w:ascii="맑은 고딕" w:eastAsia="맑은 고딕" w:hAnsi="맑은 고딕" w:hint="eastAsia"/>
                      <w:color w:val="333333"/>
                      <w:shd w:val="clear" w:color="auto" w:fill="F6F6F6"/>
                    </w:rPr>
                  </w:rPrChange>
                </w:rPr>
                <w:t xml:space="preserve"> </w:t>
              </w:r>
              <w:r w:rsidRPr="001352B8">
                <w:rPr>
                  <w:rFonts w:eastAsiaTheme="minorEastAsia" w:hint="eastAsia"/>
                  <w:rPrChange w:id="2135" w:author="guisang.song" w:date="2025-10-20T16:40:00Z">
                    <w:rPr>
                      <w:rStyle w:val="a9"/>
                      <w:rFonts w:ascii="맑은 고딕" w:eastAsia="맑은 고딕" w:hAnsi="맑은 고딕" w:hint="eastAsia"/>
                      <w:color w:val="333333"/>
                      <w:shd w:val="clear" w:color="auto" w:fill="F6F6F6"/>
                    </w:rPr>
                  </w:rPrChange>
                </w:rPr>
                <w:t>첨단</w:t>
              </w:r>
              <w:r w:rsidRPr="001352B8">
                <w:rPr>
                  <w:rFonts w:eastAsiaTheme="minorEastAsia" w:hint="eastAsia"/>
                  <w:rPrChange w:id="2136" w:author="guisang.song" w:date="2025-10-20T16:40:00Z">
                    <w:rPr>
                      <w:rStyle w:val="a9"/>
                      <w:rFonts w:ascii="맑은 고딕" w:eastAsia="맑은 고딕" w:hAnsi="맑은 고딕" w:hint="eastAsia"/>
                      <w:color w:val="333333"/>
                      <w:shd w:val="clear" w:color="auto" w:fill="F6F6F6"/>
                    </w:rPr>
                  </w:rPrChange>
                </w:rPr>
                <w:t xml:space="preserve"> </w:t>
              </w:r>
              <w:r w:rsidRPr="001352B8">
                <w:rPr>
                  <w:rFonts w:eastAsiaTheme="minorEastAsia" w:hint="eastAsia"/>
                  <w:rPrChange w:id="2137" w:author="guisang.song" w:date="2025-10-20T16:40:00Z">
                    <w:rPr>
                      <w:rStyle w:val="a9"/>
                      <w:rFonts w:ascii="맑은 고딕" w:eastAsia="맑은 고딕" w:hAnsi="맑은 고딕" w:hint="eastAsia"/>
                      <w:color w:val="333333"/>
                      <w:shd w:val="clear" w:color="auto" w:fill="F6F6F6"/>
                    </w:rPr>
                  </w:rPrChange>
                </w:rPr>
                <w:t>전략</w:t>
              </w:r>
              <w:r w:rsidRPr="001352B8">
                <w:rPr>
                  <w:rFonts w:eastAsiaTheme="minorEastAsia" w:hint="eastAsia"/>
                  <w:rPrChange w:id="2138" w:author="guisang.song" w:date="2025-10-20T16:40:00Z">
                    <w:rPr>
                      <w:rStyle w:val="a9"/>
                      <w:rFonts w:ascii="맑은 고딕" w:eastAsia="맑은 고딕" w:hAnsi="맑은 고딕" w:hint="eastAsia"/>
                      <w:color w:val="333333"/>
                      <w:shd w:val="clear" w:color="auto" w:fill="F6F6F6"/>
                    </w:rPr>
                  </w:rPrChange>
                </w:rPr>
                <w:t xml:space="preserve"> </w:t>
              </w:r>
              <w:r w:rsidRPr="001352B8">
                <w:rPr>
                  <w:rFonts w:eastAsiaTheme="minorEastAsia" w:hint="eastAsia"/>
                  <w:rPrChange w:id="2139" w:author="guisang.song" w:date="2025-10-20T16:40:00Z">
                    <w:rPr>
                      <w:rStyle w:val="a9"/>
                      <w:rFonts w:ascii="맑은 고딕" w:eastAsia="맑은 고딕" w:hAnsi="맑은 고딕" w:hint="eastAsia"/>
                      <w:color w:val="333333"/>
                      <w:shd w:val="clear" w:color="auto" w:fill="F6F6F6"/>
                    </w:rPr>
                  </w:rPrChange>
                </w:rPr>
                <w:t>산업</w:t>
              </w:r>
              <w:r w:rsidRPr="001352B8">
                <w:rPr>
                  <w:rFonts w:eastAsiaTheme="minorEastAsia" w:hint="eastAsia"/>
                  <w:rPrChange w:id="2140" w:author="guisang.song" w:date="2025-10-20T16:40:00Z">
                    <w:rPr>
                      <w:rStyle w:val="a9"/>
                      <w:rFonts w:ascii="맑은 고딕" w:eastAsia="맑은 고딕" w:hAnsi="맑은 고딕" w:hint="eastAsia"/>
                      <w:color w:val="333333"/>
                      <w:shd w:val="clear" w:color="auto" w:fill="F6F6F6"/>
                    </w:rPr>
                  </w:rPrChange>
                </w:rPr>
                <w:t xml:space="preserve"> </w:t>
              </w:r>
              <w:r w:rsidRPr="001352B8">
                <w:rPr>
                  <w:rFonts w:eastAsiaTheme="minorEastAsia" w:hint="eastAsia"/>
                  <w:rPrChange w:id="2141" w:author="guisang.song" w:date="2025-10-20T16:40:00Z">
                    <w:rPr>
                      <w:rStyle w:val="a9"/>
                      <w:rFonts w:ascii="맑은 고딕" w:eastAsia="맑은 고딕" w:hAnsi="맑은 고딕" w:hint="eastAsia"/>
                      <w:color w:val="333333"/>
                      <w:shd w:val="clear" w:color="auto" w:fill="F6F6F6"/>
                    </w:rPr>
                  </w:rPrChange>
                </w:rPr>
                <w:t>경쟁력</w:t>
              </w:r>
              <w:r w:rsidRPr="001352B8">
                <w:rPr>
                  <w:rFonts w:eastAsiaTheme="minorEastAsia" w:hint="eastAsia"/>
                  <w:rPrChange w:id="2142" w:author="guisang.song" w:date="2025-10-20T16:40:00Z">
                    <w:rPr>
                      <w:rStyle w:val="a9"/>
                      <w:rFonts w:ascii="맑은 고딕" w:eastAsia="맑은 고딕" w:hAnsi="맑은 고딕" w:hint="eastAsia"/>
                      <w:color w:val="333333"/>
                      <w:shd w:val="clear" w:color="auto" w:fill="F6F6F6"/>
                    </w:rPr>
                  </w:rPrChange>
                </w:rPr>
                <w:t xml:space="preserve"> </w:t>
              </w:r>
              <w:r w:rsidRPr="001352B8">
                <w:rPr>
                  <w:rFonts w:eastAsiaTheme="minorEastAsia" w:hint="eastAsia"/>
                  <w:rPrChange w:id="2143" w:author="guisang.song" w:date="2025-10-20T16:40:00Z">
                    <w:rPr>
                      <w:rStyle w:val="a9"/>
                      <w:rFonts w:ascii="맑은 고딕" w:eastAsia="맑은 고딕" w:hAnsi="맑은 고딕" w:hint="eastAsia"/>
                      <w:color w:val="333333"/>
                      <w:shd w:val="clear" w:color="auto" w:fill="F6F6F6"/>
                    </w:rPr>
                  </w:rPrChange>
                </w:rPr>
                <w:t>강화</w:t>
              </w:r>
              <w:r w:rsidRPr="001352B8">
                <w:rPr>
                  <w:rFonts w:eastAsiaTheme="minorEastAsia" w:hint="eastAsia"/>
                  <w:rPrChange w:id="2144" w:author="guisang.song" w:date="2025-10-20T16:40:00Z">
                    <w:rPr>
                      <w:rStyle w:val="a9"/>
                      <w:rFonts w:ascii="맑은 고딕" w:eastAsia="맑은 고딕" w:hAnsi="맑은 고딕" w:hint="eastAsia"/>
                      <w:color w:val="333333"/>
                      <w:shd w:val="clear" w:color="auto" w:fill="F6F6F6"/>
                    </w:rPr>
                  </w:rPrChange>
                </w:rPr>
                <w:t xml:space="preserve"> </w:t>
              </w:r>
              <w:r w:rsidRPr="001352B8">
                <w:rPr>
                  <w:rFonts w:eastAsiaTheme="minorEastAsia" w:hint="eastAsia"/>
                  <w:rPrChange w:id="2145" w:author="guisang.song" w:date="2025-10-20T16:40:00Z">
                    <w:rPr>
                      <w:rStyle w:val="a9"/>
                      <w:rFonts w:ascii="맑은 고딕" w:eastAsia="맑은 고딕" w:hAnsi="맑은 고딕" w:hint="eastAsia"/>
                      <w:color w:val="333333"/>
                      <w:shd w:val="clear" w:color="auto" w:fill="F6F6F6"/>
                    </w:rPr>
                  </w:rPrChange>
                </w:rPr>
                <w:t>및</w:t>
              </w:r>
              <w:r w:rsidRPr="001352B8">
                <w:rPr>
                  <w:rFonts w:eastAsiaTheme="minorEastAsia" w:hint="eastAsia"/>
                  <w:rPrChange w:id="2146" w:author="guisang.song" w:date="2025-10-20T16:40:00Z">
                    <w:rPr>
                      <w:rStyle w:val="a9"/>
                      <w:rFonts w:ascii="맑은 고딕" w:eastAsia="맑은 고딕" w:hAnsi="맑은 고딕" w:hint="eastAsia"/>
                      <w:color w:val="333333"/>
                      <w:shd w:val="clear" w:color="auto" w:fill="F6F6F6"/>
                    </w:rPr>
                  </w:rPrChange>
                </w:rPr>
                <w:t xml:space="preserve"> </w:t>
              </w:r>
              <w:r w:rsidRPr="001352B8">
                <w:rPr>
                  <w:rFonts w:eastAsiaTheme="minorEastAsia" w:hint="eastAsia"/>
                  <w:rPrChange w:id="2147" w:author="guisang.song" w:date="2025-10-20T16:40:00Z">
                    <w:rPr>
                      <w:rStyle w:val="a9"/>
                      <w:rFonts w:ascii="맑은 고딕" w:eastAsia="맑은 고딕" w:hAnsi="맑은 고딕" w:hint="eastAsia"/>
                      <w:color w:val="333333"/>
                      <w:shd w:val="clear" w:color="auto" w:fill="F6F6F6"/>
                    </w:rPr>
                  </w:rPrChange>
                </w:rPr>
                <w:t>보호에</w:t>
              </w:r>
              <w:r w:rsidRPr="001352B8">
                <w:rPr>
                  <w:rFonts w:eastAsiaTheme="minorEastAsia" w:hint="eastAsia"/>
                  <w:rPrChange w:id="2148" w:author="guisang.song" w:date="2025-10-20T16:40:00Z">
                    <w:rPr>
                      <w:rStyle w:val="a9"/>
                      <w:rFonts w:ascii="맑은 고딕" w:eastAsia="맑은 고딕" w:hAnsi="맑은 고딕" w:hint="eastAsia"/>
                      <w:color w:val="333333"/>
                      <w:shd w:val="clear" w:color="auto" w:fill="F6F6F6"/>
                    </w:rPr>
                  </w:rPrChange>
                </w:rPr>
                <w:t xml:space="preserve"> </w:t>
              </w:r>
              <w:r w:rsidRPr="001352B8">
                <w:rPr>
                  <w:rFonts w:eastAsiaTheme="minorEastAsia" w:hint="eastAsia"/>
                  <w:rPrChange w:id="2149" w:author="guisang.song" w:date="2025-10-20T16:40:00Z">
                    <w:rPr>
                      <w:rStyle w:val="a9"/>
                      <w:rFonts w:ascii="맑은 고딕" w:eastAsia="맑은 고딕" w:hAnsi="맑은 고딕" w:hint="eastAsia"/>
                      <w:color w:val="333333"/>
                      <w:shd w:val="clear" w:color="auto" w:fill="F6F6F6"/>
                    </w:rPr>
                  </w:rPrChange>
                </w:rPr>
                <w:t>관한</w:t>
              </w:r>
              <w:r w:rsidRPr="001352B8">
                <w:rPr>
                  <w:rFonts w:eastAsiaTheme="minorEastAsia" w:hint="eastAsia"/>
                  <w:rPrChange w:id="2150" w:author="guisang.song" w:date="2025-10-20T16:40:00Z">
                    <w:rPr>
                      <w:rStyle w:val="a9"/>
                      <w:rFonts w:ascii="맑은 고딕" w:eastAsia="맑은 고딕" w:hAnsi="맑은 고딕" w:hint="eastAsia"/>
                      <w:color w:val="333333"/>
                      <w:shd w:val="clear" w:color="auto" w:fill="F6F6F6"/>
                    </w:rPr>
                  </w:rPrChange>
                </w:rPr>
                <w:t xml:space="preserve"> </w:t>
              </w:r>
              <w:r w:rsidRPr="001352B8">
                <w:rPr>
                  <w:rFonts w:eastAsiaTheme="minorEastAsia" w:hint="eastAsia"/>
                  <w:rPrChange w:id="2151" w:author="guisang.song" w:date="2025-10-20T16:40:00Z">
                    <w:rPr>
                      <w:rStyle w:val="a9"/>
                      <w:rFonts w:ascii="맑은 고딕" w:eastAsia="맑은 고딕" w:hAnsi="맑은 고딕" w:hint="eastAsia"/>
                      <w:color w:val="333333"/>
                      <w:shd w:val="clear" w:color="auto" w:fill="F6F6F6"/>
                    </w:rPr>
                  </w:rPrChange>
                </w:rPr>
                <w:t>특별조치법</w:t>
              </w:r>
            </w:ins>
          </w:p>
          <w:p w:rsidR="001352B8" w:rsidRPr="001352B8" w:rsidRDefault="001352B8" w:rsidP="001352B8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52" w:author="guisang.song" w:date="2025-10-20T16:41:00Z"/>
                <w:rPrChange w:id="2153" w:author="guisang.song" w:date="2025-10-20T16:41:00Z">
                  <w:rPr>
                    <w:ins w:id="2154" w:author="guisang.song" w:date="2025-10-20T16:41:00Z"/>
                    <w:rFonts w:eastAsiaTheme="minorEastAsia"/>
                  </w:rPr>
                </w:rPrChange>
              </w:rPr>
              <w:pPrChange w:id="2155" w:author="guisang.song" w:date="2025-10-20T16:40:00Z">
                <w:pPr>
                  <w:pStyle w:val="a4"/>
                  <w:wordWrap w:val="0"/>
                  <w:autoSpaceDE w:val="0"/>
                  <w:autoSpaceDN w:val="0"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2156" w:author="guisang.song" w:date="2025-10-20T16:41:00Z">
              <w:r>
                <w:rPr>
                  <w:rFonts w:eastAsiaTheme="minorEastAsia" w:hint="eastAsia"/>
                </w:rPr>
                <w:t>특허법</w:t>
              </w:r>
              <w:r>
                <w:rPr>
                  <w:rFonts w:eastAsiaTheme="minorEastAsia" w:hint="eastAsia"/>
                </w:rPr>
                <w:t>,</w:t>
              </w:r>
              <w:r>
                <w:rPr>
                  <w:rFonts w:eastAsiaTheme="minorEastAsia"/>
                </w:rPr>
                <w:t xml:space="preserve"> </w:t>
              </w:r>
              <w:proofErr w:type="spellStart"/>
              <w:r>
                <w:rPr>
                  <w:rFonts w:eastAsiaTheme="minorEastAsia" w:hint="eastAsia"/>
                </w:rPr>
                <w:t>실용신안법</w:t>
              </w:r>
              <w:proofErr w:type="spellEnd"/>
            </w:ins>
          </w:p>
          <w:p w:rsidR="001352B8" w:rsidRPr="001352B8" w:rsidRDefault="001352B8" w:rsidP="001352B8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57" w:author="guisang.song" w:date="2025-10-20T16:42:00Z"/>
                <w:rPrChange w:id="2158" w:author="guisang.song" w:date="2025-10-20T16:42:00Z">
                  <w:rPr>
                    <w:ins w:id="2159" w:author="guisang.song" w:date="2025-10-20T16:42:00Z"/>
                    <w:rFonts w:eastAsiaTheme="minorEastAsia"/>
                  </w:rPr>
                </w:rPrChange>
              </w:rPr>
              <w:pPrChange w:id="2160" w:author="guisang.song" w:date="2025-10-20T16:40:00Z">
                <w:pPr>
                  <w:pStyle w:val="a4"/>
                  <w:wordWrap w:val="0"/>
                  <w:autoSpaceDE w:val="0"/>
                  <w:autoSpaceDN w:val="0"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2161" w:author="guisang.song" w:date="2025-10-20T16:41:00Z">
              <w:r>
                <w:rPr>
                  <w:rFonts w:eastAsiaTheme="minorEastAsia" w:hint="eastAsia"/>
                </w:rPr>
                <w:t>부정경쟁방지</w:t>
              </w:r>
              <w:r>
                <w:rPr>
                  <w:rFonts w:eastAsiaTheme="minorEastAsia" w:hint="eastAsia"/>
                </w:rPr>
                <w:t xml:space="preserve"> </w:t>
              </w:r>
              <w:r>
                <w:rPr>
                  <w:rFonts w:eastAsiaTheme="minorEastAsia" w:hint="eastAsia"/>
                </w:rPr>
                <w:t>및</w:t>
              </w:r>
              <w:r>
                <w:rPr>
                  <w:rFonts w:eastAsiaTheme="minorEastAsia" w:hint="eastAsia"/>
                </w:rPr>
                <w:t xml:space="preserve"> </w:t>
              </w:r>
              <w:r>
                <w:rPr>
                  <w:rFonts w:eastAsiaTheme="minorEastAsia" w:hint="eastAsia"/>
                </w:rPr>
                <w:t>영업비밀보호에</w:t>
              </w:r>
              <w:r>
                <w:rPr>
                  <w:rFonts w:eastAsiaTheme="minorEastAsia" w:hint="eastAsia"/>
                </w:rPr>
                <w:t xml:space="preserve"> </w:t>
              </w:r>
              <w:r>
                <w:rPr>
                  <w:rFonts w:eastAsiaTheme="minorEastAsia" w:hint="eastAsia"/>
                </w:rPr>
                <w:t>관한</w:t>
              </w:r>
              <w:r>
                <w:rPr>
                  <w:rFonts w:eastAsiaTheme="minorEastAsia" w:hint="eastAsia"/>
                </w:rPr>
                <w:t xml:space="preserve"> </w:t>
              </w:r>
              <w:r>
                <w:rPr>
                  <w:rFonts w:eastAsiaTheme="minorEastAsia" w:hint="eastAsia"/>
                </w:rPr>
                <w:t>법률</w:t>
              </w:r>
              <w:r>
                <w:rPr>
                  <w:rFonts w:eastAsiaTheme="minorEastAsia" w:hint="eastAsia"/>
                </w:rPr>
                <w:t>(</w:t>
              </w:r>
              <w:r>
                <w:rPr>
                  <w:rFonts w:eastAsiaTheme="minorEastAsia" w:hint="eastAsia"/>
                </w:rPr>
                <w:t>부정경쟁방지법</w:t>
              </w:r>
              <w:r>
                <w:rPr>
                  <w:rFonts w:eastAsiaTheme="minorEastAsia" w:hint="eastAsia"/>
                </w:rPr>
                <w:t>)</w:t>
              </w:r>
            </w:ins>
          </w:p>
          <w:p w:rsidR="001352B8" w:rsidRPr="00A715BE" w:rsidRDefault="001352B8" w:rsidP="001352B8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62" w:author="guisang.song" w:date="2025-10-20T16:42:00Z"/>
                <w:rPrChange w:id="2163" w:author="guisang.song" w:date="2025-10-20T16:42:00Z">
                  <w:rPr>
                    <w:ins w:id="2164" w:author="guisang.song" w:date="2025-10-20T16:42:00Z"/>
                    <w:rFonts w:eastAsiaTheme="minorEastAsia"/>
                  </w:rPr>
                </w:rPrChange>
              </w:rPr>
              <w:pPrChange w:id="2165" w:author="guisang.song" w:date="2025-10-20T16:40:00Z">
                <w:pPr>
                  <w:pStyle w:val="a4"/>
                  <w:wordWrap w:val="0"/>
                  <w:autoSpaceDE w:val="0"/>
                  <w:autoSpaceDN w:val="0"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2166" w:author="guisang.song" w:date="2025-10-20T16:42:00Z">
              <w:r>
                <w:rPr>
                  <w:rFonts w:eastAsiaTheme="minorEastAsia" w:hint="eastAsia"/>
                </w:rPr>
                <w:t>전기통신사업법</w:t>
              </w:r>
            </w:ins>
          </w:p>
          <w:p w:rsidR="00A715BE" w:rsidRPr="00A715BE" w:rsidRDefault="00A715BE" w:rsidP="001352B8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67" w:author="guisang.song" w:date="2025-10-20T16:43:00Z"/>
                <w:rPrChange w:id="2168" w:author="guisang.song" w:date="2025-10-20T16:43:00Z">
                  <w:rPr>
                    <w:ins w:id="2169" w:author="guisang.song" w:date="2025-10-20T16:43:00Z"/>
                    <w:rFonts w:eastAsiaTheme="minorEastAsia"/>
                  </w:rPr>
                </w:rPrChange>
              </w:rPr>
              <w:pPrChange w:id="2170" w:author="guisang.song" w:date="2025-10-20T16:40:00Z">
                <w:pPr>
                  <w:pStyle w:val="a4"/>
                  <w:wordWrap w:val="0"/>
                  <w:autoSpaceDE w:val="0"/>
                  <w:autoSpaceDN w:val="0"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2171" w:author="guisang.song" w:date="2025-10-20T16:42:00Z">
              <w:r w:rsidRPr="00A715BE">
                <w:rPr>
                  <w:rFonts w:eastAsiaTheme="minorEastAsia" w:hint="eastAsia"/>
                  <w:rPrChange w:id="2172" w:author="guisang.song" w:date="2025-10-20T16:42:00Z">
                    <w:rPr>
                      <w:rStyle w:val="a9"/>
                      <w:rFonts w:ascii="맑은 고딕" w:eastAsia="맑은 고딕" w:hAnsi="맑은 고딕" w:hint="eastAsia"/>
                      <w:color w:val="333333"/>
                      <w:shd w:val="clear" w:color="auto" w:fill="F6F6F6"/>
                    </w:rPr>
                  </w:rPrChange>
                </w:rPr>
                <w:t>정보통신망</w:t>
              </w:r>
              <w:r w:rsidRPr="00A715BE">
                <w:rPr>
                  <w:rFonts w:eastAsiaTheme="minorEastAsia" w:hint="eastAsia"/>
                  <w:rPrChange w:id="2173" w:author="guisang.song" w:date="2025-10-20T16:42:00Z">
                    <w:rPr>
                      <w:rStyle w:val="a9"/>
                      <w:rFonts w:ascii="맑은 고딕" w:eastAsia="맑은 고딕" w:hAnsi="맑은 고딕" w:hint="eastAsia"/>
                      <w:color w:val="333333"/>
                      <w:shd w:val="clear" w:color="auto" w:fill="F6F6F6"/>
                    </w:rPr>
                  </w:rPrChange>
                </w:rPr>
                <w:t xml:space="preserve"> </w:t>
              </w:r>
              <w:r w:rsidRPr="00A715BE">
                <w:rPr>
                  <w:rFonts w:eastAsiaTheme="minorEastAsia" w:hint="eastAsia"/>
                  <w:rPrChange w:id="2174" w:author="guisang.song" w:date="2025-10-20T16:42:00Z">
                    <w:rPr>
                      <w:rStyle w:val="a9"/>
                      <w:rFonts w:ascii="맑은 고딕" w:eastAsia="맑은 고딕" w:hAnsi="맑은 고딕" w:hint="eastAsia"/>
                      <w:color w:val="333333"/>
                      <w:shd w:val="clear" w:color="auto" w:fill="F6F6F6"/>
                    </w:rPr>
                  </w:rPrChange>
                </w:rPr>
                <w:t>이용촉진</w:t>
              </w:r>
              <w:r w:rsidRPr="00A715BE">
                <w:rPr>
                  <w:rFonts w:eastAsiaTheme="minorEastAsia" w:hint="eastAsia"/>
                  <w:rPrChange w:id="2175" w:author="guisang.song" w:date="2025-10-20T16:42:00Z">
                    <w:rPr>
                      <w:rStyle w:val="a9"/>
                      <w:rFonts w:ascii="맑은 고딕" w:eastAsia="맑은 고딕" w:hAnsi="맑은 고딕" w:hint="eastAsia"/>
                      <w:color w:val="333333"/>
                      <w:shd w:val="clear" w:color="auto" w:fill="F6F6F6"/>
                    </w:rPr>
                  </w:rPrChange>
                </w:rPr>
                <w:t xml:space="preserve"> </w:t>
              </w:r>
              <w:r w:rsidRPr="00A715BE">
                <w:rPr>
                  <w:rFonts w:eastAsiaTheme="minorEastAsia" w:hint="eastAsia"/>
                  <w:rPrChange w:id="2176" w:author="guisang.song" w:date="2025-10-20T16:42:00Z">
                    <w:rPr>
                      <w:rStyle w:val="a9"/>
                      <w:rFonts w:ascii="맑은 고딕" w:eastAsia="맑은 고딕" w:hAnsi="맑은 고딕" w:hint="eastAsia"/>
                      <w:color w:val="333333"/>
                      <w:shd w:val="clear" w:color="auto" w:fill="F6F6F6"/>
                    </w:rPr>
                  </w:rPrChange>
                </w:rPr>
                <w:t>및</w:t>
              </w:r>
              <w:r w:rsidRPr="00A715BE">
                <w:rPr>
                  <w:rFonts w:eastAsiaTheme="minorEastAsia" w:hint="eastAsia"/>
                  <w:rPrChange w:id="2177" w:author="guisang.song" w:date="2025-10-20T16:42:00Z">
                    <w:rPr>
                      <w:rStyle w:val="a9"/>
                      <w:rFonts w:ascii="맑은 고딕" w:eastAsia="맑은 고딕" w:hAnsi="맑은 고딕" w:hint="eastAsia"/>
                      <w:color w:val="333333"/>
                      <w:shd w:val="clear" w:color="auto" w:fill="F6F6F6"/>
                    </w:rPr>
                  </w:rPrChange>
                </w:rPr>
                <w:t xml:space="preserve"> </w:t>
              </w:r>
              <w:r w:rsidRPr="00A715BE">
                <w:rPr>
                  <w:rFonts w:eastAsiaTheme="minorEastAsia" w:hint="eastAsia"/>
                  <w:rPrChange w:id="2178" w:author="guisang.song" w:date="2025-10-20T16:42:00Z">
                    <w:rPr>
                      <w:rStyle w:val="a9"/>
                      <w:rFonts w:ascii="맑은 고딕" w:eastAsia="맑은 고딕" w:hAnsi="맑은 고딕" w:hint="eastAsia"/>
                      <w:color w:val="333333"/>
                      <w:shd w:val="clear" w:color="auto" w:fill="F6F6F6"/>
                    </w:rPr>
                  </w:rPrChange>
                </w:rPr>
                <w:t>정보보호</w:t>
              </w:r>
              <w:r w:rsidRPr="00A715BE">
                <w:rPr>
                  <w:rFonts w:eastAsiaTheme="minorEastAsia" w:hint="eastAsia"/>
                  <w:rPrChange w:id="2179" w:author="guisang.song" w:date="2025-10-20T16:42:00Z">
                    <w:rPr>
                      <w:rStyle w:val="a9"/>
                      <w:rFonts w:ascii="맑은 고딕" w:eastAsia="맑은 고딕" w:hAnsi="맑은 고딕" w:hint="eastAsia"/>
                      <w:color w:val="333333"/>
                      <w:shd w:val="clear" w:color="auto" w:fill="F6F6F6"/>
                    </w:rPr>
                  </w:rPrChange>
                </w:rPr>
                <w:t xml:space="preserve"> </w:t>
              </w:r>
              <w:r w:rsidRPr="00A715BE">
                <w:rPr>
                  <w:rFonts w:eastAsiaTheme="minorEastAsia" w:hint="eastAsia"/>
                  <w:rPrChange w:id="2180" w:author="guisang.song" w:date="2025-10-20T16:42:00Z">
                    <w:rPr>
                      <w:rStyle w:val="a9"/>
                      <w:rFonts w:ascii="맑은 고딕" w:eastAsia="맑은 고딕" w:hAnsi="맑은 고딕" w:hint="eastAsia"/>
                      <w:color w:val="333333"/>
                      <w:shd w:val="clear" w:color="auto" w:fill="F6F6F6"/>
                    </w:rPr>
                  </w:rPrChange>
                </w:rPr>
                <w:t>등에</w:t>
              </w:r>
              <w:r w:rsidRPr="00A715BE">
                <w:rPr>
                  <w:rFonts w:eastAsiaTheme="minorEastAsia" w:hint="eastAsia"/>
                  <w:rPrChange w:id="2181" w:author="guisang.song" w:date="2025-10-20T16:42:00Z">
                    <w:rPr>
                      <w:rStyle w:val="a9"/>
                      <w:rFonts w:ascii="맑은 고딕" w:eastAsia="맑은 고딕" w:hAnsi="맑은 고딕" w:hint="eastAsia"/>
                      <w:color w:val="333333"/>
                      <w:shd w:val="clear" w:color="auto" w:fill="F6F6F6"/>
                    </w:rPr>
                  </w:rPrChange>
                </w:rPr>
                <w:t xml:space="preserve"> </w:t>
              </w:r>
              <w:r w:rsidRPr="00A715BE">
                <w:rPr>
                  <w:rFonts w:eastAsiaTheme="minorEastAsia" w:hint="eastAsia"/>
                  <w:rPrChange w:id="2182" w:author="guisang.song" w:date="2025-10-20T16:42:00Z">
                    <w:rPr>
                      <w:rStyle w:val="a9"/>
                      <w:rFonts w:ascii="맑은 고딕" w:eastAsia="맑은 고딕" w:hAnsi="맑은 고딕" w:hint="eastAsia"/>
                      <w:color w:val="333333"/>
                      <w:shd w:val="clear" w:color="auto" w:fill="F6F6F6"/>
                    </w:rPr>
                  </w:rPrChange>
                </w:rPr>
                <w:t>관한</w:t>
              </w:r>
              <w:r w:rsidRPr="00A715BE">
                <w:rPr>
                  <w:rFonts w:eastAsiaTheme="minorEastAsia" w:hint="eastAsia"/>
                  <w:rPrChange w:id="2183" w:author="guisang.song" w:date="2025-10-20T16:42:00Z">
                    <w:rPr>
                      <w:rStyle w:val="a9"/>
                      <w:rFonts w:ascii="맑은 고딕" w:eastAsia="맑은 고딕" w:hAnsi="맑은 고딕" w:hint="eastAsia"/>
                      <w:color w:val="333333"/>
                      <w:shd w:val="clear" w:color="auto" w:fill="F6F6F6"/>
                    </w:rPr>
                  </w:rPrChange>
                </w:rPr>
                <w:t xml:space="preserve"> </w:t>
              </w:r>
              <w:r w:rsidRPr="00A715BE">
                <w:rPr>
                  <w:rFonts w:eastAsiaTheme="minorEastAsia" w:hint="eastAsia"/>
                  <w:rPrChange w:id="2184" w:author="guisang.song" w:date="2025-10-20T16:42:00Z">
                    <w:rPr>
                      <w:rStyle w:val="a9"/>
                      <w:rFonts w:ascii="맑은 고딕" w:eastAsia="맑은 고딕" w:hAnsi="맑은 고딕" w:hint="eastAsia"/>
                      <w:color w:val="333333"/>
                      <w:shd w:val="clear" w:color="auto" w:fill="F6F6F6"/>
                    </w:rPr>
                  </w:rPrChange>
                </w:rPr>
                <w:t>법률</w:t>
              </w:r>
            </w:ins>
          </w:p>
          <w:p w:rsidR="00A715BE" w:rsidRPr="00EE4134" w:rsidRDefault="00A715BE" w:rsidP="001352B8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PrChange w:id="2185" w:author="guisang.song" w:date="2025-10-20T15:26:00Z">
                  <w:rPr/>
                </w:rPrChange>
              </w:rPr>
              <w:pPrChange w:id="2186" w:author="guisang.song" w:date="2025-10-20T16:40:00Z">
                <w:pPr>
                  <w:pStyle w:val="a4"/>
                  <w:wordWrap w:val="0"/>
                  <w:autoSpaceDE w:val="0"/>
                  <w:autoSpaceDN w:val="0"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2187" w:author="guisang.song" w:date="2025-10-20T16:43:00Z">
              <w:r>
                <w:rPr>
                  <w:rFonts w:eastAsiaTheme="minorEastAsia" w:hint="eastAsia"/>
                </w:rPr>
                <w:t>개인정보</w:t>
              </w:r>
              <w:r>
                <w:rPr>
                  <w:rFonts w:eastAsiaTheme="minorEastAsia" w:hint="eastAsia"/>
                </w:rPr>
                <w:t xml:space="preserve"> </w:t>
              </w:r>
              <w:r>
                <w:rPr>
                  <w:rFonts w:eastAsiaTheme="minorEastAsia" w:hint="eastAsia"/>
                </w:rPr>
                <w:t>보호법</w:t>
              </w:r>
            </w:ins>
          </w:p>
        </w:tc>
      </w:tr>
      <w:tr w:rsidR="00C056A0" w:rsidRPr="00EE4134" w:rsidTr="00AD4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tcPrChange w:id="2188" w:author="guisang.song" w:date="2025-10-20T17:00:00Z">
              <w:tcPr>
                <w:tcW w:w="1010" w:type="dxa"/>
              </w:tcPr>
            </w:tcPrChange>
          </w:tcPr>
          <w:p w:rsidR="00C056A0" w:rsidRPr="00EE4134" w:rsidRDefault="00C056A0" w:rsidP="00AD3229">
            <w:pPr>
              <w:pStyle w:val="a4"/>
              <w:wordWrap w:val="0"/>
              <w:autoSpaceDE w:val="0"/>
              <w:autoSpaceDN w:val="0"/>
              <w:ind w:leftChars="0" w:left="0"/>
              <w:rPr>
                <w:rFonts w:eastAsiaTheme="minorEastAsia"/>
                <w:rPrChange w:id="2189" w:author="guisang.song" w:date="2025-10-20T15:26:00Z">
                  <w:rPr>
                    <w:rFonts w:asciiTheme="minorEastAsia" w:eastAsiaTheme="minorEastAsia" w:hAnsiTheme="minorEastAsia"/>
                  </w:rPr>
                </w:rPrChange>
              </w:rPr>
            </w:pPr>
            <w:r w:rsidRPr="00EE4134">
              <w:rPr>
                <w:rFonts w:eastAsiaTheme="minorEastAsia"/>
                <w:rPrChange w:id="2190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11</w:t>
            </w:r>
          </w:p>
        </w:tc>
        <w:tc>
          <w:tcPr>
            <w:tcW w:w="2410" w:type="dxa"/>
            <w:tcPrChange w:id="2191" w:author="guisang.song" w:date="2025-10-20T17:00:00Z">
              <w:tcPr>
                <w:tcW w:w="2268" w:type="dxa"/>
              </w:tcPr>
            </w:tcPrChange>
          </w:tcPr>
          <w:p w:rsidR="00C056A0" w:rsidRPr="00EE4134" w:rsidRDefault="00C056A0" w:rsidP="00AD3229">
            <w:pPr>
              <w:pStyle w:val="a4"/>
              <w:wordWrap w:val="0"/>
              <w:autoSpaceDE w:val="0"/>
              <w:autoSpaceDN w:val="0"/>
              <w:ind w:leftChars="0"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PrChange w:id="2192" w:author="guisang.song" w:date="2025-10-20T15:26:00Z">
                  <w:rPr/>
                </w:rPrChange>
              </w:rPr>
            </w:pPr>
            <w:r w:rsidRPr="00EE4134">
              <w:rPr>
                <w:rFonts w:eastAsiaTheme="minorEastAsia"/>
                <w:rPrChange w:id="2193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운송</w:t>
            </w:r>
          </w:p>
        </w:tc>
        <w:tc>
          <w:tcPr>
            <w:tcW w:w="6061" w:type="dxa"/>
            <w:tcPrChange w:id="2194" w:author="guisang.song" w:date="2025-10-20T17:00:00Z">
              <w:tcPr>
                <w:tcW w:w="6061" w:type="dxa"/>
              </w:tcPr>
            </w:tcPrChange>
          </w:tcPr>
          <w:p w:rsidR="00C056A0" w:rsidRPr="00EE4134" w:rsidRDefault="009A5E89" w:rsidP="009A5E89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PrChange w:id="2195" w:author="guisang.song" w:date="2025-10-20T15:26:00Z">
                  <w:rPr/>
                </w:rPrChange>
              </w:rPr>
            </w:pPr>
            <w:r w:rsidRPr="00EE4134">
              <w:rPr>
                <w:rFonts w:eastAsiaTheme="minorEastAsia"/>
                <w:rPrChange w:id="2196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산업안전보호법</w:t>
            </w:r>
            <w:r w:rsidR="00880410" w:rsidRPr="00EE4134">
              <w:rPr>
                <w:rPrChange w:id="2197" w:author="guisang.song" w:date="2025-10-20T15:26:00Z">
                  <w:rPr/>
                </w:rPrChange>
              </w:rPr>
              <w:t xml:space="preserve">, </w:t>
            </w:r>
            <w:r w:rsidR="00880410" w:rsidRPr="00EE4134">
              <w:rPr>
                <w:rFonts w:eastAsiaTheme="minorEastAsia"/>
                <w:rPrChange w:id="2198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산업안전보건기준에</w:t>
            </w:r>
            <w:r w:rsidR="00880410" w:rsidRPr="00EE4134">
              <w:rPr>
                <w:rFonts w:eastAsiaTheme="minorEastAsia"/>
                <w:rPrChange w:id="2199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 xml:space="preserve"> </w:t>
            </w:r>
            <w:r w:rsidR="00880410" w:rsidRPr="00EE4134">
              <w:rPr>
                <w:rFonts w:eastAsiaTheme="minorEastAsia"/>
                <w:rPrChange w:id="2200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관한</w:t>
            </w:r>
            <w:r w:rsidR="00880410" w:rsidRPr="00EE4134">
              <w:rPr>
                <w:rFonts w:eastAsiaTheme="minorEastAsia"/>
                <w:rPrChange w:id="2201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 xml:space="preserve"> </w:t>
            </w:r>
            <w:r w:rsidR="00880410" w:rsidRPr="00EE4134">
              <w:rPr>
                <w:rFonts w:eastAsiaTheme="minorEastAsia"/>
                <w:rPrChange w:id="2202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규칙</w:t>
            </w:r>
          </w:p>
          <w:p w:rsidR="00880410" w:rsidRPr="00EE4134" w:rsidRDefault="00880410" w:rsidP="009A5E89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03" w:author="guisang.song" w:date="2025-10-20T15:17:00Z"/>
                <w:rPrChange w:id="2204" w:author="guisang.song" w:date="2025-10-20T15:26:00Z">
                  <w:rPr>
                    <w:ins w:id="2205" w:author="guisang.song" w:date="2025-10-20T15:17:00Z"/>
                    <w:rFonts w:asciiTheme="minorEastAsia" w:eastAsiaTheme="minorEastAsia" w:hAnsiTheme="minorEastAsia"/>
                  </w:rPr>
                </w:rPrChange>
              </w:rPr>
            </w:pPr>
            <w:r w:rsidRPr="00EE4134">
              <w:rPr>
                <w:rFonts w:eastAsiaTheme="minorEastAsia"/>
                <w:rPrChange w:id="2206" w:author="guisang.song" w:date="2025-10-20T15:26:00Z">
                  <w:rPr>
                    <w:rFonts w:asciiTheme="minorEastAsia" w:eastAsiaTheme="minorEastAsia" w:hAnsiTheme="minorEastAsia" w:hint="eastAsia"/>
                  </w:rPr>
                </w:rPrChange>
              </w:rPr>
              <w:t>대기환경보전법</w:t>
            </w:r>
          </w:p>
          <w:p w:rsidR="00506ECA" w:rsidRPr="00EE4134" w:rsidRDefault="00506ECA" w:rsidP="00506ECA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07" w:author="guisang.song" w:date="2025-10-20T15:17:00Z"/>
                <w:rPrChange w:id="2208" w:author="guisang.song" w:date="2025-10-20T15:26:00Z">
                  <w:rPr>
                    <w:ins w:id="2209" w:author="guisang.song" w:date="2025-10-20T15:17:00Z"/>
                    <w:rFonts w:asciiTheme="minorEastAsia" w:eastAsiaTheme="minorEastAsia" w:hAnsiTheme="minorEastAsia"/>
                  </w:rPr>
                </w:rPrChange>
              </w:rPr>
              <w:pPrChange w:id="2210" w:author="guisang.song" w:date="2025-10-20T15:17:00Z">
                <w:pPr>
                  <w:pStyle w:val="a4"/>
                  <w:numPr>
                    <w:numId w:val="4"/>
                  </w:numPr>
                  <w:wordWrap w:val="0"/>
                  <w:autoSpaceDE w:val="0"/>
                  <w:autoSpaceDN w:val="0"/>
                  <w:ind w:leftChars="0" w:left="170" w:hanging="17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2211" w:author="guisang.song" w:date="2025-10-20T15:17:00Z">
              <w:r w:rsidRPr="00EE4134">
                <w:rPr>
                  <w:rFonts w:eastAsiaTheme="minorEastAsia"/>
                  <w:rPrChange w:id="2212" w:author="guisang.song" w:date="2025-10-20T15:26:00Z">
                    <w:rPr>
                      <w:rFonts w:asciiTheme="minorEastAsia" w:eastAsiaTheme="minorEastAsia" w:hAnsiTheme="minorEastAsia" w:hint="eastAsia"/>
                    </w:rPr>
                  </w:rPrChange>
                </w:rPr>
                <w:t>철도안전법</w:t>
              </w:r>
            </w:ins>
          </w:p>
          <w:p w:rsidR="00506ECA" w:rsidRPr="00EE4134" w:rsidRDefault="00506ECA" w:rsidP="00506ECA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13" w:author="guisang.song" w:date="2025-10-20T15:17:00Z"/>
                <w:rPrChange w:id="2214" w:author="guisang.song" w:date="2025-10-20T15:26:00Z">
                  <w:rPr>
                    <w:ins w:id="2215" w:author="guisang.song" w:date="2025-10-20T15:17:00Z"/>
                    <w:rFonts w:asciiTheme="minorEastAsia" w:eastAsiaTheme="minorEastAsia" w:hAnsiTheme="minorEastAsia"/>
                  </w:rPr>
                </w:rPrChange>
              </w:rPr>
              <w:pPrChange w:id="2216" w:author="guisang.song" w:date="2025-10-20T15:17:00Z">
                <w:pPr>
                  <w:pStyle w:val="a4"/>
                  <w:numPr>
                    <w:numId w:val="4"/>
                  </w:numPr>
                  <w:wordWrap w:val="0"/>
                  <w:autoSpaceDE w:val="0"/>
                  <w:autoSpaceDN w:val="0"/>
                  <w:ind w:leftChars="0" w:left="170" w:hanging="17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proofErr w:type="spellStart"/>
            <w:ins w:id="2217" w:author="guisang.song" w:date="2025-10-20T15:17:00Z">
              <w:r w:rsidRPr="00EE4134">
                <w:rPr>
                  <w:rFonts w:eastAsiaTheme="minorEastAsia"/>
                  <w:rPrChange w:id="2218" w:author="guisang.song" w:date="2025-10-20T15:26:00Z">
                    <w:rPr>
                      <w:rFonts w:asciiTheme="minorEastAsia" w:eastAsiaTheme="minorEastAsia" w:hAnsiTheme="minorEastAsia" w:hint="eastAsia"/>
                    </w:rPr>
                  </w:rPrChange>
                </w:rPr>
                <w:t>항공안전법</w:t>
              </w:r>
              <w:proofErr w:type="spellEnd"/>
            </w:ins>
          </w:p>
          <w:p w:rsidR="00506ECA" w:rsidRPr="00EE4134" w:rsidRDefault="00506ECA" w:rsidP="00506ECA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19" w:author="guisang.song" w:date="2025-10-20T15:17:00Z"/>
                <w:rFonts w:eastAsiaTheme="minorEastAsia"/>
                <w:rPrChange w:id="2220" w:author="guisang.song" w:date="2025-10-20T15:26:00Z">
                  <w:rPr>
                    <w:ins w:id="2221" w:author="guisang.song" w:date="2025-10-20T15:17:00Z"/>
                    <w:rFonts w:asciiTheme="minorEastAsia" w:eastAsiaTheme="minorEastAsia" w:hAnsiTheme="minorEastAsia"/>
                  </w:rPr>
                </w:rPrChange>
              </w:rPr>
              <w:pPrChange w:id="2222" w:author="guisang.song" w:date="2025-10-20T15:17:00Z">
                <w:pPr>
                  <w:pStyle w:val="a4"/>
                  <w:numPr>
                    <w:numId w:val="4"/>
                  </w:numPr>
                  <w:wordWrap w:val="0"/>
                  <w:autoSpaceDE w:val="0"/>
                  <w:autoSpaceDN w:val="0"/>
                  <w:ind w:leftChars="0" w:left="170" w:hanging="17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proofErr w:type="spellStart"/>
            <w:ins w:id="2223" w:author="guisang.song" w:date="2025-10-20T15:17:00Z">
              <w:r w:rsidRPr="00EE4134">
                <w:rPr>
                  <w:rFonts w:eastAsiaTheme="minorEastAsia"/>
                  <w:rPrChange w:id="2224" w:author="guisang.song" w:date="2025-10-20T15:26:00Z">
                    <w:rPr>
                      <w:rFonts w:asciiTheme="minorEastAsia" w:eastAsiaTheme="minorEastAsia" w:hAnsiTheme="minorEastAsia" w:hint="eastAsia"/>
                    </w:rPr>
                  </w:rPrChange>
                </w:rPr>
                <w:t>해상안전법</w:t>
              </w:r>
              <w:proofErr w:type="spellEnd"/>
            </w:ins>
          </w:p>
          <w:p w:rsidR="00506ECA" w:rsidRPr="00EE4134" w:rsidRDefault="00506ECA" w:rsidP="00EE4134">
            <w:pPr>
              <w:pStyle w:val="a4"/>
              <w:numPr>
                <w:ilvl w:val="0"/>
                <w:numId w:val="4"/>
              </w:numPr>
              <w:wordWrap w:val="0"/>
              <w:autoSpaceDE w:val="0"/>
              <w:autoSpaceDN w:val="0"/>
              <w:ind w:leftChars="0" w:left="170" w:hanging="1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PrChange w:id="2225" w:author="guisang.song" w:date="2025-10-20T15:26:00Z">
                  <w:rPr>
                    <w:rFonts w:hint="eastAsia"/>
                  </w:rPr>
                </w:rPrChange>
              </w:rPr>
              <w:pPrChange w:id="2226" w:author="guisang.song" w:date="2025-10-20T15:23:00Z">
                <w:pPr>
                  <w:pStyle w:val="a4"/>
                  <w:numPr>
                    <w:numId w:val="4"/>
                  </w:numPr>
                  <w:wordWrap w:val="0"/>
                  <w:autoSpaceDE w:val="0"/>
                  <w:autoSpaceDN w:val="0"/>
                  <w:ind w:leftChars="0" w:left="170" w:hanging="17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2227" w:author="guisang.song" w:date="2025-10-20T15:19:00Z">
              <w:r w:rsidRPr="00EE4134">
                <w:rPr>
                  <w:rFonts w:eastAsiaTheme="minorEastAsia"/>
                  <w:rPrChange w:id="2228" w:author="guisang.song" w:date="2025-10-20T15:26:00Z">
                    <w:rPr>
                      <w:rFonts w:ascii="Segoe UI" w:hAnsi="Segoe UI" w:cs="Segoe UI"/>
                      <w:spacing w:val="1"/>
                    </w:rPr>
                  </w:rPrChange>
                </w:rPr>
                <w:t>화물자동차</w:t>
              </w:r>
              <w:r w:rsidRPr="00EE4134">
                <w:rPr>
                  <w:rFonts w:eastAsiaTheme="minorEastAsia"/>
                  <w:rPrChange w:id="2229" w:author="guisang.song" w:date="2025-10-20T15:26:00Z">
                    <w:rPr>
                      <w:rFonts w:ascii="Segoe UI" w:hAnsi="Segoe UI" w:cs="Segoe UI"/>
                      <w:spacing w:val="1"/>
                    </w:rPr>
                  </w:rPrChange>
                </w:rPr>
                <w:t xml:space="preserve"> </w:t>
              </w:r>
              <w:r w:rsidRPr="00EE4134">
                <w:rPr>
                  <w:rFonts w:eastAsiaTheme="minorEastAsia"/>
                  <w:rPrChange w:id="2230" w:author="guisang.song" w:date="2025-10-20T15:26:00Z">
                    <w:rPr>
                      <w:rFonts w:ascii="맑은 고딕" w:eastAsia="맑은 고딕" w:hAnsi="맑은 고딕" w:cs="맑은 고딕" w:hint="eastAsia"/>
                      <w:spacing w:val="1"/>
                    </w:rPr>
                  </w:rPrChange>
                </w:rPr>
                <w:t>운수사업</w:t>
              </w:r>
              <w:r w:rsidRPr="00EE4134">
                <w:rPr>
                  <w:rFonts w:eastAsiaTheme="minorEastAsia"/>
                  <w:rPrChange w:id="2231" w:author="guisang.song" w:date="2025-10-20T15:26:00Z">
                    <w:rPr>
                      <w:rFonts w:ascii="Segoe UI" w:hAnsi="Segoe UI" w:cs="Segoe UI"/>
                      <w:spacing w:val="1"/>
                    </w:rPr>
                  </w:rPrChange>
                </w:rPr>
                <w:t>법</w:t>
              </w:r>
            </w:ins>
          </w:p>
        </w:tc>
      </w:tr>
    </w:tbl>
    <w:p w:rsidR="00AD3229" w:rsidRPr="00EE4134" w:rsidDel="00EA107D" w:rsidRDefault="00AD3229" w:rsidP="00AD3229">
      <w:pPr>
        <w:pStyle w:val="a4"/>
        <w:wordWrap w:val="0"/>
        <w:autoSpaceDE w:val="0"/>
        <w:autoSpaceDN w:val="0"/>
        <w:ind w:leftChars="0" w:left="403"/>
        <w:rPr>
          <w:del w:id="2232" w:author="guisang.song" w:date="2025-10-20T16:48:00Z"/>
          <w:rFonts w:ascii="Times New Roman" w:hAnsi="Times New Roman"/>
          <w:b/>
          <w:rPrChange w:id="2233" w:author="guisang.song" w:date="2025-10-20T15:26:00Z">
            <w:rPr>
              <w:del w:id="2234" w:author="guisang.song" w:date="2025-10-20T16:48:00Z"/>
              <w:b/>
            </w:rPr>
          </w:rPrChange>
        </w:rPr>
      </w:pPr>
    </w:p>
    <w:p w:rsidR="008421E5" w:rsidRPr="00EE4134" w:rsidRDefault="008421E5" w:rsidP="008421E5">
      <w:pPr>
        <w:wordWrap w:val="0"/>
        <w:autoSpaceDE w:val="0"/>
        <w:autoSpaceDN w:val="0"/>
        <w:rPr>
          <w:rFonts w:ascii="Times New Roman" w:hAnsi="Times New Roman" w:hint="eastAsia"/>
          <w:rPrChange w:id="2235" w:author="guisang.song" w:date="2025-10-20T15:26:00Z">
            <w:rPr>
              <w:rFonts w:hint="eastAsia"/>
            </w:rPr>
          </w:rPrChange>
        </w:rPr>
      </w:pPr>
    </w:p>
    <w:p w:rsidR="008421E5" w:rsidRPr="00EE4134" w:rsidRDefault="008421E5" w:rsidP="008421E5">
      <w:pPr>
        <w:wordWrap w:val="0"/>
        <w:autoSpaceDE w:val="0"/>
        <w:autoSpaceDN w:val="0"/>
        <w:jc w:val="center"/>
        <w:rPr>
          <w:rFonts w:ascii="Times New Roman" w:hAnsi="Times New Roman"/>
          <w:rPrChange w:id="2236" w:author="guisang.song" w:date="2025-10-20T15:26:00Z">
            <w:rPr/>
          </w:rPrChange>
        </w:rPr>
      </w:pPr>
      <w:r w:rsidRPr="00EE4134">
        <w:rPr>
          <w:rFonts w:ascii="Times New Roman" w:hAnsi="Times New Roman"/>
          <w:rPrChange w:id="2237" w:author="guisang.song" w:date="2025-10-20T15:26:00Z">
            <w:rPr>
              <w:rFonts w:hint="eastAsia"/>
            </w:rPr>
          </w:rPrChange>
        </w:rPr>
        <w:t>*    *    *    *</w:t>
      </w:r>
    </w:p>
    <w:p w:rsidR="005B0DC1" w:rsidRPr="00EE4134" w:rsidRDefault="005B0DC1" w:rsidP="00C66FC4">
      <w:pPr>
        <w:wordWrap w:val="0"/>
        <w:autoSpaceDE w:val="0"/>
        <w:autoSpaceDN w:val="0"/>
        <w:rPr>
          <w:rFonts w:ascii="Times New Roman" w:hAnsi="Times New Roman"/>
          <w:rPrChange w:id="2238" w:author="guisang.song" w:date="2025-10-20T15:26:00Z">
            <w:rPr/>
          </w:rPrChange>
        </w:rPr>
      </w:pPr>
    </w:p>
    <w:sectPr w:rsidR="005B0DC1" w:rsidRPr="00EE4134" w:rsidSect="00193576">
      <w:footerReference w:type="default" r:id="rId8"/>
      <w:pgSz w:w="11906" w:h="16838" w:code="9"/>
      <w:pgMar w:top="1440" w:right="1077" w:bottom="1440" w:left="1077" w:header="851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0B5D" w:rsidRDefault="004F0B5D" w:rsidP="00C66FC4">
      <w:pPr>
        <w:spacing w:line="240" w:lineRule="auto"/>
      </w:pPr>
      <w:r>
        <w:separator/>
      </w:r>
    </w:p>
  </w:endnote>
  <w:endnote w:type="continuationSeparator" w:id="0">
    <w:p w:rsidR="004F0B5D" w:rsidRDefault="004F0B5D" w:rsidP="00C66F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51203264"/>
      <w:docPartObj>
        <w:docPartGallery w:val="Page Numbers (Bottom of Page)"/>
        <w:docPartUnique/>
      </w:docPartObj>
    </w:sdtPr>
    <w:sdtContent>
      <w:p w:rsidR="004F0B5D" w:rsidRDefault="004F0B5D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0141C" w:rsidRPr="00E0141C">
          <w:rPr>
            <w:noProof/>
            <w:lang w:val="ko-KR"/>
          </w:rPr>
          <w:t>6</w:t>
        </w:r>
        <w:r>
          <w:fldChar w:fldCharType="end"/>
        </w:r>
      </w:p>
    </w:sdtContent>
  </w:sdt>
  <w:p w:rsidR="004F0B5D" w:rsidRDefault="004F0B5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0B5D" w:rsidRDefault="004F0B5D" w:rsidP="00C66FC4">
      <w:pPr>
        <w:spacing w:line="240" w:lineRule="auto"/>
      </w:pPr>
      <w:r>
        <w:separator/>
      </w:r>
    </w:p>
  </w:footnote>
  <w:footnote w:type="continuationSeparator" w:id="0">
    <w:p w:rsidR="004F0B5D" w:rsidRDefault="004F0B5D" w:rsidP="00C66FC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C7988"/>
    <w:multiLevelType w:val="hybridMultilevel"/>
    <w:tmpl w:val="5018FFEE"/>
    <w:lvl w:ilvl="0" w:tplc="30A23BAC">
      <w:start w:val="1"/>
      <w:numFmt w:val="bullet"/>
      <w:lvlText w:val="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CC861FE"/>
    <w:multiLevelType w:val="hybridMultilevel"/>
    <w:tmpl w:val="114877E6"/>
    <w:lvl w:ilvl="0" w:tplc="8DC650F2">
      <w:start w:val="1"/>
      <w:numFmt w:val="decimalEnclosedCircle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4394859"/>
    <w:multiLevelType w:val="hybridMultilevel"/>
    <w:tmpl w:val="F09C2A46"/>
    <w:lvl w:ilvl="0" w:tplc="0E52DE7C">
      <w:start w:val="1"/>
      <w:numFmt w:val="decimal"/>
      <w:lvlText w:val="(%1)"/>
      <w:lvlJc w:val="left"/>
      <w:pPr>
        <w:ind w:left="763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3" w:hanging="400"/>
      </w:pPr>
    </w:lvl>
    <w:lvl w:ilvl="2" w:tplc="0409001B" w:tentative="1">
      <w:start w:val="1"/>
      <w:numFmt w:val="lowerRoman"/>
      <w:lvlText w:val="%3."/>
      <w:lvlJc w:val="right"/>
      <w:pPr>
        <w:ind w:left="1603" w:hanging="400"/>
      </w:pPr>
    </w:lvl>
    <w:lvl w:ilvl="3" w:tplc="0409000F" w:tentative="1">
      <w:start w:val="1"/>
      <w:numFmt w:val="decimal"/>
      <w:lvlText w:val="%4."/>
      <w:lvlJc w:val="left"/>
      <w:pPr>
        <w:ind w:left="2003" w:hanging="400"/>
      </w:pPr>
    </w:lvl>
    <w:lvl w:ilvl="4" w:tplc="04090019" w:tentative="1">
      <w:start w:val="1"/>
      <w:numFmt w:val="upperLetter"/>
      <w:lvlText w:val="%5."/>
      <w:lvlJc w:val="left"/>
      <w:pPr>
        <w:ind w:left="2403" w:hanging="400"/>
      </w:pPr>
    </w:lvl>
    <w:lvl w:ilvl="5" w:tplc="0409001B" w:tentative="1">
      <w:start w:val="1"/>
      <w:numFmt w:val="lowerRoman"/>
      <w:lvlText w:val="%6."/>
      <w:lvlJc w:val="right"/>
      <w:pPr>
        <w:ind w:left="2803" w:hanging="400"/>
      </w:pPr>
    </w:lvl>
    <w:lvl w:ilvl="6" w:tplc="0409000F" w:tentative="1">
      <w:start w:val="1"/>
      <w:numFmt w:val="decimal"/>
      <w:lvlText w:val="%7."/>
      <w:lvlJc w:val="left"/>
      <w:pPr>
        <w:ind w:left="3203" w:hanging="400"/>
      </w:pPr>
    </w:lvl>
    <w:lvl w:ilvl="7" w:tplc="04090019" w:tentative="1">
      <w:start w:val="1"/>
      <w:numFmt w:val="upperLetter"/>
      <w:lvlText w:val="%8."/>
      <w:lvlJc w:val="left"/>
      <w:pPr>
        <w:ind w:left="3603" w:hanging="400"/>
      </w:pPr>
    </w:lvl>
    <w:lvl w:ilvl="8" w:tplc="0409001B" w:tentative="1">
      <w:start w:val="1"/>
      <w:numFmt w:val="lowerRoman"/>
      <w:lvlText w:val="%9."/>
      <w:lvlJc w:val="right"/>
      <w:pPr>
        <w:ind w:left="4003" w:hanging="400"/>
      </w:pPr>
    </w:lvl>
  </w:abstractNum>
  <w:abstractNum w:abstractNumId="3" w15:restartNumberingAfterBreak="0">
    <w:nsid w:val="290731BF"/>
    <w:multiLevelType w:val="hybridMultilevel"/>
    <w:tmpl w:val="189EDA58"/>
    <w:lvl w:ilvl="0" w:tplc="8DC650F2">
      <w:start w:val="1"/>
      <w:numFmt w:val="decimalEnclosedCircle"/>
      <w:lvlText w:val="%1."/>
      <w:lvlJc w:val="left"/>
      <w:pPr>
        <w:ind w:left="120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F725A92"/>
    <w:multiLevelType w:val="hybridMultilevel"/>
    <w:tmpl w:val="99445294"/>
    <w:lvl w:ilvl="0" w:tplc="86747E10">
      <w:start w:val="1"/>
      <w:numFmt w:val="ganada"/>
      <w:lvlText w:val="%1."/>
      <w:lvlJc w:val="left"/>
      <w:pPr>
        <w:ind w:left="763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3" w:hanging="400"/>
      </w:pPr>
    </w:lvl>
    <w:lvl w:ilvl="2" w:tplc="0409001B" w:tentative="1">
      <w:start w:val="1"/>
      <w:numFmt w:val="lowerRoman"/>
      <w:lvlText w:val="%3."/>
      <w:lvlJc w:val="right"/>
      <w:pPr>
        <w:ind w:left="1603" w:hanging="400"/>
      </w:pPr>
    </w:lvl>
    <w:lvl w:ilvl="3" w:tplc="0409000F" w:tentative="1">
      <w:start w:val="1"/>
      <w:numFmt w:val="decimal"/>
      <w:lvlText w:val="%4."/>
      <w:lvlJc w:val="left"/>
      <w:pPr>
        <w:ind w:left="2003" w:hanging="400"/>
      </w:pPr>
    </w:lvl>
    <w:lvl w:ilvl="4" w:tplc="04090019" w:tentative="1">
      <w:start w:val="1"/>
      <w:numFmt w:val="upperLetter"/>
      <w:lvlText w:val="%5."/>
      <w:lvlJc w:val="left"/>
      <w:pPr>
        <w:ind w:left="2403" w:hanging="400"/>
      </w:pPr>
    </w:lvl>
    <w:lvl w:ilvl="5" w:tplc="0409001B" w:tentative="1">
      <w:start w:val="1"/>
      <w:numFmt w:val="lowerRoman"/>
      <w:lvlText w:val="%6."/>
      <w:lvlJc w:val="right"/>
      <w:pPr>
        <w:ind w:left="2803" w:hanging="400"/>
      </w:pPr>
    </w:lvl>
    <w:lvl w:ilvl="6" w:tplc="0409000F" w:tentative="1">
      <w:start w:val="1"/>
      <w:numFmt w:val="decimal"/>
      <w:lvlText w:val="%7."/>
      <w:lvlJc w:val="left"/>
      <w:pPr>
        <w:ind w:left="3203" w:hanging="400"/>
      </w:pPr>
    </w:lvl>
    <w:lvl w:ilvl="7" w:tplc="04090019" w:tentative="1">
      <w:start w:val="1"/>
      <w:numFmt w:val="upperLetter"/>
      <w:lvlText w:val="%8."/>
      <w:lvlJc w:val="left"/>
      <w:pPr>
        <w:ind w:left="3603" w:hanging="400"/>
      </w:pPr>
    </w:lvl>
    <w:lvl w:ilvl="8" w:tplc="0409001B" w:tentative="1">
      <w:start w:val="1"/>
      <w:numFmt w:val="lowerRoman"/>
      <w:lvlText w:val="%9."/>
      <w:lvlJc w:val="right"/>
      <w:pPr>
        <w:ind w:left="4003" w:hanging="400"/>
      </w:pPr>
    </w:lvl>
  </w:abstractNum>
  <w:abstractNum w:abstractNumId="5" w15:restartNumberingAfterBreak="0">
    <w:nsid w:val="3016002A"/>
    <w:multiLevelType w:val="hybridMultilevel"/>
    <w:tmpl w:val="6D8049F2"/>
    <w:lvl w:ilvl="0" w:tplc="DB56287C">
      <w:start w:val="1"/>
      <w:numFmt w:val="decimal"/>
      <w:lvlText w:val="%1)"/>
      <w:lvlJc w:val="left"/>
      <w:pPr>
        <w:ind w:left="1123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3" w:hanging="400"/>
      </w:pPr>
    </w:lvl>
    <w:lvl w:ilvl="2" w:tplc="0409001B" w:tentative="1">
      <w:start w:val="1"/>
      <w:numFmt w:val="lowerRoman"/>
      <w:lvlText w:val="%3."/>
      <w:lvlJc w:val="right"/>
      <w:pPr>
        <w:ind w:left="1963" w:hanging="400"/>
      </w:pPr>
    </w:lvl>
    <w:lvl w:ilvl="3" w:tplc="0409000F" w:tentative="1">
      <w:start w:val="1"/>
      <w:numFmt w:val="decimal"/>
      <w:lvlText w:val="%4."/>
      <w:lvlJc w:val="left"/>
      <w:pPr>
        <w:ind w:left="2363" w:hanging="400"/>
      </w:pPr>
    </w:lvl>
    <w:lvl w:ilvl="4" w:tplc="04090019" w:tentative="1">
      <w:start w:val="1"/>
      <w:numFmt w:val="upperLetter"/>
      <w:lvlText w:val="%5."/>
      <w:lvlJc w:val="left"/>
      <w:pPr>
        <w:ind w:left="2763" w:hanging="400"/>
      </w:pPr>
    </w:lvl>
    <w:lvl w:ilvl="5" w:tplc="0409001B" w:tentative="1">
      <w:start w:val="1"/>
      <w:numFmt w:val="lowerRoman"/>
      <w:lvlText w:val="%6."/>
      <w:lvlJc w:val="right"/>
      <w:pPr>
        <w:ind w:left="3163" w:hanging="400"/>
      </w:pPr>
    </w:lvl>
    <w:lvl w:ilvl="6" w:tplc="0409000F" w:tentative="1">
      <w:start w:val="1"/>
      <w:numFmt w:val="decimal"/>
      <w:lvlText w:val="%7."/>
      <w:lvlJc w:val="left"/>
      <w:pPr>
        <w:ind w:left="3563" w:hanging="400"/>
      </w:pPr>
    </w:lvl>
    <w:lvl w:ilvl="7" w:tplc="04090019" w:tentative="1">
      <w:start w:val="1"/>
      <w:numFmt w:val="upperLetter"/>
      <w:lvlText w:val="%8."/>
      <w:lvlJc w:val="left"/>
      <w:pPr>
        <w:ind w:left="3963" w:hanging="400"/>
      </w:pPr>
    </w:lvl>
    <w:lvl w:ilvl="8" w:tplc="0409001B" w:tentative="1">
      <w:start w:val="1"/>
      <w:numFmt w:val="lowerRoman"/>
      <w:lvlText w:val="%9."/>
      <w:lvlJc w:val="right"/>
      <w:pPr>
        <w:ind w:left="4363" w:hanging="400"/>
      </w:pPr>
    </w:lvl>
  </w:abstractNum>
  <w:abstractNum w:abstractNumId="6" w15:restartNumberingAfterBreak="0">
    <w:nsid w:val="36883693"/>
    <w:multiLevelType w:val="hybridMultilevel"/>
    <w:tmpl w:val="6150C54C"/>
    <w:lvl w:ilvl="0" w:tplc="C57E092C">
      <w:start w:val="2"/>
      <w:numFmt w:val="decimalEnclosedCircle"/>
      <w:lvlText w:val="%1"/>
      <w:lvlJc w:val="left"/>
      <w:pPr>
        <w:ind w:left="1123" w:hanging="360"/>
      </w:pPr>
      <w:rPr>
        <w:rFonts w:ascii="맑은 고딕" w:hAnsi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563" w:hanging="400"/>
      </w:pPr>
    </w:lvl>
    <w:lvl w:ilvl="2" w:tplc="0409001B" w:tentative="1">
      <w:start w:val="1"/>
      <w:numFmt w:val="lowerRoman"/>
      <w:lvlText w:val="%3."/>
      <w:lvlJc w:val="right"/>
      <w:pPr>
        <w:ind w:left="1963" w:hanging="400"/>
      </w:pPr>
    </w:lvl>
    <w:lvl w:ilvl="3" w:tplc="0409000F" w:tentative="1">
      <w:start w:val="1"/>
      <w:numFmt w:val="decimal"/>
      <w:lvlText w:val="%4."/>
      <w:lvlJc w:val="left"/>
      <w:pPr>
        <w:ind w:left="2363" w:hanging="400"/>
      </w:pPr>
    </w:lvl>
    <w:lvl w:ilvl="4" w:tplc="04090019" w:tentative="1">
      <w:start w:val="1"/>
      <w:numFmt w:val="upperLetter"/>
      <w:lvlText w:val="%5."/>
      <w:lvlJc w:val="left"/>
      <w:pPr>
        <w:ind w:left="2763" w:hanging="400"/>
      </w:pPr>
    </w:lvl>
    <w:lvl w:ilvl="5" w:tplc="0409001B" w:tentative="1">
      <w:start w:val="1"/>
      <w:numFmt w:val="lowerRoman"/>
      <w:lvlText w:val="%6."/>
      <w:lvlJc w:val="right"/>
      <w:pPr>
        <w:ind w:left="3163" w:hanging="400"/>
      </w:pPr>
    </w:lvl>
    <w:lvl w:ilvl="6" w:tplc="0409000F" w:tentative="1">
      <w:start w:val="1"/>
      <w:numFmt w:val="decimal"/>
      <w:lvlText w:val="%7."/>
      <w:lvlJc w:val="left"/>
      <w:pPr>
        <w:ind w:left="3563" w:hanging="400"/>
      </w:pPr>
    </w:lvl>
    <w:lvl w:ilvl="7" w:tplc="04090019" w:tentative="1">
      <w:start w:val="1"/>
      <w:numFmt w:val="upperLetter"/>
      <w:lvlText w:val="%8."/>
      <w:lvlJc w:val="left"/>
      <w:pPr>
        <w:ind w:left="3963" w:hanging="400"/>
      </w:pPr>
    </w:lvl>
    <w:lvl w:ilvl="8" w:tplc="0409001B" w:tentative="1">
      <w:start w:val="1"/>
      <w:numFmt w:val="lowerRoman"/>
      <w:lvlText w:val="%9."/>
      <w:lvlJc w:val="right"/>
      <w:pPr>
        <w:ind w:left="4363" w:hanging="400"/>
      </w:pPr>
    </w:lvl>
  </w:abstractNum>
  <w:abstractNum w:abstractNumId="7" w15:restartNumberingAfterBreak="0">
    <w:nsid w:val="50006753"/>
    <w:multiLevelType w:val="hybridMultilevel"/>
    <w:tmpl w:val="24948C8E"/>
    <w:lvl w:ilvl="0" w:tplc="CAC0D7FA">
      <w:start w:val="14"/>
      <w:numFmt w:val="bullet"/>
      <w:lvlText w:val="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604E5251"/>
    <w:multiLevelType w:val="hybridMultilevel"/>
    <w:tmpl w:val="5EFC583C"/>
    <w:lvl w:ilvl="0" w:tplc="B3E012D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60A84A9C"/>
    <w:multiLevelType w:val="hybridMultilevel"/>
    <w:tmpl w:val="189EDA58"/>
    <w:lvl w:ilvl="0" w:tplc="8DC650F2">
      <w:start w:val="1"/>
      <w:numFmt w:val="decimalEnclosedCircle"/>
      <w:lvlText w:val="%1."/>
      <w:lvlJc w:val="left"/>
      <w:pPr>
        <w:ind w:left="120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60D45FED"/>
    <w:multiLevelType w:val="hybridMultilevel"/>
    <w:tmpl w:val="0D54CA36"/>
    <w:lvl w:ilvl="0" w:tplc="24AA0A1C">
      <w:start w:val="1"/>
      <w:numFmt w:val="decimal"/>
      <w:lvlText w:val="%1)"/>
      <w:lvlJc w:val="left"/>
      <w:pPr>
        <w:ind w:left="763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3" w:hanging="400"/>
      </w:pPr>
    </w:lvl>
    <w:lvl w:ilvl="2" w:tplc="0409001B" w:tentative="1">
      <w:start w:val="1"/>
      <w:numFmt w:val="lowerRoman"/>
      <w:lvlText w:val="%3."/>
      <w:lvlJc w:val="right"/>
      <w:pPr>
        <w:ind w:left="1603" w:hanging="400"/>
      </w:pPr>
    </w:lvl>
    <w:lvl w:ilvl="3" w:tplc="0409000F" w:tentative="1">
      <w:start w:val="1"/>
      <w:numFmt w:val="decimal"/>
      <w:lvlText w:val="%4."/>
      <w:lvlJc w:val="left"/>
      <w:pPr>
        <w:ind w:left="2003" w:hanging="400"/>
      </w:pPr>
    </w:lvl>
    <w:lvl w:ilvl="4" w:tplc="04090019" w:tentative="1">
      <w:start w:val="1"/>
      <w:numFmt w:val="upperLetter"/>
      <w:lvlText w:val="%5."/>
      <w:lvlJc w:val="left"/>
      <w:pPr>
        <w:ind w:left="2403" w:hanging="400"/>
      </w:pPr>
    </w:lvl>
    <w:lvl w:ilvl="5" w:tplc="0409001B" w:tentative="1">
      <w:start w:val="1"/>
      <w:numFmt w:val="lowerRoman"/>
      <w:lvlText w:val="%6."/>
      <w:lvlJc w:val="right"/>
      <w:pPr>
        <w:ind w:left="2803" w:hanging="400"/>
      </w:pPr>
    </w:lvl>
    <w:lvl w:ilvl="6" w:tplc="0409000F" w:tentative="1">
      <w:start w:val="1"/>
      <w:numFmt w:val="decimal"/>
      <w:lvlText w:val="%7."/>
      <w:lvlJc w:val="left"/>
      <w:pPr>
        <w:ind w:left="3203" w:hanging="400"/>
      </w:pPr>
    </w:lvl>
    <w:lvl w:ilvl="7" w:tplc="04090019" w:tentative="1">
      <w:start w:val="1"/>
      <w:numFmt w:val="upperLetter"/>
      <w:lvlText w:val="%8."/>
      <w:lvlJc w:val="left"/>
      <w:pPr>
        <w:ind w:left="3603" w:hanging="400"/>
      </w:pPr>
    </w:lvl>
    <w:lvl w:ilvl="8" w:tplc="0409001B" w:tentative="1">
      <w:start w:val="1"/>
      <w:numFmt w:val="lowerRoman"/>
      <w:lvlText w:val="%9."/>
      <w:lvlJc w:val="right"/>
      <w:pPr>
        <w:ind w:left="4003" w:hanging="400"/>
      </w:pPr>
    </w:lvl>
  </w:abstractNum>
  <w:abstractNum w:abstractNumId="11" w15:restartNumberingAfterBreak="0">
    <w:nsid w:val="6A3E1116"/>
    <w:multiLevelType w:val="hybridMultilevel"/>
    <w:tmpl w:val="9540587C"/>
    <w:lvl w:ilvl="0" w:tplc="8DC650F2">
      <w:start w:val="1"/>
      <w:numFmt w:val="decimalEnclosedCircle"/>
      <w:lvlText w:val="%1."/>
      <w:lvlJc w:val="left"/>
      <w:pPr>
        <w:ind w:left="120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03" w:hanging="400"/>
      </w:pPr>
    </w:lvl>
    <w:lvl w:ilvl="2" w:tplc="0409001B" w:tentative="1">
      <w:start w:val="1"/>
      <w:numFmt w:val="lowerRoman"/>
      <w:lvlText w:val="%3."/>
      <w:lvlJc w:val="right"/>
      <w:pPr>
        <w:ind w:left="2003" w:hanging="400"/>
      </w:pPr>
    </w:lvl>
    <w:lvl w:ilvl="3" w:tplc="0409000F" w:tentative="1">
      <w:start w:val="1"/>
      <w:numFmt w:val="decimal"/>
      <w:lvlText w:val="%4."/>
      <w:lvlJc w:val="left"/>
      <w:pPr>
        <w:ind w:left="2403" w:hanging="400"/>
      </w:pPr>
    </w:lvl>
    <w:lvl w:ilvl="4" w:tplc="04090019" w:tentative="1">
      <w:start w:val="1"/>
      <w:numFmt w:val="upperLetter"/>
      <w:lvlText w:val="%5."/>
      <w:lvlJc w:val="left"/>
      <w:pPr>
        <w:ind w:left="2803" w:hanging="400"/>
      </w:pPr>
    </w:lvl>
    <w:lvl w:ilvl="5" w:tplc="0409001B" w:tentative="1">
      <w:start w:val="1"/>
      <w:numFmt w:val="lowerRoman"/>
      <w:lvlText w:val="%6."/>
      <w:lvlJc w:val="right"/>
      <w:pPr>
        <w:ind w:left="3203" w:hanging="400"/>
      </w:pPr>
    </w:lvl>
    <w:lvl w:ilvl="6" w:tplc="0409000F" w:tentative="1">
      <w:start w:val="1"/>
      <w:numFmt w:val="decimal"/>
      <w:lvlText w:val="%7."/>
      <w:lvlJc w:val="left"/>
      <w:pPr>
        <w:ind w:left="3603" w:hanging="400"/>
      </w:pPr>
    </w:lvl>
    <w:lvl w:ilvl="7" w:tplc="04090019" w:tentative="1">
      <w:start w:val="1"/>
      <w:numFmt w:val="upperLetter"/>
      <w:lvlText w:val="%8."/>
      <w:lvlJc w:val="left"/>
      <w:pPr>
        <w:ind w:left="4003" w:hanging="400"/>
      </w:pPr>
    </w:lvl>
    <w:lvl w:ilvl="8" w:tplc="0409001B" w:tentative="1">
      <w:start w:val="1"/>
      <w:numFmt w:val="lowerRoman"/>
      <w:lvlText w:val="%9."/>
      <w:lvlJc w:val="right"/>
      <w:pPr>
        <w:ind w:left="4403" w:hanging="400"/>
      </w:pPr>
    </w:lvl>
  </w:abstractNum>
  <w:abstractNum w:abstractNumId="12" w15:restartNumberingAfterBreak="0">
    <w:nsid w:val="6CDD28CB"/>
    <w:multiLevelType w:val="hybridMultilevel"/>
    <w:tmpl w:val="73A621C2"/>
    <w:lvl w:ilvl="0" w:tplc="B576F726">
      <w:start w:val="1"/>
      <w:numFmt w:val="bullet"/>
      <w:lvlText w:val="∙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76FB4DFA"/>
    <w:multiLevelType w:val="hybridMultilevel"/>
    <w:tmpl w:val="189EDA58"/>
    <w:lvl w:ilvl="0" w:tplc="8DC650F2">
      <w:start w:val="1"/>
      <w:numFmt w:val="decimalEnclosedCircle"/>
      <w:lvlText w:val="%1."/>
      <w:lvlJc w:val="left"/>
      <w:pPr>
        <w:ind w:left="120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7"/>
  </w:num>
  <w:num w:numId="2">
    <w:abstractNumId w:val="0"/>
  </w:num>
  <w:num w:numId="3">
    <w:abstractNumId w:val="9"/>
  </w:num>
  <w:num w:numId="4">
    <w:abstractNumId w:val="12"/>
  </w:num>
  <w:num w:numId="5">
    <w:abstractNumId w:val="4"/>
  </w:num>
  <w:num w:numId="6">
    <w:abstractNumId w:val="8"/>
  </w:num>
  <w:num w:numId="7">
    <w:abstractNumId w:val="3"/>
  </w:num>
  <w:num w:numId="8">
    <w:abstractNumId w:val="13"/>
  </w:num>
  <w:num w:numId="9">
    <w:abstractNumId w:val="11"/>
  </w:num>
  <w:num w:numId="10">
    <w:abstractNumId w:val="10"/>
  </w:num>
  <w:num w:numId="11">
    <w:abstractNumId w:val="5"/>
  </w:num>
  <w:num w:numId="12">
    <w:abstractNumId w:val="2"/>
  </w:num>
  <w:num w:numId="13">
    <w:abstractNumId w:val="6"/>
  </w:num>
  <w:num w:numId="1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guisang.song">
    <w15:presenceInfo w15:providerId="AD" w15:userId="S-1-5-21-507921405-651377827-682003330-838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trackRevisions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ADE"/>
    <w:rsid w:val="000506A0"/>
    <w:rsid w:val="00060766"/>
    <w:rsid w:val="000935FA"/>
    <w:rsid w:val="000D433F"/>
    <w:rsid w:val="00107ADE"/>
    <w:rsid w:val="001352B8"/>
    <w:rsid w:val="00151336"/>
    <w:rsid w:val="00193576"/>
    <w:rsid w:val="001E59B2"/>
    <w:rsid w:val="0021221B"/>
    <w:rsid w:val="002C3CB8"/>
    <w:rsid w:val="0030096B"/>
    <w:rsid w:val="003A5DB7"/>
    <w:rsid w:val="0042352E"/>
    <w:rsid w:val="004577E7"/>
    <w:rsid w:val="00462D89"/>
    <w:rsid w:val="0049528B"/>
    <w:rsid w:val="004F0B5D"/>
    <w:rsid w:val="00506ECA"/>
    <w:rsid w:val="00545385"/>
    <w:rsid w:val="005728FC"/>
    <w:rsid w:val="00597CA3"/>
    <w:rsid w:val="005B0DC1"/>
    <w:rsid w:val="00625601"/>
    <w:rsid w:val="00692FFA"/>
    <w:rsid w:val="00705B00"/>
    <w:rsid w:val="007C1E32"/>
    <w:rsid w:val="007C6F89"/>
    <w:rsid w:val="00836EA0"/>
    <w:rsid w:val="008421E5"/>
    <w:rsid w:val="00880410"/>
    <w:rsid w:val="008E613B"/>
    <w:rsid w:val="009A5E89"/>
    <w:rsid w:val="009F3891"/>
    <w:rsid w:val="00A07B0D"/>
    <w:rsid w:val="00A3416E"/>
    <w:rsid w:val="00A4617D"/>
    <w:rsid w:val="00A64709"/>
    <w:rsid w:val="00A715BE"/>
    <w:rsid w:val="00AD3229"/>
    <w:rsid w:val="00AD46D2"/>
    <w:rsid w:val="00B038B7"/>
    <w:rsid w:val="00B127AC"/>
    <w:rsid w:val="00C056A0"/>
    <w:rsid w:val="00C2376B"/>
    <w:rsid w:val="00C657A5"/>
    <w:rsid w:val="00C66FC4"/>
    <w:rsid w:val="00C70A1A"/>
    <w:rsid w:val="00D80DE1"/>
    <w:rsid w:val="00D97D74"/>
    <w:rsid w:val="00DC6A16"/>
    <w:rsid w:val="00E0141C"/>
    <w:rsid w:val="00E67091"/>
    <w:rsid w:val="00EA107D"/>
    <w:rsid w:val="00EA320B"/>
    <w:rsid w:val="00EB1478"/>
    <w:rsid w:val="00EE4134"/>
    <w:rsid w:val="00EE4E18"/>
    <w:rsid w:val="00F11AED"/>
    <w:rsid w:val="00F52C68"/>
    <w:rsid w:val="00F6487A"/>
    <w:rsid w:val="00F943A6"/>
    <w:rsid w:val="00FB5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3ED1D924"/>
  <w15:chartTrackingRefBased/>
  <w15:docId w15:val="{8AEB611A-4482-4A0F-9390-DF400AF19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352E"/>
  </w:style>
  <w:style w:type="paragraph" w:styleId="1">
    <w:name w:val="heading 1"/>
    <w:basedOn w:val="a"/>
    <w:next w:val="a"/>
    <w:link w:val="1Char"/>
    <w:uiPriority w:val="9"/>
    <w:qFormat/>
    <w:rsid w:val="0042352E"/>
    <w:pPr>
      <w:outlineLvl w:val="0"/>
    </w:pPr>
  </w:style>
  <w:style w:type="paragraph" w:styleId="2">
    <w:name w:val="heading 2"/>
    <w:basedOn w:val="1"/>
    <w:next w:val="a"/>
    <w:link w:val="2Char"/>
    <w:uiPriority w:val="9"/>
    <w:unhideWhenUsed/>
    <w:qFormat/>
    <w:rsid w:val="0042352E"/>
    <w:pPr>
      <w:outlineLvl w:val="1"/>
    </w:pPr>
  </w:style>
  <w:style w:type="paragraph" w:styleId="3">
    <w:name w:val="heading 3"/>
    <w:basedOn w:val="2"/>
    <w:next w:val="a"/>
    <w:link w:val="3Char"/>
    <w:uiPriority w:val="9"/>
    <w:unhideWhenUsed/>
    <w:qFormat/>
    <w:rsid w:val="0042352E"/>
    <w:pPr>
      <w:outlineLvl w:val="2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2352E"/>
    <w:pPr>
      <w:widowControl w:val="0"/>
      <w:wordWrap w:val="0"/>
      <w:autoSpaceDE w:val="0"/>
      <w:autoSpaceDN w:val="0"/>
      <w:spacing w:line="240" w:lineRule="auto"/>
    </w:pPr>
  </w:style>
  <w:style w:type="character" w:customStyle="1" w:styleId="1Char">
    <w:name w:val="제목 1 Char"/>
    <w:basedOn w:val="a0"/>
    <w:link w:val="1"/>
    <w:uiPriority w:val="9"/>
    <w:rsid w:val="0042352E"/>
  </w:style>
  <w:style w:type="character" w:customStyle="1" w:styleId="2Char">
    <w:name w:val="제목 2 Char"/>
    <w:basedOn w:val="a0"/>
    <w:link w:val="2"/>
    <w:uiPriority w:val="9"/>
    <w:rsid w:val="0042352E"/>
  </w:style>
  <w:style w:type="character" w:customStyle="1" w:styleId="3Char">
    <w:name w:val="제목 3 Char"/>
    <w:basedOn w:val="a0"/>
    <w:link w:val="3"/>
    <w:uiPriority w:val="9"/>
    <w:rsid w:val="0042352E"/>
  </w:style>
  <w:style w:type="paragraph" w:styleId="a4">
    <w:name w:val="List Paragraph"/>
    <w:basedOn w:val="a"/>
    <w:uiPriority w:val="34"/>
    <w:qFormat/>
    <w:rsid w:val="0042352E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C66FC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C66FC4"/>
  </w:style>
  <w:style w:type="paragraph" w:styleId="a6">
    <w:name w:val="footer"/>
    <w:basedOn w:val="a"/>
    <w:link w:val="Char0"/>
    <w:uiPriority w:val="99"/>
    <w:unhideWhenUsed/>
    <w:rsid w:val="00C66FC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C66FC4"/>
  </w:style>
  <w:style w:type="table" w:styleId="a7">
    <w:name w:val="Table Grid"/>
    <w:basedOn w:val="a1"/>
    <w:uiPriority w:val="59"/>
    <w:rsid w:val="00C70A1A"/>
    <w:pPr>
      <w:spacing w:line="280" w:lineRule="atLeast"/>
    </w:pPr>
    <w:rPr>
      <w:rFonts w:ascii="Times New Roman" w:eastAsia="Times New Roman" w:hAnsi="Times New Roman"/>
      <w:sz w:val="22"/>
      <w:szCs w:val="22"/>
    </w:rPr>
    <w:tblPr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</w:tblPr>
    <w:tcPr>
      <w:shd w:val="clear" w:color="auto" w:fill="auto"/>
      <w:vAlign w:val="center"/>
    </w:tcPr>
    <w:tblStylePr w:type="firstRow">
      <w:pPr>
        <w:jc w:val="center"/>
      </w:pPr>
      <w:tblPr/>
      <w:trPr>
        <w:tblHeader/>
      </w:trPr>
      <w:tcPr>
        <w:shd w:val="clear" w:color="auto" w:fill="D9D9D9" w:themeFill="background1" w:themeFillShade="D9"/>
      </w:tcPr>
    </w:tblStylePr>
    <w:tblStylePr w:type="firstCol">
      <w:pPr>
        <w:jc w:val="center"/>
      </w:pPr>
    </w:tblStylePr>
  </w:style>
  <w:style w:type="paragraph" w:styleId="a8">
    <w:name w:val="Balloon Text"/>
    <w:basedOn w:val="a"/>
    <w:link w:val="Char1"/>
    <w:uiPriority w:val="99"/>
    <w:semiHidden/>
    <w:unhideWhenUsed/>
    <w:rsid w:val="00EB1478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EB1478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Strong"/>
    <w:basedOn w:val="a0"/>
    <w:uiPriority w:val="22"/>
    <w:qFormat/>
    <w:rsid w:val="003009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2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022900-39B1-4036-8429-A609CF7C9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6</Pages>
  <Words>723</Words>
  <Characters>4126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guisang.song</dc:creator>
  <cp:keywords/>
  <dc:description/>
  <cp:lastModifiedBy>guisang.song</cp:lastModifiedBy>
  <cp:revision>10</cp:revision>
  <dcterms:created xsi:type="dcterms:W3CDTF">2025-10-20T01:01:00Z</dcterms:created>
  <dcterms:modified xsi:type="dcterms:W3CDTF">2025-10-20T08:00:00Z</dcterms:modified>
</cp:coreProperties>
</file>