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D5608" w14:textId="7E18CDD8" w:rsidR="00EC2FD4" w:rsidRPr="00535271" w:rsidRDefault="006A1C2D" w:rsidP="00451A41">
      <w:pPr>
        <w:autoSpaceDE w:val="0"/>
        <w:spacing w:after="160"/>
        <w:jc w:val="center"/>
        <w:rPr>
          <w:color w:val="0000CC"/>
          <w:spacing w:val="3"/>
          <w:szCs w:val="23"/>
        </w:rPr>
      </w:pPr>
      <w:bookmarkStart w:id="0" w:name="OLE_LINK1"/>
      <w:r w:rsidRPr="00535271">
        <w:rPr>
          <w:rFonts w:hint="eastAsia"/>
          <w:b/>
          <w:spacing w:val="3"/>
          <w:sz w:val="28"/>
          <w:szCs w:val="37"/>
          <w:u w:val="single"/>
        </w:rPr>
        <w:t>글로벌</w:t>
      </w:r>
      <w:r w:rsidR="00D437DF" w:rsidRPr="00535271">
        <w:rPr>
          <w:b/>
          <w:spacing w:val="3"/>
          <w:sz w:val="28"/>
          <w:szCs w:val="37"/>
          <w:u w:val="single"/>
        </w:rPr>
        <w:t xml:space="preserve"> AI </w:t>
      </w:r>
      <w:r w:rsidR="00D437DF" w:rsidRPr="00535271">
        <w:rPr>
          <w:rFonts w:hint="eastAsia"/>
          <w:b/>
          <w:spacing w:val="3"/>
          <w:sz w:val="28"/>
          <w:szCs w:val="37"/>
          <w:u w:val="single"/>
        </w:rPr>
        <w:t>규제</w:t>
      </w:r>
      <w:r w:rsidR="00D437DF" w:rsidRPr="00535271">
        <w:rPr>
          <w:b/>
          <w:spacing w:val="3"/>
          <w:sz w:val="28"/>
          <w:szCs w:val="37"/>
          <w:u w:val="single"/>
        </w:rPr>
        <w:t xml:space="preserve"> </w:t>
      </w:r>
      <w:r w:rsidR="00D437DF" w:rsidRPr="00535271">
        <w:rPr>
          <w:rFonts w:hint="eastAsia"/>
          <w:b/>
          <w:spacing w:val="3"/>
          <w:sz w:val="28"/>
          <w:szCs w:val="37"/>
          <w:u w:val="single"/>
        </w:rPr>
        <w:t>관련</w:t>
      </w:r>
      <w:r w:rsidR="00D437DF" w:rsidRPr="00535271">
        <w:rPr>
          <w:b/>
          <w:spacing w:val="3"/>
          <w:sz w:val="28"/>
          <w:szCs w:val="37"/>
          <w:u w:val="single"/>
        </w:rPr>
        <w:t xml:space="preserve"> </w:t>
      </w:r>
      <w:r w:rsidR="00D437DF" w:rsidRPr="00535271">
        <w:rPr>
          <w:rFonts w:hint="eastAsia"/>
          <w:b/>
          <w:spacing w:val="3"/>
          <w:sz w:val="28"/>
          <w:szCs w:val="37"/>
          <w:u w:val="single"/>
        </w:rPr>
        <w:t>현황</w:t>
      </w:r>
      <w:bookmarkStart w:id="1" w:name="OLE_LINK2"/>
      <w:bookmarkEnd w:id="0"/>
    </w:p>
    <w:p w14:paraId="2FDAF510" w14:textId="79ADC01C" w:rsidR="00BE63B0" w:rsidRPr="00535271" w:rsidRDefault="00BE63B0" w:rsidP="00EA36C2">
      <w:pPr>
        <w:autoSpaceDE w:val="0"/>
        <w:spacing w:line="276" w:lineRule="auto"/>
        <w:rPr>
          <w:b/>
          <w:sz w:val="28"/>
        </w:rPr>
      </w:pPr>
      <w:r w:rsidRPr="00535271">
        <w:rPr>
          <w:b/>
          <w:sz w:val="28"/>
          <w:lang w:val="ko-KR"/>
        </w:rPr>
        <w:t>목</w:t>
      </w:r>
      <w:r w:rsidRPr="00535271">
        <w:rPr>
          <w:b/>
          <w:sz w:val="28"/>
          <w:lang w:val="ko-KR"/>
        </w:rPr>
        <w:t xml:space="preserve"> </w:t>
      </w:r>
      <w:r w:rsidRPr="00535271">
        <w:rPr>
          <w:rFonts w:hint="eastAsia"/>
          <w:b/>
          <w:sz w:val="28"/>
          <w:lang w:val="ko-KR"/>
        </w:rPr>
        <w:t>차</w:t>
      </w:r>
    </w:p>
    <w:p w14:paraId="17C87E7C" w14:textId="65AC5720" w:rsidR="00B83EF0" w:rsidRDefault="00413BD1">
      <w:pPr>
        <w:pStyle w:val="11"/>
        <w:rPr>
          <w:ins w:id="2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r w:rsidRPr="00535271">
        <w:rPr>
          <w:rFonts w:ascii="Times New Roman" w:eastAsia="바탕체" w:hAnsi="Times New Roman"/>
        </w:rPr>
        <w:fldChar w:fldCharType="begin"/>
      </w:r>
      <w:r w:rsidRPr="00535271">
        <w:rPr>
          <w:rFonts w:ascii="Times New Roman" w:eastAsia="바탕체" w:hAnsi="Times New Roman"/>
        </w:rPr>
        <w:instrText xml:space="preserve"> TOC \o "1-2" \h \z \u </w:instrText>
      </w:r>
      <w:r w:rsidRPr="00535271">
        <w:rPr>
          <w:rFonts w:ascii="Times New Roman" w:eastAsia="바탕체" w:hAnsi="Times New Roman"/>
        </w:rPr>
        <w:fldChar w:fldCharType="separate"/>
      </w:r>
      <w:ins w:id="3" w:author="changjoon.yoo" w:date="2025-07-27T01:09:00Z">
        <w:r w:rsidR="00B83EF0" w:rsidRPr="00B54AB8">
          <w:rPr>
            <w:rStyle w:val="ab"/>
            <w:noProof/>
          </w:rPr>
          <w:fldChar w:fldCharType="begin"/>
        </w:r>
        <w:r w:rsidR="00B83EF0" w:rsidRPr="00B54AB8">
          <w:rPr>
            <w:rStyle w:val="ab"/>
            <w:noProof/>
          </w:rPr>
          <w:instrText xml:space="preserve"> </w:instrText>
        </w:r>
        <w:r w:rsidR="00B83EF0">
          <w:rPr>
            <w:noProof/>
          </w:rPr>
          <w:instrText>HYPERLINK \l "_Toc204470976"</w:instrText>
        </w:r>
        <w:r w:rsidR="00B83EF0" w:rsidRPr="00B54AB8">
          <w:rPr>
            <w:rStyle w:val="ab"/>
            <w:noProof/>
          </w:rPr>
          <w:instrText xml:space="preserve"> </w:instrText>
        </w:r>
        <w:r w:rsidR="00B83EF0" w:rsidRPr="00B54AB8">
          <w:rPr>
            <w:rStyle w:val="ab"/>
            <w:noProof/>
          </w:rPr>
          <w:fldChar w:fldCharType="separate"/>
        </w:r>
        <w:r w:rsidR="00B83EF0" w:rsidRPr="00B54AB8">
          <w:rPr>
            <w:rStyle w:val="ab"/>
            <w:rFonts w:ascii="Times New Roman" w:hAnsi="Times New Roman"/>
            <w:noProof/>
          </w:rPr>
          <w:t>I.</w:t>
        </w:r>
        <w:r w:rsidR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83EF0" w:rsidRPr="00B54AB8">
          <w:rPr>
            <w:rStyle w:val="ab"/>
            <w:rFonts w:ascii="Times New Roman" w:hAnsi="Times New Roman"/>
            <w:noProof/>
          </w:rPr>
          <w:t>미국</w:t>
        </w:r>
        <w:r w:rsidR="00B83EF0" w:rsidRPr="00B54AB8">
          <w:rPr>
            <w:rStyle w:val="ab"/>
            <w:rFonts w:ascii="Times New Roman" w:hAnsi="Times New Roman"/>
            <w:noProof/>
          </w:rPr>
          <w:t xml:space="preserve"> </w:t>
        </w:r>
        <w:r w:rsidR="00B83EF0" w:rsidRPr="00B54AB8">
          <w:rPr>
            <w:rStyle w:val="ab"/>
            <w:rFonts w:ascii="Times New Roman" w:hAnsi="Times New Roman"/>
            <w:noProof/>
          </w:rPr>
          <w:t>연방</w:t>
        </w:r>
        <w:r w:rsidR="00B83EF0" w:rsidRPr="00B54AB8">
          <w:rPr>
            <w:rStyle w:val="ab"/>
            <w:rFonts w:ascii="Times New Roman" w:hAnsi="Times New Roman"/>
            <w:noProof/>
          </w:rPr>
          <w:t xml:space="preserve"> </w:t>
        </w:r>
        <w:r w:rsidR="00B83EF0" w:rsidRPr="00B54AB8">
          <w:rPr>
            <w:rStyle w:val="ab"/>
            <w:rFonts w:ascii="Times New Roman" w:hAnsi="Times New Roman"/>
            <w:noProof/>
          </w:rPr>
          <w:t>차원의</w:t>
        </w:r>
        <w:r w:rsidR="00B83EF0" w:rsidRPr="00B54AB8">
          <w:rPr>
            <w:rStyle w:val="ab"/>
            <w:rFonts w:ascii="Times New Roman" w:hAnsi="Times New Roman"/>
            <w:noProof/>
          </w:rPr>
          <w:t xml:space="preserve"> </w:t>
        </w:r>
        <w:r w:rsidR="00B83EF0" w:rsidRPr="00B54AB8">
          <w:rPr>
            <w:rStyle w:val="ab"/>
            <w:rFonts w:ascii="Times New Roman" w:hAnsi="Times New Roman"/>
            <w:noProof/>
          </w:rPr>
          <w:t>입법</w:t>
        </w:r>
        <w:r w:rsidR="00B83EF0" w:rsidRPr="00B54AB8">
          <w:rPr>
            <w:rStyle w:val="ab"/>
            <w:rFonts w:ascii="Times New Roman" w:hAnsi="Times New Roman"/>
            <w:noProof/>
          </w:rPr>
          <w:t xml:space="preserve"> </w:t>
        </w:r>
        <w:r w:rsidR="00B83EF0" w:rsidRPr="00B54AB8">
          <w:rPr>
            <w:rStyle w:val="ab"/>
            <w:rFonts w:ascii="Times New Roman" w:hAnsi="Times New Roman"/>
            <w:noProof/>
          </w:rPr>
          <w:t>논의</w:t>
        </w:r>
        <w:r w:rsidR="00B83EF0" w:rsidRPr="00B54AB8">
          <w:rPr>
            <w:rStyle w:val="ab"/>
            <w:rFonts w:ascii="Times New Roman" w:hAnsi="Times New Roman"/>
            <w:noProof/>
          </w:rPr>
          <w:t xml:space="preserve"> </w:t>
        </w:r>
        <w:r w:rsidR="00B83EF0" w:rsidRPr="00B54AB8">
          <w:rPr>
            <w:rStyle w:val="ab"/>
            <w:rFonts w:ascii="Times New Roman" w:hAnsi="Times New Roman"/>
            <w:noProof/>
          </w:rPr>
          <w:t>현황</w:t>
        </w:r>
        <w:r w:rsidR="00B83EF0">
          <w:rPr>
            <w:noProof/>
            <w:webHidden/>
          </w:rPr>
          <w:tab/>
        </w:r>
        <w:r w:rsidR="00B83EF0">
          <w:rPr>
            <w:noProof/>
            <w:webHidden/>
          </w:rPr>
          <w:fldChar w:fldCharType="begin"/>
        </w:r>
        <w:r w:rsidR="00B83EF0">
          <w:rPr>
            <w:noProof/>
            <w:webHidden/>
          </w:rPr>
          <w:instrText xml:space="preserve"> PAGEREF _Toc204470976 \h </w:instrText>
        </w:r>
      </w:ins>
      <w:r w:rsidR="00B83EF0">
        <w:rPr>
          <w:noProof/>
          <w:webHidden/>
        </w:rPr>
      </w:r>
      <w:r w:rsidR="00B83EF0">
        <w:rPr>
          <w:noProof/>
          <w:webHidden/>
        </w:rPr>
        <w:fldChar w:fldCharType="separate"/>
      </w:r>
      <w:ins w:id="4" w:author="changjoon.yoo" w:date="2025-07-27T01:09:00Z">
        <w:r w:rsidR="00B83EF0">
          <w:rPr>
            <w:noProof/>
            <w:webHidden/>
          </w:rPr>
          <w:t>2</w:t>
        </w:r>
        <w:r w:rsidR="00B83EF0">
          <w:rPr>
            <w:noProof/>
            <w:webHidden/>
          </w:rPr>
          <w:fldChar w:fldCharType="end"/>
        </w:r>
        <w:r w:rsidR="00B83EF0" w:rsidRPr="00B54AB8">
          <w:rPr>
            <w:rStyle w:val="ab"/>
            <w:noProof/>
          </w:rPr>
          <w:fldChar w:fldCharType="end"/>
        </w:r>
      </w:ins>
    </w:p>
    <w:p w14:paraId="01A908C2" w14:textId="56E72B53" w:rsidR="00B83EF0" w:rsidRDefault="00B83EF0">
      <w:pPr>
        <w:pStyle w:val="20"/>
        <w:tabs>
          <w:tab w:val="left" w:pos="850"/>
          <w:tab w:val="right" w:leader="dot" w:pos="9061"/>
        </w:tabs>
        <w:rPr>
          <w:ins w:id="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6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"_Toc204470977"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미국 상원의 ‘주별 AI 규제 금지’ 법안 철회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_Toc204470977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" w:author="changjoon.yoo" w:date="2025-07-27T01:09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4CC1A64F" w14:textId="0BB91D86" w:rsidR="00B83EF0" w:rsidRDefault="00B83EF0">
      <w:pPr>
        <w:pStyle w:val="11"/>
        <w:rPr>
          <w:ins w:id="8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9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"_Toc204470978"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Times New Roman" w:hAnsi="Times New Roman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rFonts w:ascii="Times New Roman" w:hAnsi="Times New Roman"/>
            <w:noProof/>
          </w:rPr>
          <w:t>미국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주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차원의</w:t>
        </w:r>
        <w:r w:rsidRPr="00B54AB8">
          <w:rPr>
            <w:rStyle w:val="ab"/>
            <w:rFonts w:ascii="Times New Roman" w:hAnsi="Times New Roman"/>
            <w:noProof/>
          </w:rPr>
          <w:t xml:space="preserve"> AI </w:t>
        </w:r>
        <w:r w:rsidRPr="00B54AB8">
          <w:rPr>
            <w:rStyle w:val="ab"/>
            <w:rFonts w:ascii="Times New Roman" w:hAnsi="Times New Roman"/>
            <w:noProof/>
          </w:rPr>
          <w:t>규제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입법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현황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_Toc204470978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" w:author="changjoon.yoo" w:date="2025-07-27T01:09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3C160881" w14:textId="7F40C088" w:rsidR="00B83EF0" w:rsidRDefault="00B83EF0">
      <w:pPr>
        <w:pStyle w:val="20"/>
        <w:tabs>
          <w:tab w:val="left" w:pos="850"/>
          <w:tab w:val="right" w:leader="dot" w:pos="9061"/>
        </w:tabs>
        <w:rPr>
          <w:ins w:id="11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12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"_Toc204470979"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유타주 인공지능 정책법(Utah Artificial Intelligence Amendments) (2024. 5. 1. 시행)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_Toc204470979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" w:author="changjoon.yoo" w:date="2025-07-27T01:09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34512012" w14:textId="0DECB30F" w:rsidR="00B83EF0" w:rsidRDefault="00B83EF0">
      <w:pPr>
        <w:pStyle w:val="20"/>
        <w:tabs>
          <w:tab w:val="left" w:pos="850"/>
          <w:tab w:val="right" w:leader="dot" w:pos="9061"/>
        </w:tabs>
        <w:rPr>
          <w:ins w:id="14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15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"_Toc204470980"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콜로라도주 AI법(Colorado AI Act: CAIA) (2026. 2. 1. 시행)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" w:author="changjoon.yoo" w:date="2025-07-27T01:09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274818E6" w14:textId="2B0BB82D" w:rsidR="00B83EF0" w:rsidRDefault="00B83EF0">
      <w:pPr>
        <w:pStyle w:val="20"/>
        <w:tabs>
          <w:tab w:val="left" w:pos="850"/>
          <w:tab w:val="right" w:leader="dot" w:pos="9061"/>
        </w:tabs>
        <w:rPr>
          <w:ins w:id="1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18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"_Toc204470981"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캘리포니아주 프론티어 AI 모델을 위한 안전과 보안 혁신법안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" w:author="changjoon.yoo" w:date="2025-07-27T01:09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13EFF88A" w14:textId="0AD1BC27" w:rsidR="00B83EF0" w:rsidRDefault="00B83EF0">
      <w:pPr>
        <w:pStyle w:val="20"/>
        <w:tabs>
          <w:tab w:val="left" w:pos="850"/>
          <w:tab w:val="right" w:leader="dot" w:pos="9061"/>
        </w:tabs>
        <w:rPr>
          <w:ins w:id="20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21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"_Toc204470982"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캘리포니아주 인공지능 투명성법(AI Transparency 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" w:author="changjoon.yoo" w:date="2025-07-27T01:09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81E7675" w14:textId="50021000" w:rsidR="00B83EF0" w:rsidRDefault="00B83EF0">
      <w:pPr>
        <w:pStyle w:val="20"/>
        <w:tabs>
          <w:tab w:val="left" w:pos="850"/>
          <w:tab w:val="right" w:leader="dot" w:pos="9061"/>
        </w:tabs>
        <w:rPr>
          <w:ins w:id="2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24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"_Toc204470983"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뉴욕주 RAISE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" w:author="changjoon.yoo" w:date="2025-07-27T01:09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43B36CC7" w14:textId="157123B8" w:rsidR="00B83EF0" w:rsidRDefault="00B83EF0">
      <w:pPr>
        <w:pStyle w:val="20"/>
        <w:tabs>
          <w:tab w:val="left" w:pos="850"/>
          <w:tab w:val="right" w:leader="dot" w:pos="9061"/>
        </w:tabs>
        <w:rPr>
          <w:ins w:id="26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27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"_Toc204470984"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텍사스주 TRAIGA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" w:author="changjoon.yoo" w:date="2025-07-27T01:09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5560D4F3" w14:textId="5195663C" w:rsidR="00B83EF0" w:rsidRDefault="00B83EF0">
      <w:pPr>
        <w:pStyle w:val="11"/>
        <w:rPr>
          <w:ins w:id="2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30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"_Toc204470985"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Times New Roman" w:hAnsi="Times New Roman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rFonts w:ascii="Times New Roman" w:hAnsi="Times New Roman"/>
            <w:noProof/>
          </w:rPr>
          <w:t>미국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행정부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차원의</w:t>
        </w:r>
        <w:r w:rsidRPr="00B54AB8">
          <w:rPr>
            <w:rStyle w:val="ab"/>
            <w:rFonts w:ascii="Times New Roman" w:hAnsi="Times New Roman"/>
            <w:noProof/>
          </w:rPr>
          <w:t xml:space="preserve"> AI </w:t>
        </w:r>
        <w:r w:rsidRPr="00B54AB8">
          <w:rPr>
            <w:rStyle w:val="ab"/>
            <w:rFonts w:ascii="Times New Roman" w:hAnsi="Times New Roman"/>
            <w:noProof/>
          </w:rPr>
          <w:t>규제</w:t>
        </w:r>
        <w:r w:rsidRPr="00B54AB8">
          <w:rPr>
            <w:rStyle w:val="ab"/>
            <w:rFonts w:ascii="Times New Roman" w:hAnsi="Times New Roman"/>
            <w:noProof/>
          </w:rPr>
          <w:t xml:space="preserve"> </w:t>
        </w:r>
        <w:r w:rsidRPr="00B54AB8">
          <w:rPr>
            <w:rStyle w:val="ab"/>
            <w:rFonts w:ascii="Times New Roman" w:hAnsi="Times New Roman"/>
            <w:noProof/>
          </w:rPr>
          <w:t>현황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" w:author="changjoon.yoo" w:date="2025-07-27T01:09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ED65321" w14:textId="3C851C78" w:rsidR="00B83EF0" w:rsidRDefault="00B83EF0">
      <w:pPr>
        <w:pStyle w:val="20"/>
        <w:tabs>
          <w:tab w:val="left" w:pos="850"/>
          <w:tab w:val="right" w:leader="dot" w:pos="9061"/>
        </w:tabs>
        <w:rPr>
          <w:ins w:id="32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33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"_Toc204470986"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" w:author="changjoon.yoo" w:date="2025-07-27T01:09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F40058E" w14:textId="21A22216" w:rsidR="00B83EF0" w:rsidRDefault="00B83EF0">
      <w:pPr>
        <w:pStyle w:val="20"/>
        <w:tabs>
          <w:tab w:val="left" w:pos="850"/>
          <w:tab w:val="right" w:leader="dot" w:pos="9061"/>
        </w:tabs>
        <w:rPr>
          <w:ins w:id="3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36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"_Toc204470987"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미국 AI 리더십 장벽 제거 행정명령(2025. 1. 23.)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" w:author="changjoon.yoo" w:date="2025-07-27T01:09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5622206E" w14:textId="5DA3561F" w:rsidR="00B83EF0" w:rsidRDefault="00B83EF0">
      <w:pPr>
        <w:pStyle w:val="20"/>
        <w:tabs>
          <w:tab w:val="left" w:pos="850"/>
          <w:tab w:val="right" w:leader="dot" w:pos="9061"/>
        </w:tabs>
        <w:rPr>
          <w:ins w:id="38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39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"_Toc204470988"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트럼프 AI Action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0" w:author="changjoon.yoo" w:date="2025-07-27T01:09:00Z"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64301EF" w14:textId="7D36C536" w:rsidR="00B83EF0" w:rsidRDefault="00B83EF0">
      <w:pPr>
        <w:pStyle w:val="11"/>
        <w:rPr>
          <w:ins w:id="41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42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"_Toc204470989"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Times New Roman" w:hAnsi="Times New Roman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EU AI Act 규제 동향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_Toc204470989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3" w:author="changjoon.yoo" w:date="2025-07-27T01:09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03AE3633" w14:textId="2CC163F5" w:rsidR="00B83EF0" w:rsidRDefault="00B83EF0">
      <w:pPr>
        <w:pStyle w:val="20"/>
        <w:tabs>
          <w:tab w:val="left" w:pos="850"/>
          <w:tab w:val="right" w:leader="dot" w:pos="9061"/>
        </w:tabs>
        <w:rPr>
          <w:ins w:id="44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45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"_Toc204470990"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EU AI Act 시행 경과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6" w:author="changjoon.yoo" w:date="2025-07-27T01:09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4D61E61E" w14:textId="7A45059C" w:rsidR="00B83EF0" w:rsidRDefault="00B83EF0">
      <w:pPr>
        <w:pStyle w:val="20"/>
        <w:tabs>
          <w:tab w:val="left" w:pos="850"/>
          <w:tab w:val="right" w:leader="dot" w:pos="9061"/>
        </w:tabs>
        <w:rPr>
          <w:ins w:id="4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48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"_Toc204470991"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인공지능 정의(Scope of AI Systems) 관련 가이드라인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9" w:author="changjoon.yoo" w:date="2025-07-27T01:09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3FC5F174" w14:textId="632FF3D8" w:rsidR="00B83EF0" w:rsidRDefault="00B83EF0">
      <w:pPr>
        <w:pStyle w:val="20"/>
        <w:tabs>
          <w:tab w:val="left" w:pos="850"/>
          <w:tab w:val="right" w:leader="dot" w:pos="9061"/>
        </w:tabs>
        <w:rPr>
          <w:ins w:id="50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51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"_Toc204470992"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금지대상 AI(Prohibited AI Practices) 관련 가이드라인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2" w:author="changjoon.yoo" w:date="2025-07-27T01:09:00Z"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27CCBFD7" w14:textId="12B9D318" w:rsidR="00B83EF0" w:rsidRDefault="00B83EF0">
      <w:pPr>
        <w:pStyle w:val="20"/>
        <w:tabs>
          <w:tab w:val="left" w:pos="850"/>
          <w:tab w:val="right" w:leader="dot" w:pos="9061"/>
        </w:tabs>
        <w:rPr>
          <w:ins w:id="5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54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"_Toc204470993"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범용 AI 실무강령(General Purpose AI Code of Practice) (최종안)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5" w:author="changjoon.yoo" w:date="2025-07-27T01:09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4E866A1" w14:textId="38DBC79E" w:rsidR="00B83EF0" w:rsidRDefault="00B83EF0">
      <w:pPr>
        <w:pStyle w:val="11"/>
        <w:rPr>
          <w:ins w:id="56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57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"_Toc204470994"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Times New Roman" w:hAnsi="Times New Roman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기타 국가 AI 규제 동향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" w:author="changjoon.yoo" w:date="2025-07-27T01:09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12B6324A" w14:textId="34DFCE45" w:rsidR="00B83EF0" w:rsidRDefault="00B83EF0">
      <w:pPr>
        <w:pStyle w:val="20"/>
        <w:tabs>
          <w:tab w:val="left" w:pos="850"/>
          <w:tab w:val="right" w:leader="dot" w:pos="9061"/>
        </w:tabs>
        <w:rPr>
          <w:ins w:id="5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60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"_Toc204470995"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일본 AI 규제 동향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1" w:author="changjoon.yoo" w:date="2025-07-27T01:09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2B407D6" w14:textId="1BC2F79C" w:rsidR="00B83EF0" w:rsidRDefault="00B83EF0">
      <w:pPr>
        <w:pStyle w:val="20"/>
        <w:tabs>
          <w:tab w:val="left" w:pos="850"/>
          <w:tab w:val="right" w:leader="dot" w:pos="9061"/>
        </w:tabs>
        <w:rPr>
          <w:ins w:id="62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63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"_Toc204470996"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바탕체" w:hAnsi="바탕체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중국 AI 규제 동향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4" w:author="changjoon.yoo" w:date="2025-07-27T01:09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F9D9D77" w14:textId="360B7328" w:rsidR="00B83EF0" w:rsidRDefault="00B83EF0">
      <w:pPr>
        <w:pStyle w:val="11"/>
        <w:rPr>
          <w:ins w:id="6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ins w:id="66" w:author="changjoon.yoo" w:date="2025-07-27T01:09:00Z">
        <w:r w:rsidRPr="00B54AB8">
          <w:rPr>
            <w:rStyle w:val="ab"/>
            <w:noProof/>
          </w:rPr>
          <w:fldChar w:fldCharType="begin"/>
        </w:r>
        <w:r w:rsidRPr="00B54AB8">
          <w:rPr>
            <w:rStyle w:val="ab"/>
            <w:noProof/>
          </w:rPr>
          <w:instrText xml:space="preserve"> </w:instrText>
        </w:r>
        <w:r>
          <w:rPr>
            <w:noProof/>
          </w:rPr>
          <w:instrText>HYPERLINK \l "_Toc204470997"</w:instrText>
        </w:r>
        <w:r w:rsidRPr="00B54AB8">
          <w:rPr>
            <w:rStyle w:val="ab"/>
            <w:noProof/>
          </w:rPr>
          <w:instrText xml:space="preserve"> </w:instrText>
        </w:r>
        <w:r w:rsidRPr="00B54AB8">
          <w:rPr>
            <w:rStyle w:val="ab"/>
            <w:noProof/>
          </w:rPr>
          <w:fldChar w:fldCharType="separate"/>
        </w:r>
        <w:r w:rsidRPr="00B54AB8">
          <w:rPr>
            <w:rStyle w:val="ab"/>
            <w:rFonts w:ascii="Times New Roman" w:hAnsi="Times New Roman"/>
            <w:noProof/>
          </w:rPr>
          <w:t>VI.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54AB8">
          <w:rPr>
            <w:rStyle w:val="ab"/>
            <w:noProof/>
          </w:rPr>
          <w:t>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_Toc204470997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7" w:author="changjoon.yoo" w:date="2025-07-27T01:09:00Z"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  <w:r w:rsidRPr="00B54AB8">
          <w:rPr>
            <w:rStyle w:val="ab"/>
            <w:noProof/>
          </w:rPr>
          <w:fldChar w:fldCharType="end"/>
        </w:r>
      </w:ins>
    </w:p>
    <w:p w14:paraId="7162E68C" w14:textId="221842D4" w:rsidR="00021722" w:rsidRPr="00535271" w:rsidDel="00B83EF0" w:rsidRDefault="00021722">
      <w:pPr>
        <w:pStyle w:val="11"/>
        <w:rPr>
          <w:del w:id="68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69" w:author="changjoon.yoo" w:date="2025-07-27T01:09:00Z">
        <w:r w:rsidRPr="00B83EF0" w:rsidDel="00B83EF0">
          <w:rPr>
            <w:rPrChange w:id="70" w:author="changjoon.yoo" w:date="2025-07-27T01:09:00Z">
              <w:rPr>
                <w:rStyle w:val="ab"/>
                <w:noProof/>
              </w:rPr>
            </w:rPrChange>
          </w:rPr>
          <w:delText>I.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Fonts w:hint="eastAsia"/>
            <w:rPrChange w:id="71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개관</w:delText>
        </w:r>
        <w:r w:rsidRPr="00B83EF0" w:rsidDel="00B83EF0">
          <w:rPr>
            <w:rPrChange w:id="72" w:author="changjoon.yoo" w:date="2025-07-27T01:09:00Z">
              <w:rPr>
                <w:rStyle w:val="ab"/>
                <w:noProof/>
              </w:rPr>
            </w:rPrChange>
          </w:rPr>
          <w:delText xml:space="preserve"> - </w:delText>
        </w:r>
        <w:r w:rsidRPr="00B83EF0" w:rsidDel="00B83EF0">
          <w:rPr>
            <w:rFonts w:hint="eastAsia"/>
            <w:rPrChange w:id="73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글로벌</w:delText>
        </w:r>
        <w:r w:rsidRPr="00B83EF0" w:rsidDel="00B83EF0">
          <w:rPr>
            <w:rPrChange w:id="74" w:author="changjoon.yoo" w:date="2025-07-27T01:09:00Z">
              <w:rPr>
                <w:rStyle w:val="ab"/>
                <w:noProof/>
              </w:rPr>
            </w:rPrChange>
          </w:rPr>
          <w:delText xml:space="preserve"> AI 규제 동향</w:delText>
        </w:r>
        <w:r w:rsidRPr="00535271" w:rsidDel="00B83EF0">
          <w:rPr>
            <w:noProof/>
            <w:webHidden/>
          </w:rPr>
          <w:tab/>
          <w:delText>3</w:delText>
        </w:r>
      </w:del>
    </w:p>
    <w:p w14:paraId="7A337474" w14:textId="0C4E9656" w:rsidR="00021722" w:rsidRPr="00535271" w:rsidDel="00B83EF0" w:rsidRDefault="00021722">
      <w:pPr>
        <w:pStyle w:val="11"/>
        <w:rPr>
          <w:del w:id="7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76" w:author="changjoon.yoo" w:date="2025-07-27T01:09:00Z">
        <w:r w:rsidRPr="00B83EF0" w:rsidDel="00B83EF0">
          <w:rPr>
            <w:rPrChange w:id="77" w:author="changjoon.yoo" w:date="2025-07-27T01:09:00Z">
              <w:rPr>
                <w:rStyle w:val="ab"/>
                <w:noProof/>
              </w:rPr>
            </w:rPrChange>
          </w:rPr>
          <w:delText>II.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Fonts w:hint="eastAsia"/>
            <w:rPrChange w:id="78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미국</w:delText>
        </w:r>
        <w:r w:rsidRPr="00B83EF0" w:rsidDel="00B83EF0">
          <w:rPr>
            <w:rPrChange w:id="79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80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연방</w:delText>
        </w:r>
        <w:r w:rsidRPr="00B83EF0" w:rsidDel="00B83EF0">
          <w:rPr>
            <w:rPrChange w:id="81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82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차원의</w:delText>
        </w:r>
        <w:r w:rsidRPr="00B83EF0" w:rsidDel="00B83EF0">
          <w:rPr>
            <w:rPrChange w:id="83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84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입법</w:delText>
        </w:r>
        <w:r w:rsidRPr="00B83EF0" w:rsidDel="00B83EF0">
          <w:rPr>
            <w:rPrChange w:id="85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86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논의</w:delText>
        </w:r>
        <w:r w:rsidRPr="00B83EF0" w:rsidDel="00B83EF0">
          <w:rPr>
            <w:rPrChange w:id="87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88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현황</w:delText>
        </w:r>
        <w:r w:rsidRPr="00535271" w:rsidDel="00B83EF0">
          <w:rPr>
            <w:noProof/>
            <w:webHidden/>
          </w:rPr>
          <w:tab/>
          <w:delText>4</w:delText>
        </w:r>
      </w:del>
    </w:p>
    <w:p w14:paraId="2307800D" w14:textId="5BA4AD95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8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90" w:author="changjoon.yoo" w:date="2025-07-27T01:09:00Z">
        <w:r w:rsidRPr="00B83EF0" w:rsidDel="00B83EF0">
          <w:rPr>
            <w:rPrChange w:id="91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1.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92" w:author="changjoon.yoo" w:date="2025-07-27T01:09:00Z">
              <w:rPr>
                <w:rStyle w:val="ab"/>
                <w:noProof/>
              </w:rPr>
            </w:rPrChange>
          </w:rPr>
          <w:delText>연방 차원의 AI 규제</w:delText>
        </w:r>
        <w:r w:rsidRPr="00535271" w:rsidDel="00B83EF0">
          <w:rPr>
            <w:noProof/>
            <w:webHidden/>
          </w:rPr>
          <w:tab/>
          <w:delText>4</w:delText>
        </w:r>
      </w:del>
    </w:p>
    <w:p w14:paraId="71C83A94" w14:textId="4F569A17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9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94" w:author="changjoon.yoo" w:date="2025-07-27T01:09:00Z">
        <w:r w:rsidRPr="00B83EF0" w:rsidDel="00B83EF0">
          <w:rPr>
            <w:rPrChange w:id="95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2.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96" w:author="changjoon.yoo" w:date="2025-07-27T01:09:00Z">
              <w:rPr>
                <w:rStyle w:val="ab"/>
                <w:noProof/>
              </w:rPr>
            </w:rPrChange>
          </w:rPr>
          <w:delText>미국 상원의 ‘주별 AI 규제 금지’ 법안 철회</w:delText>
        </w:r>
        <w:r w:rsidRPr="00535271" w:rsidDel="00B83EF0">
          <w:rPr>
            <w:noProof/>
            <w:webHidden/>
          </w:rPr>
          <w:tab/>
          <w:delText>5</w:delText>
        </w:r>
      </w:del>
    </w:p>
    <w:p w14:paraId="297C2106" w14:textId="3E68279F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9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98" w:author="changjoon.yoo" w:date="2025-07-27T01:09:00Z">
        <w:r w:rsidRPr="00B83EF0" w:rsidDel="00B83EF0">
          <w:rPr>
            <w:rPrChange w:id="99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3.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00" w:author="changjoon.yoo" w:date="2025-07-27T01:09:00Z">
              <w:rPr>
                <w:rStyle w:val="ab"/>
                <w:noProof/>
              </w:rPr>
            </w:rPrChange>
          </w:rPr>
          <w:delText>미국 상원 내 초당적 AI 워킹 그룹</w:delText>
        </w:r>
        <w:r w:rsidRPr="00535271" w:rsidDel="00B83EF0">
          <w:rPr>
            <w:noProof/>
            <w:webHidden/>
          </w:rPr>
          <w:tab/>
          <w:delText>6</w:delText>
        </w:r>
      </w:del>
    </w:p>
    <w:p w14:paraId="1A0BB454" w14:textId="71BF9553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01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02" w:author="changjoon.yoo" w:date="2025-07-27T01:09:00Z">
        <w:r w:rsidRPr="00B83EF0" w:rsidDel="00B83EF0">
          <w:rPr>
            <w:rPrChange w:id="103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4.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04" w:author="changjoon.yoo" w:date="2025-07-27T01:09:00Z">
              <w:rPr>
                <w:rStyle w:val="ab"/>
                <w:noProof/>
              </w:rPr>
            </w:rPrChange>
          </w:rPr>
          <w:delText>Implications</w:delText>
        </w:r>
        <w:r w:rsidRPr="00535271" w:rsidDel="00B83EF0">
          <w:rPr>
            <w:noProof/>
            <w:webHidden/>
          </w:rPr>
          <w:tab/>
          <w:delText>8</w:delText>
        </w:r>
      </w:del>
    </w:p>
    <w:p w14:paraId="4E11C97D" w14:textId="02FF8F44" w:rsidR="00021722" w:rsidRPr="00535271" w:rsidDel="00B83EF0" w:rsidRDefault="00021722">
      <w:pPr>
        <w:pStyle w:val="11"/>
        <w:rPr>
          <w:del w:id="10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06" w:author="changjoon.yoo" w:date="2025-07-27T01:09:00Z">
        <w:r w:rsidRPr="00B83EF0" w:rsidDel="00B83EF0">
          <w:rPr>
            <w:rPrChange w:id="107" w:author="changjoon.yoo" w:date="2025-07-27T01:09:00Z">
              <w:rPr>
                <w:rStyle w:val="ab"/>
                <w:noProof/>
              </w:rPr>
            </w:rPrChange>
          </w:rPr>
          <w:delText>III.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Fonts w:hint="eastAsia"/>
            <w:rPrChange w:id="108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미국</w:delText>
        </w:r>
        <w:r w:rsidRPr="00B83EF0" w:rsidDel="00B83EF0">
          <w:rPr>
            <w:rPrChange w:id="109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10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주</w:delText>
        </w:r>
        <w:r w:rsidRPr="00B83EF0" w:rsidDel="00B83EF0">
          <w:rPr>
            <w:rPrChange w:id="111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12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차원의</w:delText>
        </w:r>
        <w:r w:rsidRPr="00B83EF0" w:rsidDel="00B83EF0">
          <w:rPr>
            <w:rPrChange w:id="113" w:author="changjoon.yoo" w:date="2025-07-27T01:09:00Z">
              <w:rPr>
                <w:rStyle w:val="ab"/>
                <w:noProof/>
              </w:rPr>
            </w:rPrChange>
          </w:rPr>
          <w:delText xml:space="preserve"> AI </w:delText>
        </w:r>
        <w:r w:rsidRPr="00B83EF0" w:rsidDel="00B83EF0">
          <w:rPr>
            <w:rFonts w:hint="eastAsia"/>
            <w:rPrChange w:id="114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규제</w:delText>
        </w:r>
        <w:r w:rsidRPr="00B83EF0" w:rsidDel="00B83EF0">
          <w:rPr>
            <w:rPrChange w:id="115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16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입법</w:delText>
        </w:r>
        <w:r w:rsidRPr="00B83EF0" w:rsidDel="00B83EF0">
          <w:rPr>
            <w:rPrChange w:id="117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18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현황</w:delText>
        </w:r>
        <w:r w:rsidRPr="00535271" w:rsidDel="00B83EF0">
          <w:rPr>
            <w:noProof/>
            <w:webHidden/>
          </w:rPr>
          <w:tab/>
          <w:delText>9</w:delText>
        </w:r>
      </w:del>
    </w:p>
    <w:p w14:paraId="1B6BAB7C" w14:textId="0EA56985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1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20" w:author="changjoon.yoo" w:date="2025-07-27T01:09:00Z">
        <w:r w:rsidRPr="00B83EF0" w:rsidDel="00B83EF0">
          <w:rPr>
            <w:rPrChange w:id="121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1.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22" w:author="changjoon.yoo" w:date="2025-07-27T01:09:00Z">
              <w:rPr>
                <w:rStyle w:val="ab"/>
                <w:noProof/>
              </w:rPr>
            </w:rPrChange>
          </w:rPr>
          <w:delText>개요</w:delText>
        </w:r>
        <w:r w:rsidRPr="00535271" w:rsidDel="00B83EF0">
          <w:rPr>
            <w:noProof/>
            <w:webHidden/>
          </w:rPr>
          <w:tab/>
          <w:delText>9</w:delText>
        </w:r>
      </w:del>
    </w:p>
    <w:p w14:paraId="0C9E7D2E" w14:textId="3892C6D2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2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24" w:author="changjoon.yoo" w:date="2025-07-27T01:09:00Z">
        <w:r w:rsidRPr="00B83EF0" w:rsidDel="00B83EF0">
          <w:rPr>
            <w:rPrChange w:id="125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2.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26" w:author="changjoon.yoo" w:date="2025-07-27T01:09:00Z">
              <w:rPr>
                <w:rStyle w:val="ab"/>
                <w:noProof/>
              </w:rPr>
            </w:rPrChange>
          </w:rPr>
          <w:delText>유타주 인공지능 수정법(Utah Artificial Intelligence Amendments) (2024. 5. 1. 시행)</w:delText>
        </w:r>
        <w:r w:rsidRPr="00535271" w:rsidDel="00B83EF0">
          <w:rPr>
            <w:noProof/>
            <w:webHidden/>
          </w:rPr>
          <w:tab/>
          <w:delText>9</w:delText>
        </w:r>
      </w:del>
    </w:p>
    <w:p w14:paraId="37350BFA" w14:textId="5D3EAAE4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2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28" w:author="changjoon.yoo" w:date="2025-07-27T01:09:00Z">
        <w:r w:rsidRPr="00B83EF0" w:rsidDel="00B83EF0">
          <w:rPr>
            <w:rPrChange w:id="129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3.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30" w:author="changjoon.yoo" w:date="2025-07-27T01:09:00Z">
              <w:rPr>
                <w:rStyle w:val="ab"/>
                <w:noProof/>
              </w:rPr>
            </w:rPrChange>
          </w:rPr>
          <w:delText>콜로라도주 AI법(Colorado AI Act: CAIA) (2026. 2. 1. 시행)</w:delText>
        </w:r>
        <w:r w:rsidRPr="00535271" w:rsidDel="00B83EF0">
          <w:rPr>
            <w:noProof/>
            <w:webHidden/>
          </w:rPr>
          <w:tab/>
          <w:delText>12</w:delText>
        </w:r>
      </w:del>
    </w:p>
    <w:p w14:paraId="09194D7D" w14:textId="41F4713A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31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32" w:author="changjoon.yoo" w:date="2025-07-27T01:09:00Z">
        <w:r w:rsidRPr="00B83EF0" w:rsidDel="00B83EF0">
          <w:rPr>
            <w:rPrChange w:id="133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4.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34" w:author="changjoon.yoo" w:date="2025-07-27T01:09:00Z">
              <w:rPr>
                <w:rStyle w:val="ab"/>
                <w:noProof/>
              </w:rPr>
            </w:rPrChange>
          </w:rPr>
          <w:delText>캘리포니아주 프론티어 AI 모델을 위한 안전과 보안 혁신법안</w:delText>
        </w:r>
        <w:r w:rsidRPr="00535271" w:rsidDel="00B83EF0">
          <w:rPr>
            <w:noProof/>
            <w:webHidden/>
          </w:rPr>
          <w:tab/>
          <w:delText>16</w:delText>
        </w:r>
      </w:del>
    </w:p>
    <w:p w14:paraId="2ABE7BD2" w14:textId="260CF947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3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36" w:author="changjoon.yoo" w:date="2025-07-27T01:09:00Z">
        <w:r w:rsidRPr="00B83EF0" w:rsidDel="00B83EF0">
          <w:rPr>
            <w:rPrChange w:id="137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5.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38" w:author="changjoon.yoo" w:date="2025-07-27T01:09:00Z">
              <w:rPr>
                <w:rStyle w:val="ab"/>
                <w:noProof/>
              </w:rPr>
            </w:rPrChange>
          </w:rPr>
          <w:delText>캘리포니아주 인공지능 투명성법(AI Transparency Act)</w:delText>
        </w:r>
        <w:r w:rsidRPr="00535271" w:rsidDel="00B83EF0">
          <w:rPr>
            <w:noProof/>
            <w:webHidden/>
          </w:rPr>
          <w:tab/>
          <w:delText>20</w:delText>
        </w:r>
      </w:del>
    </w:p>
    <w:p w14:paraId="68A0DEBC" w14:textId="0071E606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3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40" w:author="changjoon.yoo" w:date="2025-07-27T01:09:00Z">
        <w:r w:rsidRPr="00B83EF0" w:rsidDel="00B83EF0">
          <w:rPr>
            <w:rPrChange w:id="141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6.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42" w:author="changjoon.yoo" w:date="2025-07-27T01:09:00Z">
              <w:rPr>
                <w:rStyle w:val="ab"/>
                <w:noProof/>
              </w:rPr>
            </w:rPrChange>
          </w:rPr>
          <w:delText>뉴욕주 RAISE Act</w:delText>
        </w:r>
        <w:r w:rsidRPr="00535271" w:rsidDel="00B83EF0">
          <w:rPr>
            <w:noProof/>
            <w:webHidden/>
          </w:rPr>
          <w:tab/>
          <w:delText>21</w:delText>
        </w:r>
      </w:del>
    </w:p>
    <w:p w14:paraId="7E8DBC04" w14:textId="2AD1F212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4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44" w:author="changjoon.yoo" w:date="2025-07-27T01:09:00Z">
        <w:r w:rsidRPr="00B83EF0" w:rsidDel="00B83EF0">
          <w:rPr>
            <w:rPrChange w:id="145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7.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46" w:author="changjoon.yoo" w:date="2025-07-27T01:09:00Z">
              <w:rPr>
                <w:rStyle w:val="ab"/>
                <w:noProof/>
              </w:rPr>
            </w:rPrChange>
          </w:rPr>
          <w:delText>텍사스주 TRAIGA</w:delText>
        </w:r>
        <w:r w:rsidRPr="00535271" w:rsidDel="00B83EF0">
          <w:rPr>
            <w:noProof/>
            <w:webHidden/>
          </w:rPr>
          <w:tab/>
          <w:delText>24</w:delText>
        </w:r>
      </w:del>
    </w:p>
    <w:p w14:paraId="1E72F0F9" w14:textId="157248A6" w:rsidR="00021722" w:rsidRPr="00535271" w:rsidDel="00B83EF0" w:rsidRDefault="00021722">
      <w:pPr>
        <w:pStyle w:val="11"/>
        <w:rPr>
          <w:del w:id="14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48" w:author="changjoon.yoo" w:date="2025-07-27T01:09:00Z">
        <w:r w:rsidRPr="00B83EF0" w:rsidDel="00B83EF0">
          <w:rPr>
            <w:rPrChange w:id="149" w:author="changjoon.yoo" w:date="2025-07-27T01:09:00Z">
              <w:rPr>
                <w:rStyle w:val="ab"/>
                <w:noProof/>
              </w:rPr>
            </w:rPrChange>
          </w:rPr>
          <w:delText>IV.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Fonts w:hint="eastAsia"/>
            <w:rPrChange w:id="150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미국</w:delText>
        </w:r>
        <w:r w:rsidRPr="00B83EF0" w:rsidDel="00B83EF0">
          <w:rPr>
            <w:rPrChange w:id="151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52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행정부</w:delText>
        </w:r>
        <w:r w:rsidRPr="00B83EF0" w:rsidDel="00B83EF0">
          <w:rPr>
            <w:rPrChange w:id="153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54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차원의</w:delText>
        </w:r>
        <w:r w:rsidRPr="00B83EF0" w:rsidDel="00B83EF0">
          <w:rPr>
            <w:rPrChange w:id="155" w:author="changjoon.yoo" w:date="2025-07-27T01:09:00Z">
              <w:rPr>
                <w:rStyle w:val="ab"/>
                <w:noProof/>
              </w:rPr>
            </w:rPrChange>
          </w:rPr>
          <w:delText xml:space="preserve"> AI </w:delText>
        </w:r>
        <w:r w:rsidRPr="00B83EF0" w:rsidDel="00B83EF0">
          <w:rPr>
            <w:rFonts w:hint="eastAsia"/>
            <w:rPrChange w:id="156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규제</w:delText>
        </w:r>
        <w:r w:rsidRPr="00B83EF0" w:rsidDel="00B83EF0">
          <w:rPr>
            <w:rPrChange w:id="157" w:author="changjoon.yoo" w:date="2025-07-27T01:09:00Z">
              <w:rPr>
                <w:rStyle w:val="ab"/>
                <w:noProof/>
              </w:rPr>
            </w:rPrChange>
          </w:rPr>
          <w:delText xml:space="preserve"> </w:delText>
        </w:r>
        <w:r w:rsidRPr="00B83EF0" w:rsidDel="00B83EF0">
          <w:rPr>
            <w:rFonts w:hint="eastAsia"/>
            <w:rPrChange w:id="158" w:author="changjoon.yoo" w:date="2025-07-27T01:09:00Z">
              <w:rPr>
                <w:rStyle w:val="ab"/>
                <w:rFonts w:hint="eastAsia"/>
                <w:noProof/>
              </w:rPr>
            </w:rPrChange>
          </w:rPr>
          <w:delText>현황</w:delText>
        </w:r>
        <w:r w:rsidRPr="00535271" w:rsidDel="00B83EF0">
          <w:rPr>
            <w:noProof/>
            <w:webHidden/>
          </w:rPr>
          <w:tab/>
          <w:delText>26</w:delText>
        </w:r>
      </w:del>
    </w:p>
    <w:p w14:paraId="3A933C53" w14:textId="5E9A821E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5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60" w:author="changjoon.yoo" w:date="2025-07-27T01:09:00Z">
        <w:r w:rsidRPr="00B83EF0" w:rsidDel="00B83EF0">
          <w:rPr>
            <w:rPrChange w:id="161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1.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62" w:author="changjoon.yoo" w:date="2025-07-27T01:09:00Z">
              <w:rPr>
                <w:rStyle w:val="ab"/>
                <w:noProof/>
              </w:rPr>
            </w:rPrChange>
          </w:rPr>
          <w:delText>개요</w:delText>
        </w:r>
        <w:r w:rsidRPr="00535271" w:rsidDel="00B83EF0">
          <w:rPr>
            <w:noProof/>
            <w:webHidden/>
          </w:rPr>
          <w:tab/>
          <w:delText>26</w:delText>
        </w:r>
      </w:del>
    </w:p>
    <w:p w14:paraId="3D7E1B03" w14:textId="44DDAA1C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6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64" w:author="changjoon.yoo" w:date="2025-07-27T01:09:00Z">
        <w:r w:rsidRPr="00B83EF0" w:rsidDel="00B83EF0">
          <w:rPr>
            <w:rPrChange w:id="165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2.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66" w:author="changjoon.yoo" w:date="2025-07-27T01:09:00Z">
              <w:rPr>
                <w:rStyle w:val="ab"/>
                <w:noProof/>
              </w:rPr>
            </w:rPrChange>
          </w:rPr>
          <w:delText>미국 AI 리더십 장벽 제거 행정명령(2025. 1. 23.)</w:delText>
        </w:r>
        <w:r w:rsidRPr="00535271" w:rsidDel="00B83EF0">
          <w:rPr>
            <w:noProof/>
            <w:webHidden/>
          </w:rPr>
          <w:tab/>
          <w:delText>26</w:delText>
        </w:r>
      </w:del>
    </w:p>
    <w:p w14:paraId="29DF1A48" w14:textId="326CA783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6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68" w:author="changjoon.yoo" w:date="2025-07-27T01:09:00Z">
        <w:r w:rsidRPr="00B83EF0" w:rsidDel="00B83EF0">
          <w:rPr>
            <w:rPrChange w:id="169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3.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70" w:author="changjoon.yoo" w:date="2025-07-27T01:09:00Z">
              <w:rPr>
                <w:rStyle w:val="ab"/>
                <w:noProof/>
              </w:rPr>
            </w:rPrChange>
          </w:rPr>
          <w:delText>NIST 인증 기준</w:delText>
        </w:r>
        <w:r w:rsidRPr="00535271" w:rsidDel="00B83EF0">
          <w:rPr>
            <w:noProof/>
            <w:webHidden/>
          </w:rPr>
          <w:tab/>
          <w:delText>29</w:delText>
        </w:r>
      </w:del>
    </w:p>
    <w:p w14:paraId="6F000DFA" w14:textId="6B3A816B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71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72" w:author="changjoon.yoo" w:date="2025-07-27T01:09:00Z">
        <w:r w:rsidRPr="00B83EF0" w:rsidDel="00B83EF0">
          <w:rPr>
            <w:rPrChange w:id="173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4.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74" w:author="changjoon.yoo" w:date="2025-07-27T01:09:00Z">
              <w:rPr>
                <w:rStyle w:val="ab"/>
                <w:noProof/>
              </w:rPr>
            </w:rPrChange>
          </w:rPr>
          <w:delText>Implications</w:delText>
        </w:r>
        <w:r w:rsidRPr="00535271" w:rsidDel="00B83EF0">
          <w:rPr>
            <w:noProof/>
            <w:webHidden/>
          </w:rPr>
          <w:tab/>
          <w:delText>34</w:delText>
        </w:r>
      </w:del>
    </w:p>
    <w:p w14:paraId="70251725" w14:textId="28D1BD9F" w:rsidR="00021722" w:rsidRPr="00535271" w:rsidDel="00B83EF0" w:rsidRDefault="00021722">
      <w:pPr>
        <w:pStyle w:val="11"/>
        <w:rPr>
          <w:del w:id="17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76" w:author="changjoon.yoo" w:date="2025-07-27T01:09:00Z">
        <w:r w:rsidRPr="00B83EF0" w:rsidDel="00B83EF0">
          <w:rPr>
            <w:rPrChange w:id="177" w:author="changjoon.yoo" w:date="2025-07-27T01:09:00Z">
              <w:rPr>
                <w:rStyle w:val="ab"/>
                <w:noProof/>
              </w:rPr>
            </w:rPrChange>
          </w:rPr>
          <w:delText>V.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78" w:author="changjoon.yoo" w:date="2025-07-27T01:09:00Z">
              <w:rPr>
                <w:rStyle w:val="ab"/>
                <w:noProof/>
              </w:rPr>
            </w:rPrChange>
          </w:rPr>
          <w:delText>EU AI Act 규제 동향</w:delText>
        </w:r>
        <w:r w:rsidRPr="00535271" w:rsidDel="00B83EF0">
          <w:rPr>
            <w:noProof/>
            <w:webHidden/>
          </w:rPr>
          <w:tab/>
          <w:delText>36</w:delText>
        </w:r>
      </w:del>
    </w:p>
    <w:p w14:paraId="59F5D2DD" w14:textId="2AD0B8BC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7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80" w:author="changjoon.yoo" w:date="2025-07-27T01:09:00Z">
        <w:r w:rsidRPr="00B83EF0" w:rsidDel="00B83EF0">
          <w:rPr>
            <w:rPrChange w:id="181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1.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82" w:author="changjoon.yoo" w:date="2025-07-27T01:09:00Z">
              <w:rPr>
                <w:rStyle w:val="ab"/>
                <w:noProof/>
              </w:rPr>
            </w:rPrChange>
          </w:rPr>
          <w:delText>EU AI Act 시행 경과</w:delText>
        </w:r>
        <w:r w:rsidRPr="00535271" w:rsidDel="00B83EF0">
          <w:rPr>
            <w:noProof/>
            <w:webHidden/>
          </w:rPr>
          <w:tab/>
          <w:delText>36</w:delText>
        </w:r>
      </w:del>
    </w:p>
    <w:p w14:paraId="46A73BD5" w14:textId="5DEE6196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8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84" w:author="changjoon.yoo" w:date="2025-07-27T01:09:00Z">
        <w:r w:rsidRPr="00B83EF0" w:rsidDel="00B83EF0">
          <w:rPr>
            <w:rPrChange w:id="185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2.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86" w:author="changjoon.yoo" w:date="2025-07-27T01:09:00Z">
              <w:rPr>
                <w:rStyle w:val="ab"/>
                <w:noProof/>
              </w:rPr>
            </w:rPrChange>
          </w:rPr>
          <w:delText>인공지능 정의(Scope of AI Systems) 관련 가이드라인</w:delText>
        </w:r>
        <w:r w:rsidRPr="00535271" w:rsidDel="00B83EF0">
          <w:rPr>
            <w:noProof/>
            <w:webHidden/>
          </w:rPr>
          <w:tab/>
          <w:delText>36</w:delText>
        </w:r>
      </w:del>
    </w:p>
    <w:p w14:paraId="18AF222A" w14:textId="15422528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8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88" w:author="changjoon.yoo" w:date="2025-07-27T01:09:00Z">
        <w:r w:rsidRPr="00B83EF0" w:rsidDel="00B83EF0">
          <w:rPr>
            <w:rPrChange w:id="189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3.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90" w:author="changjoon.yoo" w:date="2025-07-27T01:09:00Z">
              <w:rPr>
                <w:rStyle w:val="ab"/>
                <w:noProof/>
              </w:rPr>
            </w:rPrChange>
          </w:rPr>
          <w:delText>금지대상 AI(Prohibited AI Practices) 관련 가이드라인</w:delText>
        </w:r>
        <w:r w:rsidRPr="00535271" w:rsidDel="00B83EF0">
          <w:rPr>
            <w:noProof/>
            <w:webHidden/>
          </w:rPr>
          <w:tab/>
          <w:delText>39</w:delText>
        </w:r>
      </w:del>
    </w:p>
    <w:p w14:paraId="11BE5930" w14:textId="5EB673EB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91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92" w:author="changjoon.yoo" w:date="2025-07-27T01:09:00Z">
        <w:r w:rsidRPr="00B83EF0" w:rsidDel="00B83EF0">
          <w:rPr>
            <w:rPrChange w:id="193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4.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94" w:author="changjoon.yoo" w:date="2025-07-27T01:09:00Z">
              <w:rPr>
                <w:rStyle w:val="ab"/>
                <w:noProof/>
              </w:rPr>
            </w:rPrChange>
          </w:rPr>
          <w:delText>범용 AI 실무강령(General Purpose AI Code of Practice) (최종안)</w:delText>
        </w:r>
        <w:r w:rsidRPr="00535271" w:rsidDel="00B83EF0">
          <w:rPr>
            <w:noProof/>
            <w:webHidden/>
          </w:rPr>
          <w:tab/>
          <w:delText>42</w:delText>
        </w:r>
      </w:del>
    </w:p>
    <w:p w14:paraId="4E703531" w14:textId="68FF4193" w:rsidR="00021722" w:rsidRPr="00535271" w:rsidDel="00B83EF0" w:rsidRDefault="00021722">
      <w:pPr>
        <w:pStyle w:val="11"/>
        <w:rPr>
          <w:del w:id="195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196" w:author="changjoon.yoo" w:date="2025-07-27T01:09:00Z">
        <w:r w:rsidRPr="00B83EF0" w:rsidDel="00B83EF0">
          <w:rPr>
            <w:rPrChange w:id="197" w:author="changjoon.yoo" w:date="2025-07-27T01:09:00Z">
              <w:rPr>
                <w:rStyle w:val="ab"/>
                <w:noProof/>
              </w:rPr>
            </w:rPrChange>
          </w:rPr>
          <w:delText>VI.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198" w:author="changjoon.yoo" w:date="2025-07-27T01:09:00Z">
              <w:rPr>
                <w:rStyle w:val="ab"/>
                <w:noProof/>
              </w:rPr>
            </w:rPrChange>
          </w:rPr>
          <w:delText>기타 국가 AI 규제 동향</w:delText>
        </w:r>
        <w:r w:rsidRPr="00535271" w:rsidDel="00B83EF0">
          <w:rPr>
            <w:noProof/>
            <w:webHidden/>
          </w:rPr>
          <w:tab/>
          <w:delText>46</w:delText>
        </w:r>
      </w:del>
    </w:p>
    <w:p w14:paraId="41B57FD4" w14:textId="29D9A725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199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200" w:author="changjoon.yoo" w:date="2025-07-27T01:09:00Z">
        <w:r w:rsidRPr="00B83EF0" w:rsidDel="00B83EF0">
          <w:rPr>
            <w:rPrChange w:id="201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1.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202" w:author="changjoon.yoo" w:date="2025-07-27T01:09:00Z">
              <w:rPr>
                <w:rStyle w:val="ab"/>
                <w:noProof/>
              </w:rPr>
            </w:rPrChange>
          </w:rPr>
          <w:delText>일본 AI 규제 동향</w:delText>
        </w:r>
        <w:r w:rsidRPr="00535271" w:rsidDel="00B83EF0">
          <w:rPr>
            <w:noProof/>
            <w:webHidden/>
          </w:rPr>
          <w:tab/>
          <w:delText>46</w:delText>
        </w:r>
      </w:del>
    </w:p>
    <w:p w14:paraId="6AF5B87C" w14:textId="7213F84B" w:rsidR="00021722" w:rsidRPr="00535271" w:rsidDel="00B83EF0" w:rsidRDefault="00021722">
      <w:pPr>
        <w:pStyle w:val="20"/>
        <w:tabs>
          <w:tab w:val="left" w:pos="850"/>
          <w:tab w:val="right" w:leader="dot" w:pos="9061"/>
        </w:tabs>
        <w:rPr>
          <w:del w:id="203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204" w:author="changjoon.yoo" w:date="2025-07-27T01:09:00Z">
        <w:r w:rsidRPr="00B83EF0" w:rsidDel="00B83EF0">
          <w:rPr>
            <w:rPrChange w:id="205" w:author="changjoon.yoo" w:date="2025-07-27T01:09:00Z">
              <w:rPr>
                <w:rStyle w:val="ab"/>
                <w:rFonts w:ascii="바탕체" w:hAnsi="바탕체"/>
                <w:noProof/>
              </w:rPr>
            </w:rPrChange>
          </w:rPr>
          <w:delText>2.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206" w:author="changjoon.yoo" w:date="2025-07-27T01:09:00Z">
              <w:rPr>
                <w:rStyle w:val="ab"/>
                <w:noProof/>
              </w:rPr>
            </w:rPrChange>
          </w:rPr>
          <w:delText>중국 AI 규제 동향</w:delText>
        </w:r>
        <w:r w:rsidRPr="00535271" w:rsidDel="00B83EF0">
          <w:rPr>
            <w:noProof/>
            <w:webHidden/>
          </w:rPr>
          <w:tab/>
          <w:delText>48</w:delText>
        </w:r>
      </w:del>
    </w:p>
    <w:p w14:paraId="6FB37065" w14:textId="4427335E" w:rsidR="00021722" w:rsidRPr="00535271" w:rsidDel="00B83EF0" w:rsidRDefault="00021722">
      <w:pPr>
        <w:pStyle w:val="11"/>
        <w:rPr>
          <w:del w:id="207" w:author="changjoon.yoo" w:date="2025-07-27T01:09:00Z"/>
          <w:rFonts w:asciiTheme="minorHAnsi" w:eastAsiaTheme="minorEastAsia" w:hAnsiTheme="minorHAnsi" w:cstheme="minorBidi"/>
          <w:noProof/>
          <w:kern w:val="2"/>
          <w:szCs w:val="22"/>
        </w:rPr>
      </w:pPr>
      <w:del w:id="208" w:author="changjoon.yoo" w:date="2025-07-27T01:09:00Z">
        <w:r w:rsidRPr="00B83EF0" w:rsidDel="00B83EF0">
          <w:rPr>
            <w:rPrChange w:id="209" w:author="changjoon.yoo" w:date="2025-07-27T01:09:00Z">
              <w:rPr>
                <w:rStyle w:val="ab"/>
                <w:noProof/>
              </w:rPr>
            </w:rPrChange>
          </w:rPr>
          <w:delText>VII.</w:delText>
        </w:r>
        <w:r w:rsidRPr="00535271" w:rsidDel="00B83EF0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B83EF0" w:rsidDel="00B83EF0">
          <w:rPr>
            <w:rPrChange w:id="210" w:author="changjoon.yoo" w:date="2025-07-27T01:09:00Z">
              <w:rPr>
                <w:rStyle w:val="ab"/>
                <w:noProof/>
              </w:rPr>
            </w:rPrChange>
          </w:rPr>
          <w:delText>Reference</w:delText>
        </w:r>
        <w:r w:rsidRPr="00535271" w:rsidDel="00B83EF0">
          <w:rPr>
            <w:noProof/>
            <w:webHidden/>
          </w:rPr>
          <w:tab/>
          <w:delText>50</w:delText>
        </w:r>
      </w:del>
    </w:p>
    <w:p w14:paraId="4ED0CCB9" w14:textId="77777777" w:rsidR="00F57AF4" w:rsidRPr="00535271" w:rsidRDefault="00413BD1" w:rsidP="00F57AF4">
      <w:pPr>
        <w:autoSpaceDE w:val="0"/>
        <w:rPr>
          <w:kern w:val="0"/>
          <w:sz w:val="20"/>
        </w:rPr>
      </w:pPr>
      <w:r w:rsidRPr="00535271">
        <w:rPr>
          <w:kern w:val="0"/>
          <w:sz w:val="20"/>
        </w:rPr>
        <w:fldChar w:fldCharType="end"/>
      </w:r>
    </w:p>
    <w:p w14:paraId="3A191D51" w14:textId="77777777" w:rsidR="00F57AF4" w:rsidRPr="00535271" w:rsidRDefault="00F57AF4">
      <w:pPr>
        <w:widowControl/>
        <w:wordWrap/>
        <w:autoSpaceDN/>
        <w:adjustRightInd/>
        <w:snapToGrid/>
        <w:spacing w:line="240" w:lineRule="auto"/>
        <w:jc w:val="left"/>
        <w:rPr>
          <w:kern w:val="0"/>
          <w:sz w:val="20"/>
        </w:rPr>
      </w:pPr>
      <w:r w:rsidRPr="00535271">
        <w:rPr>
          <w:kern w:val="0"/>
          <w:sz w:val="20"/>
        </w:rPr>
        <w:br w:type="page"/>
      </w:r>
    </w:p>
    <w:p w14:paraId="7D585CEF" w14:textId="7E9DCBE6" w:rsidR="00C50B0D" w:rsidRPr="00535271" w:rsidRDefault="00336CCB" w:rsidP="00EA36C2">
      <w:pPr>
        <w:pStyle w:val="10"/>
        <w:wordWrap w:val="0"/>
        <w:spacing w:after="160"/>
        <w:rPr>
          <w:rFonts w:ascii="Times New Roman" w:hAnsi="Times New Roman"/>
        </w:rPr>
      </w:pPr>
      <w:bookmarkStart w:id="211" w:name="_Toc179188953"/>
      <w:bookmarkStart w:id="212" w:name="_Toc179189019"/>
      <w:bookmarkStart w:id="213" w:name="_Toc179189220"/>
      <w:bookmarkStart w:id="214" w:name="_Toc179189251"/>
      <w:bookmarkStart w:id="215" w:name="_Toc179203392"/>
      <w:bookmarkStart w:id="216" w:name="_Toc179205502"/>
      <w:bookmarkStart w:id="217" w:name="_Toc180531982"/>
      <w:bookmarkStart w:id="218" w:name="_Toc180531983"/>
      <w:bookmarkStart w:id="219" w:name="_Toc180531984"/>
      <w:bookmarkStart w:id="220" w:name="_Toc204470976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r w:rsidRPr="00535271">
        <w:rPr>
          <w:rFonts w:ascii="Times New Roman" w:hAnsi="Times New Roman" w:hint="eastAsia"/>
        </w:rPr>
        <w:lastRenderedPageBreak/>
        <w:t>미국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연방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차원의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입법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논의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현황</w:t>
      </w:r>
      <w:bookmarkEnd w:id="220"/>
    </w:p>
    <w:p w14:paraId="3C5AF163" w14:textId="018C193C" w:rsidR="002E364C" w:rsidRPr="00535271" w:rsidRDefault="002E364C" w:rsidP="00D12D0F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bookmarkStart w:id="221" w:name="_Toc180531990"/>
      <w:bookmarkEnd w:id="221"/>
      <w:r w:rsidRPr="00535271">
        <w:rPr>
          <w:rFonts w:hint="eastAsia"/>
        </w:rPr>
        <w:t>트럼프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행정부는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연방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규제보다는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산업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진흥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자율을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강조함</w:t>
      </w:r>
      <w:r w:rsidRPr="00535271">
        <w:rPr>
          <w:rFonts w:hint="eastAsia"/>
        </w:rPr>
        <w:t>.</w:t>
      </w:r>
      <w:r w:rsidRPr="00535271">
        <w:t xml:space="preserve"> </w:t>
      </w:r>
      <w:r w:rsidRPr="00535271">
        <w:rPr>
          <w:rFonts w:hint="eastAsia"/>
        </w:rPr>
        <w:t>이에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  <w:b/>
          <w:u w:val="single"/>
        </w:rPr>
        <w:t>실질적인</w:t>
      </w:r>
      <w:r w:rsidRPr="00535271">
        <w:rPr>
          <w:b/>
          <w:u w:val="single"/>
        </w:rPr>
        <w:t xml:space="preserve"> AI </w:t>
      </w:r>
      <w:r w:rsidRPr="00535271">
        <w:rPr>
          <w:rFonts w:hint="eastAsia"/>
          <w:b/>
          <w:u w:val="single"/>
        </w:rPr>
        <w:t>관련</w:t>
      </w:r>
      <w:r w:rsidRPr="00535271">
        <w:rPr>
          <w:b/>
          <w:u w:val="single"/>
        </w:rPr>
        <w:t xml:space="preserve"> </w:t>
      </w:r>
      <w:r w:rsidRPr="00535271">
        <w:rPr>
          <w:rFonts w:hint="eastAsia"/>
          <w:b/>
          <w:u w:val="single"/>
        </w:rPr>
        <w:t>규제는</w:t>
      </w:r>
      <w:r w:rsidRPr="00535271">
        <w:rPr>
          <w:b/>
          <w:u w:val="single"/>
        </w:rPr>
        <w:t xml:space="preserve"> </w:t>
      </w:r>
      <w:r w:rsidRPr="00535271">
        <w:rPr>
          <w:rFonts w:hint="eastAsia"/>
          <w:b/>
          <w:u w:val="single"/>
        </w:rPr>
        <w:t>각</w:t>
      </w:r>
      <w:r w:rsidRPr="00535271">
        <w:rPr>
          <w:b/>
          <w:u w:val="single"/>
        </w:rPr>
        <w:t xml:space="preserve"> </w:t>
      </w:r>
      <w:r w:rsidRPr="00535271">
        <w:rPr>
          <w:rFonts w:hint="eastAsia"/>
          <w:b/>
          <w:u w:val="single"/>
        </w:rPr>
        <w:t>주에서</w:t>
      </w:r>
      <w:r w:rsidRPr="00535271">
        <w:rPr>
          <w:b/>
          <w:u w:val="single"/>
        </w:rPr>
        <w:t xml:space="preserve"> </w:t>
      </w:r>
      <w:r w:rsidRPr="00535271">
        <w:rPr>
          <w:rFonts w:hint="eastAsia"/>
          <w:b/>
          <w:u w:val="single"/>
        </w:rPr>
        <w:t>개별적으로</w:t>
      </w:r>
      <w:r w:rsidRPr="00535271">
        <w:rPr>
          <w:b/>
          <w:u w:val="single"/>
        </w:rPr>
        <w:t xml:space="preserve"> </w:t>
      </w:r>
      <w:r w:rsidRPr="00535271">
        <w:rPr>
          <w:rFonts w:hint="eastAsia"/>
          <w:b/>
          <w:u w:val="single"/>
        </w:rPr>
        <w:t>제정</w:t>
      </w:r>
      <w:r w:rsidRPr="00535271">
        <w:rPr>
          <w:b/>
          <w:u w:val="single"/>
        </w:rPr>
        <w:t>∙</w:t>
      </w:r>
      <w:r w:rsidRPr="00535271">
        <w:rPr>
          <w:rFonts w:hint="eastAsia"/>
          <w:b/>
          <w:u w:val="single"/>
        </w:rPr>
        <w:t>집행</w:t>
      </w:r>
      <w:r w:rsidRPr="00535271">
        <w:rPr>
          <w:rFonts w:hint="eastAsia"/>
        </w:rPr>
        <w:t>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있음</w:t>
      </w:r>
    </w:p>
    <w:p w14:paraId="41724E32" w14:textId="66E1EE8D" w:rsidR="00790A62" w:rsidRPr="00535271" w:rsidRDefault="00790A62" w:rsidP="00D12D0F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트럼프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대통령은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바이든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행정부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시절의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규제인</w:t>
      </w:r>
      <w:r w:rsidRPr="00535271">
        <w:rPr>
          <w:rFonts w:hint="eastAsia"/>
        </w:rPr>
        <w:t xml:space="preserve"> </w:t>
      </w:r>
      <w:r w:rsidRPr="00535271">
        <w:t>‘</w:t>
      </w:r>
      <w:r w:rsidRPr="00535271">
        <w:rPr>
          <w:rFonts w:hint="eastAsia"/>
        </w:rPr>
        <w:t>안전하고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신뢰할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있는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개발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사용</w:t>
      </w:r>
      <w:r w:rsidRPr="00535271">
        <w:t xml:space="preserve">(EO 14110)’ </w:t>
      </w:r>
      <w:r w:rsidRPr="00535271">
        <w:rPr>
          <w:rFonts w:hint="eastAsia"/>
        </w:rPr>
        <w:t>행정명령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기존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정책을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재검토할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것을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지시하였으며</w:t>
      </w:r>
      <w:r w:rsidRPr="00535271">
        <w:rPr>
          <w:rFonts w:hint="eastAsia"/>
        </w:rPr>
        <w:t>,</w:t>
      </w:r>
      <w:r w:rsidRPr="00535271">
        <w:t xml:space="preserve"> </w:t>
      </w:r>
      <w:r w:rsidRPr="00535271">
        <w:rPr>
          <w:rFonts w:hint="eastAsia"/>
        </w:rPr>
        <w:t>2025</w:t>
      </w:r>
      <w:r w:rsidRPr="00535271">
        <w:t>. 1. 23. ‘</w:t>
      </w:r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리더십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장벽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제거</w:t>
      </w:r>
      <w:r w:rsidRPr="00535271">
        <w:rPr>
          <w:rFonts w:hint="eastAsia"/>
        </w:rPr>
        <w:t>(EO 14179)</w:t>
      </w:r>
      <w:r w:rsidRPr="00535271">
        <w:t xml:space="preserve">’ </w:t>
      </w:r>
      <w:r w:rsidRPr="00535271">
        <w:rPr>
          <w:rFonts w:hint="eastAsia"/>
        </w:rPr>
        <w:t>행정명령을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발</w:t>
      </w:r>
      <w:ins w:id="222" w:author="changjoon.yoo" w:date="2025-07-26T23:14:00Z">
        <w:r w:rsidR="009779B3">
          <w:rPr>
            <w:rFonts w:hint="eastAsia"/>
          </w:rPr>
          <w:t>효하고</w:t>
        </w:r>
        <w:r w:rsidR="009779B3">
          <w:rPr>
            <w:rFonts w:hint="eastAsia"/>
          </w:rPr>
          <w:t>,</w:t>
        </w:r>
        <w:r w:rsidR="009779B3">
          <w:t xml:space="preserve"> 2025. 7. 23. </w:t>
        </w:r>
        <w:r w:rsidR="009779B3">
          <w:rPr>
            <w:rFonts w:hint="eastAsia"/>
          </w:rPr>
          <w:t>이에</w:t>
        </w:r>
        <w:r w:rsidR="009779B3">
          <w:rPr>
            <w:rFonts w:hint="eastAsia"/>
          </w:rPr>
          <w:t xml:space="preserve"> </w:t>
        </w:r>
        <w:r w:rsidR="009779B3">
          <w:rPr>
            <w:rFonts w:hint="eastAsia"/>
          </w:rPr>
          <w:t>근거한</w:t>
        </w:r>
        <w:r w:rsidR="009779B3">
          <w:rPr>
            <w:rFonts w:hint="eastAsia"/>
          </w:rPr>
          <w:t xml:space="preserve"> </w:t>
        </w:r>
      </w:ins>
      <w:ins w:id="223" w:author="changjoon.yoo" w:date="2025-07-27T00:40:00Z">
        <w:r w:rsidR="00741AB2">
          <w:rPr>
            <w:rFonts w:hint="eastAsia"/>
          </w:rPr>
          <w:t>구체적</w:t>
        </w:r>
        <w:r w:rsidR="00741AB2">
          <w:rPr>
            <w:rFonts w:hint="eastAsia"/>
          </w:rPr>
          <w:t xml:space="preserve"> </w:t>
        </w:r>
      </w:ins>
      <w:ins w:id="224" w:author="changjoon.yoo" w:date="2025-07-26T23:14:00Z">
        <w:r w:rsidR="009779B3">
          <w:rPr>
            <w:rFonts w:hint="eastAsia"/>
          </w:rPr>
          <w:t>실행계획인</w:t>
        </w:r>
        <w:r w:rsidR="009779B3">
          <w:rPr>
            <w:rFonts w:hint="eastAsia"/>
          </w:rPr>
          <w:t xml:space="preserve"> </w:t>
        </w:r>
        <w:r w:rsidR="009779B3">
          <w:t xml:space="preserve">‘AI </w:t>
        </w:r>
        <w:r w:rsidR="009779B3">
          <w:rPr>
            <w:rFonts w:hint="eastAsia"/>
          </w:rPr>
          <w:t>액션플랜</w:t>
        </w:r>
        <w:r w:rsidR="009779B3">
          <w:t>’</w:t>
        </w:r>
        <w:r w:rsidR="009779B3">
          <w:rPr>
            <w:rFonts w:hint="eastAsia"/>
          </w:rPr>
          <w:t>을</w:t>
        </w:r>
        <w:r w:rsidR="009779B3">
          <w:rPr>
            <w:rFonts w:hint="eastAsia"/>
          </w:rPr>
          <w:t xml:space="preserve"> </w:t>
        </w:r>
        <w:r w:rsidR="009779B3">
          <w:rPr>
            <w:rFonts w:hint="eastAsia"/>
          </w:rPr>
          <w:t>공</w:t>
        </w:r>
      </w:ins>
      <w:r w:rsidRPr="00535271">
        <w:rPr>
          <w:rFonts w:hint="eastAsia"/>
        </w:rPr>
        <w:t>표함</w:t>
      </w:r>
    </w:p>
    <w:p w14:paraId="5228A668" w14:textId="1B586BA0" w:rsidR="00A83319" w:rsidRPr="00535271" w:rsidDel="009779B3" w:rsidRDefault="00790A62" w:rsidP="00D12D0F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del w:id="225" w:author="changjoon.yoo" w:date="2025-07-26T23:14:00Z"/>
          <w:rFonts w:cs="Calibri"/>
          <w:sz w:val="22"/>
        </w:rPr>
      </w:pPr>
      <w:del w:id="226" w:author="changjoon.yoo" w:date="2025-07-26T23:14:00Z">
        <w:r w:rsidRPr="00535271" w:rsidDel="009779B3">
          <w:rPr>
            <w:rFonts w:hint="eastAsia"/>
          </w:rPr>
          <w:delText>위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행정명령은</w:delText>
        </w:r>
        <w:r w:rsidRPr="00535271" w:rsidDel="009779B3">
          <w:rPr>
            <w:rFonts w:hint="eastAsia"/>
          </w:rPr>
          <w:delText xml:space="preserve"> AI </w:delText>
        </w:r>
        <w:r w:rsidRPr="00535271" w:rsidDel="009779B3">
          <w:rPr>
            <w:rFonts w:hint="eastAsia"/>
          </w:rPr>
          <w:delText>개발자에게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부과되던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안전성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테스트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결과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제출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및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투명성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보고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의무를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폐지하는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등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delText xml:space="preserve">AI </w:delText>
        </w:r>
        <w:r w:rsidRPr="00535271" w:rsidDel="009779B3">
          <w:rPr>
            <w:rFonts w:hint="eastAsia"/>
          </w:rPr>
          <w:delText>산업에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대한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연방정부의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규제를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최소화함으로써</w:delText>
        </w:r>
        <w:r w:rsidRPr="00535271" w:rsidDel="009779B3">
          <w:rPr>
            <w:rFonts w:hint="eastAsia"/>
          </w:rPr>
          <w:delText xml:space="preserve"> AI </w:delText>
        </w:r>
        <w:r w:rsidRPr="00535271" w:rsidDel="009779B3">
          <w:rPr>
            <w:rFonts w:hint="eastAsia"/>
          </w:rPr>
          <w:delText>혁신을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저해하는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기존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정책</w:delText>
        </w:r>
        <w:r w:rsidRPr="00535271" w:rsidDel="009779B3">
          <w:delText>∙</w:delText>
        </w:r>
        <w:r w:rsidRPr="00535271" w:rsidDel="009779B3">
          <w:rPr>
            <w:rFonts w:hint="eastAsia"/>
          </w:rPr>
          <w:delText>규제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장벽을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제거하는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데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중점을</w:delText>
        </w:r>
        <w:r w:rsidRPr="00535271" w:rsidDel="009779B3">
          <w:rPr>
            <w:rFonts w:hint="eastAsia"/>
          </w:rPr>
          <w:delText xml:space="preserve"> </w:delText>
        </w:r>
        <w:r w:rsidRPr="00535271" w:rsidDel="009779B3">
          <w:rPr>
            <w:rFonts w:hint="eastAsia"/>
          </w:rPr>
          <w:delText>둠</w:delText>
        </w:r>
      </w:del>
    </w:p>
    <w:p w14:paraId="29CB5E47" w14:textId="5C2BE406" w:rsidR="002311B8" w:rsidRPr="00535271" w:rsidRDefault="002311B8" w:rsidP="000D6BC7">
      <w:pPr>
        <w:widowControl/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</w:p>
    <w:p w14:paraId="4A5F48E1" w14:textId="64F1CDAA" w:rsidR="0071559A" w:rsidRPr="00535271" w:rsidRDefault="00B83117">
      <w:pPr>
        <w:pStyle w:val="2"/>
        <w:autoSpaceDE w:val="0"/>
        <w:spacing w:after="160"/>
      </w:pPr>
      <w:bookmarkStart w:id="227" w:name="_Toc180531992"/>
      <w:bookmarkStart w:id="228" w:name="_Toc204470977"/>
      <w:bookmarkEnd w:id="227"/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상원</w:t>
      </w:r>
      <w:r w:rsidR="0071559A" w:rsidRPr="00535271">
        <w:rPr>
          <w:rFonts w:hint="eastAsia"/>
        </w:rPr>
        <w:t>의</w:t>
      </w:r>
      <w:r w:rsidR="0071559A" w:rsidRPr="00535271">
        <w:rPr>
          <w:rFonts w:hint="eastAsia"/>
        </w:rPr>
        <w:t xml:space="preserve"> </w:t>
      </w:r>
      <w:r w:rsidR="0071559A" w:rsidRPr="00535271">
        <w:t>‘</w:t>
      </w:r>
      <w:r w:rsidR="0071559A" w:rsidRPr="00535271">
        <w:rPr>
          <w:rFonts w:hint="eastAsia"/>
        </w:rPr>
        <w:t>주별</w:t>
      </w:r>
      <w:r w:rsidR="0071559A" w:rsidRPr="00535271">
        <w:rPr>
          <w:rFonts w:hint="eastAsia"/>
        </w:rPr>
        <w:t xml:space="preserve"> </w:t>
      </w:r>
      <w:r w:rsidR="0071559A" w:rsidRPr="00535271">
        <w:t xml:space="preserve">AI </w:t>
      </w:r>
      <w:r w:rsidR="0071559A" w:rsidRPr="00535271">
        <w:rPr>
          <w:rFonts w:hint="eastAsia"/>
        </w:rPr>
        <w:t>규제</w:t>
      </w:r>
      <w:r w:rsidR="0071559A" w:rsidRPr="00535271">
        <w:rPr>
          <w:rFonts w:hint="eastAsia"/>
        </w:rPr>
        <w:t xml:space="preserve"> </w:t>
      </w:r>
      <w:r w:rsidR="0071559A" w:rsidRPr="00535271">
        <w:rPr>
          <w:rFonts w:hint="eastAsia"/>
        </w:rPr>
        <w:t>금지</w:t>
      </w:r>
      <w:r w:rsidR="0071559A" w:rsidRPr="00535271">
        <w:t xml:space="preserve">’ </w:t>
      </w:r>
      <w:r w:rsidR="0071559A" w:rsidRPr="00535271">
        <w:rPr>
          <w:rFonts w:hint="eastAsia"/>
        </w:rPr>
        <w:t>법안</w:t>
      </w:r>
      <w:r w:rsidR="0071559A" w:rsidRPr="00535271">
        <w:rPr>
          <w:rFonts w:hint="eastAsia"/>
        </w:rPr>
        <w:t xml:space="preserve"> </w:t>
      </w:r>
      <w:r w:rsidR="0071559A" w:rsidRPr="00535271">
        <w:rPr>
          <w:rFonts w:hint="eastAsia"/>
        </w:rPr>
        <w:t>철회</w:t>
      </w:r>
      <w:bookmarkEnd w:id="228"/>
    </w:p>
    <w:p w14:paraId="2B6BCCC0" w14:textId="3F75CE01" w:rsidR="0071559A" w:rsidRPr="00535271" w:rsidRDefault="00852F28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하원은</w:t>
      </w:r>
      <w:r w:rsidRPr="00535271">
        <w:rPr>
          <w:rFonts w:hint="eastAsia"/>
        </w:rPr>
        <w:t xml:space="preserve"> </w:t>
      </w:r>
      <w:r w:rsidR="004A2601" w:rsidRPr="00535271">
        <w:t xml:space="preserve">2025. 5. 22. </w:t>
      </w:r>
      <w:r w:rsidRPr="00535271">
        <w:rPr>
          <w:rFonts w:hint="eastAsia"/>
        </w:rPr>
        <w:t>"One Big Beautiful Bill Act"</w:t>
      </w:r>
      <w:r w:rsidRPr="00535271">
        <w:rPr>
          <w:rFonts w:hint="eastAsia"/>
        </w:rPr>
        <w:t>라는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예산조정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법안을</w:t>
      </w:r>
      <w:r w:rsidRPr="00535271">
        <w:rPr>
          <w:rFonts w:hint="eastAsia"/>
        </w:rPr>
        <w:t xml:space="preserve"> </w:t>
      </w:r>
      <w:r w:rsidR="0064460B" w:rsidRPr="00535271">
        <w:rPr>
          <w:rFonts w:hint="eastAsia"/>
        </w:rPr>
        <w:t>찬성</w:t>
      </w:r>
      <w:r w:rsidR="0064460B" w:rsidRPr="00535271">
        <w:t xml:space="preserve"> </w:t>
      </w:r>
      <w:r w:rsidRPr="00535271">
        <w:rPr>
          <w:rFonts w:hint="eastAsia"/>
        </w:rPr>
        <w:t>215</w:t>
      </w:r>
      <w:r w:rsidR="0064460B" w:rsidRPr="00535271">
        <w:rPr>
          <w:rFonts w:hint="eastAsia"/>
        </w:rPr>
        <w:t>표</w:t>
      </w:r>
      <w:r w:rsidR="0064460B" w:rsidRPr="00535271">
        <w:rPr>
          <w:rFonts w:hint="eastAsia"/>
        </w:rPr>
        <w:t xml:space="preserve">, </w:t>
      </w:r>
      <w:r w:rsidR="0064460B" w:rsidRPr="00535271">
        <w:rPr>
          <w:rFonts w:hint="eastAsia"/>
        </w:rPr>
        <w:t>반대</w:t>
      </w:r>
      <w:r w:rsidR="0064460B" w:rsidRPr="00535271">
        <w:rPr>
          <w:rFonts w:hint="eastAsia"/>
        </w:rPr>
        <w:t xml:space="preserve"> </w:t>
      </w:r>
      <w:r w:rsidRPr="00535271">
        <w:rPr>
          <w:rFonts w:hint="eastAsia"/>
        </w:rPr>
        <w:t>214</w:t>
      </w:r>
      <w:r w:rsidR="0064460B" w:rsidRPr="00535271">
        <w:rPr>
          <w:rFonts w:hint="eastAsia"/>
        </w:rPr>
        <w:t>표</w:t>
      </w:r>
      <w:r w:rsidRPr="00535271">
        <w:rPr>
          <w:rFonts w:hint="eastAsia"/>
        </w:rPr>
        <w:t>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근소한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차이로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통과시켰</w:t>
      </w:r>
      <w:r w:rsidR="004A2601" w:rsidRPr="00535271">
        <w:rPr>
          <w:rFonts w:hint="eastAsia"/>
        </w:rPr>
        <w:t>음</w:t>
      </w:r>
      <w:r w:rsidR="004A2601" w:rsidRPr="00535271">
        <w:rPr>
          <w:rFonts w:hint="eastAsia"/>
        </w:rPr>
        <w:t>.</w:t>
      </w:r>
      <w:r w:rsidR="004A2601" w:rsidRPr="00535271">
        <w:t xml:space="preserve"> </w:t>
      </w:r>
      <w:r w:rsidRPr="00535271">
        <w:rPr>
          <w:rFonts w:hint="eastAsia"/>
        </w:rPr>
        <w:t>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법안에는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시스템</w:t>
      </w:r>
      <w:r w:rsidR="00F34103" w:rsidRPr="00535271">
        <w:t>·</w:t>
      </w:r>
      <w:r w:rsidRPr="00535271">
        <w:rPr>
          <w:rFonts w:hint="eastAsia"/>
        </w:rPr>
        <w:t>모델</w:t>
      </w:r>
      <w:r w:rsidR="00F34103" w:rsidRPr="00535271">
        <w:rPr>
          <w:rFonts w:hint="eastAsia"/>
        </w:rPr>
        <w:t xml:space="preserve"> </w:t>
      </w:r>
      <w:r w:rsidR="00F34103"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자동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의사결정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="004A2601" w:rsidRPr="00535271">
        <w:rPr>
          <w:rFonts w:hint="eastAsia"/>
        </w:rPr>
        <w:t>(</w:t>
      </w:r>
      <w:r w:rsidR="004A2601" w:rsidRPr="00535271">
        <w:t>automated decision systems)</w:t>
      </w:r>
      <w:r w:rsidRPr="00535271">
        <w:rPr>
          <w:rFonts w:hint="eastAsia"/>
        </w:rPr>
        <w:t>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주정부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규제를</w:t>
      </w:r>
      <w:r w:rsidRPr="00535271">
        <w:rPr>
          <w:rFonts w:hint="eastAsia"/>
        </w:rPr>
        <w:t xml:space="preserve"> 10</w:t>
      </w:r>
      <w:r w:rsidRPr="00535271">
        <w:rPr>
          <w:rFonts w:hint="eastAsia"/>
        </w:rPr>
        <w:t>년간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중단시키는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조항이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포함되어</w:t>
      </w:r>
      <w:r w:rsidRPr="00535271">
        <w:rPr>
          <w:rFonts w:hint="eastAsia"/>
        </w:rPr>
        <w:t xml:space="preserve"> </w:t>
      </w:r>
      <w:r w:rsidR="004A2601" w:rsidRPr="00535271">
        <w:rPr>
          <w:rFonts w:hint="eastAsia"/>
        </w:rPr>
        <w:t>있었음</w:t>
      </w:r>
      <w:r w:rsidR="0064460B" w:rsidRPr="00535271">
        <w:rPr>
          <w:rStyle w:val="aa"/>
        </w:rPr>
        <w:footnoteReference w:id="1"/>
      </w:r>
    </w:p>
    <w:p w14:paraId="31669EC3" w14:textId="2699E3D0" w:rsidR="0072768B" w:rsidRPr="00535271" w:rsidRDefault="0072768B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해당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트럼프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대통령</w:t>
      </w:r>
      <w:r w:rsidR="000D375E" w:rsidRPr="00535271">
        <w:rPr>
          <w:rFonts w:hint="eastAsia"/>
        </w:rPr>
        <w:t>이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세금감면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연장을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포함하여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자신의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정책들을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하나의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큰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법안으로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묶어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통과시키려는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시도였고</w:t>
      </w:r>
      <w:r w:rsidR="000D375E" w:rsidRPr="00535271">
        <w:rPr>
          <w:rFonts w:hint="eastAsia"/>
        </w:rPr>
        <w:t>,</w:t>
      </w:r>
      <w:r w:rsidR="000D375E" w:rsidRPr="00535271">
        <w:t xml:space="preserve"> Open AI </w:t>
      </w:r>
      <w:r w:rsidR="000D375E" w:rsidRPr="00535271">
        <w:rPr>
          <w:rFonts w:hint="eastAsia"/>
        </w:rPr>
        <w:t>의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샘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알트만</w:t>
      </w:r>
      <w:r w:rsidR="000D375E" w:rsidRPr="00535271">
        <w:rPr>
          <w:rFonts w:hint="eastAsia"/>
        </w:rPr>
        <w:t>(</w:t>
      </w:r>
      <w:r w:rsidR="000D375E" w:rsidRPr="00535271">
        <w:t>Sam Altman)</w:t>
      </w:r>
      <w:r w:rsidR="000D375E" w:rsidRPr="00535271">
        <w:rPr>
          <w:rFonts w:hint="eastAsia"/>
        </w:rPr>
        <w:t>을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포함하여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많은</w:t>
      </w:r>
      <w:r w:rsidR="000D375E" w:rsidRPr="00535271">
        <w:rPr>
          <w:rFonts w:hint="eastAsia"/>
        </w:rPr>
        <w:t xml:space="preserve"> </w:t>
      </w:r>
      <w:r w:rsidR="000D375E" w:rsidRPr="00535271">
        <w:t xml:space="preserve">AI </w:t>
      </w:r>
      <w:r w:rsidR="000D375E" w:rsidRPr="00535271">
        <w:rPr>
          <w:rFonts w:hint="eastAsia"/>
        </w:rPr>
        <w:t>기업들이</w:t>
      </w:r>
      <w:r w:rsidR="000D375E" w:rsidRPr="00535271">
        <w:rPr>
          <w:rFonts w:hint="eastAsia"/>
        </w:rPr>
        <w:t xml:space="preserve"> </w:t>
      </w:r>
      <w:r w:rsidR="000D375E" w:rsidRPr="00535271">
        <w:t>AI</w:t>
      </w:r>
      <w:r w:rsidR="000D375E" w:rsidRPr="00535271">
        <w:rPr>
          <w:rFonts w:hint="eastAsia"/>
        </w:rPr>
        <w:t>의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혁신과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성장을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저해하지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않기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위해서는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분산된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주법이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아닌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통일된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연방법에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의해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규제되어야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한다는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취지에서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해당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법안을</w:t>
      </w:r>
      <w:r w:rsidR="000D375E" w:rsidRPr="00535271">
        <w:rPr>
          <w:rFonts w:hint="eastAsia"/>
        </w:rPr>
        <w:t xml:space="preserve"> </w:t>
      </w:r>
      <w:r w:rsidR="000D375E" w:rsidRPr="00535271">
        <w:rPr>
          <w:rFonts w:hint="eastAsia"/>
        </w:rPr>
        <w:t>지지하였</w:t>
      </w:r>
      <w:r w:rsidR="0064460B" w:rsidRPr="00535271">
        <w:rPr>
          <w:rFonts w:hint="eastAsia"/>
        </w:rPr>
        <w:t>음</w:t>
      </w:r>
    </w:p>
    <w:p w14:paraId="31871432" w14:textId="48D02396" w:rsidR="00852F28" w:rsidRPr="00535271" w:rsidRDefault="00852F28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이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조항</w:t>
      </w:r>
      <w:r w:rsidRPr="00535271">
        <w:rPr>
          <w:rFonts w:hint="eastAsia"/>
        </w:rPr>
        <w:t>(moratorium)</w:t>
      </w:r>
      <w:r w:rsidRPr="00535271">
        <w:rPr>
          <w:rFonts w:hint="eastAsia"/>
        </w:rPr>
        <w:t>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시행되었다면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캘리포니아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콜로라도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뉴욕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일리노이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유타주의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기존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법률들을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무효화시키고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의회</w:t>
      </w:r>
      <w:r w:rsidR="004A2601" w:rsidRPr="00535271">
        <w:rPr>
          <w:rFonts w:hint="eastAsia"/>
        </w:rPr>
        <w:t xml:space="preserve"> </w:t>
      </w:r>
      <w:r w:rsidR="004A2601" w:rsidRPr="00535271">
        <w:rPr>
          <w:rFonts w:hint="eastAsia"/>
        </w:rPr>
        <w:t>계류</w:t>
      </w:r>
      <w:r w:rsidR="004A2601" w:rsidRPr="00535271">
        <w:rPr>
          <w:rFonts w:hint="eastAsia"/>
        </w:rPr>
        <w:t xml:space="preserve"> </w:t>
      </w:r>
      <w:r w:rsidR="004A2601" w:rsidRPr="00535271">
        <w:rPr>
          <w:rFonts w:hint="eastAsia"/>
        </w:rPr>
        <w:t>중인</w:t>
      </w:r>
      <w:r w:rsidRPr="00535271">
        <w:rPr>
          <w:rFonts w:hint="eastAsia"/>
        </w:rPr>
        <w:t xml:space="preserve"> 1,000</w:t>
      </w:r>
      <w:r w:rsidRPr="00535271">
        <w:rPr>
          <w:rFonts w:hint="eastAsia"/>
        </w:rPr>
        <w:t>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이상의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법안들을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중단시킬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예정이었</w:t>
      </w:r>
      <w:r w:rsidR="004A2601" w:rsidRPr="00535271">
        <w:rPr>
          <w:rFonts w:hint="eastAsia"/>
        </w:rPr>
        <w:t>음</w:t>
      </w:r>
    </w:p>
    <w:p w14:paraId="0CE41AA9" w14:textId="6F0261F8" w:rsidR="008843C3" w:rsidRPr="00535271" w:rsidRDefault="0023517B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해당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조항은</w:t>
      </w:r>
      <w:r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40</w:t>
      </w:r>
      <w:r w:rsidR="00852F28" w:rsidRPr="00535271">
        <w:rPr>
          <w:rFonts w:hint="eastAsia"/>
        </w:rPr>
        <w:t>개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주의</w:t>
      </w:r>
      <w:r w:rsidR="00852F28" w:rsidRPr="00535271">
        <w:rPr>
          <w:rFonts w:hint="eastAsia"/>
        </w:rPr>
        <w:t xml:space="preserve"> </w:t>
      </w:r>
      <w:r w:rsidRPr="00535271">
        <w:rPr>
          <w:rFonts w:hint="eastAsia"/>
        </w:rPr>
        <w:t>주</w:t>
      </w:r>
      <w:r w:rsidRPr="00535271">
        <w:rPr>
          <w:rFonts w:hint="eastAsia"/>
        </w:rPr>
        <w:t xml:space="preserve"> </w:t>
      </w:r>
      <w:r w:rsidR="008843C3" w:rsidRPr="00535271">
        <w:rPr>
          <w:rFonts w:hint="eastAsia"/>
        </w:rPr>
        <w:t>법무장관들의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반대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입장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표명</w:t>
      </w:r>
      <w:r w:rsidR="008843C3" w:rsidRPr="00535271">
        <w:rPr>
          <w:rFonts w:hint="eastAsia"/>
        </w:rPr>
        <w:t>,</w:t>
      </w:r>
      <w:r w:rsidRPr="00535271">
        <w:t xml:space="preserve"> </w:t>
      </w:r>
      <w:r w:rsidR="00852F28" w:rsidRPr="00535271">
        <w:rPr>
          <w:rFonts w:hint="eastAsia"/>
        </w:rPr>
        <w:t>공화당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상원의원들과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보수</w:t>
      </w:r>
      <w:r w:rsidR="00852F28" w:rsidRPr="00535271">
        <w:rPr>
          <w:rFonts w:hint="eastAsia"/>
        </w:rPr>
        <w:t xml:space="preserve"> </w:t>
      </w:r>
      <w:r w:rsidR="00B4593F" w:rsidRPr="00535271">
        <w:rPr>
          <w:rFonts w:hint="eastAsia"/>
        </w:rPr>
        <w:t>싱크탱크들의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연방정부의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과도한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개입에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대한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우려</w:t>
      </w:r>
      <w:r w:rsidR="00852F28" w:rsidRPr="00535271">
        <w:rPr>
          <w:rFonts w:hint="eastAsia"/>
        </w:rPr>
        <w:t xml:space="preserve"> </w:t>
      </w:r>
      <w:r w:rsidR="00852F28" w:rsidRPr="00535271">
        <w:rPr>
          <w:rFonts w:hint="eastAsia"/>
        </w:rPr>
        <w:t>표</w:t>
      </w:r>
      <w:r w:rsidR="00B4593F" w:rsidRPr="00535271">
        <w:rPr>
          <w:rFonts w:hint="eastAsia"/>
        </w:rPr>
        <w:t>명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초당적인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반대</w:t>
      </w:r>
      <w:r w:rsidR="008843C3" w:rsidRPr="00535271">
        <w:rPr>
          <w:rFonts w:hint="eastAsia"/>
        </w:rPr>
        <w:t xml:space="preserve"> </w:t>
      </w:r>
      <w:r w:rsidR="008843C3" w:rsidRPr="00535271">
        <w:rPr>
          <w:rFonts w:hint="eastAsia"/>
        </w:rPr>
        <w:t>의견에</w:t>
      </w:r>
      <w:r w:rsidR="008843C3" w:rsidRPr="00535271">
        <w:rPr>
          <w:rFonts w:hint="eastAsia"/>
        </w:rPr>
        <w:t xml:space="preserve"> </w:t>
      </w:r>
      <w:r w:rsidR="008843C3" w:rsidRPr="00535271">
        <w:rPr>
          <w:rFonts w:hint="eastAsia"/>
        </w:rPr>
        <w:t>부딪혔음</w:t>
      </w:r>
    </w:p>
    <w:p w14:paraId="6F0FD8E5" w14:textId="6230CF67" w:rsidR="008843C3" w:rsidRPr="00535271" w:rsidRDefault="00D674A5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또한</w:t>
      </w:r>
      <w:r w:rsidRPr="00535271">
        <w:rPr>
          <w:rFonts w:hint="eastAsia"/>
        </w:rPr>
        <w:t xml:space="preserve"> </w:t>
      </w:r>
      <w:r w:rsidR="00A44612" w:rsidRPr="00535271">
        <w:rPr>
          <w:rFonts w:hint="eastAsia"/>
        </w:rPr>
        <w:t>해당</w:t>
      </w:r>
      <w:r w:rsidR="00A44612" w:rsidRPr="00535271">
        <w:rPr>
          <w:rFonts w:hint="eastAsia"/>
        </w:rPr>
        <w:t xml:space="preserve"> </w:t>
      </w:r>
      <w:r w:rsidR="00A44612" w:rsidRPr="00535271">
        <w:rPr>
          <w:rFonts w:hint="eastAsia"/>
        </w:rPr>
        <w:t>법안이</w:t>
      </w:r>
      <w:r w:rsidR="00A44612" w:rsidRPr="00535271">
        <w:rPr>
          <w:rFonts w:hint="eastAsia"/>
        </w:rPr>
        <w:t xml:space="preserve"> </w:t>
      </w:r>
      <w:r w:rsidRPr="00535271">
        <w:rPr>
          <w:rFonts w:hint="eastAsia"/>
        </w:rPr>
        <w:t>예산조정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예산에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직접적인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영향이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있어야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한다는</w:t>
      </w:r>
      <w:r w:rsidRPr="00535271">
        <w:rPr>
          <w:rFonts w:hint="eastAsia"/>
        </w:rPr>
        <w:t xml:space="preserve"> </w:t>
      </w:r>
      <w:r w:rsidRPr="00535271">
        <w:t>Byrd Rule</w:t>
      </w:r>
      <w:r w:rsidRPr="00535271">
        <w:rPr>
          <w:rFonts w:hint="eastAsia"/>
        </w:rPr>
        <w:t>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위반하는지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연방정부로부터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주정부의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주권을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보호하는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수정헌법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1</w:t>
      </w:r>
      <w:r w:rsidRPr="00535271">
        <w:t>0</w:t>
      </w:r>
      <w:r w:rsidRPr="00535271">
        <w:rPr>
          <w:rFonts w:hint="eastAsia"/>
        </w:rPr>
        <w:t>조에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위배되는지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해당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유효성에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의문도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제기되었음</w:t>
      </w:r>
    </w:p>
    <w:p w14:paraId="38A4D052" w14:textId="3BEA6D45" w:rsidR="00852F28" w:rsidRPr="00535271" w:rsidRDefault="00852F28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상원의원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테드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크루즈</w:t>
      </w:r>
      <w:r w:rsidRPr="00535271">
        <w:rPr>
          <w:rFonts w:hint="eastAsia"/>
        </w:rPr>
        <w:t>(Ted Cruz)</w:t>
      </w:r>
      <w:r w:rsidRPr="00535271">
        <w:rPr>
          <w:rFonts w:hint="eastAsia"/>
        </w:rPr>
        <w:t>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마샤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블랙번</w:t>
      </w:r>
      <w:r w:rsidR="00FB52CF" w:rsidRPr="00535271">
        <w:rPr>
          <w:rFonts w:hint="eastAsia"/>
        </w:rPr>
        <w:t>(</w:t>
      </w:r>
      <w:r w:rsidR="00FB52CF" w:rsidRPr="00535271">
        <w:t>Marsha Blackburn)</w:t>
      </w:r>
      <w:r w:rsidR="00FB52CF" w:rsidRPr="00535271">
        <w:rPr>
          <w:rFonts w:hint="eastAsia"/>
        </w:rPr>
        <w:t>은</w:t>
      </w:r>
      <w:r w:rsidR="00FB52CF"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위와</w:t>
      </w:r>
      <w:r w:rsidR="00FB52CF"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같은</w:t>
      </w:r>
      <w:r w:rsidR="00FB52CF"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비판을</w:t>
      </w:r>
      <w:r w:rsidR="00FB52CF"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반영하여</w:t>
      </w:r>
      <w:r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중</w:t>
      </w:r>
      <w:r w:rsidRPr="00535271">
        <w:rPr>
          <w:rFonts w:hint="eastAsia"/>
        </w:rPr>
        <w:t>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기간을</w:t>
      </w:r>
      <w:r w:rsidRPr="00535271">
        <w:rPr>
          <w:rFonts w:hint="eastAsia"/>
        </w:rPr>
        <w:t xml:space="preserve"> 10</w:t>
      </w:r>
      <w:r w:rsidRPr="00535271">
        <w:rPr>
          <w:rFonts w:hint="eastAsia"/>
        </w:rPr>
        <w:t>년에서</w:t>
      </w:r>
      <w:r w:rsidRPr="00535271">
        <w:rPr>
          <w:rFonts w:hint="eastAsia"/>
        </w:rPr>
        <w:t xml:space="preserve"> 5</w:t>
      </w:r>
      <w:r w:rsidRPr="00535271">
        <w:rPr>
          <w:rFonts w:hint="eastAsia"/>
        </w:rPr>
        <w:t>년으로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단축하고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아동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온라인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안전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아동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성적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학대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자료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개인의</w:t>
      </w:r>
      <w:r w:rsidRPr="00535271">
        <w:rPr>
          <w:rFonts w:hint="eastAsia"/>
        </w:rPr>
        <w:t xml:space="preserve"> </w:t>
      </w:r>
      <w:r w:rsidR="00CD6D74" w:rsidRPr="00535271">
        <w:rPr>
          <w:rFonts w:hint="eastAsia"/>
        </w:rPr>
        <w:t>퍼블리시티</w:t>
      </w:r>
      <w:r w:rsidR="00401972" w:rsidRPr="00535271">
        <w:rPr>
          <w:rFonts w:hint="eastAsia"/>
        </w:rPr>
        <w:t>권</w:t>
      </w:r>
      <w:r w:rsidRPr="00535271">
        <w:rPr>
          <w:rFonts w:hint="eastAsia"/>
        </w:rPr>
        <w:t>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법률들은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예외로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두는</w:t>
      </w:r>
      <w:r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타협안을</w:t>
      </w:r>
      <w:r w:rsidR="00FB52CF" w:rsidRPr="00535271">
        <w:rPr>
          <w:rFonts w:hint="eastAsia"/>
        </w:rPr>
        <w:t xml:space="preserve"> </w:t>
      </w:r>
      <w:r w:rsidR="00FB52CF" w:rsidRPr="00535271">
        <w:rPr>
          <w:rFonts w:hint="eastAsia"/>
        </w:rPr>
        <w:t>제시하였음</w:t>
      </w:r>
    </w:p>
    <w:p w14:paraId="42C13F8E" w14:textId="4C28A242" w:rsidR="00852F28" w:rsidRPr="00535271" w:rsidRDefault="00852F28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그러나</w:t>
      </w:r>
      <w:r w:rsidRPr="00535271">
        <w:rPr>
          <w:rFonts w:hint="eastAsia"/>
        </w:rPr>
        <w:t xml:space="preserve"> </w:t>
      </w:r>
      <w:r w:rsidR="00D64507" w:rsidRPr="00535271">
        <w:rPr>
          <w:rFonts w:hint="eastAsia"/>
        </w:rPr>
        <w:t>결국</w:t>
      </w:r>
      <w:r w:rsidR="00D64507" w:rsidRPr="00535271">
        <w:rPr>
          <w:rFonts w:hint="eastAsia"/>
        </w:rPr>
        <w:t xml:space="preserve"> </w:t>
      </w:r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상원은</w:t>
      </w:r>
      <w:r w:rsidRPr="00535271">
        <w:rPr>
          <w:rFonts w:hint="eastAsia"/>
        </w:rPr>
        <w:t xml:space="preserve"> </w:t>
      </w:r>
      <w:r w:rsidR="00D64507" w:rsidRPr="00535271">
        <w:t xml:space="preserve">2025. 7. 1. </w:t>
      </w:r>
      <w:r w:rsidR="00D64507" w:rsidRPr="00535271">
        <w:rPr>
          <w:rFonts w:hint="eastAsia"/>
        </w:rPr>
        <w:t>찬성</w:t>
      </w:r>
      <w:r w:rsidR="00D64507" w:rsidRPr="00535271">
        <w:rPr>
          <w:rFonts w:hint="eastAsia"/>
        </w:rPr>
        <w:t xml:space="preserve"> </w:t>
      </w:r>
      <w:r w:rsidR="00D64507" w:rsidRPr="00535271">
        <w:t>99</w:t>
      </w:r>
      <w:r w:rsidR="00D64507" w:rsidRPr="00535271">
        <w:rPr>
          <w:rFonts w:hint="eastAsia"/>
        </w:rPr>
        <w:t>표</w:t>
      </w:r>
      <w:r w:rsidR="00D64507" w:rsidRPr="00535271">
        <w:rPr>
          <w:rFonts w:hint="eastAsia"/>
        </w:rPr>
        <w:t>,</w:t>
      </w:r>
      <w:r w:rsidR="00D64507" w:rsidRPr="00535271">
        <w:t xml:space="preserve"> </w:t>
      </w:r>
      <w:r w:rsidR="00D64507" w:rsidRPr="00535271">
        <w:rPr>
          <w:rFonts w:hint="eastAsia"/>
        </w:rPr>
        <w:t>반대</w:t>
      </w:r>
      <w:r w:rsidR="00D64507" w:rsidRPr="00535271">
        <w:rPr>
          <w:rFonts w:hint="eastAsia"/>
        </w:rPr>
        <w:t xml:space="preserve"> </w:t>
      </w:r>
      <w:r w:rsidRPr="00535271">
        <w:rPr>
          <w:rFonts w:hint="eastAsia"/>
        </w:rPr>
        <w:t>1</w:t>
      </w:r>
      <w:r w:rsidR="00D64507" w:rsidRPr="00535271">
        <w:rPr>
          <w:rFonts w:hint="eastAsia"/>
        </w:rPr>
        <w:t>표</w:t>
      </w:r>
      <w:r w:rsidRPr="00535271">
        <w:rPr>
          <w:rFonts w:hint="eastAsia"/>
        </w:rPr>
        <w:t>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압도적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표차로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조항을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제거</w:t>
      </w:r>
      <w:r w:rsidR="00D64507" w:rsidRPr="00535271">
        <w:rPr>
          <w:rFonts w:hint="eastAsia"/>
        </w:rPr>
        <w:t>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수정안을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통과시켰</w:t>
      </w:r>
      <w:r w:rsidR="003D2A9A" w:rsidRPr="00535271">
        <w:rPr>
          <w:rFonts w:hint="eastAsia"/>
        </w:rPr>
        <w:t>음</w:t>
      </w:r>
      <w:r w:rsidR="003D2A9A" w:rsidRPr="00535271">
        <w:rPr>
          <w:rFonts w:hint="eastAsia"/>
        </w:rPr>
        <w:t>.</w:t>
      </w:r>
      <w:r w:rsidR="003D2A9A" w:rsidRPr="00535271">
        <w:t xml:space="preserve"> </w:t>
      </w:r>
      <w:r w:rsidR="00A44612" w:rsidRPr="00535271">
        <w:rPr>
          <w:rFonts w:hint="eastAsia"/>
        </w:rPr>
        <w:t>이후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하원은</w:t>
      </w:r>
      <w:r w:rsidRPr="00535271">
        <w:rPr>
          <w:rFonts w:hint="eastAsia"/>
        </w:rPr>
        <w:t xml:space="preserve"> </w:t>
      </w:r>
      <w:r w:rsidR="003D2A9A" w:rsidRPr="00535271">
        <w:t xml:space="preserve">2025. 7. 3. </w:t>
      </w:r>
      <w:r w:rsidR="003D2A9A" w:rsidRPr="00535271">
        <w:rPr>
          <w:rFonts w:hint="eastAsia"/>
        </w:rPr>
        <w:t>찬성</w:t>
      </w:r>
      <w:r w:rsidR="003D2A9A" w:rsidRPr="00535271">
        <w:t xml:space="preserve"> 218</w:t>
      </w:r>
      <w:r w:rsidR="003D2A9A" w:rsidRPr="00535271">
        <w:rPr>
          <w:rFonts w:hint="eastAsia"/>
        </w:rPr>
        <w:t>표</w:t>
      </w:r>
      <w:r w:rsidR="003D2A9A" w:rsidRPr="00535271">
        <w:rPr>
          <w:rFonts w:hint="eastAsia"/>
        </w:rPr>
        <w:t>,</w:t>
      </w:r>
      <w:r w:rsidR="003D2A9A" w:rsidRPr="00535271">
        <w:t xml:space="preserve"> </w:t>
      </w:r>
      <w:r w:rsidR="003D2A9A" w:rsidRPr="00535271">
        <w:rPr>
          <w:rFonts w:hint="eastAsia"/>
        </w:rPr>
        <w:t>반대</w:t>
      </w:r>
      <w:r w:rsidR="003D2A9A" w:rsidRPr="00535271">
        <w:rPr>
          <w:rFonts w:hint="eastAsia"/>
        </w:rPr>
        <w:t xml:space="preserve"> </w:t>
      </w:r>
      <w:r w:rsidR="003D2A9A" w:rsidRPr="00535271">
        <w:t>214</w:t>
      </w:r>
      <w:r w:rsidR="003D2A9A" w:rsidRPr="00535271">
        <w:rPr>
          <w:rFonts w:hint="eastAsia"/>
        </w:rPr>
        <w:t>표로</w:t>
      </w:r>
      <w:r w:rsidR="003D2A9A" w:rsidRPr="00535271">
        <w:rPr>
          <w:rFonts w:hint="eastAsia"/>
        </w:rPr>
        <w:t xml:space="preserve"> </w:t>
      </w:r>
      <w:r w:rsidR="003D2A9A" w:rsidRPr="00535271">
        <w:rPr>
          <w:rFonts w:hint="eastAsia"/>
        </w:rPr>
        <w:t>해당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통과시켰고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도널드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트럼프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대통령이</w:t>
      </w:r>
      <w:r w:rsidRPr="00535271">
        <w:rPr>
          <w:rFonts w:hint="eastAsia"/>
        </w:rPr>
        <w:t xml:space="preserve"> </w:t>
      </w:r>
      <w:r w:rsidR="002015EF" w:rsidRPr="00535271">
        <w:rPr>
          <w:rFonts w:hint="eastAsia"/>
        </w:rPr>
        <w:t>다음날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최종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서명</w:t>
      </w:r>
      <w:r w:rsidR="002015EF" w:rsidRPr="00535271">
        <w:rPr>
          <w:rFonts w:hint="eastAsia"/>
        </w:rPr>
        <w:t>하였음</w:t>
      </w:r>
    </w:p>
    <w:p w14:paraId="242992EC" w14:textId="77777777" w:rsidR="0071559A" w:rsidRPr="00535271" w:rsidRDefault="0071559A" w:rsidP="00451A41"/>
    <w:p w14:paraId="0A225847" w14:textId="63B68D35" w:rsidR="00797D87" w:rsidRPr="00535271" w:rsidRDefault="00797D87">
      <w:pPr>
        <w:widowControl/>
        <w:wordWrap/>
        <w:autoSpaceDN/>
        <w:adjustRightInd/>
        <w:snapToGrid/>
        <w:spacing w:line="240" w:lineRule="auto"/>
        <w:jc w:val="left"/>
        <w:rPr>
          <w:b/>
          <w:color w:val="A6A6A6" w:themeColor="background1" w:themeShade="A6"/>
          <w:spacing w:val="3"/>
          <w:sz w:val="30"/>
          <w:szCs w:val="30"/>
        </w:rPr>
      </w:pPr>
    </w:p>
    <w:p w14:paraId="42DD7F9B" w14:textId="77777777" w:rsidR="00F078D4" w:rsidRPr="00535271" w:rsidRDefault="00F078D4">
      <w:pPr>
        <w:widowControl/>
        <w:wordWrap/>
        <w:autoSpaceDN/>
        <w:adjustRightInd/>
        <w:snapToGrid/>
        <w:spacing w:line="240" w:lineRule="auto"/>
        <w:jc w:val="left"/>
        <w:rPr>
          <w:b/>
          <w:spacing w:val="3"/>
          <w:sz w:val="30"/>
          <w:szCs w:val="30"/>
        </w:rPr>
      </w:pPr>
      <w:r w:rsidRPr="00535271">
        <w:br w:type="page"/>
      </w:r>
    </w:p>
    <w:p w14:paraId="520339ED" w14:textId="1E19123D" w:rsidR="00413BD1" w:rsidRPr="00535271" w:rsidRDefault="00413BD1" w:rsidP="00EA36C2">
      <w:pPr>
        <w:pStyle w:val="10"/>
        <w:wordWrap w:val="0"/>
        <w:spacing w:after="160"/>
        <w:rPr>
          <w:rFonts w:ascii="Times New Roman" w:hAnsi="Times New Roman"/>
        </w:rPr>
      </w:pPr>
      <w:bookmarkStart w:id="229" w:name="_Toc204470978"/>
      <w:r w:rsidRPr="00535271">
        <w:rPr>
          <w:rFonts w:ascii="Times New Roman" w:hAnsi="Times New Roman" w:hint="eastAsia"/>
        </w:rPr>
        <w:t>미국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주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차원의</w:t>
      </w:r>
      <w:r w:rsidRPr="00535271">
        <w:rPr>
          <w:rFonts w:ascii="Times New Roman" w:hAnsi="Times New Roman"/>
        </w:rPr>
        <w:t xml:space="preserve"> AI </w:t>
      </w:r>
      <w:r w:rsidRPr="00535271">
        <w:rPr>
          <w:rFonts w:ascii="Times New Roman" w:hAnsi="Times New Roman" w:hint="eastAsia"/>
        </w:rPr>
        <w:t>규제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입법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현황</w:t>
      </w:r>
      <w:bookmarkEnd w:id="229"/>
    </w:p>
    <w:p w14:paraId="79653135" w14:textId="6A302B15" w:rsidR="00B746C0" w:rsidRPr="00535271" w:rsidRDefault="00B746C0" w:rsidP="00B746C0">
      <w:bookmarkStart w:id="230" w:name="_Toc180531996"/>
      <w:bookmarkStart w:id="231" w:name="_Toc180531997"/>
      <w:bookmarkStart w:id="232" w:name="_Toc180531998"/>
      <w:bookmarkStart w:id="233" w:name="_Toc180531999"/>
      <w:bookmarkEnd w:id="230"/>
      <w:bookmarkEnd w:id="231"/>
      <w:bookmarkEnd w:id="232"/>
      <w:bookmarkEnd w:id="233"/>
    </w:p>
    <w:p w14:paraId="2BD7A38B" w14:textId="6D54268F" w:rsidR="00413BD1" w:rsidRPr="00535271" w:rsidRDefault="00B746C0" w:rsidP="00EA36C2">
      <w:pPr>
        <w:pStyle w:val="2"/>
        <w:autoSpaceDE w:val="0"/>
        <w:spacing w:after="160"/>
      </w:pPr>
      <w:bookmarkStart w:id="234" w:name="_Toc204470979"/>
      <w:r w:rsidRPr="00535271">
        <w:rPr>
          <w:rFonts w:hint="eastAsia"/>
        </w:rPr>
        <w:t>유타주</w:t>
      </w:r>
      <w:r w:rsidRPr="00535271">
        <w:t xml:space="preserve"> </w:t>
      </w:r>
      <w:r w:rsidRPr="00535271">
        <w:rPr>
          <w:rFonts w:hint="eastAsia"/>
        </w:rPr>
        <w:t>인공지능</w:t>
      </w:r>
      <w:r w:rsidRPr="00535271">
        <w:t xml:space="preserve"> </w:t>
      </w:r>
      <w:r w:rsidR="00F846DB" w:rsidRPr="00535271">
        <w:rPr>
          <w:rFonts w:hint="eastAsia"/>
        </w:rPr>
        <w:t>정책</w:t>
      </w:r>
      <w:r w:rsidRPr="00535271">
        <w:rPr>
          <w:rFonts w:hint="eastAsia"/>
        </w:rPr>
        <w:t>법</w:t>
      </w:r>
      <w:r w:rsidRPr="00535271">
        <w:t xml:space="preserve">(Utah Artificial Intelligence Amendments) (2024. 5. 1. </w:t>
      </w:r>
      <w:r w:rsidRPr="00535271">
        <w:rPr>
          <w:rFonts w:hint="eastAsia"/>
        </w:rPr>
        <w:t>시행</w:t>
      </w:r>
      <w:r w:rsidRPr="00535271">
        <w:t>)</w:t>
      </w:r>
      <w:bookmarkEnd w:id="234"/>
    </w:p>
    <w:p w14:paraId="77DB66EB" w14:textId="29AE8A87" w:rsidR="00413BD1" w:rsidRPr="00535271" w:rsidRDefault="00413BD1" w:rsidP="00EA36C2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01ED2D42" w14:textId="08F1ED16" w:rsidR="00A67901" w:rsidRPr="00535271" w:rsidRDefault="007D1866" w:rsidP="00EA36C2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line="240" w:lineRule="auto"/>
        <w:ind w:left="970" w:hanging="403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미국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유타주는</w:t>
      </w:r>
      <w:r w:rsidRPr="00535271">
        <w:rPr>
          <w:rFonts w:cs="Calibri"/>
          <w:sz w:val="22"/>
        </w:rPr>
        <w:t xml:space="preserve"> </w:t>
      </w:r>
      <w:r w:rsidR="00335D0B" w:rsidRPr="00535271">
        <w:rPr>
          <w:rFonts w:cs="Calibri"/>
          <w:sz w:val="22"/>
        </w:rPr>
        <w:t xml:space="preserve">2024. 3. 13. </w:t>
      </w:r>
      <w:r w:rsidRPr="00535271">
        <w:rPr>
          <w:rFonts w:cs="Calibri" w:hint="eastAsia"/>
          <w:sz w:val="22"/>
        </w:rPr>
        <w:t>주정부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차원에서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최초로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생성형</w:t>
      </w:r>
      <w:r w:rsidRPr="00535271">
        <w:rPr>
          <w:rFonts w:cs="Calibri"/>
          <w:sz w:val="22"/>
        </w:rPr>
        <w:t xml:space="preserve"> </w:t>
      </w:r>
      <w:r w:rsidR="00680DF2" w:rsidRPr="00535271">
        <w:rPr>
          <w:rFonts w:cs="Calibri" w:hint="eastAsia"/>
          <w:sz w:val="22"/>
        </w:rPr>
        <w:t>인공지능</w:t>
      </w:r>
      <w:r w:rsidR="00E73907" w:rsidRPr="00535271">
        <w:rPr>
          <w:rStyle w:val="aa"/>
          <w:rFonts w:cs="Calibri"/>
          <w:sz w:val="22"/>
        </w:rPr>
        <w:footnoteReference w:id="2"/>
      </w:r>
      <w:r w:rsidR="00110A36" w:rsidRPr="00535271">
        <w:rPr>
          <w:rFonts w:cs="Calibri" w:hint="eastAsia"/>
          <w:sz w:val="22"/>
        </w:rPr>
        <w:t xml:space="preserve"> </w:t>
      </w:r>
      <w:r w:rsidR="00110A36" w:rsidRPr="00535271">
        <w:rPr>
          <w:rFonts w:cs="Calibri" w:hint="eastAsia"/>
          <w:sz w:val="22"/>
        </w:rPr>
        <w:t>등을</w:t>
      </w:r>
      <w:r w:rsidR="00110A36" w:rsidRPr="00535271">
        <w:rPr>
          <w:rFonts w:cs="Calibri" w:hint="eastAsia"/>
          <w:sz w:val="22"/>
        </w:rPr>
        <w:t xml:space="preserve"> </w:t>
      </w:r>
      <w:r w:rsidR="00110A36" w:rsidRPr="00535271">
        <w:rPr>
          <w:rFonts w:cs="Calibri" w:hint="eastAsia"/>
          <w:sz w:val="22"/>
        </w:rPr>
        <w:t>규제하는</w:t>
      </w:r>
      <w:r w:rsidR="00110A36" w:rsidRPr="00535271">
        <w:rPr>
          <w:rFonts w:cs="Calibri" w:hint="eastAsia"/>
          <w:sz w:val="22"/>
        </w:rPr>
        <w:t xml:space="preserve"> </w:t>
      </w:r>
      <w:r w:rsidR="00F76294" w:rsidRPr="00535271">
        <w:rPr>
          <w:rFonts w:cs="Calibri"/>
          <w:sz w:val="22"/>
        </w:rPr>
        <w:t>‘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/>
          <w:sz w:val="22"/>
        </w:rPr>
        <w:t xml:space="preserve"> </w:t>
      </w:r>
      <w:r w:rsidR="00F846DB" w:rsidRPr="00535271">
        <w:rPr>
          <w:rFonts w:cs="Calibri" w:hint="eastAsia"/>
          <w:sz w:val="22"/>
        </w:rPr>
        <w:t>정책</w:t>
      </w:r>
      <w:r w:rsidRPr="00535271">
        <w:rPr>
          <w:rFonts w:cs="Calibri" w:hint="eastAsia"/>
          <w:sz w:val="22"/>
        </w:rPr>
        <w:t>법</w:t>
      </w:r>
      <w:r w:rsidR="00F76294" w:rsidRPr="00535271">
        <w:rPr>
          <w:rFonts w:cs="Calibri"/>
          <w:sz w:val="22"/>
        </w:rPr>
        <w:t xml:space="preserve">(Artificial Intelligence </w:t>
      </w:r>
      <w:r w:rsidR="00F846DB" w:rsidRPr="00535271">
        <w:rPr>
          <w:rFonts w:cs="Calibri"/>
          <w:sz w:val="22"/>
        </w:rPr>
        <w:t xml:space="preserve">Policy Act </w:t>
      </w:r>
      <w:r w:rsidR="00F76294" w:rsidRPr="00535271">
        <w:rPr>
          <w:rFonts w:cs="Calibri"/>
          <w:sz w:val="22"/>
        </w:rPr>
        <w:t>SB149)’</w:t>
      </w:r>
      <w:r w:rsidRPr="00535271">
        <w:rPr>
          <w:rFonts w:cs="Calibri" w:hint="eastAsia"/>
          <w:sz w:val="22"/>
        </w:rPr>
        <w:t>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마련</w:t>
      </w:r>
      <w:r w:rsidR="00A266DE" w:rsidRPr="00535271">
        <w:rPr>
          <w:rFonts w:cs="Calibri" w:hint="eastAsia"/>
          <w:sz w:val="22"/>
        </w:rPr>
        <w:t>하였고</w:t>
      </w:r>
      <w:r w:rsidR="00A266DE" w:rsidRPr="00535271">
        <w:rPr>
          <w:rFonts w:cs="Calibri" w:hint="eastAsia"/>
          <w:sz w:val="22"/>
        </w:rPr>
        <w:t>,</w:t>
      </w:r>
      <w:r w:rsidR="00A266DE" w:rsidRPr="00535271">
        <w:rPr>
          <w:rFonts w:cs="Calibri"/>
          <w:sz w:val="22"/>
        </w:rPr>
        <w:t xml:space="preserve"> </w:t>
      </w:r>
      <w:r w:rsidR="00A266DE" w:rsidRPr="00535271">
        <w:rPr>
          <w:rFonts w:cs="Calibri"/>
          <w:sz w:val="22"/>
          <w:u w:val="single"/>
        </w:rPr>
        <w:t>2024. 5. 1.</w:t>
      </w:r>
      <w:r w:rsidR="00A266DE" w:rsidRPr="00535271">
        <w:rPr>
          <w:rFonts w:cs="Calibri" w:hint="eastAsia"/>
          <w:sz w:val="22"/>
          <w:u w:val="single"/>
        </w:rPr>
        <w:t>부터</w:t>
      </w:r>
      <w:r w:rsidR="00A266DE" w:rsidRPr="00535271">
        <w:rPr>
          <w:rFonts w:cs="Calibri"/>
          <w:sz w:val="22"/>
          <w:u w:val="single"/>
        </w:rPr>
        <w:t xml:space="preserve"> </w:t>
      </w:r>
      <w:r w:rsidR="00A266DE" w:rsidRPr="00535271">
        <w:rPr>
          <w:rFonts w:cs="Calibri" w:hint="eastAsia"/>
          <w:sz w:val="22"/>
          <w:u w:val="single"/>
        </w:rPr>
        <w:t>관련</w:t>
      </w:r>
      <w:r w:rsidR="00A266DE" w:rsidRPr="00535271">
        <w:rPr>
          <w:rFonts w:cs="Calibri"/>
          <w:sz w:val="22"/>
          <w:u w:val="single"/>
        </w:rPr>
        <w:t xml:space="preserve"> </w:t>
      </w:r>
      <w:r w:rsidR="00A266DE" w:rsidRPr="00535271">
        <w:rPr>
          <w:rFonts w:cs="Calibri" w:hint="eastAsia"/>
          <w:sz w:val="22"/>
          <w:u w:val="single"/>
        </w:rPr>
        <w:t>법률이</w:t>
      </w:r>
      <w:r w:rsidR="00A266DE" w:rsidRPr="00535271">
        <w:rPr>
          <w:rFonts w:cs="Calibri"/>
          <w:sz w:val="22"/>
          <w:u w:val="single"/>
        </w:rPr>
        <w:t xml:space="preserve"> </w:t>
      </w:r>
      <w:r w:rsidR="00A266DE" w:rsidRPr="00535271">
        <w:rPr>
          <w:rFonts w:cs="Calibri" w:hint="eastAsia"/>
          <w:sz w:val="22"/>
          <w:u w:val="single"/>
        </w:rPr>
        <w:t>시행됨</w:t>
      </w:r>
    </w:p>
    <w:p w14:paraId="153EBBC0" w14:textId="0E3044DB" w:rsidR="00FB69DE" w:rsidRPr="00535271" w:rsidRDefault="00384960" w:rsidP="00EA36C2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생성형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이용</w:t>
      </w:r>
      <w:r w:rsidRPr="00535271">
        <w:rPr>
          <w:rFonts w:cs="Calibri" w:hint="eastAsia"/>
          <w:sz w:val="22"/>
        </w:rPr>
        <w:t xml:space="preserve"> </w:t>
      </w:r>
      <w:r w:rsidR="002B2983" w:rsidRPr="00535271">
        <w:rPr>
          <w:rFonts w:cs="Calibri" w:hint="eastAsia"/>
          <w:b/>
          <w:sz w:val="22"/>
          <w:u w:val="single"/>
        </w:rPr>
        <w:t>고지의무</w:t>
      </w:r>
      <w:r w:rsidRPr="00535271">
        <w:rPr>
          <w:rFonts w:cs="Calibri" w:hint="eastAsia"/>
          <w:sz w:val="22"/>
        </w:rPr>
        <w:t>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규정하고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있으나</w:t>
      </w:r>
      <w:r w:rsidRPr="00535271">
        <w:rPr>
          <w:rFonts w:cs="Calibri" w:hint="eastAsia"/>
          <w:sz w:val="22"/>
        </w:rPr>
        <w:t>,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①</w:t>
      </w:r>
      <w:r w:rsidRPr="00535271">
        <w:rPr>
          <w:rFonts w:cs="Calibri"/>
          <w:sz w:val="22"/>
        </w:rPr>
        <w:t xml:space="preserve"> </w:t>
      </w:r>
      <w:r w:rsidR="00680DF2" w:rsidRPr="00535271">
        <w:rPr>
          <w:rFonts w:cs="Calibri" w:hint="eastAsia"/>
          <w:sz w:val="22"/>
        </w:rPr>
        <w:t>규제직종</w:t>
      </w:r>
      <w:r w:rsidR="00680DF2" w:rsidRPr="00535271">
        <w:rPr>
          <w:rFonts w:cs="Calibri" w:hint="eastAsia"/>
          <w:sz w:val="22"/>
        </w:rPr>
        <w:t>(</w:t>
      </w:r>
      <w:r w:rsidR="00680DF2" w:rsidRPr="00535271">
        <w:rPr>
          <w:rFonts w:cs="Calibri"/>
          <w:sz w:val="22"/>
        </w:rPr>
        <w:t>Regulated Occupation)</w:t>
      </w:r>
      <w:r w:rsidR="00492241" w:rsidRPr="00535271">
        <w:rPr>
          <w:rFonts w:cs="Calibri" w:hint="eastAsia"/>
          <w:sz w:val="22"/>
        </w:rPr>
        <w:t>에</w:t>
      </w:r>
      <w:r w:rsidR="00492241" w:rsidRPr="00535271">
        <w:rPr>
          <w:rFonts w:cs="Calibri" w:hint="eastAsia"/>
          <w:sz w:val="22"/>
        </w:rPr>
        <w:t xml:space="preserve"> </w:t>
      </w:r>
      <w:r w:rsidR="00492241" w:rsidRPr="00535271">
        <w:rPr>
          <w:rFonts w:cs="Calibri" w:hint="eastAsia"/>
          <w:sz w:val="22"/>
        </w:rPr>
        <w:t>대해서는</w:t>
      </w:r>
      <w:r w:rsidR="00492241" w:rsidRPr="00535271">
        <w:rPr>
          <w:rFonts w:cs="Calibri" w:hint="eastAsia"/>
          <w:sz w:val="22"/>
        </w:rPr>
        <w:t xml:space="preserve"> </w:t>
      </w:r>
      <w:r w:rsidR="00492241" w:rsidRPr="00535271">
        <w:rPr>
          <w:rFonts w:cs="Calibri" w:hint="eastAsia"/>
          <w:sz w:val="22"/>
        </w:rPr>
        <w:t>사전고지의무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②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기타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소비자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관련</w:t>
      </w:r>
      <w:r w:rsidRPr="00535271">
        <w:rPr>
          <w:rFonts w:cs="Calibri"/>
          <w:sz w:val="22"/>
        </w:rPr>
        <w:t xml:space="preserve"> </w:t>
      </w:r>
      <w:r w:rsidR="00DA40DB" w:rsidRPr="00535271">
        <w:rPr>
          <w:rFonts w:cs="Calibri" w:hint="eastAsia"/>
          <w:sz w:val="22"/>
        </w:rPr>
        <w:t>분야</w:t>
      </w:r>
      <w:r w:rsidR="00492241" w:rsidRPr="00535271">
        <w:rPr>
          <w:rFonts w:cs="Calibri" w:hint="eastAsia"/>
          <w:sz w:val="22"/>
        </w:rPr>
        <w:t>에</w:t>
      </w:r>
      <w:r w:rsidR="00492241" w:rsidRPr="00535271">
        <w:rPr>
          <w:rFonts w:cs="Calibri" w:hint="eastAsia"/>
          <w:sz w:val="22"/>
        </w:rPr>
        <w:t xml:space="preserve"> </w:t>
      </w:r>
      <w:r w:rsidR="00492241" w:rsidRPr="00535271">
        <w:rPr>
          <w:rFonts w:cs="Calibri" w:hint="eastAsia"/>
          <w:sz w:val="22"/>
        </w:rPr>
        <w:t>대해서는</w:t>
      </w:r>
      <w:r w:rsidR="00492241" w:rsidRPr="00535271">
        <w:rPr>
          <w:rFonts w:cs="Calibri" w:hint="eastAsia"/>
          <w:sz w:val="22"/>
        </w:rPr>
        <w:t xml:space="preserve"> </w:t>
      </w:r>
      <w:r w:rsidR="00492241" w:rsidRPr="00535271">
        <w:rPr>
          <w:rFonts w:cs="Calibri" w:hint="eastAsia"/>
          <w:sz w:val="22"/>
        </w:rPr>
        <w:t>요청에</w:t>
      </w:r>
      <w:r w:rsidR="00492241" w:rsidRPr="00535271">
        <w:rPr>
          <w:rFonts w:cs="Calibri" w:hint="eastAsia"/>
          <w:sz w:val="22"/>
        </w:rPr>
        <w:t xml:space="preserve"> </w:t>
      </w:r>
      <w:r w:rsidR="00492241" w:rsidRPr="00535271">
        <w:rPr>
          <w:rFonts w:cs="Calibri" w:hint="eastAsia"/>
          <w:sz w:val="22"/>
        </w:rPr>
        <w:t>따른</w:t>
      </w:r>
      <w:r w:rsidR="00492241" w:rsidRPr="00535271">
        <w:rPr>
          <w:rFonts w:cs="Calibri" w:hint="eastAsia"/>
          <w:sz w:val="22"/>
        </w:rPr>
        <w:t xml:space="preserve"> </w:t>
      </w:r>
      <w:r w:rsidR="00492241" w:rsidRPr="00535271">
        <w:rPr>
          <w:rFonts w:cs="Calibri" w:hint="eastAsia"/>
          <w:sz w:val="22"/>
        </w:rPr>
        <w:t>고지의무를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부과</w:t>
      </w:r>
      <w:r w:rsidR="00FD070D" w:rsidRPr="00535271">
        <w:rPr>
          <w:rFonts w:cs="Calibri" w:hint="eastAsia"/>
          <w:sz w:val="22"/>
        </w:rPr>
        <w:t>함</w:t>
      </w:r>
      <w:r w:rsidR="00FD070D" w:rsidRPr="00535271">
        <w:rPr>
          <w:rFonts w:cs="Calibri" w:hint="eastAsia"/>
          <w:sz w:val="22"/>
        </w:rPr>
        <w:t>.</w:t>
      </w:r>
    </w:p>
    <w:p w14:paraId="6AF2021E" w14:textId="3DF79B0E" w:rsidR="00720A01" w:rsidRPr="00535271" w:rsidRDefault="00680DF2" w:rsidP="00EA36C2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color w:val="A6A6A6" w:themeColor="background1" w:themeShade="A6"/>
          <w:sz w:val="22"/>
        </w:rPr>
      </w:pPr>
      <w:r w:rsidRPr="00535271">
        <w:rPr>
          <w:rFonts w:cs="Calibri" w:hint="eastAsia"/>
          <w:b/>
          <w:color w:val="A6A6A6" w:themeColor="background1" w:themeShade="A6"/>
          <w:sz w:val="22"/>
        </w:rPr>
        <w:t>규제</w:t>
      </w:r>
      <w:r w:rsidR="00BB6102" w:rsidRPr="00535271">
        <w:rPr>
          <w:rFonts w:cs="Calibri" w:hint="eastAsia"/>
          <w:b/>
          <w:color w:val="A6A6A6" w:themeColor="background1" w:themeShade="A6"/>
          <w:sz w:val="22"/>
        </w:rPr>
        <w:t>직종</w:t>
      </w:r>
      <w:r w:rsidR="006C142D" w:rsidRPr="00535271">
        <w:rPr>
          <w:rFonts w:cs="Calibri"/>
          <w:color w:val="A6A6A6" w:themeColor="background1" w:themeShade="A6"/>
          <w:sz w:val="22"/>
        </w:rPr>
        <w:t>(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회계사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건축가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건강관리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전문가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등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자격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또는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주정부의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인</w:t>
      </w:r>
      <w:r w:rsidR="006C142D" w:rsidRPr="00535271">
        <w:rPr>
          <w:rFonts w:ascii="바탕체" w:hAnsi="바탕체" w:cs="Calibri"/>
          <w:color w:val="A6A6A6" w:themeColor="background1" w:themeShade="A6"/>
          <w:sz w:val="22"/>
        </w:rPr>
        <w:t>∙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허가가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필요한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직종</w:t>
      </w:r>
      <w:r w:rsidR="001D4496" w:rsidRPr="00535271">
        <w:rPr>
          <w:rFonts w:cs="Calibri"/>
          <w:color w:val="A6A6A6" w:themeColor="background1" w:themeShade="A6"/>
          <w:sz w:val="22"/>
        </w:rPr>
        <w:t>)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C142D" w:rsidRPr="00535271">
        <w:rPr>
          <w:rFonts w:cs="Calibri" w:hint="eastAsia"/>
          <w:color w:val="A6A6A6" w:themeColor="background1" w:themeShade="A6"/>
          <w:sz w:val="22"/>
        </w:rPr>
        <w:t>종사자는</w:t>
      </w:r>
      <w:r w:rsidR="006C142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생성형</w:t>
      </w:r>
      <w:r w:rsidR="00D86F58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인공지능을</w:t>
      </w:r>
      <w:r w:rsidR="00D86F58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이용하여</w:t>
      </w:r>
      <w:r w:rsidR="00D86F58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서비스를</w:t>
      </w:r>
      <w:r w:rsidR="00D86F58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제공하는</w:t>
      </w:r>
      <w:r w:rsidR="00D86F58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경우</w:t>
      </w:r>
      <w:r w:rsidR="00D86F58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86F58" w:rsidRPr="00535271">
        <w:rPr>
          <w:rFonts w:cs="Calibri" w:hint="eastAsia"/>
          <w:color w:val="A6A6A6" w:themeColor="background1" w:themeShade="A6"/>
          <w:sz w:val="22"/>
        </w:rPr>
        <w:t>사전</w:t>
      </w:r>
      <w:r w:rsidR="002B2983" w:rsidRPr="00535271">
        <w:rPr>
          <w:rFonts w:cs="Calibri" w:hint="eastAsia"/>
          <w:color w:val="A6A6A6" w:themeColor="background1" w:themeShade="A6"/>
          <w:sz w:val="22"/>
        </w:rPr>
        <w:t>고지의무</w:t>
      </w:r>
      <w:r w:rsidR="00720A01" w:rsidRPr="00535271">
        <w:rPr>
          <w:rFonts w:cs="Calibri"/>
          <w:color w:val="A6A6A6" w:themeColor="background1" w:themeShade="A6"/>
          <w:sz w:val="22"/>
        </w:rPr>
        <w:t xml:space="preserve"> </w:t>
      </w:r>
    </w:p>
    <w:p w14:paraId="1FF9E5F6" w14:textId="3F960776" w:rsidR="00FB69DE" w:rsidRPr="00535271" w:rsidRDefault="00720A01" w:rsidP="00EA36C2">
      <w:pPr>
        <w:pStyle w:val="a0"/>
        <w:widowControl/>
        <w:numPr>
          <w:ilvl w:val="2"/>
          <w:numId w:val="34"/>
        </w:numPr>
        <w:topLinePunct/>
        <w:autoSpaceDE w:val="0"/>
        <w:adjustRightInd/>
        <w:snapToGrid/>
        <w:spacing w:after="160" w:line="276" w:lineRule="auto"/>
        <w:rPr>
          <w:rFonts w:cs="Calibri"/>
          <w:color w:val="A6A6A6" w:themeColor="background1" w:themeShade="A6"/>
          <w:sz w:val="22"/>
          <w:u w:val="single"/>
        </w:rPr>
      </w:pPr>
      <w:r w:rsidRPr="00535271">
        <w:rPr>
          <w:rFonts w:cs="Calibri"/>
          <w:color w:val="A6A6A6" w:themeColor="background1" w:themeShade="A6"/>
          <w:sz w:val="22"/>
          <w:u w:val="single"/>
        </w:rPr>
        <w:t>‘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규제직종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’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요건을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충족하지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않고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생성형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인공지능을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이용하여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‘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규제직종</w:t>
      </w:r>
      <w:r w:rsidRPr="00535271">
        <w:rPr>
          <w:rFonts w:cs="Calibri"/>
          <w:color w:val="A6A6A6" w:themeColor="background1" w:themeShade="A6"/>
          <w:sz w:val="22"/>
          <w:u w:val="single"/>
        </w:rPr>
        <w:t>’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의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서비스를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제공하는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것은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불허</w:t>
      </w:r>
    </w:p>
    <w:p w14:paraId="10841968" w14:textId="5F8B8D3B" w:rsidR="00CE22CA" w:rsidRPr="00535271" w:rsidRDefault="0018367D" w:rsidP="00EA36C2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color w:val="A6A6A6" w:themeColor="background1" w:themeShade="A6"/>
          <w:sz w:val="22"/>
        </w:rPr>
      </w:pP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소비자</w:t>
      </w:r>
      <w:r w:rsidRPr="00535271">
        <w:rPr>
          <w:rFonts w:cs="Calibri"/>
          <w:b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보호</w:t>
      </w:r>
      <w:r w:rsidRPr="00535271">
        <w:rPr>
          <w:rFonts w:cs="Calibri"/>
          <w:b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분야</w:t>
      </w:r>
      <w:r w:rsidRPr="00535271">
        <w:rPr>
          <w:rFonts w:cs="Calibri"/>
          <w:color w:val="A6A6A6" w:themeColor="background1" w:themeShade="A6"/>
          <w:sz w:val="22"/>
        </w:rPr>
        <w:t>(</w:t>
      </w:r>
      <w:r w:rsidRPr="00535271">
        <w:rPr>
          <w:rFonts w:cs="Calibri" w:hint="eastAsia"/>
          <w:color w:val="A6A6A6" w:themeColor="background1" w:themeShade="A6"/>
          <w:sz w:val="22"/>
        </w:rPr>
        <w:t>전화통신판매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자선기부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부채관리서비스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티켓판매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소셜미디어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등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대부분의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소매</w:t>
      </w:r>
      <w:r w:rsidRPr="00535271">
        <w:rPr>
          <w:rFonts w:cs="Calibri"/>
          <w:color w:val="A6A6A6" w:themeColor="background1" w:themeShade="A6"/>
          <w:sz w:val="22"/>
        </w:rPr>
        <w:t>/</w:t>
      </w:r>
      <w:r w:rsidRPr="00535271">
        <w:rPr>
          <w:rFonts w:cs="Calibri" w:hint="eastAsia"/>
          <w:color w:val="A6A6A6" w:themeColor="background1" w:themeShade="A6"/>
          <w:sz w:val="22"/>
        </w:rPr>
        <w:t>서비스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업종</w:t>
      </w:r>
      <w:r w:rsidRPr="00535271">
        <w:rPr>
          <w:rFonts w:cs="Calibri"/>
          <w:color w:val="A6A6A6" w:themeColor="background1" w:themeShade="A6"/>
          <w:sz w:val="22"/>
        </w:rPr>
        <w:t>)</w:t>
      </w:r>
      <w:r w:rsidRPr="00535271">
        <w:rPr>
          <w:rFonts w:cs="Calibri" w:hint="eastAsia"/>
          <w:color w:val="A6A6A6" w:themeColor="background1" w:themeShade="A6"/>
          <w:sz w:val="22"/>
        </w:rPr>
        <w:t>에서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사람과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상호작용하는데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생성형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인공지능을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사용하는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경우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소비자의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요청이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있는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경우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‘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생성형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인공지능과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상호작용하고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있음을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’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명확하고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분명하게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고지</w:t>
      </w:r>
    </w:p>
    <w:p w14:paraId="1A26F0C9" w14:textId="654CE1B7" w:rsidR="003646A7" w:rsidRPr="00535271" w:rsidRDefault="003646A7" w:rsidP="00EA36C2">
      <w:pPr>
        <w:pStyle w:val="a0"/>
        <w:widowControl/>
        <w:numPr>
          <w:ilvl w:val="2"/>
          <w:numId w:val="34"/>
        </w:numPr>
        <w:topLinePunct/>
        <w:autoSpaceDE w:val="0"/>
        <w:adjustRightInd/>
        <w:snapToGrid/>
        <w:spacing w:after="160" w:line="276" w:lineRule="auto"/>
        <w:rPr>
          <w:rFonts w:cs="Calibri"/>
          <w:color w:val="A6A6A6" w:themeColor="background1" w:themeShade="A6"/>
          <w:sz w:val="22"/>
        </w:rPr>
      </w:pPr>
      <w:r w:rsidRPr="00535271">
        <w:rPr>
          <w:rFonts w:cs="Calibri" w:hint="eastAsia"/>
          <w:color w:val="A6A6A6" w:themeColor="background1" w:themeShade="A6"/>
          <w:sz w:val="22"/>
        </w:rPr>
        <w:t>요청권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행사절차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고지방식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등에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대해서는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명시</w:t>
      </w:r>
      <w:r w:rsidRPr="00535271">
        <w:rPr>
          <w:rFonts w:cs="Calibri"/>
          <w:color w:val="A6A6A6" w:themeColor="background1" w:themeShade="A6"/>
          <w:sz w:val="22"/>
        </w:rPr>
        <w:t xml:space="preserve"> X</w:t>
      </w:r>
    </w:p>
    <w:p w14:paraId="5500E63D" w14:textId="1D3B2F4E" w:rsidR="00CE22CA" w:rsidRPr="00535271" w:rsidRDefault="00680D64" w:rsidP="00EA36C2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color w:val="A6A6A6" w:themeColor="background1" w:themeShade="A6"/>
          <w:sz w:val="22"/>
        </w:rPr>
      </w:pPr>
      <w:ins w:id="235" w:author="changjoon.yoo" w:date="2025-07-26T23:42:00Z">
        <w:r>
          <w:rPr>
            <w:rFonts w:cs="Calibri" w:hint="eastAsia"/>
            <w:b/>
            <w:color w:val="A6A6A6" w:themeColor="background1" w:themeShade="A6"/>
            <w:sz w:val="22"/>
          </w:rPr>
          <w:t>(</w:t>
        </w:r>
        <w:r>
          <w:rPr>
            <w:rFonts w:cs="Calibri" w:hint="eastAsia"/>
            <w:b/>
            <w:color w:val="A6A6A6" w:themeColor="background1" w:themeShade="A6"/>
            <w:sz w:val="22"/>
          </w:rPr>
          <w:t>위반</w:t>
        </w:r>
        <w:r>
          <w:rPr>
            <w:rFonts w:cs="Calibri" w:hint="eastAsia"/>
            <w:b/>
            <w:color w:val="A6A6A6" w:themeColor="background1" w:themeShade="A6"/>
            <w:sz w:val="22"/>
          </w:rPr>
          <w:t xml:space="preserve"> </w:t>
        </w:r>
        <w:r>
          <w:rPr>
            <w:rFonts w:cs="Calibri" w:hint="eastAsia"/>
            <w:b/>
            <w:color w:val="A6A6A6" w:themeColor="background1" w:themeShade="A6"/>
            <w:sz w:val="22"/>
          </w:rPr>
          <w:t>시</w:t>
        </w:r>
        <w:r>
          <w:rPr>
            <w:rFonts w:cs="Calibri" w:hint="eastAsia"/>
            <w:b/>
            <w:color w:val="A6A6A6" w:themeColor="background1" w:themeShade="A6"/>
            <w:sz w:val="22"/>
          </w:rPr>
          <w:t xml:space="preserve"> </w:t>
        </w:r>
        <w:r>
          <w:rPr>
            <w:rFonts w:cs="Calibri" w:hint="eastAsia"/>
            <w:b/>
            <w:color w:val="A6A6A6" w:themeColor="background1" w:themeShade="A6"/>
            <w:sz w:val="22"/>
          </w:rPr>
          <w:t>제재</w:t>
        </w:r>
        <w:r>
          <w:rPr>
            <w:rFonts w:cs="Calibri" w:hint="eastAsia"/>
            <w:b/>
            <w:color w:val="A6A6A6" w:themeColor="background1" w:themeShade="A6"/>
            <w:sz w:val="22"/>
          </w:rPr>
          <w:t>)</w:t>
        </w:r>
        <w:r>
          <w:rPr>
            <w:rFonts w:cs="Calibri"/>
            <w:b/>
            <w:color w:val="A6A6A6" w:themeColor="background1" w:themeShade="A6"/>
            <w:sz w:val="22"/>
          </w:rPr>
          <w:t xml:space="preserve"> </w:t>
        </w:r>
      </w:ins>
      <w:del w:id="236" w:author="changjoon.yoo" w:date="2025-07-26T23:42:00Z">
        <w:r w:rsidR="00CE22CA" w:rsidRPr="00535271" w:rsidDel="00680D64">
          <w:rPr>
            <w:rFonts w:cs="Calibri" w:hint="eastAsia"/>
            <w:b/>
            <w:color w:val="A6A6A6" w:themeColor="background1" w:themeShade="A6"/>
            <w:sz w:val="22"/>
          </w:rPr>
          <w:delText>처벌</w:delText>
        </w:r>
        <w:r w:rsidR="00CE22CA" w:rsidRPr="00535271" w:rsidDel="00680D64">
          <w:rPr>
            <w:rFonts w:cs="Calibri"/>
            <w:b/>
            <w:color w:val="A6A6A6" w:themeColor="background1" w:themeShade="A6"/>
            <w:sz w:val="22"/>
          </w:rPr>
          <w:delText xml:space="preserve">: </w:delText>
        </w:r>
      </w:del>
      <w:r w:rsidR="00DB3CA6" w:rsidRPr="00535271">
        <w:rPr>
          <w:rFonts w:cs="Calibri" w:hint="eastAsia"/>
          <w:color w:val="A6A6A6" w:themeColor="background1" w:themeShade="A6"/>
          <w:sz w:val="22"/>
        </w:rPr>
        <w:t>생성형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B3CA6" w:rsidRPr="00535271">
        <w:rPr>
          <w:rFonts w:cs="Calibri" w:hint="eastAsia"/>
          <w:color w:val="A6A6A6" w:themeColor="background1" w:themeShade="A6"/>
          <w:sz w:val="22"/>
        </w:rPr>
        <w:t>인공지능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B3CA6" w:rsidRPr="00535271">
        <w:rPr>
          <w:rFonts w:cs="Calibri" w:hint="eastAsia"/>
          <w:color w:val="A6A6A6" w:themeColor="background1" w:themeShade="A6"/>
          <w:sz w:val="22"/>
        </w:rPr>
        <w:t>공개의무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B3CA6" w:rsidRPr="00535271">
        <w:rPr>
          <w:rFonts w:cs="Calibri" w:hint="eastAsia"/>
          <w:color w:val="A6A6A6" w:themeColor="background1" w:themeShade="A6"/>
          <w:sz w:val="22"/>
        </w:rPr>
        <w:t>위반의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B3CA6" w:rsidRPr="00535271">
        <w:rPr>
          <w:rFonts w:cs="Calibri" w:hint="eastAsia"/>
          <w:color w:val="A6A6A6" w:themeColor="background1" w:themeShade="A6"/>
          <w:sz w:val="22"/>
        </w:rPr>
        <w:t>경우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B3CA6" w:rsidRPr="00535271">
        <w:rPr>
          <w:rFonts w:cs="Calibri" w:hint="eastAsia"/>
          <w:color w:val="A6A6A6" w:themeColor="background1" w:themeShade="A6"/>
          <w:sz w:val="22"/>
        </w:rPr>
        <w:t>최고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 </w:t>
      </w:r>
      <w:ins w:id="237" w:author="changjoon.yoo" w:date="2025-07-27T00:36:00Z">
        <w:r w:rsidR="00741AB2">
          <w:rPr>
            <w:rFonts w:cs="Calibri"/>
            <w:color w:val="A6A6A6" w:themeColor="background1" w:themeShade="A6"/>
            <w:sz w:val="22"/>
          </w:rPr>
          <w:t>$</w:t>
        </w:r>
      </w:ins>
      <w:r w:rsidR="00DB3CA6" w:rsidRPr="00535271">
        <w:rPr>
          <w:rFonts w:cs="Calibri"/>
          <w:color w:val="A6A6A6" w:themeColor="background1" w:themeShade="A6"/>
          <w:sz w:val="22"/>
          <w:u w:val="single"/>
        </w:rPr>
        <w:t>2,500</w:t>
      </w:r>
      <w:del w:id="238" w:author="changjoon.yoo" w:date="2025-07-27T00:36:00Z">
        <w:r w:rsidR="00DB3CA6" w:rsidRPr="00535271" w:rsidDel="00741AB2">
          <w:rPr>
            <w:rFonts w:cs="Calibri"/>
            <w:color w:val="A6A6A6" w:themeColor="background1" w:themeShade="A6"/>
            <w:sz w:val="22"/>
            <w:u w:val="single"/>
          </w:rPr>
          <w:delText>USD</w:delText>
        </w:r>
      </w:del>
      <w:r w:rsidR="00DB3CA6" w:rsidRPr="00535271">
        <w:rPr>
          <w:rFonts w:cs="Calibri" w:hint="eastAsia"/>
          <w:color w:val="A6A6A6" w:themeColor="background1" w:themeShade="A6"/>
          <w:sz w:val="22"/>
          <w:u w:val="single"/>
        </w:rPr>
        <w:t>의</w:t>
      </w:r>
      <w:ins w:id="239" w:author="changjoon.yoo" w:date="2025-07-27T00:15:00Z">
        <w:r w:rsidR="008341E0">
          <w:rPr>
            <w:rFonts w:cs="Calibri" w:hint="eastAsia"/>
            <w:color w:val="A6A6A6" w:themeColor="background1" w:themeShade="A6"/>
            <w:sz w:val="22"/>
            <w:u w:val="single"/>
          </w:rPr>
          <w:t>제재금</w:t>
        </w:r>
      </w:ins>
      <w:del w:id="240" w:author="changjoon.yoo" w:date="2025-07-27T00:15:00Z">
        <w:r w:rsidR="00DB3CA6" w:rsidRPr="00535271" w:rsidDel="008341E0">
          <w:rPr>
            <w:rFonts w:cs="Calibri"/>
            <w:color w:val="A6A6A6" w:themeColor="background1" w:themeShade="A6"/>
            <w:sz w:val="22"/>
            <w:u w:val="single"/>
          </w:rPr>
          <w:delText xml:space="preserve"> </w:delText>
        </w:r>
        <w:r w:rsidR="00DB3CA6" w:rsidRPr="00535271" w:rsidDel="008341E0">
          <w:rPr>
            <w:rFonts w:cs="Calibri" w:hint="eastAsia"/>
            <w:color w:val="A6A6A6" w:themeColor="background1" w:themeShade="A6"/>
            <w:sz w:val="22"/>
            <w:u w:val="single"/>
          </w:rPr>
          <w:delText>과태료</w:delText>
        </w:r>
      </w:del>
      <w:r w:rsidR="00DB3CA6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DB3CA6" w:rsidRPr="00535271">
        <w:rPr>
          <w:rFonts w:cs="Calibri" w:hint="eastAsia"/>
          <w:color w:val="A6A6A6" w:themeColor="background1" w:themeShade="A6"/>
          <w:sz w:val="22"/>
          <w:u w:val="single"/>
        </w:rPr>
        <w:t>부과</w:t>
      </w:r>
      <w:r w:rsidR="00DB3CA6" w:rsidRPr="00535271">
        <w:rPr>
          <w:rFonts w:cs="Calibri"/>
          <w:color w:val="A6A6A6" w:themeColor="background1" w:themeShade="A6"/>
          <w:sz w:val="22"/>
        </w:rPr>
        <w:t xml:space="preserve">. </w:t>
      </w:r>
      <w:r w:rsidR="00571AD1" w:rsidRPr="00535271">
        <w:rPr>
          <w:rFonts w:cs="Calibri" w:hint="eastAsia"/>
          <w:color w:val="A6A6A6" w:themeColor="background1" w:themeShade="A6"/>
          <w:sz w:val="22"/>
        </w:rPr>
        <w:t>집행</w:t>
      </w:r>
      <w:r w:rsidR="00571AD1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571AD1" w:rsidRPr="00535271">
        <w:rPr>
          <w:rFonts w:cs="Calibri" w:hint="eastAsia"/>
          <w:color w:val="A6A6A6" w:themeColor="background1" w:themeShade="A6"/>
          <w:sz w:val="22"/>
        </w:rPr>
        <w:t>목적의</w:t>
      </w:r>
      <w:r w:rsidR="00571AD1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571AD1" w:rsidRPr="00535271">
        <w:rPr>
          <w:rFonts w:cs="Calibri" w:hint="eastAsia"/>
          <w:color w:val="A6A6A6" w:themeColor="background1" w:themeShade="A6"/>
          <w:sz w:val="22"/>
        </w:rPr>
        <w:t>소송</w:t>
      </w:r>
      <w:r w:rsidR="00571AD1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571AD1" w:rsidRPr="00535271">
        <w:rPr>
          <w:rFonts w:cs="Calibri" w:hint="eastAsia"/>
          <w:color w:val="A6A6A6" w:themeColor="background1" w:themeShade="A6"/>
          <w:sz w:val="22"/>
        </w:rPr>
        <w:t>제기</w:t>
      </w:r>
      <w:r w:rsidR="00571AD1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571AD1" w:rsidRPr="00535271">
        <w:rPr>
          <w:rFonts w:cs="Calibri" w:hint="eastAsia"/>
          <w:color w:val="A6A6A6" w:themeColor="background1" w:themeShade="A6"/>
          <w:sz w:val="22"/>
        </w:rPr>
        <w:t>가능</w:t>
      </w:r>
    </w:p>
    <w:p w14:paraId="6159BFE8" w14:textId="163D831D" w:rsidR="00110A36" w:rsidRPr="00535271" w:rsidRDefault="00110A36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개정안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통과</w:t>
      </w:r>
    </w:p>
    <w:p w14:paraId="50DBAEEC" w14:textId="4CCF60A6" w:rsidR="00110A36" w:rsidRPr="00535271" w:rsidRDefault="003976F5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미국</w:t>
      </w:r>
      <w:r w:rsidRPr="00535271">
        <w:t xml:space="preserve"> </w:t>
      </w:r>
      <w:r w:rsidR="00110A36" w:rsidRPr="00535271">
        <w:rPr>
          <w:rFonts w:hint="eastAsia"/>
        </w:rPr>
        <w:t>유타주</w:t>
      </w:r>
      <w:r w:rsidRPr="00535271">
        <w:rPr>
          <w:rFonts w:hint="eastAsia"/>
        </w:rPr>
        <w:t>에서</w:t>
      </w:r>
      <w:r w:rsidR="00110A36" w:rsidRPr="00535271">
        <w:t xml:space="preserve"> 2025. 5. 7. </w:t>
      </w:r>
      <w:r w:rsidRPr="00535271">
        <w:t>AI</w:t>
      </w:r>
      <w:r w:rsidRPr="00535271">
        <w:rPr>
          <w:rFonts w:hint="eastAsia"/>
        </w:rPr>
        <w:t>와</w:t>
      </w:r>
      <w:r w:rsidRPr="00535271">
        <w:t xml:space="preserve"> </w:t>
      </w:r>
      <w:r w:rsidRPr="00535271">
        <w:rPr>
          <w:rFonts w:hint="eastAsia"/>
        </w:rPr>
        <w:t>관련된</w:t>
      </w:r>
      <w:r w:rsidRPr="00535271">
        <w:t xml:space="preserve"> 5</w:t>
      </w:r>
      <w:r w:rsidRPr="00535271">
        <w:rPr>
          <w:rFonts w:hint="eastAsia"/>
        </w:rPr>
        <w:t>개</w:t>
      </w:r>
      <w:r w:rsidRPr="00535271">
        <w:t xml:space="preserve"> </w:t>
      </w:r>
      <w:r w:rsidRPr="00535271">
        <w:rPr>
          <w:rFonts w:hint="eastAsia"/>
        </w:rPr>
        <w:t>법안이</w:t>
      </w:r>
      <w:r w:rsidRPr="00535271">
        <w:t xml:space="preserve"> </w:t>
      </w:r>
      <w:r w:rsidRPr="00535271">
        <w:rPr>
          <w:rFonts w:hint="eastAsia"/>
        </w:rPr>
        <w:t>새롭게</w:t>
      </w:r>
      <w:r w:rsidRPr="00535271">
        <w:t xml:space="preserve"> </w:t>
      </w:r>
      <w:r w:rsidRPr="00535271">
        <w:rPr>
          <w:rFonts w:hint="eastAsia"/>
        </w:rPr>
        <w:t>시행되었음</w:t>
      </w:r>
      <w:r w:rsidRPr="00535271">
        <w:t xml:space="preserve">. </w:t>
      </w:r>
    </w:p>
    <w:p w14:paraId="4ABB91C0" w14:textId="4CEF523D" w:rsidR="003976F5" w:rsidRPr="00535271" w:rsidRDefault="003976F5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특히</w:t>
      </w:r>
      <w:r w:rsidRPr="00535271">
        <w:t xml:space="preserve"> SB266</w:t>
      </w:r>
      <w:r w:rsidR="00B474DA" w:rsidRPr="00535271">
        <w:t xml:space="preserve"> </w:t>
      </w:r>
      <w:r w:rsidRPr="00535271">
        <w:rPr>
          <w:rFonts w:hint="eastAsia"/>
        </w:rPr>
        <w:t>는</w:t>
      </w:r>
      <w:r w:rsidRPr="00535271">
        <w:t xml:space="preserve"> 2024. 5. </w:t>
      </w:r>
      <w:r w:rsidRPr="00535271">
        <w:rPr>
          <w:rFonts w:hint="eastAsia"/>
        </w:rPr>
        <w:t>시행된</w:t>
      </w:r>
      <w:r w:rsidRPr="00535271">
        <w:t xml:space="preserve"> </w:t>
      </w:r>
      <w:r w:rsidRPr="00535271">
        <w:rPr>
          <w:rFonts w:hint="eastAsia"/>
        </w:rPr>
        <w:t>위</w:t>
      </w:r>
      <w:r w:rsidRPr="00535271">
        <w:t xml:space="preserve"> </w:t>
      </w:r>
      <w:r w:rsidRPr="00535271">
        <w:rPr>
          <w:rFonts w:hint="eastAsia"/>
        </w:rPr>
        <w:t>법안</w:t>
      </w:r>
      <w:r w:rsidRPr="00535271">
        <w:t>[UAIPA(Utah Artificial Intelligence Policy Act)]</w:t>
      </w:r>
      <w:r w:rsidRPr="00535271">
        <w:rPr>
          <w:rFonts w:hint="eastAsia"/>
        </w:rPr>
        <w:t>의</w:t>
      </w:r>
      <w:r w:rsidRPr="00535271">
        <w:t xml:space="preserve"> </w:t>
      </w:r>
      <w:r w:rsidRPr="00535271">
        <w:rPr>
          <w:rFonts w:hint="eastAsia"/>
        </w:rPr>
        <w:t>고지의무의</w:t>
      </w:r>
      <w:r w:rsidRPr="00535271">
        <w:t xml:space="preserve"> </w:t>
      </w:r>
      <w:r w:rsidRPr="00535271">
        <w:rPr>
          <w:rFonts w:hint="eastAsia"/>
        </w:rPr>
        <w:t>범위를</w:t>
      </w:r>
      <w:r w:rsidRPr="00535271">
        <w:t xml:space="preserve"> </w:t>
      </w:r>
      <w:r w:rsidRPr="00535271">
        <w:rPr>
          <w:rFonts w:hint="eastAsia"/>
        </w:rPr>
        <w:t>축소하였음</w:t>
      </w:r>
      <w:r w:rsidR="00B474DA" w:rsidRPr="00535271">
        <w:t xml:space="preserve">. </w:t>
      </w:r>
    </w:p>
    <w:p w14:paraId="1ACC0D90" w14:textId="715227FC" w:rsidR="003976F5" w:rsidRPr="00535271" w:rsidRDefault="00B474D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소비자에</w:t>
      </w:r>
      <w:r w:rsidRPr="00535271">
        <w:t xml:space="preserve"> </w:t>
      </w:r>
      <w:r w:rsidRPr="00535271">
        <w:rPr>
          <w:rFonts w:hint="eastAsia"/>
        </w:rPr>
        <w:t>대한</w:t>
      </w:r>
      <w:r w:rsidRPr="00535271">
        <w:t xml:space="preserve"> </w:t>
      </w:r>
      <w:r w:rsidRPr="00535271">
        <w:rPr>
          <w:rFonts w:hint="eastAsia"/>
        </w:rPr>
        <w:t>고지의무가</w:t>
      </w:r>
      <w:r w:rsidRPr="00535271">
        <w:t xml:space="preserve"> </w:t>
      </w:r>
      <w:r w:rsidRPr="00535271">
        <w:rPr>
          <w:rFonts w:hint="eastAsia"/>
        </w:rPr>
        <w:t>발생하는</w:t>
      </w:r>
      <w:r w:rsidRPr="00535271">
        <w:t xml:space="preserve"> </w:t>
      </w:r>
      <w:r w:rsidRPr="00535271">
        <w:rPr>
          <w:rFonts w:hint="eastAsia"/>
        </w:rPr>
        <w:t>소비자의</w:t>
      </w:r>
      <w:r w:rsidRPr="00535271">
        <w:t xml:space="preserve"> </w:t>
      </w:r>
      <w:r w:rsidRPr="00535271">
        <w:rPr>
          <w:rFonts w:hint="eastAsia"/>
        </w:rPr>
        <w:t>요청을</w:t>
      </w:r>
      <w:r w:rsidRPr="00535271">
        <w:t xml:space="preserve"> “</w:t>
      </w:r>
      <w:r w:rsidRPr="00535271">
        <w:rPr>
          <w:rFonts w:hint="eastAsia"/>
        </w:rPr>
        <w:t>명확하고</w:t>
      </w:r>
      <w:r w:rsidRPr="00535271">
        <w:t xml:space="preserve"> </w:t>
      </w:r>
      <w:r w:rsidRPr="00535271">
        <w:rPr>
          <w:rFonts w:hint="eastAsia"/>
        </w:rPr>
        <w:t>모호하지</w:t>
      </w:r>
      <w:r w:rsidRPr="00535271">
        <w:t xml:space="preserve"> </w:t>
      </w:r>
      <w:r w:rsidRPr="00535271">
        <w:rPr>
          <w:rFonts w:hint="eastAsia"/>
        </w:rPr>
        <w:t>않은</w:t>
      </w:r>
      <w:r w:rsidRPr="00535271">
        <w:t xml:space="preserve"> </w:t>
      </w:r>
      <w:r w:rsidRPr="00535271">
        <w:rPr>
          <w:rFonts w:hint="eastAsia"/>
        </w:rPr>
        <w:t>요청</w:t>
      </w:r>
      <w:r w:rsidRPr="00535271">
        <w:t>(clear and unambiguous request)”</w:t>
      </w:r>
      <w:ins w:id="241" w:author="changjoon.yoo" w:date="2025-07-26T23:36:00Z">
        <w:r w:rsidR="00680D64">
          <w:rPr>
            <w:rFonts w:hint="eastAsia"/>
          </w:rPr>
          <w:t>으</w:t>
        </w:r>
      </w:ins>
      <w:r w:rsidRPr="00535271">
        <w:rPr>
          <w:rFonts w:hint="eastAsia"/>
        </w:rPr>
        <w:t>로</w:t>
      </w:r>
      <w:r w:rsidRPr="00535271">
        <w:t xml:space="preserve"> </w:t>
      </w:r>
      <w:r w:rsidRPr="00535271">
        <w:rPr>
          <w:rFonts w:hint="eastAsia"/>
        </w:rPr>
        <w:t>한정함</w:t>
      </w:r>
    </w:p>
    <w:p w14:paraId="4E1E0ED2" w14:textId="0CA18AD7" w:rsidR="00B474DA" w:rsidRPr="00535271" w:rsidRDefault="005E4F3C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규제직종의</w:t>
      </w:r>
      <w:r w:rsidRPr="00535271">
        <w:t xml:space="preserve"> </w:t>
      </w:r>
      <w:r w:rsidRPr="00535271">
        <w:rPr>
          <w:rFonts w:hint="eastAsia"/>
        </w:rPr>
        <w:t>경우</w:t>
      </w:r>
      <w:r w:rsidRPr="00535271">
        <w:t xml:space="preserve"> </w:t>
      </w:r>
      <w:r w:rsidRPr="00535271">
        <w:rPr>
          <w:rFonts w:hint="eastAsia"/>
        </w:rPr>
        <w:t>사전고지의무가</w:t>
      </w:r>
      <w:r w:rsidRPr="00535271">
        <w:t xml:space="preserve"> “</w:t>
      </w:r>
      <w:r w:rsidRPr="00535271">
        <w:rPr>
          <w:rFonts w:hint="eastAsia"/>
        </w:rPr>
        <w:t>고위험</w:t>
      </w:r>
      <w:r w:rsidRPr="00535271">
        <w:t xml:space="preserve"> </w:t>
      </w:r>
      <w:r w:rsidRPr="00535271">
        <w:rPr>
          <w:rFonts w:hint="eastAsia"/>
        </w:rPr>
        <w:t>상호작용</w:t>
      </w:r>
      <w:r w:rsidRPr="00535271">
        <w:t>(high-risk AI interactions)”</w:t>
      </w:r>
      <w:r w:rsidRPr="00535271">
        <w:rPr>
          <w:rFonts w:hint="eastAsia"/>
        </w:rPr>
        <w:t>으로</w:t>
      </w:r>
      <w:r w:rsidRPr="00535271">
        <w:t xml:space="preserve"> </w:t>
      </w:r>
      <w:r w:rsidRPr="00535271">
        <w:rPr>
          <w:rFonts w:hint="eastAsia"/>
        </w:rPr>
        <w:t>제</w:t>
      </w:r>
      <w:del w:id="242" w:author="changjoon.yoo" w:date="2025-07-26T23:37:00Z">
        <w:r w:rsidRPr="00535271" w:rsidDel="00680D64">
          <w:rPr>
            <w:rFonts w:hint="eastAsia"/>
          </w:rPr>
          <w:delText>함</w:delText>
        </w:r>
      </w:del>
      <w:ins w:id="243" w:author="changjoon.yoo" w:date="2025-07-26T23:37:00Z">
        <w:r w:rsidR="00680D64">
          <w:rPr>
            <w:rFonts w:hint="eastAsia"/>
          </w:rPr>
          <w:t>한</w:t>
        </w:r>
      </w:ins>
      <w:r w:rsidRPr="00535271">
        <w:rPr>
          <w:rFonts w:hint="eastAsia"/>
        </w:rPr>
        <w:t>됨</w:t>
      </w:r>
      <w:r w:rsidRPr="00535271">
        <w:t xml:space="preserve">. </w:t>
      </w:r>
      <w:r w:rsidR="009232B6" w:rsidRPr="00535271">
        <w:rPr>
          <w:rFonts w:hint="eastAsia"/>
        </w:rPr>
        <w:t>여기서</w:t>
      </w:r>
      <w:r w:rsidR="009232B6" w:rsidRPr="00535271">
        <w:t xml:space="preserve"> </w:t>
      </w:r>
      <w:r w:rsidRPr="00535271">
        <w:rPr>
          <w:rFonts w:hint="eastAsia"/>
        </w:rPr>
        <w:t>고위험</w:t>
      </w:r>
      <w:r w:rsidRPr="00535271">
        <w:t xml:space="preserve"> </w:t>
      </w:r>
      <w:r w:rsidRPr="00535271">
        <w:rPr>
          <w:rFonts w:hint="eastAsia"/>
        </w:rPr>
        <w:t>상호작용이란</w:t>
      </w:r>
      <w:r w:rsidRPr="00535271">
        <w:t xml:space="preserve"> (1) </w:t>
      </w:r>
      <w:r w:rsidRPr="00535271">
        <w:rPr>
          <w:rFonts w:hint="eastAsia"/>
        </w:rPr>
        <w:t>건강</w:t>
      </w:r>
      <w:r w:rsidRPr="00535271">
        <w:t xml:space="preserve">, </w:t>
      </w:r>
      <w:r w:rsidRPr="00535271">
        <w:rPr>
          <w:rFonts w:hint="eastAsia"/>
        </w:rPr>
        <w:t>금융</w:t>
      </w:r>
      <w:r w:rsidRPr="00535271">
        <w:t xml:space="preserve">, </w:t>
      </w:r>
      <w:r w:rsidRPr="00535271">
        <w:rPr>
          <w:rFonts w:hint="eastAsia"/>
        </w:rPr>
        <w:t>생체</w:t>
      </w:r>
      <w:r w:rsidRPr="00535271">
        <w:t xml:space="preserve"> </w:t>
      </w:r>
      <w:r w:rsidRPr="00535271">
        <w:rPr>
          <w:rFonts w:hint="eastAsia"/>
        </w:rPr>
        <w:t>데이터와</w:t>
      </w:r>
      <w:r w:rsidRPr="00535271">
        <w:t xml:space="preserve"> </w:t>
      </w:r>
      <w:r w:rsidRPr="00535271">
        <w:rPr>
          <w:rFonts w:hint="eastAsia"/>
        </w:rPr>
        <w:t>같은</w:t>
      </w:r>
      <w:r w:rsidRPr="00535271">
        <w:t xml:space="preserve"> </w:t>
      </w:r>
      <w:r w:rsidRPr="00535271">
        <w:rPr>
          <w:rFonts w:hint="eastAsia"/>
        </w:rPr>
        <w:t>민감한</w:t>
      </w:r>
      <w:r w:rsidRPr="00535271">
        <w:t xml:space="preserve"> </w:t>
      </w:r>
      <w:r w:rsidRPr="00535271">
        <w:rPr>
          <w:rFonts w:hint="eastAsia"/>
        </w:rPr>
        <w:t>개인정보의</w:t>
      </w:r>
      <w:r w:rsidRPr="00535271">
        <w:t xml:space="preserve"> </w:t>
      </w:r>
      <w:r w:rsidRPr="00535271">
        <w:rPr>
          <w:rFonts w:hint="eastAsia"/>
        </w:rPr>
        <w:t>수집</w:t>
      </w:r>
      <w:r w:rsidRPr="00535271">
        <w:t xml:space="preserve">, (2) </w:t>
      </w:r>
      <w:r w:rsidRPr="00535271">
        <w:rPr>
          <w:rFonts w:hint="eastAsia"/>
        </w:rPr>
        <w:t>소비자가</w:t>
      </w:r>
      <w:r w:rsidRPr="00535271">
        <w:t xml:space="preserve"> </w:t>
      </w:r>
      <w:r w:rsidRPr="00535271">
        <w:rPr>
          <w:rFonts w:hint="eastAsia"/>
        </w:rPr>
        <w:t>중요한</w:t>
      </w:r>
      <w:r w:rsidRPr="00535271">
        <w:t xml:space="preserve"> </w:t>
      </w:r>
      <w:r w:rsidRPr="00535271">
        <w:rPr>
          <w:rFonts w:hint="eastAsia"/>
        </w:rPr>
        <w:t>개인적</w:t>
      </w:r>
      <w:r w:rsidRPr="00535271">
        <w:t xml:space="preserve"> </w:t>
      </w:r>
      <w:r w:rsidRPr="00535271">
        <w:rPr>
          <w:rFonts w:hint="eastAsia"/>
        </w:rPr>
        <w:t>결정을</w:t>
      </w:r>
      <w:r w:rsidRPr="00535271">
        <w:t xml:space="preserve"> </w:t>
      </w:r>
      <w:r w:rsidRPr="00535271">
        <w:rPr>
          <w:rFonts w:hint="eastAsia"/>
        </w:rPr>
        <w:t>내리는</w:t>
      </w:r>
      <w:r w:rsidRPr="00535271">
        <w:t xml:space="preserve"> </w:t>
      </w:r>
      <w:r w:rsidRPr="00535271">
        <w:rPr>
          <w:rFonts w:hint="eastAsia"/>
        </w:rPr>
        <w:t>데</w:t>
      </w:r>
      <w:r w:rsidRPr="00535271">
        <w:t xml:space="preserve"> </w:t>
      </w:r>
      <w:r w:rsidRPr="00535271">
        <w:rPr>
          <w:rFonts w:hint="eastAsia"/>
        </w:rPr>
        <w:t>합리적으로</w:t>
      </w:r>
      <w:r w:rsidRPr="00535271">
        <w:t xml:space="preserve"> </w:t>
      </w:r>
      <w:r w:rsidRPr="00535271">
        <w:rPr>
          <w:rFonts w:hint="eastAsia"/>
        </w:rPr>
        <w:t>의존할</w:t>
      </w:r>
      <w:r w:rsidRPr="00535271">
        <w:t xml:space="preserve"> </w:t>
      </w:r>
      <w:r w:rsidRPr="00535271">
        <w:rPr>
          <w:rFonts w:hint="eastAsia"/>
        </w:rPr>
        <w:t>수</w:t>
      </w:r>
      <w:r w:rsidRPr="00535271">
        <w:t xml:space="preserve"> </w:t>
      </w:r>
      <w:r w:rsidRPr="00535271">
        <w:rPr>
          <w:rFonts w:hint="eastAsia"/>
        </w:rPr>
        <w:t>있는</w:t>
      </w:r>
      <w:r w:rsidRPr="00535271">
        <w:t xml:space="preserve"> </w:t>
      </w:r>
      <w:r w:rsidRPr="00535271">
        <w:rPr>
          <w:rFonts w:hint="eastAsia"/>
        </w:rPr>
        <w:t>개인화된</w:t>
      </w:r>
      <w:r w:rsidRPr="00535271">
        <w:t xml:space="preserve"> </w:t>
      </w:r>
      <w:r w:rsidRPr="00535271">
        <w:rPr>
          <w:rFonts w:hint="eastAsia"/>
        </w:rPr>
        <w:t>추천</w:t>
      </w:r>
      <w:r w:rsidRPr="00535271">
        <w:t xml:space="preserve">, </w:t>
      </w:r>
      <w:r w:rsidRPr="00535271">
        <w:rPr>
          <w:rFonts w:hint="eastAsia"/>
        </w:rPr>
        <w:t>조언</w:t>
      </w:r>
      <w:r w:rsidRPr="00535271">
        <w:t xml:space="preserve"> </w:t>
      </w:r>
      <w:r w:rsidRPr="00535271">
        <w:rPr>
          <w:rFonts w:hint="eastAsia"/>
        </w:rPr>
        <w:t>또는</w:t>
      </w:r>
      <w:r w:rsidRPr="00535271">
        <w:t xml:space="preserve"> </w:t>
      </w:r>
      <w:r w:rsidRPr="00535271">
        <w:rPr>
          <w:rFonts w:hint="eastAsia"/>
        </w:rPr>
        <w:t>정보</w:t>
      </w:r>
      <w:r w:rsidRPr="00535271">
        <w:t xml:space="preserve"> </w:t>
      </w:r>
      <w:r w:rsidRPr="00535271">
        <w:rPr>
          <w:rFonts w:hint="eastAsia"/>
        </w:rPr>
        <w:t>제공</w:t>
      </w:r>
      <w:r w:rsidRPr="00535271">
        <w:t xml:space="preserve">, (3) </w:t>
      </w:r>
      <w:r w:rsidRPr="00535271">
        <w:rPr>
          <w:rFonts w:hint="eastAsia"/>
        </w:rPr>
        <w:t>금융</w:t>
      </w:r>
      <w:r w:rsidRPr="00535271">
        <w:t xml:space="preserve">, </w:t>
      </w:r>
      <w:r w:rsidRPr="00535271">
        <w:rPr>
          <w:rFonts w:hint="eastAsia"/>
        </w:rPr>
        <w:t>법률</w:t>
      </w:r>
      <w:r w:rsidRPr="00535271">
        <w:t xml:space="preserve">, </w:t>
      </w:r>
      <w:r w:rsidRPr="00535271">
        <w:rPr>
          <w:rFonts w:hint="eastAsia"/>
        </w:rPr>
        <w:t>의료</w:t>
      </w:r>
      <w:r w:rsidRPr="00535271">
        <w:t xml:space="preserve"> </w:t>
      </w:r>
      <w:r w:rsidRPr="00535271">
        <w:rPr>
          <w:rFonts w:hint="eastAsia"/>
        </w:rPr>
        <w:t>또는</w:t>
      </w:r>
      <w:r w:rsidRPr="00535271">
        <w:t xml:space="preserve"> </w:t>
      </w:r>
      <w:r w:rsidRPr="00535271">
        <w:rPr>
          <w:rFonts w:hint="eastAsia"/>
        </w:rPr>
        <w:t>정신건강</w:t>
      </w:r>
      <w:r w:rsidRPr="00535271">
        <w:t xml:space="preserve"> </w:t>
      </w:r>
      <w:r w:rsidRPr="00535271">
        <w:rPr>
          <w:rFonts w:hint="eastAsia"/>
        </w:rPr>
        <w:t>관련</w:t>
      </w:r>
      <w:r w:rsidRPr="00535271">
        <w:t xml:space="preserve"> </w:t>
      </w:r>
      <w:r w:rsidRPr="00535271">
        <w:rPr>
          <w:rFonts w:hint="eastAsia"/>
        </w:rPr>
        <w:t>자문</w:t>
      </w:r>
      <w:r w:rsidRPr="00535271">
        <w:t xml:space="preserve">(advice)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서비스</w:t>
      </w:r>
      <w:r w:rsidRPr="00535271">
        <w:t xml:space="preserve"> </w:t>
      </w:r>
      <w:r w:rsidRPr="00535271">
        <w:rPr>
          <w:rFonts w:hint="eastAsia"/>
        </w:rPr>
        <w:t>제공</w:t>
      </w:r>
      <w:r w:rsidR="009C2AF5" w:rsidRPr="00535271">
        <w:rPr>
          <w:rFonts w:hint="eastAsia"/>
        </w:rPr>
        <w:t>을</w:t>
      </w:r>
      <w:r w:rsidR="009C2AF5" w:rsidRPr="00535271">
        <w:t xml:space="preserve"> </w:t>
      </w:r>
      <w:r w:rsidR="00C05780" w:rsidRPr="00535271">
        <w:rPr>
          <w:rFonts w:hint="eastAsia"/>
        </w:rPr>
        <w:t>포함함</w:t>
      </w:r>
    </w:p>
    <w:p w14:paraId="3C693112" w14:textId="721532C4" w:rsidR="009232B6" w:rsidRPr="00535271" w:rsidRDefault="009232B6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생성형</w:t>
      </w:r>
      <w:r w:rsidRPr="00535271">
        <w:t xml:space="preserve"> AI</w:t>
      </w:r>
      <w:r w:rsidRPr="00535271">
        <w:rPr>
          <w:rFonts w:hint="eastAsia"/>
        </w:rPr>
        <w:t>의</w:t>
      </w:r>
      <w:r w:rsidRPr="00535271">
        <w:t xml:space="preserve"> </w:t>
      </w:r>
      <w:r w:rsidRPr="00535271">
        <w:rPr>
          <w:rFonts w:hint="eastAsia"/>
        </w:rPr>
        <w:t>정의를</w:t>
      </w:r>
      <w:r w:rsidRPr="00535271">
        <w:t xml:space="preserve"> </w:t>
      </w:r>
      <w:r w:rsidRPr="00535271">
        <w:rPr>
          <w:rFonts w:hint="eastAsia"/>
        </w:rPr>
        <w:t>기존에는</w:t>
      </w:r>
      <w:r w:rsidRPr="00535271">
        <w:t xml:space="preserve"> “</w:t>
      </w:r>
      <w:r w:rsidRPr="00535271">
        <w:rPr>
          <w:rFonts w:hint="eastAsia"/>
        </w:rPr>
        <w:t>인간과의</w:t>
      </w:r>
      <w:r w:rsidRPr="00535271">
        <w:t xml:space="preserve"> </w:t>
      </w:r>
      <w:r w:rsidRPr="00535271">
        <w:rPr>
          <w:rFonts w:hint="eastAsia"/>
        </w:rPr>
        <w:t>모든</w:t>
      </w:r>
      <w:r w:rsidRPr="00535271">
        <w:t xml:space="preserve"> </w:t>
      </w:r>
      <w:r w:rsidRPr="00535271">
        <w:rPr>
          <w:rFonts w:hint="eastAsia"/>
        </w:rPr>
        <w:t>상호작용</w:t>
      </w:r>
      <w:r w:rsidRPr="00535271">
        <w:t>(any interaction with a human)”</w:t>
      </w:r>
      <w:r w:rsidRPr="00535271">
        <w:rPr>
          <w:rFonts w:hint="eastAsia"/>
        </w:rPr>
        <w:t>에서</w:t>
      </w:r>
      <w:r w:rsidRPr="00535271">
        <w:t xml:space="preserve"> “</w:t>
      </w:r>
      <w:r w:rsidRPr="00535271">
        <w:rPr>
          <w:rFonts w:hint="eastAsia"/>
        </w:rPr>
        <w:t>소비자와의</w:t>
      </w:r>
      <w:r w:rsidRPr="00535271">
        <w:t xml:space="preserve"> </w:t>
      </w:r>
      <w:r w:rsidRPr="00535271">
        <w:rPr>
          <w:rFonts w:hint="eastAsia"/>
        </w:rPr>
        <w:t>인간적</w:t>
      </w:r>
      <w:r w:rsidRPr="00535271">
        <w:t xml:space="preserve"> </w:t>
      </w:r>
      <w:r w:rsidRPr="00535271">
        <w:rPr>
          <w:rFonts w:hint="eastAsia"/>
        </w:rPr>
        <w:t>대화를</w:t>
      </w:r>
      <w:r w:rsidRPr="00535271">
        <w:t xml:space="preserve"> </w:t>
      </w:r>
      <w:r w:rsidRPr="00535271">
        <w:rPr>
          <w:rFonts w:hint="eastAsia"/>
        </w:rPr>
        <w:t>시뮬레이션하도록</w:t>
      </w:r>
      <w:r w:rsidRPr="00535271">
        <w:t xml:space="preserve"> </w:t>
      </w:r>
      <w:r w:rsidRPr="00535271">
        <w:rPr>
          <w:rFonts w:hint="eastAsia"/>
        </w:rPr>
        <w:t>설계된</w:t>
      </w:r>
      <w:r w:rsidRPr="00535271">
        <w:t xml:space="preserve"> AI </w:t>
      </w:r>
      <w:r w:rsidRPr="00535271">
        <w:rPr>
          <w:rFonts w:hint="eastAsia"/>
        </w:rPr>
        <w:t>기술</w:t>
      </w:r>
      <w:r w:rsidRPr="00535271">
        <w:t>(AI technology designed to simulate a human conversation with consumers)”</w:t>
      </w:r>
      <w:r w:rsidRPr="00535271">
        <w:rPr>
          <w:rFonts w:hint="eastAsia"/>
        </w:rPr>
        <w:t>로</w:t>
      </w:r>
      <w:r w:rsidRPr="00535271">
        <w:t xml:space="preserve"> </w:t>
      </w:r>
      <w:r w:rsidR="009B6E93" w:rsidRPr="00535271">
        <w:rPr>
          <w:rFonts w:hint="eastAsia"/>
        </w:rPr>
        <w:t>축소함</w:t>
      </w:r>
    </w:p>
    <w:p w14:paraId="17661F42" w14:textId="582E5889" w:rsidR="009B6E93" w:rsidRPr="00535271" w:rsidRDefault="009B6E93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생성형</w:t>
      </w:r>
      <w:r w:rsidRPr="00535271">
        <w:t xml:space="preserve"> AI </w:t>
      </w:r>
      <w:r w:rsidRPr="00535271">
        <w:rPr>
          <w:rFonts w:hint="eastAsia"/>
        </w:rPr>
        <w:t>자체가</w:t>
      </w:r>
      <w:r w:rsidRPr="00535271">
        <w:t xml:space="preserve"> </w:t>
      </w:r>
      <w:r w:rsidRPr="00535271">
        <w:rPr>
          <w:rFonts w:hint="eastAsia"/>
        </w:rPr>
        <w:t>소비자</w:t>
      </w:r>
      <w:r w:rsidRPr="00535271">
        <w:t xml:space="preserve"> </w:t>
      </w:r>
      <w:r w:rsidRPr="00535271">
        <w:rPr>
          <w:rFonts w:hint="eastAsia"/>
        </w:rPr>
        <w:t>거래</w:t>
      </w:r>
      <w:r w:rsidRPr="00535271">
        <w:t xml:space="preserve"> </w:t>
      </w:r>
      <w:r w:rsidRPr="00535271">
        <w:rPr>
          <w:rFonts w:hint="eastAsia"/>
        </w:rPr>
        <w:t>또는</w:t>
      </w:r>
      <w:r w:rsidRPr="00535271">
        <w:t xml:space="preserve"> </w:t>
      </w:r>
      <w:r w:rsidRPr="00535271">
        <w:rPr>
          <w:rFonts w:hint="eastAsia"/>
        </w:rPr>
        <w:t>규제</w:t>
      </w:r>
      <w:r w:rsidR="005B03F6" w:rsidRPr="00535271">
        <w:rPr>
          <w:rFonts w:hint="eastAsia"/>
        </w:rPr>
        <w:t>직종</w:t>
      </w:r>
      <w:r w:rsidRPr="00535271">
        <w:t xml:space="preserve"> </w:t>
      </w:r>
      <w:r w:rsidRPr="00535271">
        <w:rPr>
          <w:rFonts w:hint="eastAsia"/>
        </w:rPr>
        <w:t>서비스</w:t>
      </w:r>
      <w:r w:rsidRPr="00535271">
        <w:t xml:space="preserve"> </w:t>
      </w:r>
      <w:r w:rsidRPr="00535271">
        <w:rPr>
          <w:rFonts w:hint="eastAsia"/>
        </w:rPr>
        <w:t>제공과</w:t>
      </w:r>
      <w:r w:rsidRPr="00535271">
        <w:t xml:space="preserve"> </w:t>
      </w:r>
      <w:r w:rsidRPr="00535271">
        <w:rPr>
          <w:rFonts w:hint="eastAsia"/>
        </w:rPr>
        <w:t>관련된</w:t>
      </w:r>
      <w:r w:rsidRPr="00535271">
        <w:t xml:space="preserve"> </w:t>
      </w:r>
      <w:r w:rsidRPr="00535271">
        <w:rPr>
          <w:rFonts w:hint="eastAsia"/>
        </w:rPr>
        <w:t>상호작용의</w:t>
      </w:r>
      <w:r w:rsidRPr="00535271">
        <w:t xml:space="preserve"> </w:t>
      </w:r>
      <w:r w:rsidRPr="00535271">
        <w:rPr>
          <w:rFonts w:hint="eastAsia"/>
        </w:rPr>
        <w:t>시작과</w:t>
      </w:r>
      <w:r w:rsidRPr="00535271">
        <w:t xml:space="preserve"> </w:t>
      </w:r>
      <w:r w:rsidRPr="00535271">
        <w:rPr>
          <w:rFonts w:hint="eastAsia"/>
        </w:rPr>
        <w:t>모든</w:t>
      </w:r>
      <w:r w:rsidRPr="00535271">
        <w:t xml:space="preserve"> </w:t>
      </w:r>
      <w:r w:rsidRPr="00535271">
        <w:rPr>
          <w:rFonts w:hint="eastAsia"/>
        </w:rPr>
        <w:t>상호작용</w:t>
      </w:r>
      <w:r w:rsidRPr="00535271">
        <w:t xml:space="preserve"> </w:t>
      </w:r>
      <w:r w:rsidRPr="00535271">
        <w:rPr>
          <w:rFonts w:hint="eastAsia"/>
        </w:rPr>
        <w:t>과정에서</w:t>
      </w:r>
      <w:r w:rsidRPr="00535271">
        <w:t xml:space="preserve"> </w:t>
      </w:r>
      <w:r w:rsidRPr="00535271">
        <w:rPr>
          <w:rFonts w:hint="eastAsia"/>
        </w:rPr>
        <w:t>자신이</w:t>
      </w:r>
      <w:r w:rsidRPr="00535271">
        <w:t xml:space="preserve"> </w:t>
      </w:r>
      <w:r w:rsidRPr="00535271">
        <w:rPr>
          <w:rFonts w:hint="eastAsia"/>
        </w:rPr>
        <w:t>비인간</w:t>
      </w:r>
      <w:r w:rsidRPr="00535271">
        <w:t>(</w:t>
      </w:r>
      <w:r w:rsidRPr="00535271">
        <w:rPr>
          <w:rFonts w:hint="eastAsia"/>
        </w:rPr>
        <w:t>또는</w:t>
      </w:r>
      <w:r w:rsidRPr="00535271">
        <w:t xml:space="preserve"> AI </w:t>
      </w:r>
      <w:r w:rsidRPr="00535271">
        <w:rPr>
          <w:rFonts w:hint="eastAsia"/>
        </w:rPr>
        <w:t>어시스턴트나</w:t>
      </w:r>
      <w:r w:rsidRPr="00535271">
        <w:t xml:space="preserve"> </w:t>
      </w:r>
      <w:r w:rsidRPr="00535271">
        <w:rPr>
          <w:rFonts w:hint="eastAsia"/>
        </w:rPr>
        <w:t>생성형</w:t>
      </w:r>
      <w:r w:rsidRPr="00535271">
        <w:t xml:space="preserve"> AI)</w:t>
      </w:r>
      <w:r w:rsidRPr="00535271">
        <w:rPr>
          <w:rFonts w:hint="eastAsia"/>
        </w:rPr>
        <w:t>임을</w:t>
      </w:r>
      <w:r w:rsidRPr="00535271">
        <w:t xml:space="preserve"> </w:t>
      </w:r>
      <w:r w:rsidRPr="00535271">
        <w:rPr>
          <w:rFonts w:hint="eastAsia"/>
        </w:rPr>
        <w:t>명확하고</w:t>
      </w:r>
      <w:r w:rsidRPr="00535271">
        <w:t xml:space="preserve"> </w:t>
      </w:r>
      <w:r w:rsidRPr="00535271">
        <w:rPr>
          <w:rFonts w:hint="eastAsia"/>
        </w:rPr>
        <w:t>눈에</w:t>
      </w:r>
      <w:r w:rsidRPr="00535271">
        <w:t xml:space="preserve"> </w:t>
      </w:r>
      <w:r w:rsidRPr="00535271">
        <w:rPr>
          <w:rFonts w:hint="eastAsia"/>
        </w:rPr>
        <w:t>띄게</w:t>
      </w:r>
      <w:r w:rsidRPr="00535271">
        <w:t xml:space="preserve"> </w:t>
      </w:r>
      <w:r w:rsidRPr="00535271">
        <w:rPr>
          <w:rFonts w:hint="eastAsia"/>
        </w:rPr>
        <w:t>공개하는</w:t>
      </w:r>
      <w:r w:rsidRPr="00535271">
        <w:t xml:space="preserve"> </w:t>
      </w:r>
      <w:r w:rsidRPr="00535271">
        <w:rPr>
          <w:rFonts w:hint="eastAsia"/>
        </w:rPr>
        <w:t>경우</w:t>
      </w:r>
      <w:r w:rsidR="005B03F6" w:rsidRPr="00535271">
        <w:rPr>
          <w:rFonts w:hint="eastAsia"/>
        </w:rPr>
        <w:t>에는</w:t>
      </w:r>
      <w:r w:rsidR="005B03F6" w:rsidRPr="00535271">
        <w:t xml:space="preserve"> </w:t>
      </w:r>
      <w:r w:rsidR="005B03F6" w:rsidRPr="00535271">
        <w:rPr>
          <w:rFonts w:hint="eastAsia"/>
        </w:rPr>
        <w:t>법</w:t>
      </w:r>
      <w:r w:rsidR="005B03F6" w:rsidRPr="00535271">
        <w:t xml:space="preserve"> </w:t>
      </w:r>
      <w:r w:rsidR="005B03F6" w:rsidRPr="00535271">
        <w:rPr>
          <w:rFonts w:hint="eastAsia"/>
        </w:rPr>
        <w:t>집행의</w:t>
      </w:r>
      <w:r w:rsidR="005B03F6" w:rsidRPr="00535271">
        <w:t xml:space="preserve"> </w:t>
      </w:r>
      <w:r w:rsidR="005B03F6" w:rsidRPr="00535271">
        <w:rPr>
          <w:rFonts w:hint="eastAsia"/>
        </w:rPr>
        <w:t>대상이</w:t>
      </w:r>
      <w:r w:rsidR="005B03F6" w:rsidRPr="00535271">
        <w:t xml:space="preserve"> </w:t>
      </w:r>
      <w:r w:rsidR="005B03F6" w:rsidRPr="00535271">
        <w:rPr>
          <w:rFonts w:hint="eastAsia"/>
        </w:rPr>
        <w:t>되지</w:t>
      </w:r>
      <w:r w:rsidR="005B03F6" w:rsidRPr="00535271">
        <w:t xml:space="preserve"> </w:t>
      </w:r>
      <w:r w:rsidR="005B03F6" w:rsidRPr="00535271">
        <w:rPr>
          <w:rFonts w:hint="eastAsia"/>
        </w:rPr>
        <w:t>않음</w:t>
      </w:r>
    </w:p>
    <w:p w14:paraId="3C10EB88" w14:textId="77777777" w:rsidR="00C26198" w:rsidRPr="00535271" w:rsidRDefault="0084638D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commentRangeStart w:id="244"/>
      <w:commentRangeStart w:id="245"/>
      <w:r w:rsidRPr="00535271">
        <w:rPr>
          <w:rFonts w:hint="eastAsia"/>
        </w:rPr>
        <w:t>또한</w:t>
      </w:r>
      <w:r w:rsidRPr="00535271">
        <w:rPr>
          <w:rFonts w:hint="eastAsia"/>
        </w:rPr>
        <w:t xml:space="preserve"> </w:t>
      </w:r>
      <w:r w:rsidRPr="00535271">
        <w:t>HB452</w:t>
      </w:r>
      <w:r w:rsidRPr="00535271">
        <w:rPr>
          <w:rFonts w:hint="eastAsia"/>
        </w:rPr>
        <w:t>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정신건강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챗봇에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엄격한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소비자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규제를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적용함</w:t>
      </w:r>
      <w:r w:rsidRPr="00535271">
        <w:rPr>
          <w:rFonts w:hint="eastAsia"/>
        </w:rPr>
        <w:t xml:space="preserve">. </w:t>
      </w:r>
    </w:p>
    <w:p w14:paraId="61BA1CB2" w14:textId="7B07ECB3" w:rsidR="00424A18" w:rsidRPr="000763E2" w:rsidRDefault="00424A18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highlight w:val="lightGray"/>
          <w:rPrChange w:id="246" w:author="KWH" w:date="2025-07-28T15:03:00Z">
            <w:rPr/>
          </w:rPrChange>
        </w:rPr>
      </w:pPr>
      <w:r w:rsidRPr="00535271">
        <w:rPr>
          <w:rFonts w:hint="eastAsia"/>
        </w:rPr>
        <w:t>해당</w:t>
      </w:r>
      <w:r w:rsidRPr="00535271">
        <w:t xml:space="preserve"> </w:t>
      </w:r>
      <w:r w:rsidRPr="00535271">
        <w:rPr>
          <w:rFonts w:hint="eastAsia"/>
        </w:rPr>
        <w:t>법안은</w:t>
      </w:r>
      <w:r w:rsidRPr="00535271">
        <w:t xml:space="preserve"> “</w:t>
      </w:r>
      <w:r w:rsidRPr="00535271">
        <w:rPr>
          <w:rFonts w:hint="eastAsia"/>
        </w:rPr>
        <w:t>개인이</w:t>
      </w:r>
      <w:r w:rsidRPr="00535271">
        <w:t xml:space="preserve"> </w:t>
      </w:r>
      <w:r w:rsidRPr="00535271">
        <w:rPr>
          <w:rFonts w:hint="eastAsia"/>
        </w:rPr>
        <w:t>면허가</w:t>
      </w:r>
      <w:r w:rsidRPr="00535271">
        <w:t xml:space="preserve"> </w:t>
      </w:r>
      <w:r w:rsidRPr="00535271">
        <w:rPr>
          <w:rFonts w:hint="eastAsia"/>
        </w:rPr>
        <w:t>있는</w:t>
      </w:r>
      <w:r w:rsidRPr="00535271">
        <w:t xml:space="preserve"> </w:t>
      </w:r>
      <w:r w:rsidRPr="00535271">
        <w:rPr>
          <w:rFonts w:hint="eastAsia"/>
        </w:rPr>
        <w:t>정신건강</w:t>
      </w:r>
      <w:r w:rsidRPr="00535271">
        <w:t xml:space="preserve"> </w:t>
      </w:r>
      <w:r w:rsidRPr="00535271">
        <w:rPr>
          <w:rFonts w:hint="eastAsia"/>
        </w:rPr>
        <w:t>치료사와</w:t>
      </w:r>
      <w:r w:rsidRPr="00535271">
        <w:t xml:space="preserve"> </w:t>
      </w:r>
      <w:r w:rsidRPr="00535271">
        <w:rPr>
          <w:rFonts w:hint="eastAsia"/>
        </w:rPr>
        <w:t>갖는</w:t>
      </w:r>
      <w:r w:rsidRPr="00535271">
        <w:t xml:space="preserve"> </w:t>
      </w:r>
      <w:r w:rsidRPr="00535271">
        <w:rPr>
          <w:rFonts w:hint="eastAsia"/>
        </w:rPr>
        <w:t>기밀</w:t>
      </w:r>
      <w:r w:rsidRPr="00535271">
        <w:t xml:space="preserve"> </w:t>
      </w:r>
      <w:r w:rsidRPr="00535271">
        <w:rPr>
          <w:rFonts w:hint="eastAsia"/>
        </w:rPr>
        <w:t>소통과</w:t>
      </w:r>
      <w:r w:rsidRPr="00535271">
        <w:t xml:space="preserve"> </w:t>
      </w:r>
      <w:r w:rsidRPr="00535271">
        <w:rPr>
          <w:rFonts w:hint="eastAsia"/>
        </w:rPr>
        <w:t>유사한</w:t>
      </w:r>
      <w:r w:rsidRPr="00535271">
        <w:t xml:space="preserve">” </w:t>
      </w:r>
      <w:r w:rsidRPr="00535271">
        <w:rPr>
          <w:rFonts w:hint="eastAsia"/>
        </w:rPr>
        <w:t>대화형</w:t>
      </w:r>
      <w:r w:rsidRPr="00535271">
        <w:t xml:space="preserve"> AI </w:t>
      </w:r>
      <w:r w:rsidRPr="00535271">
        <w:rPr>
          <w:rFonts w:hint="eastAsia"/>
        </w:rPr>
        <w:t>기술에만</w:t>
      </w:r>
      <w:r w:rsidRPr="00535271">
        <w:t xml:space="preserve"> </w:t>
      </w:r>
      <w:r w:rsidRPr="00535271">
        <w:rPr>
          <w:rFonts w:hint="eastAsia"/>
        </w:rPr>
        <w:t>적용되고</w:t>
      </w:r>
      <w:r w:rsidRPr="00535271">
        <w:t xml:space="preserve">, </w:t>
      </w:r>
      <w:r w:rsidRPr="000763E2">
        <w:rPr>
          <w:rFonts w:hint="eastAsia"/>
          <w:highlight w:val="lightGray"/>
          <w:rPrChange w:id="247" w:author="KWH" w:date="2025-07-28T15:03:00Z">
            <w:rPr>
              <w:rFonts w:hint="eastAsia"/>
            </w:rPr>
          </w:rPrChange>
        </w:rPr>
        <w:t>단순히</w:t>
      </w:r>
      <w:r w:rsidRPr="000763E2">
        <w:rPr>
          <w:highlight w:val="lightGray"/>
          <w:rPrChange w:id="248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49" w:author="KWH" w:date="2025-07-28T15:03:00Z">
            <w:rPr>
              <w:rFonts w:hint="eastAsia"/>
            </w:rPr>
          </w:rPrChange>
        </w:rPr>
        <w:t>스크립트화된</w:t>
      </w:r>
      <w:r w:rsidRPr="000763E2">
        <w:rPr>
          <w:highlight w:val="lightGray"/>
          <w:rPrChange w:id="250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51" w:author="KWH" w:date="2025-07-28T15:03:00Z">
            <w:rPr>
              <w:rFonts w:hint="eastAsia"/>
            </w:rPr>
          </w:rPrChange>
        </w:rPr>
        <w:t>출력을</w:t>
      </w:r>
      <w:r w:rsidRPr="000763E2">
        <w:rPr>
          <w:highlight w:val="lightGray"/>
          <w:rPrChange w:id="252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53" w:author="KWH" w:date="2025-07-28T15:03:00Z">
            <w:rPr>
              <w:rFonts w:hint="eastAsia"/>
            </w:rPr>
          </w:rPrChange>
        </w:rPr>
        <w:t>제공하거나</w:t>
      </w:r>
      <w:r w:rsidRPr="000763E2">
        <w:rPr>
          <w:highlight w:val="lightGray"/>
          <w:rPrChange w:id="254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55" w:author="KWH" w:date="2025-07-28T15:03:00Z">
            <w:rPr>
              <w:rFonts w:hint="eastAsia"/>
            </w:rPr>
          </w:rPrChange>
        </w:rPr>
        <w:t>사용자를</w:t>
      </w:r>
      <w:r w:rsidRPr="000763E2">
        <w:rPr>
          <w:highlight w:val="lightGray"/>
          <w:rPrChange w:id="256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57" w:author="KWH" w:date="2025-07-28T15:03:00Z">
            <w:rPr>
              <w:rFonts w:hint="eastAsia"/>
            </w:rPr>
          </w:rPrChange>
        </w:rPr>
        <w:t>인간</w:t>
      </w:r>
      <w:r w:rsidRPr="000763E2">
        <w:rPr>
          <w:highlight w:val="lightGray"/>
          <w:rPrChange w:id="258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59" w:author="KWH" w:date="2025-07-28T15:03:00Z">
            <w:rPr>
              <w:rFonts w:hint="eastAsia"/>
            </w:rPr>
          </w:rPrChange>
        </w:rPr>
        <w:t>정신건강</w:t>
      </w:r>
      <w:r w:rsidRPr="000763E2">
        <w:rPr>
          <w:highlight w:val="lightGray"/>
          <w:rPrChange w:id="260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61" w:author="KWH" w:date="2025-07-28T15:03:00Z">
            <w:rPr>
              <w:rFonts w:hint="eastAsia"/>
            </w:rPr>
          </w:rPrChange>
        </w:rPr>
        <w:t>치료사와</w:t>
      </w:r>
      <w:r w:rsidRPr="000763E2">
        <w:rPr>
          <w:highlight w:val="lightGray"/>
          <w:rPrChange w:id="262" w:author="KWH" w:date="2025-07-28T15:03:00Z">
            <w:rPr/>
          </w:rPrChange>
        </w:rPr>
        <w:t xml:space="preserve"> </w:t>
      </w:r>
      <w:r w:rsidRPr="000763E2">
        <w:rPr>
          <w:rFonts w:hint="eastAsia"/>
          <w:highlight w:val="lightGray"/>
          <w:rPrChange w:id="263" w:author="KWH" w:date="2025-07-28T15:03:00Z">
            <w:rPr>
              <w:rFonts w:hint="eastAsia"/>
            </w:rPr>
          </w:rPrChange>
        </w:rPr>
        <w:t>연결하는</w:t>
      </w:r>
      <w:r w:rsidRPr="000763E2">
        <w:rPr>
          <w:highlight w:val="lightGray"/>
          <w:rPrChange w:id="264" w:author="KWH" w:date="2025-07-28T15:03:00Z">
            <w:rPr/>
          </w:rPrChange>
        </w:rPr>
        <w:t xml:space="preserve"> AI </w:t>
      </w:r>
      <w:r w:rsidRPr="000763E2">
        <w:rPr>
          <w:rFonts w:hint="eastAsia"/>
          <w:highlight w:val="lightGray"/>
          <w:rPrChange w:id="265" w:author="KWH" w:date="2025-07-28T15:03:00Z">
            <w:rPr>
              <w:rFonts w:hint="eastAsia"/>
            </w:rPr>
          </w:rPrChange>
        </w:rPr>
        <w:t>기술</w:t>
      </w:r>
      <w:r w:rsidR="00A61379" w:rsidRPr="000763E2">
        <w:rPr>
          <w:rFonts w:hint="eastAsia"/>
          <w:highlight w:val="lightGray"/>
          <w:rPrChange w:id="266" w:author="KWH" w:date="2025-07-28T15:03:00Z">
            <w:rPr>
              <w:rFonts w:hint="eastAsia"/>
            </w:rPr>
          </w:rPrChange>
        </w:rPr>
        <w:t>에는</w:t>
      </w:r>
      <w:r w:rsidR="00A61379" w:rsidRPr="000763E2">
        <w:rPr>
          <w:highlight w:val="lightGray"/>
          <w:rPrChange w:id="267" w:author="KWH" w:date="2025-07-28T15:03:00Z">
            <w:rPr/>
          </w:rPrChange>
        </w:rPr>
        <w:t xml:space="preserve"> </w:t>
      </w:r>
      <w:r w:rsidR="00A61379" w:rsidRPr="000763E2">
        <w:rPr>
          <w:rFonts w:hint="eastAsia"/>
          <w:highlight w:val="lightGray"/>
          <w:rPrChange w:id="268" w:author="KWH" w:date="2025-07-28T15:03:00Z">
            <w:rPr>
              <w:rFonts w:hint="eastAsia"/>
            </w:rPr>
          </w:rPrChange>
        </w:rPr>
        <w:t>적용되지</w:t>
      </w:r>
      <w:r w:rsidR="00A61379" w:rsidRPr="000763E2">
        <w:rPr>
          <w:highlight w:val="lightGray"/>
          <w:rPrChange w:id="269" w:author="KWH" w:date="2025-07-28T15:03:00Z">
            <w:rPr/>
          </w:rPrChange>
        </w:rPr>
        <w:t xml:space="preserve"> </w:t>
      </w:r>
      <w:r w:rsidR="00A61379" w:rsidRPr="000763E2">
        <w:rPr>
          <w:rFonts w:hint="eastAsia"/>
          <w:highlight w:val="lightGray"/>
          <w:rPrChange w:id="270" w:author="KWH" w:date="2025-07-28T15:03:00Z">
            <w:rPr>
              <w:rFonts w:hint="eastAsia"/>
            </w:rPr>
          </w:rPrChange>
        </w:rPr>
        <w:t>않음</w:t>
      </w:r>
    </w:p>
    <w:p w14:paraId="05076FF1" w14:textId="69B1380C" w:rsidR="0084638D" w:rsidRPr="00535271" w:rsidRDefault="0084638D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구체적으로</w:t>
      </w:r>
      <w:r w:rsidRPr="00535271">
        <w:rPr>
          <w:rFonts w:hint="eastAsia"/>
        </w:rPr>
        <w:t xml:space="preserve"> </w:t>
      </w:r>
      <w:r w:rsidR="00FA588F" w:rsidRPr="00535271">
        <w:t xml:space="preserve">(1) </w:t>
      </w:r>
      <w:r w:rsidRPr="00535271">
        <w:rPr>
          <w:rFonts w:hint="eastAsia"/>
        </w:rPr>
        <w:t>챗봇의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사용자가</w:t>
      </w:r>
      <w:r w:rsidRPr="00535271">
        <w:rPr>
          <w:rFonts w:hint="eastAsia"/>
        </w:rPr>
        <w:t xml:space="preserve"> </w:t>
      </w:r>
      <w:r w:rsidRPr="00535271">
        <w:t>AI</w:t>
      </w:r>
      <w:r w:rsidRPr="00535271">
        <w:rPr>
          <w:rFonts w:hint="eastAsia"/>
        </w:rPr>
        <w:t>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상호작용하고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있다는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것을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여러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시점에서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명확하고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눈에</w:t>
      </w:r>
      <w:r w:rsidRPr="00535271">
        <w:t xml:space="preserve"> </w:t>
      </w:r>
      <w:r w:rsidRPr="00535271">
        <w:rPr>
          <w:rFonts w:hint="eastAsia"/>
        </w:rPr>
        <w:t>띄게</w:t>
      </w:r>
      <w:r w:rsidR="00250E5F" w:rsidRPr="00535271">
        <w:t>(clearly and conspicuously)</w:t>
      </w:r>
      <w:r w:rsidRPr="00535271">
        <w:t xml:space="preserve"> </w:t>
      </w:r>
      <w:r w:rsidRPr="00535271">
        <w:rPr>
          <w:rFonts w:hint="eastAsia"/>
        </w:rPr>
        <w:t>공개해야</w:t>
      </w:r>
      <w:r w:rsidRPr="00535271">
        <w:t xml:space="preserve"> </w:t>
      </w:r>
      <w:r w:rsidRPr="00535271">
        <w:rPr>
          <w:rFonts w:hint="eastAsia"/>
        </w:rPr>
        <w:t>하며</w:t>
      </w:r>
      <w:r w:rsidRPr="00535271">
        <w:rPr>
          <w:rFonts w:hint="eastAsia"/>
        </w:rPr>
        <w:t>,</w:t>
      </w:r>
      <w:r w:rsidRPr="00535271">
        <w:t xml:space="preserve"> </w:t>
      </w:r>
      <w:r w:rsidR="00FA588F" w:rsidRPr="00535271">
        <w:t xml:space="preserve">(2) </w:t>
      </w:r>
      <w:r w:rsidR="00C26198" w:rsidRPr="00535271">
        <w:rPr>
          <w:rFonts w:hint="eastAsia"/>
        </w:rPr>
        <w:t>모든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광고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및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제품</w:t>
      </w:r>
      <w:r w:rsidR="00C26198" w:rsidRPr="00535271">
        <w:t>·</w:t>
      </w:r>
      <w:r w:rsidR="00C26198" w:rsidRPr="00535271">
        <w:rPr>
          <w:rFonts w:hint="eastAsia"/>
        </w:rPr>
        <w:t>서비스와의</w:t>
      </w:r>
      <w:r w:rsidR="00C26198" w:rsidRPr="00535271">
        <w:rPr>
          <w:rFonts w:hint="eastAsia"/>
        </w:rPr>
        <w:t xml:space="preserve"> </w:t>
      </w:r>
      <w:r w:rsidR="000D3F2E" w:rsidRPr="00535271">
        <w:rPr>
          <w:rFonts w:hint="eastAsia"/>
        </w:rPr>
        <w:t>스폰서쉽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및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유사한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관계를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명확하고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눈에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띄게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공개해야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하</w:t>
      </w:r>
      <w:r w:rsidR="00FA588F" w:rsidRPr="00535271">
        <w:rPr>
          <w:rFonts w:hint="eastAsia"/>
        </w:rPr>
        <w:t>고</w:t>
      </w:r>
      <w:r w:rsidR="000D3F2E" w:rsidRPr="00535271">
        <w:rPr>
          <w:rFonts w:hint="eastAsia"/>
        </w:rPr>
        <w:t>(</w:t>
      </w:r>
      <w:r w:rsidR="000D3F2E" w:rsidRPr="00535271">
        <w:rPr>
          <w:rFonts w:hint="eastAsia"/>
        </w:rPr>
        <w:t>자격증</w:t>
      </w:r>
      <w:r w:rsidR="000D3F2E" w:rsidRPr="00535271">
        <w:rPr>
          <w:rFonts w:hint="eastAsia"/>
        </w:rPr>
        <w:t xml:space="preserve"> </w:t>
      </w:r>
      <w:r w:rsidR="000D3F2E" w:rsidRPr="00535271">
        <w:rPr>
          <w:rFonts w:hint="eastAsia"/>
        </w:rPr>
        <w:t>있는</w:t>
      </w:r>
      <w:r w:rsidR="000D3F2E" w:rsidRPr="00535271">
        <w:rPr>
          <w:rFonts w:hint="eastAsia"/>
        </w:rPr>
        <w:t xml:space="preserve"> </w:t>
      </w:r>
      <w:r w:rsidR="000D3F2E" w:rsidRPr="00535271">
        <w:rPr>
          <w:rFonts w:hint="eastAsia"/>
        </w:rPr>
        <w:t>전문가와의</w:t>
      </w:r>
      <w:r w:rsidR="000D3F2E" w:rsidRPr="00535271">
        <w:rPr>
          <w:rFonts w:hint="eastAsia"/>
        </w:rPr>
        <w:t xml:space="preserve"> </w:t>
      </w:r>
      <w:r w:rsidR="000D3F2E" w:rsidRPr="00535271">
        <w:rPr>
          <w:rFonts w:hint="eastAsia"/>
        </w:rPr>
        <w:t>연결</w:t>
      </w:r>
      <w:r w:rsidR="000D3F2E" w:rsidRPr="00535271">
        <w:rPr>
          <w:rFonts w:hint="eastAsia"/>
        </w:rPr>
        <w:t xml:space="preserve"> </w:t>
      </w:r>
      <w:r w:rsidR="000D3F2E" w:rsidRPr="00535271">
        <w:rPr>
          <w:rFonts w:hint="eastAsia"/>
        </w:rPr>
        <w:t>제외</w:t>
      </w:r>
      <w:r w:rsidR="000D3F2E" w:rsidRPr="00535271">
        <w:rPr>
          <w:rFonts w:hint="eastAsia"/>
        </w:rPr>
        <w:t>)</w:t>
      </w:r>
      <w:r w:rsidR="00C26198" w:rsidRPr="00535271">
        <w:rPr>
          <w:rFonts w:hint="eastAsia"/>
        </w:rPr>
        <w:t>,</w:t>
      </w:r>
      <w:r w:rsidR="00C26198" w:rsidRPr="00535271">
        <w:t xml:space="preserve"> </w:t>
      </w:r>
      <w:r w:rsidR="00C26198" w:rsidRPr="00535271">
        <w:rPr>
          <w:rFonts w:hint="eastAsia"/>
        </w:rPr>
        <w:t>사용자가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입력한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내용은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타겟팅</w:t>
      </w:r>
      <w:r w:rsidR="00C26198" w:rsidRPr="00535271">
        <w:rPr>
          <w:rFonts w:hint="eastAsia"/>
        </w:rPr>
        <w:t>/</w:t>
      </w:r>
      <w:r w:rsidR="00C26198" w:rsidRPr="00535271">
        <w:rPr>
          <w:rFonts w:hint="eastAsia"/>
        </w:rPr>
        <w:t>맞춤형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광고에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사용될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수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없</w:t>
      </w:r>
      <w:r w:rsidR="00FA588F" w:rsidRPr="00535271">
        <w:rPr>
          <w:rFonts w:hint="eastAsia"/>
        </w:rPr>
        <w:t>으며</w:t>
      </w:r>
      <w:r w:rsidR="00C26198" w:rsidRPr="00535271">
        <w:rPr>
          <w:rFonts w:hint="eastAsia"/>
        </w:rPr>
        <w:t xml:space="preserve">, </w:t>
      </w:r>
      <w:r w:rsidR="00FA588F" w:rsidRPr="00535271">
        <w:t xml:space="preserve">(3) </w:t>
      </w:r>
      <w:r w:rsidR="00C26198" w:rsidRPr="00535271">
        <w:rPr>
          <w:rFonts w:hint="eastAsia"/>
        </w:rPr>
        <w:t>사용자가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동의한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경우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등</w:t>
      </w:r>
      <w:r w:rsidR="00FE180E" w:rsidRPr="00535271">
        <w:rPr>
          <w:rFonts w:hint="eastAsia"/>
        </w:rPr>
        <w:t xml:space="preserve"> </w:t>
      </w:r>
      <w:r w:rsidR="00FE180E" w:rsidRPr="00535271">
        <w:rPr>
          <w:rFonts w:hint="eastAsia"/>
        </w:rPr>
        <w:t>특수한</w:t>
      </w:r>
      <w:r w:rsidR="00FE180E" w:rsidRPr="00535271">
        <w:rPr>
          <w:rFonts w:hint="eastAsia"/>
        </w:rPr>
        <w:t xml:space="preserve"> </w:t>
      </w:r>
      <w:r w:rsidR="00FE180E" w:rsidRPr="00535271">
        <w:rPr>
          <w:rFonts w:hint="eastAsia"/>
        </w:rPr>
        <w:t>상황</w:t>
      </w:r>
      <w:r w:rsidR="00C26198" w:rsidRPr="00535271">
        <w:rPr>
          <w:rFonts w:hint="eastAsia"/>
        </w:rPr>
        <w:t>을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제외하고는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개인을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식별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가능한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건강정보</w:t>
      </w:r>
      <w:ins w:id="271" w:author="changjoon.yoo" w:date="2025-07-26T23:44:00Z">
        <w:r w:rsidR="00680D64">
          <w:rPr>
            <w:rFonts w:hint="eastAsia"/>
          </w:rPr>
          <w:t xml:space="preserve"> </w:t>
        </w:r>
        <w:r w:rsidR="00680D64">
          <w:rPr>
            <w:rFonts w:hint="eastAsia"/>
          </w:rPr>
          <w:t>또는</w:t>
        </w:r>
        <w:r w:rsidR="00680D64">
          <w:rPr>
            <w:rFonts w:hint="eastAsia"/>
          </w:rPr>
          <w:t xml:space="preserve"> </w:t>
        </w:r>
      </w:ins>
      <w:del w:id="272" w:author="changjoon.yoo" w:date="2025-07-26T23:44:00Z">
        <w:r w:rsidR="00C26198" w:rsidRPr="00535271" w:rsidDel="00680D64">
          <w:rPr>
            <w:rFonts w:hint="eastAsia"/>
          </w:rPr>
          <w:delText>는</w:delText>
        </w:r>
        <w:r w:rsidR="00C26198" w:rsidRPr="00535271" w:rsidDel="00680D64">
          <w:rPr>
            <w:rFonts w:hint="eastAsia"/>
          </w:rPr>
          <w:delText xml:space="preserve"> </w:delText>
        </w:r>
      </w:del>
      <w:r w:rsidR="00C26198" w:rsidRPr="00535271">
        <w:rPr>
          <w:rFonts w:hint="eastAsia"/>
        </w:rPr>
        <w:t>사용자</w:t>
      </w:r>
      <w:ins w:id="273" w:author="changjoon.yoo" w:date="2025-07-26T23:44:00Z">
        <w:r w:rsidR="00680D64">
          <w:rPr>
            <w:rFonts w:hint="eastAsia"/>
          </w:rPr>
          <w:t>가</w:t>
        </w:r>
      </w:ins>
      <w:del w:id="274" w:author="changjoon.yoo" w:date="2025-07-26T23:44:00Z">
        <w:r w:rsidR="00C26198" w:rsidRPr="00535271" w:rsidDel="00680D64">
          <w:rPr>
            <w:rFonts w:hint="eastAsia"/>
          </w:rPr>
          <w:delText>의</w:delText>
        </w:r>
      </w:del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입력</w:t>
      </w:r>
      <w:ins w:id="275" w:author="changjoon.yoo" w:date="2025-07-26T23:44:00Z">
        <w:r w:rsidR="00680D64">
          <w:rPr>
            <w:rFonts w:hint="eastAsia"/>
          </w:rPr>
          <w:t>한</w:t>
        </w:r>
      </w:ins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정보를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판매</w:t>
      </w:r>
      <w:r w:rsidR="00C26198" w:rsidRPr="00535271">
        <w:t>·</w:t>
      </w:r>
      <w:r w:rsidR="00C26198" w:rsidRPr="00535271">
        <w:rPr>
          <w:rFonts w:hint="eastAsia"/>
        </w:rPr>
        <w:t>공유할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수</w:t>
      </w:r>
      <w:r w:rsidR="00C26198" w:rsidRPr="00535271">
        <w:rPr>
          <w:rFonts w:hint="eastAsia"/>
        </w:rPr>
        <w:t xml:space="preserve"> </w:t>
      </w:r>
      <w:r w:rsidR="00C26198" w:rsidRPr="00535271">
        <w:rPr>
          <w:rFonts w:hint="eastAsia"/>
        </w:rPr>
        <w:t>없음</w:t>
      </w:r>
    </w:p>
    <w:p w14:paraId="4BB983DB" w14:textId="3D041ABA" w:rsidR="00C7611E" w:rsidRPr="00535271" w:rsidRDefault="00C7611E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정신건강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챗봇의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제공자는</w:t>
      </w:r>
      <w:r w:rsidRPr="00535271">
        <w:t xml:space="preserve"> (1) </w:t>
      </w:r>
      <w:r w:rsidRPr="00535271">
        <w:rPr>
          <w:rFonts w:hint="eastAsia"/>
        </w:rPr>
        <w:t>법령에</w:t>
      </w:r>
      <w:r w:rsidRPr="00535271">
        <w:t xml:space="preserve"> </w:t>
      </w:r>
      <w:r w:rsidRPr="00535271">
        <w:rPr>
          <w:rFonts w:hint="eastAsia"/>
        </w:rPr>
        <w:t>명시된</w:t>
      </w:r>
      <w:r w:rsidRPr="00535271">
        <w:t xml:space="preserve"> </w:t>
      </w:r>
      <w:r w:rsidRPr="00535271">
        <w:rPr>
          <w:rFonts w:hint="eastAsia"/>
        </w:rPr>
        <w:t>세부</w:t>
      </w:r>
      <w:r w:rsidRPr="00535271">
        <w:t xml:space="preserve"> </w:t>
      </w:r>
      <w:r w:rsidRPr="00535271">
        <w:rPr>
          <w:rFonts w:hint="eastAsia"/>
        </w:rPr>
        <w:t>요구사항을</w:t>
      </w:r>
      <w:r w:rsidRPr="00535271">
        <w:t xml:space="preserve"> </w:t>
      </w:r>
      <w:r w:rsidRPr="00535271">
        <w:rPr>
          <w:rFonts w:hint="eastAsia"/>
        </w:rPr>
        <w:t>충족하는</w:t>
      </w:r>
      <w:r w:rsidRPr="00535271">
        <w:t xml:space="preserve"> </w:t>
      </w:r>
      <w:r w:rsidRPr="00535271">
        <w:rPr>
          <w:rFonts w:hint="eastAsia"/>
        </w:rPr>
        <w:t>서면</w:t>
      </w:r>
      <w:r w:rsidRPr="00535271">
        <w:t xml:space="preserve"> </w:t>
      </w:r>
      <w:r w:rsidRPr="00535271">
        <w:rPr>
          <w:rFonts w:hint="eastAsia"/>
        </w:rPr>
        <w:t>정책을</w:t>
      </w:r>
      <w:r w:rsidRPr="00535271">
        <w:t xml:space="preserve"> </w:t>
      </w:r>
      <w:r w:rsidRPr="00535271">
        <w:rPr>
          <w:rFonts w:hint="eastAsia"/>
        </w:rPr>
        <w:t>작성</w:t>
      </w:r>
      <w:r w:rsidRPr="00535271">
        <w:t xml:space="preserve">, </w:t>
      </w:r>
      <w:r w:rsidRPr="00535271">
        <w:rPr>
          <w:rFonts w:hint="eastAsia"/>
        </w:rPr>
        <w:t>시행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준수하고</w:t>
      </w:r>
      <w:r w:rsidRPr="00535271">
        <w:t>(</w:t>
      </w:r>
      <w:r w:rsidRPr="00535271">
        <w:rPr>
          <w:rFonts w:hint="eastAsia"/>
        </w:rPr>
        <w:t>유타</w:t>
      </w:r>
      <w:r w:rsidRPr="00535271">
        <w:t xml:space="preserve"> </w:t>
      </w:r>
      <w:r w:rsidRPr="00535271">
        <w:rPr>
          <w:rFonts w:hint="eastAsia"/>
        </w:rPr>
        <w:t>소비자보호과에</w:t>
      </w:r>
      <w:r w:rsidRPr="00535271">
        <w:t xml:space="preserve"> </w:t>
      </w:r>
      <w:r w:rsidRPr="00535271">
        <w:rPr>
          <w:rFonts w:hint="eastAsia"/>
        </w:rPr>
        <w:t>제출되어야</w:t>
      </w:r>
      <w:r w:rsidRPr="00535271">
        <w:t xml:space="preserve"> </w:t>
      </w:r>
      <w:r w:rsidRPr="00535271">
        <w:rPr>
          <w:rFonts w:hint="eastAsia"/>
        </w:rPr>
        <w:t>함</w:t>
      </w:r>
      <w:r w:rsidRPr="00535271">
        <w:t xml:space="preserve">), (2) </w:t>
      </w:r>
      <w:r w:rsidRPr="00535271">
        <w:rPr>
          <w:rFonts w:hint="eastAsia"/>
        </w:rPr>
        <w:t>훈련</w:t>
      </w:r>
      <w:r w:rsidRPr="00535271">
        <w:t xml:space="preserve"> </w:t>
      </w:r>
      <w:r w:rsidRPr="00535271">
        <w:rPr>
          <w:rFonts w:hint="eastAsia"/>
        </w:rPr>
        <w:t>데이터와</w:t>
      </w:r>
      <w:r w:rsidRPr="00535271">
        <w:t xml:space="preserve"> </w:t>
      </w:r>
      <w:r w:rsidRPr="00535271">
        <w:rPr>
          <w:rFonts w:hint="eastAsia"/>
        </w:rPr>
        <w:t>기반</w:t>
      </w:r>
      <w:r w:rsidRPr="00535271">
        <w:t xml:space="preserve"> </w:t>
      </w:r>
      <w:r w:rsidRPr="00535271">
        <w:rPr>
          <w:rFonts w:hint="eastAsia"/>
        </w:rPr>
        <w:t>모델</w:t>
      </w:r>
      <w:r w:rsidRPr="00535271">
        <w:t xml:space="preserve">, </w:t>
      </w:r>
      <w:r w:rsidRPr="00535271">
        <w:rPr>
          <w:rFonts w:hint="eastAsia"/>
        </w:rPr>
        <w:t>사용자</w:t>
      </w:r>
      <w:r w:rsidRPr="00535271">
        <w:t xml:space="preserve"> </w:t>
      </w:r>
      <w:r w:rsidRPr="00535271">
        <w:rPr>
          <w:rFonts w:hint="eastAsia"/>
        </w:rPr>
        <w:t>데이터</w:t>
      </w:r>
      <w:r w:rsidRPr="00535271">
        <w:t xml:space="preserve"> </w:t>
      </w:r>
      <w:r w:rsidRPr="00535271">
        <w:rPr>
          <w:rFonts w:hint="eastAsia"/>
        </w:rPr>
        <w:t>수집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공유</w:t>
      </w:r>
      <w:r w:rsidRPr="00535271">
        <w:t xml:space="preserve"> </w:t>
      </w:r>
      <w:r w:rsidRPr="00535271">
        <w:rPr>
          <w:rFonts w:hint="eastAsia"/>
        </w:rPr>
        <w:t>관행</w:t>
      </w:r>
      <w:r w:rsidRPr="00535271">
        <w:t xml:space="preserve">, </w:t>
      </w:r>
      <w:r w:rsidRPr="00535271">
        <w:rPr>
          <w:rFonts w:hint="eastAsia"/>
        </w:rPr>
        <w:t>정확성</w:t>
      </w:r>
      <w:r w:rsidRPr="00535271">
        <w:t xml:space="preserve">, </w:t>
      </w:r>
      <w:r w:rsidRPr="00535271">
        <w:rPr>
          <w:rFonts w:hint="eastAsia"/>
        </w:rPr>
        <w:t>신뢰성</w:t>
      </w:r>
      <w:r w:rsidRPr="00535271">
        <w:t xml:space="preserve">, </w:t>
      </w:r>
      <w:r w:rsidRPr="00535271">
        <w:rPr>
          <w:rFonts w:hint="eastAsia"/>
        </w:rPr>
        <w:t>공정성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안전성을</w:t>
      </w:r>
      <w:r w:rsidRPr="00535271">
        <w:t xml:space="preserve"> </w:t>
      </w:r>
      <w:r w:rsidRPr="00535271">
        <w:rPr>
          <w:rFonts w:hint="eastAsia"/>
        </w:rPr>
        <w:t>보장하기</w:t>
      </w:r>
      <w:r w:rsidRPr="00535271">
        <w:t xml:space="preserve"> </w:t>
      </w:r>
      <w:r w:rsidRPr="00535271">
        <w:rPr>
          <w:rFonts w:hint="eastAsia"/>
        </w:rPr>
        <w:t>위한</w:t>
      </w:r>
      <w:r w:rsidRPr="00535271">
        <w:t xml:space="preserve"> </w:t>
      </w:r>
      <w:r w:rsidRPr="00535271">
        <w:rPr>
          <w:rFonts w:hint="eastAsia"/>
        </w:rPr>
        <w:t>지속적인</w:t>
      </w:r>
      <w:r w:rsidRPr="00535271">
        <w:t xml:space="preserve"> </w:t>
      </w:r>
      <w:r w:rsidRPr="00535271">
        <w:rPr>
          <w:rFonts w:hint="eastAsia"/>
        </w:rPr>
        <w:t>노력을</w:t>
      </w:r>
      <w:r w:rsidRPr="00535271">
        <w:t xml:space="preserve"> </w:t>
      </w:r>
      <w:r w:rsidRPr="00535271">
        <w:rPr>
          <w:rFonts w:hint="eastAsia"/>
        </w:rPr>
        <w:t>설명하는</w:t>
      </w:r>
      <w:r w:rsidRPr="00535271">
        <w:t xml:space="preserve"> </w:t>
      </w:r>
      <w:r w:rsidRPr="00535271">
        <w:rPr>
          <w:rFonts w:hint="eastAsia"/>
        </w:rPr>
        <w:t>정보를</w:t>
      </w:r>
      <w:r w:rsidRPr="00535271">
        <w:t xml:space="preserve"> </w:t>
      </w:r>
      <w:r w:rsidRPr="00535271">
        <w:rPr>
          <w:rFonts w:hint="eastAsia"/>
        </w:rPr>
        <w:t>포함하여</w:t>
      </w:r>
      <w:r w:rsidRPr="00535271">
        <w:t xml:space="preserve"> </w:t>
      </w:r>
      <w:r w:rsidRPr="00535271">
        <w:rPr>
          <w:rFonts w:hint="eastAsia"/>
        </w:rPr>
        <w:t>챗봇의</w:t>
      </w:r>
      <w:r w:rsidRPr="00535271">
        <w:t xml:space="preserve"> </w:t>
      </w:r>
      <w:r w:rsidRPr="00535271">
        <w:rPr>
          <w:rFonts w:hint="eastAsia"/>
        </w:rPr>
        <w:t>개발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구현에</w:t>
      </w:r>
      <w:r w:rsidRPr="00535271">
        <w:t xml:space="preserve"> </w:t>
      </w:r>
      <w:r w:rsidRPr="00535271">
        <w:rPr>
          <w:rFonts w:hint="eastAsia"/>
        </w:rPr>
        <w:t>관한</w:t>
      </w:r>
      <w:r w:rsidRPr="00535271">
        <w:t xml:space="preserve"> </w:t>
      </w:r>
      <w:r w:rsidRPr="00535271">
        <w:rPr>
          <w:rFonts w:hint="eastAsia"/>
        </w:rPr>
        <w:t>문서를</w:t>
      </w:r>
      <w:r w:rsidRPr="00535271">
        <w:t xml:space="preserve"> </w:t>
      </w:r>
      <w:r w:rsidRPr="00535271">
        <w:rPr>
          <w:rFonts w:hint="eastAsia"/>
        </w:rPr>
        <w:t>유지</w:t>
      </w:r>
      <w:r w:rsidR="00470058" w:rsidRPr="00535271">
        <w:rPr>
          <w:rFonts w:hint="eastAsia"/>
        </w:rPr>
        <w:t>하는</w:t>
      </w:r>
      <w:r w:rsidR="00470058" w:rsidRPr="00535271">
        <w:t xml:space="preserve"> </w:t>
      </w:r>
      <w:r w:rsidR="00470058" w:rsidRPr="00535271">
        <w:rPr>
          <w:rFonts w:hint="eastAsia"/>
        </w:rPr>
        <w:t>경우에는</w:t>
      </w:r>
      <w:r w:rsidR="00470058" w:rsidRPr="00535271">
        <w:t xml:space="preserve"> </w:t>
      </w:r>
      <w:r w:rsidR="00470058" w:rsidRPr="00535271">
        <w:rPr>
          <w:rFonts w:hint="eastAsia"/>
        </w:rPr>
        <w:t>적극적</w:t>
      </w:r>
      <w:r w:rsidR="00470058" w:rsidRPr="00535271">
        <w:t xml:space="preserve"> </w:t>
      </w:r>
      <w:r w:rsidR="00470058" w:rsidRPr="00535271">
        <w:rPr>
          <w:rFonts w:hint="eastAsia"/>
        </w:rPr>
        <w:t>항변</w:t>
      </w:r>
      <w:r w:rsidR="00470058" w:rsidRPr="00535271">
        <w:t>(affirmative defense)</w:t>
      </w:r>
      <w:r w:rsidR="00470058" w:rsidRPr="00535271">
        <w:rPr>
          <w:rFonts w:hint="eastAsia"/>
        </w:rPr>
        <w:t>을</w:t>
      </w:r>
      <w:r w:rsidR="00470058" w:rsidRPr="00535271">
        <w:t xml:space="preserve"> </w:t>
      </w:r>
      <w:r w:rsidR="00470058" w:rsidRPr="00535271">
        <w:rPr>
          <w:rFonts w:hint="eastAsia"/>
        </w:rPr>
        <w:t>할</w:t>
      </w:r>
      <w:r w:rsidR="00470058" w:rsidRPr="00535271">
        <w:t xml:space="preserve"> </w:t>
      </w:r>
      <w:r w:rsidR="00470058" w:rsidRPr="00535271">
        <w:rPr>
          <w:rFonts w:hint="eastAsia"/>
        </w:rPr>
        <w:t>수</w:t>
      </w:r>
      <w:r w:rsidR="00470058" w:rsidRPr="00535271">
        <w:t xml:space="preserve"> </w:t>
      </w:r>
      <w:r w:rsidR="00470058" w:rsidRPr="00535271">
        <w:rPr>
          <w:rFonts w:hint="eastAsia"/>
        </w:rPr>
        <w:t>있음</w:t>
      </w:r>
    </w:p>
    <w:p w14:paraId="15430F74" w14:textId="5D0D073D" w:rsidR="00C26198" w:rsidRPr="00535271" w:rsidRDefault="00680D64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ins w:id="276" w:author="changjoon.yoo" w:date="2025-07-26T23:41:00Z">
        <w:r w:rsidRPr="00680D64">
          <w:rPr>
            <w:b/>
            <w:rPrChange w:id="277" w:author="changjoon.yoo" w:date="2025-07-26T23:42:00Z">
              <w:rPr/>
            </w:rPrChange>
          </w:rPr>
          <w:t>(</w:t>
        </w:r>
        <w:r w:rsidRPr="00680D64">
          <w:rPr>
            <w:rFonts w:hint="eastAsia"/>
            <w:b/>
            <w:rPrChange w:id="278" w:author="changjoon.yoo" w:date="2025-07-26T23:42:00Z">
              <w:rPr>
                <w:rFonts w:hint="eastAsia"/>
              </w:rPr>
            </w:rPrChange>
          </w:rPr>
          <w:t>위반</w:t>
        </w:r>
        <w:r w:rsidRPr="00680D64">
          <w:rPr>
            <w:b/>
            <w:rPrChange w:id="279" w:author="changjoon.yoo" w:date="2025-07-26T23:42:00Z">
              <w:rPr/>
            </w:rPrChange>
          </w:rPr>
          <w:t xml:space="preserve"> </w:t>
        </w:r>
        <w:r w:rsidRPr="00680D64">
          <w:rPr>
            <w:rFonts w:hint="eastAsia"/>
            <w:b/>
            <w:rPrChange w:id="280" w:author="changjoon.yoo" w:date="2025-07-26T23:42:00Z">
              <w:rPr>
                <w:rFonts w:hint="eastAsia"/>
              </w:rPr>
            </w:rPrChange>
          </w:rPr>
          <w:t>시</w:t>
        </w:r>
        <w:r w:rsidRPr="00680D64">
          <w:rPr>
            <w:b/>
            <w:rPrChange w:id="281" w:author="changjoon.yoo" w:date="2025-07-26T23:42:00Z">
              <w:rPr/>
            </w:rPrChange>
          </w:rPr>
          <w:t xml:space="preserve"> </w:t>
        </w:r>
        <w:r w:rsidRPr="00680D64">
          <w:rPr>
            <w:rFonts w:hint="eastAsia"/>
            <w:b/>
            <w:rPrChange w:id="282" w:author="changjoon.yoo" w:date="2025-07-26T23:42:00Z">
              <w:rPr>
                <w:rFonts w:hint="eastAsia"/>
              </w:rPr>
            </w:rPrChange>
          </w:rPr>
          <w:t>제재</w:t>
        </w:r>
        <w:r w:rsidRPr="00680D64">
          <w:rPr>
            <w:b/>
            <w:rPrChange w:id="283" w:author="changjoon.yoo" w:date="2025-07-26T23:42:00Z">
              <w:rPr/>
            </w:rPrChange>
          </w:rPr>
          <w:t>)</w:t>
        </w:r>
        <w:r>
          <w:t xml:space="preserve"> </w:t>
        </w:r>
      </w:ins>
      <w:r w:rsidR="00096C2E" w:rsidRPr="00535271">
        <w:rPr>
          <w:rFonts w:hint="eastAsia"/>
        </w:rPr>
        <w:t>해당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법안의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내용을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위반할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경우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건</w:t>
      </w:r>
      <w:ins w:id="284" w:author="changjoon.yoo" w:date="2025-07-26T23:42:00Z">
        <w:r>
          <w:rPr>
            <w:rFonts w:hint="eastAsia"/>
          </w:rPr>
          <w:t>당</w:t>
        </w:r>
      </w:ins>
      <w:del w:id="285" w:author="changjoon.yoo" w:date="2025-07-26T23:42:00Z">
        <w:r w:rsidR="00096C2E" w:rsidRPr="00535271" w:rsidDel="00680D64">
          <w:rPr>
            <w:rFonts w:hint="eastAsia"/>
          </w:rPr>
          <w:delText>강</w:delText>
        </w:r>
      </w:del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최대</w:t>
      </w:r>
      <w:r w:rsidR="00096C2E" w:rsidRPr="00535271">
        <w:rPr>
          <w:rFonts w:hint="eastAsia"/>
        </w:rPr>
        <w:t xml:space="preserve"> </w:t>
      </w:r>
      <w:ins w:id="286" w:author="changjoon.yoo" w:date="2025-07-27T00:36:00Z">
        <w:r w:rsidR="00741AB2">
          <w:t>$</w:t>
        </w:r>
      </w:ins>
      <w:r w:rsidR="00096C2E" w:rsidRPr="00535271">
        <w:t>2,500</w:t>
      </w:r>
      <w:del w:id="287" w:author="changjoon.yoo" w:date="2025-07-27T00:36:00Z">
        <w:r w:rsidR="00096C2E" w:rsidRPr="00535271" w:rsidDel="00741AB2">
          <w:delText xml:space="preserve"> </w:delText>
        </w:r>
        <w:r w:rsidR="00096C2E" w:rsidRPr="00535271" w:rsidDel="00741AB2">
          <w:rPr>
            <w:rFonts w:hint="eastAsia"/>
          </w:rPr>
          <w:delText>달러의</w:delText>
        </w:r>
        <w:r w:rsidR="00096C2E" w:rsidRPr="00535271" w:rsidDel="00741AB2">
          <w:rPr>
            <w:rFonts w:hint="eastAsia"/>
          </w:rPr>
          <w:delText xml:space="preserve"> </w:delText>
        </w:r>
      </w:del>
      <w:ins w:id="288" w:author="changjoon.yoo" w:date="2025-07-27T00:36:00Z">
        <w:r w:rsidR="00741AB2">
          <w:rPr>
            <w:rFonts w:hint="eastAsia"/>
          </w:rPr>
          <w:t xml:space="preserve"> </w:t>
        </w:r>
      </w:ins>
      <w:ins w:id="289" w:author="changjoon.yoo" w:date="2025-07-27T00:15:00Z">
        <w:r w:rsidR="008341E0">
          <w:rPr>
            <w:rFonts w:hint="eastAsia"/>
          </w:rPr>
          <w:t>제재금</w:t>
        </w:r>
      </w:ins>
      <w:del w:id="290" w:author="changjoon.yoo" w:date="2025-07-27T00:04:00Z">
        <w:r w:rsidR="00096C2E" w:rsidRPr="00535271" w:rsidDel="00566371">
          <w:rPr>
            <w:rFonts w:hint="eastAsia"/>
          </w:rPr>
          <w:delText>벌금</w:delText>
        </w:r>
      </w:del>
      <w:ins w:id="291" w:author="changjoon.yoo" w:date="2025-07-26T23:42:00Z">
        <w:r>
          <w:rPr>
            <w:rFonts w:hint="eastAsia"/>
          </w:rPr>
          <w:t>.</w:t>
        </w:r>
      </w:ins>
      <w:del w:id="292" w:author="changjoon.yoo" w:date="2025-07-26T23:42:00Z">
        <w:r w:rsidR="00096C2E" w:rsidRPr="00535271" w:rsidDel="00680D64">
          <w:rPr>
            <w:rFonts w:hint="eastAsia"/>
          </w:rPr>
          <w:delText>,</w:delText>
        </w:r>
      </w:del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금지명령</w:t>
      </w:r>
      <w:r w:rsidR="00096C2E" w:rsidRPr="00535271">
        <w:rPr>
          <w:rFonts w:hint="eastAsia"/>
        </w:rPr>
        <w:t xml:space="preserve">, </w:t>
      </w:r>
      <w:r w:rsidR="00096C2E" w:rsidRPr="00535271">
        <w:rPr>
          <w:rFonts w:hint="eastAsia"/>
        </w:rPr>
        <w:t>환수조치</w:t>
      </w:r>
      <w:r w:rsidR="00FD7109" w:rsidRPr="00535271">
        <w:rPr>
          <w:rFonts w:hint="eastAsia"/>
        </w:rPr>
        <w:t xml:space="preserve">, </w:t>
      </w:r>
      <w:r w:rsidR="00FD7109" w:rsidRPr="00535271">
        <w:rPr>
          <w:rFonts w:hint="eastAsia"/>
        </w:rPr>
        <w:t>행정명령</w:t>
      </w:r>
      <w:r w:rsidR="00FD7109" w:rsidRPr="00535271">
        <w:rPr>
          <w:rFonts w:hint="eastAsia"/>
        </w:rPr>
        <w:t xml:space="preserve"> </w:t>
      </w:r>
      <w:r w:rsidR="00FD7109" w:rsidRPr="00535271">
        <w:rPr>
          <w:rFonts w:hint="eastAsia"/>
        </w:rPr>
        <w:t>위반에</w:t>
      </w:r>
      <w:r w:rsidR="00FD7109" w:rsidRPr="00535271">
        <w:rPr>
          <w:rFonts w:hint="eastAsia"/>
        </w:rPr>
        <w:t xml:space="preserve"> </w:t>
      </w:r>
      <w:r w:rsidR="00FD7109" w:rsidRPr="00535271">
        <w:rPr>
          <w:rFonts w:hint="eastAsia"/>
        </w:rPr>
        <w:t>대한</w:t>
      </w:r>
      <w:r w:rsidR="00FD7109" w:rsidRPr="00535271">
        <w:rPr>
          <w:rFonts w:hint="eastAsia"/>
        </w:rPr>
        <w:t xml:space="preserve"> </w:t>
      </w:r>
      <w:r w:rsidR="00FD7109" w:rsidRPr="00535271">
        <w:rPr>
          <w:rFonts w:hint="eastAsia"/>
        </w:rPr>
        <w:t>추가적인</w:t>
      </w:r>
      <w:r w:rsidR="00FD7109" w:rsidRPr="00535271">
        <w:rPr>
          <w:rFonts w:hint="eastAsia"/>
        </w:rPr>
        <w:t xml:space="preserve"> </w:t>
      </w:r>
      <w:r w:rsidR="00FD7109" w:rsidRPr="00535271">
        <w:rPr>
          <w:rFonts w:hint="eastAsia"/>
        </w:rPr>
        <w:t>제재</w:t>
      </w:r>
      <w:r w:rsidR="00FD7109" w:rsidRPr="00535271">
        <w:rPr>
          <w:rFonts w:hint="eastAsia"/>
        </w:rPr>
        <w:t>(</w:t>
      </w:r>
      <w:r w:rsidR="00FD7109" w:rsidRPr="00535271">
        <w:rPr>
          <w:rFonts w:hint="eastAsia"/>
        </w:rPr>
        <w:t>최대</w:t>
      </w:r>
      <w:r w:rsidR="00FD7109" w:rsidRPr="00535271">
        <w:rPr>
          <w:rFonts w:hint="eastAsia"/>
        </w:rPr>
        <w:t xml:space="preserve"> </w:t>
      </w:r>
      <w:ins w:id="293" w:author="changjoon.yoo" w:date="2025-07-27T00:36:00Z">
        <w:r w:rsidR="00741AB2">
          <w:t>$</w:t>
        </w:r>
      </w:ins>
      <w:r w:rsidR="00FD7109" w:rsidRPr="00535271">
        <w:t>5,000</w:t>
      </w:r>
      <w:del w:id="294" w:author="changjoon.yoo" w:date="2025-07-27T00:36:00Z">
        <w:r w:rsidR="00FD7109" w:rsidRPr="00535271" w:rsidDel="00741AB2">
          <w:delText xml:space="preserve"> </w:delText>
        </w:r>
        <w:r w:rsidR="00FD7109" w:rsidRPr="00535271" w:rsidDel="00741AB2">
          <w:rPr>
            <w:rFonts w:hint="eastAsia"/>
          </w:rPr>
          <w:delText>달러</w:delText>
        </w:r>
      </w:del>
      <w:r w:rsidR="00FD7109" w:rsidRPr="00535271">
        <w:rPr>
          <w:rFonts w:hint="eastAsia"/>
        </w:rPr>
        <w:t>)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등이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가능함</w:t>
      </w:r>
      <w:r w:rsidR="00096C2E" w:rsidRPr="00535271">
        <w:rPr>
          <w:rFonts w:hint="eastAsia"/>
        </w:rPr>
        <w:t>.</w:t>
      </w:r>
      <w:r w:rsidR="00096C2E" w:rsidRPr="00535271">
        <w:t xml:space="preserve"> </w:t>
      </w:r>
      <w:r w:rsidR="00096C2E" w:rsidRPr="00535271">
        <w:rPr>
          <w:rFonts w:hint="eastAsia"/>
        </w:rPr>
        <w:t>다만</w:t>
      </w:r>
      <w:r w:rsidR="00096C2E" w:rsidRPr="00535271">
        <w:rPr>
          <w:rFonts w:hint="eastAsia"/>
        </w:rPr>
        <w:t xml:space="preserve">, </w:t>
      </w:r>
      <w:r w:rsidR="00096C2E" w:rsidRPr="00535271">
        <w:rPr>
          <w:rFonts w:hint="eastAsia"/>
        </w:rPr>
        <w:t>사적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소권은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인정되지</w:t>
      </w:r>
      <w:r w:rsidR="00096C2E" w:rsidRPr="00535271">
        <w:rPr>
          <w:rFonts w:hint="eastAsia"/>
        </w:rPr>
        <w:t xml:space="preserve"> </w:t>
      </w:r>
      <w:r w:rsidR="00096C2E" w:rsidRPr="00535271">
        <w:rPr>
          <w:rFonts w:hint="eastAsia"/>
        </w:rPr>
        <w:t>않음</w:t>
      </w:r>
      <w:commentRangeEnd w:id="244"/>
      <w:r w:rsidR="001675F2" w:rsidRPr="00535271">
        <w:rPr>
          <w:rStyle w:val="ad"/>
          <w:spacing w:val="0"/>
        </w:rPr>
        <w:commentReference w:id="244"/>
      </w:r>
      <w:commentRangeEnd w:id="245"/>
      <w:r w:rsidR="00AD5A67" w:rsidRPr="00535271">
        <w:rPr>
          <w:rStyle w:val="ad"/>
          <w:spacing w:val="0"/>
        </w:rPr>
        <w:commentReference w:id="245"/>
      </w:r>
    </w:p>
    <w:p w14:paraId="316BB0C1" w14:textId="73A3C6EB" w:rsidR="002442FC" w:rsidRPr="00535271" w:rsidRDefault="002442FC">
      <w:pPr>
        <w:widowControl/>
        <w:wordWrap/>
        <w:autoSpaceDN/>
        <w:adjustRightInd/>
        <w:snapToGrid/>
        <w:spacing w:line="240" w:lineRule="auto"/>
        <w:jc w:val="left"/>
        <w:rPr>
          <w:b/>
          <w:spacing w:val="3"/>
          <w:sz w:val="26"/>
          <w:szCs w:val="26"/>
        </w:rPr>
      </w:pPr>
    </w:p>
    <w:p w14:paraId="224FBE78" w14:textId="1999840D" w:rsidR="007D1866" w:rsidRPr="00535271" w:rsidRDefault="007D1866" w:rsidP="00EA36C2">
      <w:pPr>
        <w:pStyle w:val="2"/>
        <w:autoSpaceDE w:val="0"/>
        <w:spacing w:after="160"/>
      </w:pPr>
      <w:bookmarkStart w:id="295" w:name="_Toc204470980"/>
      <w:r w:rsidRPr="00535271">
        <w:rPr>
          <w:rFonts w:hint="eastAsia"/>
        </w:rPr>
        <w:t>콜로라도주</w:t>
      </w:r>
      <w:r w:rsidRPr="00535271">
        <w:t xml:space="preserve"> AI</w:t>
      </w:r>
      <w:r w:rsidRPr="00535271">
        <w:rPr>
          <w:rFonts w:hint="eastAsia"/>
        </w:rPr>
        <w:t>법</w:t>
      </w:r>
      <w:r w:rsidRPr="00535271">
        <w:t>(Colorado AI Act: CAIA) (2026. 2. 1.</w:t>
      </w:r>
      <w:r w:rsidR="008A740D" w:rsidRPr="00535271">
        <w:t xml:space="preserve"> </w:t>
      </w:r>
      <w:r w:rsidR="008A740D" w:rsidRPr="00535271">
        <w:rPr>
          <w:rFonts w:hint="eastAsia"/>
        </w:rPr>
        <w:t>시행</w:t>
      </w:r>
      <w:r w:rsidRPr="00535271">
        <w:t>)</w:t>
      </w:r>
      <w:bookmarkEnd w:id="295"/>
      <w:r w:rsidRPr="00535271">
        <w:t xml:space="preserve"> </w:t>
      </w:r>
    </w:p>
    <w:p w14:paraId="17C775FB" w14:textId="77777777" w:rsidR="007D1866" w:rsidRPr="00535271" w:rsidRDefault="007D1866" w:rsidP="00EA36C2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59D31272" w14:textId="58FEC983" w:rsidR="00492BBE" w:rsidRPr="00535271" w:rsidRDefault="007D1866" w:rsidP="00EA36C2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미국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콜로라도</w:t>
      </w:r>
      <w:r w:rsidR="00905D4A" w:rsidRPr="00535271">
        <w:rPr>
          <w:rFonts w:cs="Calibri"/>
          <w:sz w:val="22"/>
        </w:rPr>
        <w:t xml:space="preserve"> </w:t>
      </w:r>
      <w:r w:rsidR="00905D4A" w:rsidRPr="00535271">
        <w:rPr>
          <w:rFonts w:cs="Calibri" w:hint="eastAsia"/>
          <w:sz w:val="22"/>
        </w:rPr>
        <w:t>주</w:t>
      </w:r>
      <w:r w:rsidR="003E1BE9" w:rsidRPr="00535271">
        <w:rPr>
          <w:rFonts w:cs="Calibri" w:hint="eastAsia"/>
          <w:sz w:val="22"/>
        </w:rPr>
        <w:t>는</w:t>
      </w:r>
      <w:r w:rsidR="003E1BE9" w:rsidRPr="00535271">
        <w:rPr>
          <w:rFonts w:cs="Calibri"/>
          <w:sz w:val="22"/>
        </w:rPr>
        <w:t xml:space="preserve"> </w:t>
      </w:r>
      <w:r w:rsidR="004B2595" w:rsidRPr="00535271">
        <w:rPr>
          <w:rFonts w:cs="Calibri"/>
          <w:sz w:val="22"/>
        </w:rPr>
        <w:t xml:space="preserve">2024. 5. 17. </w:t>
      </w:r>
      <w:r w:rsidR="003C5D53" w:rsidRPr="00535271">
        <w:rPr>
          <w:rFonts w:cs="Calibri" w:hint="eastAsia"/>
          <w:sz w:val="22"/>
        </w:rPr>
        <w:t>인공지능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시스템과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상호작용을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하는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소비자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보호에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관한</w:t>
      </w:r>
      <w:r w:rsidR="003C5D53" w:rsidRPr="00535271">
        <w:rPr>
          <w:rFonts w:cs="Calibri"/>
          <w:sz w:val="22"/>
        </w:rPr>
        <w:t xml:space="preserve"> </w:t>
      </w:r>
      <w:r w:rsidR="003C5D53" w:rsidRPr="00535271">
        <w:rPr>
          <w:rFonts w:cs="Calibri" w:hint="eastAsia"/>
          <w:sz w:val="22"/>
        </w:rPr>
        <w:t>법률</w:t>
      </w:r>
      <w:r w:rsidR="003C5D53" w:rsidRPr="00535271">
        <w:rPr>
          <w:rFonts w:cs="Calibri"/>
          <w:sz w:val="22"/>
        </w:rPr>
        <w:t>(Law concerning consumer protections in interactions with artificial intelligence systems</w:t>
      </w:r>
      <w:r w:rsidR="003E1BE9" w:rsidRPr="00535271">
        <w:rPr>
          <w:rFonts w:cs="Calibri"/>
          <w:sz w:val="22"/>
        </w:rPr>
        <w:t>, “CAIA”</w:t>
      </w:r>
      <w:r w:rsidR="003C5D53" w:rsidRPr="00535271">
        <w:rPr>
          <w:rFonts w:cs="Calibri"/>
          <w:sz w:val="22"/>
        </w:rPr>
        <w:t>)</w:t>
      </w:r>
      <w:r w:rsidR="00492BBE" w:rsidRPr="00535271">
        <w:rPr>
          <w:rFonts w:cs="Calibri" w:hint="eastAsia"/>
          <w:sz w:val="22"/>
        </w:rPr>
        <w:t>을</w:t>
      </w:r>
      <w:r w:rsidR="00492BBE" w:rsidRPr="00535271">
        <w:rPr>
          <w:rFonts w:cs="Calibri"/>
          <w:sz w:val="22"/>
        </w:rPr>
        <w:t xml:space="preserve"> </w:t>
      </w:r>
      <w:r w:rsidR="00492BBE" w:rsidRPr="00535271">
        <w:rPr>
          <w:rFonts w:cs="Calibri" w:hint="eastAsia"/>
          <w:sz w:val="22"/>
        </w:rPr>
        <w:t>제정하였고</w:t>
      </w:r>
      <w:r w:rsidR="00492BBE" w:rsidRPr="00535271">
        <w:rPr>
          <w:rFonts w:cs="Calibri"/>
          <w:sz w:val="22"/>
        </w:rPr>
        <w:t xml:space="preserve">, </w:t>
      </w:r>
      <w:r w:rsidR="005D5AE4" w:rsidRPr="00535271">
        <w:rPr>
          <w:rFonts w:cs="Calibri" w:hint="eastAsia"/>
          <w:sz w:val="22"/>
        </w:rPr>
        <w:t>주요</w:t>
      </w:r>
      <w:r w:rsidR="005D5AE4" w:rsidRPr="00535271">
        <w:rPr>
          <w:rFonts w:cs="Calibri"/>
          <w:sz w:val="22"/>
        </w:rPr>
        <w:t xml:space="preserve"> </w:t>
      </w:r>
      <w:r w:rsidR="005D5AE4" w:rsidRPr="00535271">
        <w:rPr>
          <w:rFonts w:cs="Calibri" w:hint="eastAsia"/>
          <w:sz w:val="22"/>
        </w:rPr>
        <w:t>내용은</w:t>
      </w:r>
      <w:r w:rsidR="005D5AE4" w:rsidRPr="00535271">
        <w:rPr>
          <w:rFonts w:cs="Calibri"/>
          <w:sz w:val="22"/>
        </w:rPr>
        <w:t xml:space="preserve"> </w:t>
      </w:r>
      <w:r w:rsidR="00492BBE" w:rsidRPr="00535271">
        <w:rPr>
          <w:rFonts w:cs="Calibri"/>
          <w:sz w:val="22"/>
        </w:rPr>
        <w:t>2026. 2. 1.</w:t>
      </w:r>
      <w:r w:rsidR="00492BBE" w:rsidRPr="00535271">
        <w:rPr>
          <w:rFonts w:cs="Calibri" w:hint="eastAsia"/>
          <w:sz w:val="22"/>
        </w:rPr>
        <w:t>부터</w:t>
      </w:r>
      <w:r w:rsidR="00492BBE" w:rsidRPr="00535271">
        <w:rPr>
          <w:rFonts w:cs="Calibri"/>
          <w:sz w:val="22"/>
        </w:rPr>
        <w:t xml:space="preserve"> </w:t>
      </w:r>
      <w:r w:rsidR="00492BBE" w:rsidRPr="00535271">
        <w:rPr>
          <w:rFonts w:cs="Calibri" w:hint="eastAsia"/>
          <w:sz w:val="22"/>
        </w:rPr>
        <w:t>본격</w:t>
      </w:r>
      <w:r w:rsidR="00492BBE" w:rsidRPr="00535271">
        <w:rPr>
          <w:rFonts w:cs="Calibri"/>
          <w:sz w:val="22"/>
        </w:rPr>
        <w:t xml:space="preserve"> </w:t>
      </w:r>
      <w:r w:rsidR="00492BBE" w:rsidRPr="00535271">
        <w:rPr>
          <w:rFonts w:cs="Calibri" w:hint="eastAsia"/>
          <w:sz w:val="22"/>
        </w:rPr>
        <w:t>시행</w:t>
      </w:r>
      <w:r w:rsidR="00492BBE" w:rsidRPr="00535271">
        <w:rPr>
          <w:rFonts w:cs="Calibri"/>
          <w:sz w:val="22"/>
        </w:rPr>
        <w:t xml:space="preserve"> </w:t>
      </w:r>
      <w:r w:rsidR="00492BBE" w:rsidRPr="00535271">
        <w:rPr>
          <w:rFonts w:cs="Calibri" w:hint="eastAsia"/>
          <w:sz w:val="22"/>
        </w:rPr>
        <w:t>예정임</w:t>
      </w:r>
      <w:r w:rsidR="009902B6" w:rsidRPr="00535271">
        <w:rPr>
          <w:rStyle w:val="aa"/>
          <w:rFonts w:cs="Calibri"/>
          <w:sz w:val="22"/>
        </w:rPr>
        <w:footnoteReference w:id="3"/>
      </w:r>
      <w:r w:rsidR="00D37C4A" w:rsidRPr="00535271">
        <w:rPr>
          <w:rFonts w:cs="Calibri"/>
          <w:sz w:val="22"/>
        </w:rPr>
        <w:t xml:space="preserve">. </w:t>
      </w:r>
      <w:r w:rsidR="00D37C4A" w:rsidRPr="00535271">
        <w:rPr>
          <w:rFonts w:cs="Calibri" w:hint="eastAsia"/>
          <w:sz w:val="22"/>
        </w:rPr>
        <w:t>주지사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등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주정부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주요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인사들은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시행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연기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및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추가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논의를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촉구하는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공개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서한을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발표하고</w:t>
      </w:r>
      <w:r w:rsidR="00D37C4A" w:rsidRPr="00535271">
        <w:rPr>
          <w:rFonts w:cs="Calibri" w:hint="eastAsia"/>
          <w:sz w:val="22"/>
        </w:rPr>
        <w:t>,</w:t>
      </w:r>
      <w:r w:rsidR="00D37C4A" w:rsidRPr="00535271">
        <w:rPr>
          <w:rFonts w:cs="Calibri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시행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연기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및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주요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조항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완화를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위한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개정안이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논의된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바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있으나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최종적으로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부결되었고</w:t>
      </w:r>
      <w:r w:rsidR="00D37C4A" w:rsidRPr="00535271">
        <w:rPr>
          <w:rFonts w:cs="Calibri" w:hint="eastAsia"/>
          <w:sz w:val="22"/>
        </w:rPr>
        <w:t xml:space="preserve">, </w:t>
      </w:r>
      <w:r w:rsidR="00D37C4A" w:rsidRPr="00535271">
        <w:rPr>
          <w:rFonts w:cs="Calibri" w:hint="eastAsia"/>
          <w:sz w:val="22"/>
        </w:rPr>
        <w:t>원안대로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/>
          <w:sz w:val="22"/>
        </w:rPr>
        <w:t xml:space="preserve">2026. 2. 1. </w:t>
      </w:r>
      <w:r w:rsidR="00D37C4A" w:rsidRPr="00535271">
        <w:rPr>
          <w:rFonts w:cs="Calibri" w:hint="eastAsia"/>
          <w:sz w:val="22"/>
        </w:rPr>
        <w:t>시행이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확정된</w:t>
      </w:r>
      <w:r w:rsidR="00D37C4A" w:rsidRPr="00535271">
        <w:rPr>
          <w:rFonts w:cs="Calibri" w:hint="eastAsia"/>
          <w:sz w:val="22"/>
        </w:rPr>
        <w:t xml:space="preserve"> </w:t>
      </w:r>
      <w:r w:rsidR="00D37C4A" w:rsidRPr="00535271">
        <w:rPr>
          <w:rFonts w:cs="Calibri" w:hint="eastAsia"/>
          <w:sz w:val="22"/>
        </w:rPr>
        <w:t>상태임</w:t>
      </w:r>
      <w:r w:rsidRPr="00535271">
        <w:rPr>
          <w:rFonts w:cs="Calibri"/>
          <w:sz w:val="22"/>
        </w:rPr>
        <w:t xml:space="preserve"> </w:t>
      </w:r>
    </w:p>
    <w:p w14:paraId="6D70C6A1" w14:textId="3F7A45E4" w:rsidR="00961ED1" w:rsidRPr="00535271" w:rsidRDefault="00492BBE" w:rsidP="00EA36C2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color w:val="A6A6A6" w:themeColor="background1" w:themeShade="A6"/>
          <w:sz w:val="22"/>
        </w:rPr>
      </w:pPr>
      <w:r w:rsidRPr="00535271">
        <w:rPr>
          <w:rFonts w:cs="Calibri"/>
          <w:color w:val="A6A6A6" w:themeColor="background1" w:themeShade="A6"/>
          <w:sz w:val="22"/>
        </w:rPr>
        <w:t>CAIA</w:t>
      </w:r>
      <w:r w:rsidRPr="00535271">
        <w:rPr>
          <w:rFonts w:cs="Calibri" w:hint="eastAsia"/>
          <w:color w:val="A6A6A6" w:themeColor="background1" w:themeShade="A6"/>
          <w:sz w:val="22"/>
        </w:rPr>
        <w:t>는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</w:rPr>
        <w:t>미국</w:t>
      </w:r>
      <w:r w:rsidR="007D186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</w:rPr>
        <w:t>최초의</w:t>
      </w:r>
      <w:r w:rsidR="007D1866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  <w:u w:val="single"/>
        </w:rPr>
        <w:t>위험</w:t>
      </w:r>
      <w:r w:rsidR="007D1866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  <w:u w:val="single"/>
        </w:rPr>
        <w:t>기반</w:t>
      </w:r>
      <w:r w:rsidR="007D1866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  <w:u w:val="single"/>
        </w:rPr>
        <w:t>접근</w:t>
      </w:r>
      <w:r w:rsidR="007D1866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  <w:u w:val="single"/>
        </w:rPr>
        <w:t>방식에</w:t>
      </w:r>
      <w:r w:rsidR="007D1866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7D1866" w:rsidRPr="00535271">
        <w:rPr>
          <w:rFonts w:cs="Calibri" w:hint="eastAsia"/>
          <w:color w:val="A6A6A6" w:themeColor="background1" w:themeShade="A6"/>
          <w:sz w:val="22"/>
          <w:u w:val="single"/>
        </w:rPr>
        <w:t>근거한</w:t>
      </w:r>
      <w:r w:rsidR="007D1866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7B00A8" w:rsidRPr="00535271">
        <w:rPr>
          <w:rFonts w:cs="Calibri" w:hint="eastAsia"/>
          <w:color w:val="A6A6A6" w:themeColor="background1" w:themeShade="A6"/>
          <w:sz w:val="22"/>
          <w:u w:val="single"/>
        </w:rPr>
        <w:t>포괄적인</w:t>
      </w:r>
      <w:r w:rsidR="007B00A8" w:rsidRPr="00535271">
        <w:rPr>
          <w:rFonts w:cs="Calibri"/>
          <w:color w:val="A6A6A6" w:themeColor="background1" w:themeShade="A6"/>
          <w:sz w:val="22"/>
          <w:u w:val="single"/>
        </w:rPr>
        <w:t xml:space="preserve"> AI </w:t>
      </w:r>
      <w:r w:rsidR="007B00A8" w:rsidRPr="00535271">
        <w:rPr>
          <w:rFonts w:cs="Calibri" w:hint="eastAsia"/>
          <w:color w:val="A6A6A6" w:themeColor="background1" w:themeShade="A6"/>
          <w:sz w:val="22"/>
          <w:u w:val="single"/>
        </w:rPr>
        <w:t>관련</w:t>
      </w:r>
      <w:r w:rsidR="007B00A8"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="007B00A8" w:rsidRPr="00535271">
        <w:rPr>
          <w:rFonts w:cs="Calibri" w:hint="eastAsia"/>
          <w:color w:val="A6A6A6" w:themeColor="background1" w:themeShade="A6"/>
          <w:sz w:val="22"/>
          <w:u w:val="single"/>
        </w:rPr>
        <w:t>법률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로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알고리즘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차별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고위험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인공지능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시스템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등과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관련하여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다양한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내용을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포함하고</w:t>
      </w:r>
      <w:r w:rsidR="00660BBD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660BBD" w:rsidRPr="00535271">
        <w:rPr>
          <w:rFonts w:cs="Calibri" w:hint="eastAsia"/>
          <w:color w:val="A6A6A6" w:themeColor="background1" w:themeShade="A6"/>
          <w:sz w:val="22"/>
        </w:rPr>
        <w:t>있음</w:t>
      </w:r>
    </w:p>
    <w:p w14:paraId="3D18ED06" w14:textId="4C6B95B6" w:rsidR="001E4950" w:rsidRPr="00535271" w:rsidRDefault="00961ED1" w:rsidP="00961ED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color w:val="A6A6A6" w:themeColor="background1" w:themeShade="A6"/>
        </w:rPr>
      </w:pPr>
      <w:r w:rsidRPr="00535271">
        <w:rPr>
          <w:rFonts w:cs="Calibri" w:hint="eastAsia"/>
          <w:color w:val="A6A6A6" w:themeColor="background1" w:themeShade="A6"/>
          <w:sz w:val="22"/>
        </w:rPr>
        <w:t>주요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개념이나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규율방식을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고려할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때</w:t>
      </w:r>
      <w:r w:rsidRPr="00535271">
        <w:rPr>
          <w:rFonts w:cs="Calibri"/>
          <w:color w:val="A6A6A6" w:themeColor="background1" w:themeShade="A6"/>
          <w:sz w:val="22"/>
        </w:rPr>
        <w:t xml:space="preserve"> EU AI ACT</w:t>
      </w:r>
      <w:r w:rsidRPr="00535271">
        <w:rPr>
          <w:rFonts w:cs="Calibri" w:hint="eastAsia"/>
          <w:color w:val="A6A6A6" w:themeColor="background1" w:themeShade="A6"/>
          <w:sz w:val="22"/>
        </w:rPr>
        <w:t>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많이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참조한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것으로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보임</w:t>
      </w:r>
      <w:r w:rsidRPr="00535271">
        <w:rPr>
          <w:rFonts w:cs="Calibri"/>
          <w:color w:val="A6A6A6" w:themeColor="background1" w:themeShade="A6"/>
          <w:sz w:val="22"/>
        </w:rPr>
        <w:t>.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고위험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인공지능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시스템의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개념을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도입하고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해당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시스템의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개발자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배포자의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의무를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규정한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인공지능에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4A6E23" w:rsidRPr="00535271">
        <w:rPr>
          <w:rFonts w:cs="Calibri" w:hint="eastAsia"/>
          <w:color w:val="A6A6A6" w:themeColor="background1" w:themeShade="A6"/>
          <w:sz w:val="22"/>
        </w:rPr>
        <w:t>관한</w:t>
      </w:r>
      <w:r w:rsidR="004A6E23" w:rsidRPr="00535271">
        <w:rPr>
          <w:rFonts w:cs="Calibri"/>
          <w:color w:val="A6A6A6" w:themeColor="background1" w:themeShade="A6"/>
          <w:sz w:val="22"/>
        </w:rPr>
        <w:t xml:space="preserve"> </w:t>
      </w:r>
      <w:ins w:id="296" w:author="changjoon.yoo" w:date="2025-07-26T23:49:00Z">
        <w:r w:rsidR="00AE515F">
          <w:rPr>
            <w:rFonts w:cs="Calibri" w:hint="eastAsia"/>
            <w:color w:val="A6A6A6" w:themeColor="background1" w:themeShade="A6"/>
            <w:sz w:val="22"/>
          </w:rPr>
          <w:t>미국</w:t>
        </w:r>
        <w:r w:rsidR="00AE515F">
          <w:rPr>
            <w:rFonts w:cs="Calibri" w:hint="eastAsia"/>
            <w:color w:val="A6A6A6" w:themeColor="background1" w:themeShade="A6"/>
            <w:sz w:val="22"/>
          </w:rPr>
          <w:t xml:space="preserve"> </w:t>
        </w:r>
        <w:r w:rsidR="00AE515F">
          <w:rPr>
            <w:rFonts w:cs="Calibri" w:hint="eastAsia"/>
            <w:color w:val="A6A6A6" w:themeColor="background1" w:themeShade="A6"/>
            <w:sz w:val="22"/>
          </w:rPr>
          <w:t>최초의</w:t>
        </w:r>
        <w:r w:rsidR="00AE515F">
          <w:rPr>
            <w:rFonts w:cs="Calibri" w:hint="eastAsia"/>
            <w:color w:val="A6A6A6" w:themeColor="background1" w:themeShade="A6"/>
            <w:sz w:val="22"/>
          </w:rPr>
          <w:t xml:space="preserve"> </w:t>
        </w:r>
      </w:ins>
      <w:r w:rsidR="004A6E23" w:rsidRPr="00535271">
        <w:rPr>
          <w:rFonts w:cs="Calibri" w:hint="eastAsia"/>
          <w:color w:val="A6A6A6" w:themeColor="background1" w:themeShade="A6"/>
          <w:sz w:val="22"/>
        </w:rPr>
        <w:t>일반법</w:t>
      </w:r>
      <w:del w:id="297" w:author="changjoon.yoo" w:date="2025-07-26T23:49:00Z">
        <w:r w:rsidR="004A6E23" w:rsidRPr="00535271" w:rsidDel="00AE515F">
          <w:rPr>
            <w:rFonts w:cs="Calibri" w:hint="eastAsia"/>
            <w:color w:val="A6A6A6" w:themeColor="background1" w:themeShade="A6"/>
            <w:sz w:val="22"/>
          </w:rPr>
          <w:delText>은</w:delText>
        </w:r>
        <w:r w:rsidR="004A6E23" w:rsidRPr="00535271" w:rsidDel="00AE515F">
          <w:rPr>
            <w:rFonts w:cs="Calibri"/>
            <w:color w:val="A6A6A6" w:themeColor="background1" w:themeShade="A6"/>
            <w:sz w:val="22"/>
          </w:rPr>
          <w:delText xml:space="preserve"> </w:delText>
        </w:r>
        <w:r w:rsidR="004A6E23" w:rsidRPr="00535271" w:rsidDel="00AE515F">
          <w:rPr>
            <w:rFonts w:cs="Calibri" w:hint="eastAsia"/>
            <w:color w:val="A6A6A6" w:themeColor="background1" w:themeShade="A6"/>
            <w:sz w:val="22"/>
          </w:rPr>
          <w:delText>콜로라도주</w:delText>
        </w:r>
        <w:r w:rsidR="004A6E23" w:rsidRPr="00535271" w:rsidDel="00AE515F">
          <w:rPr>
            <w:rFonts w:cs="Calibri"/>
            <w:color w:val="A6A6A6" w:themeColor="background1" w:themeShade="A6"/>
            <w:sz w:val="22"/>
          </w:rPr>
          <w:delText xml:space="preserve"> AI</w:delText>
        </w:r>
        <w:r w:rsidR="004A6E23" w:rsidRPr="00535271" w:rsidDel="00AE515F">
          <w:rPr>
            <w:rFonts w:cs="Calibri" w:hint="eastAsia"/>
            <w:color w:val="A6A6A6" w:themeColor="background1" w:themeShade="A6"/>
            <w:sz w:val="22"/>
          </w:rPr>
          <w:delText>법인</w:delText>
        </w:r>
        <w:r w:rsidR="004A6E23" w:rsidRPr="00535271" w:rsidDel="00AE515F">
          <w:rPr>
            <w:rFonts w:cs="Calibri"/>
            <w:color w:val="A6A6A6" w:themeColor="background1" w:themeShade="A6"/>
            <w:sz w:val="22"/>
          </w:rPr>
          <w:delText xml:space="preserve"> </w:delText>
        </w:r>
        <w:r w:rsidR="004A6E23" w:rsidRPr="00535271" w:rsidDel="00AE515F">
          <w:rPr>
            <w:rFonts w:cs="Calibri" w:hint="eastAsia"/>
            <w:color w:val="A6A6A6" w:themeColor="background1" w:themeShade="A6"/>
            <w:sz w:val="22"/>
          </w:rPr>
          <w:delText>미국</w:delText>
        </w:r>
        <w:r w:rsidR="004A6E23" w:rsidRPr="00535271" w:rsidDel="00AE515F">
          <w:rPr>
            <w:rFonts w:cs="Calibri"/>
            <w:color w:val="A6A6A6" w:themeColor="background1" w:themeShade="A6"/>
            <w:sz w:val="22"/>
          </w:rPr>
          <w:delText xml:space="preserve"> </w:delText>
        </w:r>
        <w:r w:rsidR="004A6E23" w:rsidRPr="00535271" w:rsidDel="00AE515F">
          <w:rPr>
            <w:rFonts w:cs="Calibri" w:hint="eastAsia"/>
            <w:color w:val="A6A6A6" w:themeColor="background1" w:themeShade="A6"/>
            <w:sz w:val="22"/>
          </w:rPr>
          <w:delText>최초</w:delText>
        </w:r>
      </w:del>
      <w:r w:rsidR="004A6E23" w:rsidRPr="00535271">
        <w:rPr>
          <w:rFonts w:cs="Calibri" w:hint="eastAsia"/>
          <w:color w:val="A6A6A6" w:themeColor="background1" w:themeShade="A6"/>
          <w:sz w:val="22"/>
        </w:rPr>
        <w:t>임</w:t>
      </w:r>
    </w:p>
    <w:p w14:paraId="3F249714" w14:textId="5DA26802" w:rsidR="00C74F04" w:rsidRPr="00AE515F" w:rsidRDefault="00C74F04" w:rsidP="00961ED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298" w:author="changjoon.yoo" w:date="2025-07-26T23:54:00Z"/>
          <w:color w:val="A6A6A6" w:themeColor="background1" w:themeShade="A6"/>
          <w:rPrChange w:id="299" w:author="changjoon.yoo" w:date="2025-07-26T23:54:00Z">
            <w:rPr>
              <w:ins w:id="300" w:author="changjoon.yoo" w:date="2025-07-26T23:54:00Z"/>
              <w:rFonts w:cs="Calibri"/>
              <w:color w:val="A6A6A6" w:themeColor="background1" w:themeShade="A6"/>
              <w:sz w:val="22"/>
            </w:rPr>
          </w:rPrChange>
        </w:rPr>
      </w:pP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고위험</w:t>
      </w:r>
      <w:r w:rsidRPr="00535271">
        <w:rPr>
          <w:rFonts w:cs="Calibri"/>
          <w:b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인공지능시스템</w:t>
      </w:r>
      <w:r w:rsidR="007A3B3F" w:rsidRPr="00535271">
        <w:rPr>
          <w:rStyle w:val="aa"/>
          <w:color w:val="A6A6A6" w:themeColor="background1" w:themeShade="A6"/>
        </w:rPr>
        <w:footnoteReference w:id="4"/>
      </w:r>
      <w:r w:rsidRPr="00535271">
        <w:rPr>
          <w:rFonts w:cs="Calibri" w:hint="eastAsia"/>
          <w:color w:val="A6A6A6" w:themeColor="background1" w:themeShade="A6"/>
          <w:sz w:val="22"/>
        </w:rPr>
        <w:t>의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개발자</w:t>
      </w:r>
      <w:r w:rsidR="00CB3E99" w:rsidRPr="00535271">
        <w:rPr>
          <w:rStyle w:val="aa"/>
          <w:color w:val="A6A6A6" w:themeColor="background1" w:themeShade="A6"/>
        </w:rPr>
        <w:footnoteReference w:id="5"/>
      </w:r>
      <w:r w:rsidRPr="00535271">
        <w:rPr>
          <w:rFonts w:cs="Calibri"/>
          <w:color w:val="A6A6A6" w:themeColor="background1" w:themeShade="A6"/>
          <w:sz w:val="22"/>
        </w:rPr>
        <w:t>/</w:t>
      </w:r>
      <w:r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배포자</w:t>
      </w:r>
      <w:r w:rsidR="00CB3E99" w:rsidRPr="00535271">
        <w:rPr>
          <w:rStyle w:val="aa"/>
          <w:color w:val="A6A6A6" w:themeColor="background1" w:themeShade="A6"/>
        </w:rPr>
        <w:footnoteReference w:id="6"/>
      </w:r>
      <w:r w:rsidRPr="00535271">
        <w:rPr>
          <w:rFonts w:cs="Calibri" w:hint="eastAsia"/>
          <w:color w:val="A6A6A6" w:themeColor="background1" w:themeShade="A6"/>
          <w:sz w:val="22"/>
        </w:rPr>
        <w:t>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대상으로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각종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의무를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부과하고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있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는데</w:t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CB3E99"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알고리즘</w:t>
      </w:r>
      <w:r w:rsidR="00CB3E99" w:rsidRPr="00535271">
        <w:rPr>
          <w:rFonts w:cs="Calibri"/>
          <w:b/>
          <w:color w:val="A6A6A6" w:themeColor="background1" w:themeShade="A6"/>
          <w:sz w:val="22"/>
          <w:u w:val="single"/>
        </w:rPr>
        <w:t xml:space="preserve"> </w:t>
      </w:r>
      <w:r w:rsidR="00CB3E99" w:rsidRPr="00535271">
        <w:rPr>
          <w:rFonts w:cs="Calibri" w:hint="eastAsia"/>
          <w:b/>
          <w:color w:val="A6A6A6" w:themeColor="background1" w:themeShade="A6"/>
          <w:sz w:val="22"/>
          <w:u w:val="single"/>
        </w:rPr>
        <w:t>차별</w:t>
      </w:r>
      <w:r w:rsidR="00CB3E99" w:rsidRPr="00535271">
        <w:rPr>
          <w:rStyle w:val="aa"/>
          <w:rFonts w:cs="Calibri"/>
          <w:color w:val="A6A6A6" w:themeColor="background1" w:themeShade="A6"/>
          <w:sz w:val="22"/>
        </w:rPr>
        <w:footnoteReference w:id="7"/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관련</w:t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내용이</w:t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다수</w:t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포함된</w:t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것이</w:t>
      </w:r>
      <w:r w:rsidR="00CB3E99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B3E99" w:rsidRPr="00535271">
        <w:rPr>
          <w:rFonts w:cs="Calibri" w:hint="eastAsia"/>
          <w:color w:val="A6A6A6" w:themeColor="background1" w:themeShade="A6"/>
          <w:sz w:val="22"/>
        </w:rPr>
        <w:t>특징임</w:t>
      </w:r>
    </w:p>
    <w:p w14:paraId="3A7CFB27" w14:textId="77777777" w:rsidR="00AE515F" w:rsidRPr="00535271" w:rsidRDefault="00AE515F">
      <w:pPr>
        <w:pStyle w:val="a0"/>
        <w:widowControl/>
        <w:topLinePunct/>
        <w:autoSpaceDE w:val="0"/>
        <w:adjustRightInd/>
        <w:snapToGrid/>
        <w:spacing w:after="160" w:line="276" w:lineRule="auto"/>
        <w:ind w:left="967"/>
        <w:rPr>
          <w:color w:val="A6A6A6" w:themeColor="background1" w:themeShade="A6"/>
        </w:rPr>
        <w:pPrChange w:id="301" w:author="changjoon.yoo" w:date="2025-07-26T23:54:00Z">
          <w:pPr>
            <w:pStyle w:val="a0"/>
            <w:widowControl/>
            <w:numPr>
              <w:numId w:val="5"/>
            </w:numPr>
            <w:topLinePunct/>
            <w:autoSpaceDE w:val="0"/>
            <w:adjustRightInd/>
            <w:snapToGrid/>
            <w:spacing w:after="160" w:line="276" w:lineRule="auto"/>
            <w:ind w:left="967" w:hanging="400"/>
          </w:pPr>
        </w:pPrChange>
      </w:pPr>
      <w:ins w:id="302" w:author="changjoon.yoo" w:date="2025-07-26T23:54:00Z">
        <w:r w:rsidRPr="00AE515F">
          <w:rPr>
            <w:noProof/>
            <w:color w:val="A6A6A6" w:themeColor="background1" w:themeShade="A6"/>
          </w:rPr>
          <w:drawing>
            <wp:inline distT="0" distB="0" distL="0" distR="0" wp14:anchorId="1AFE82E8" wp14:editId="10D6F16B">
              <wp:extent cx="5080000" cy="2459076"/>
              <wp:effectExtent l="0" t="0" r="6350" b="0"/>
              <wp:docPr id="1" name="그림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7479" cy="2462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D088E34" w14:textId="0A4AC4E7" w:rsidR="0018477F" w:rsidRDefault="00AE515F">
      <w:pPr>
        <w:widowControl/>
        <w:topLinePunct/>
        <w:autoSpaceDE w:val="0"/>
        <w:adjustRightInd/>
        <w:snapToGrid/>
        <w:spacing w:after="160" w:line="276" w:lineRule="auto"/>
        <w:ind w:left="567"/>
        <w:jc w:val="center"/>
        <w:rPr>
          <w:ins w:id="303" w:author="changjoon.yoo" w:date="2025-07-26T23:59:00Z"/>
          <w:rFonts w:cs="Calibri"/>
          <w:color w:val="A6A6A6" w:themeColor="background1" w:themeShade="A6"/>
          <w:sz w:val="22"/>
        </w:rPr>
        <w:pPrChange w:id="304" w:author="changjoon.yoo" w:date="2025-07-26T23:55:00Z">
          <w:pPr>
            <w:widowControl/>
            <w:topLinePunct/>
            <w:autoSpaceDE w:val="0"/>
            <w:adjustRightInd/>
            <w:snapToGrid/>
            <w:spacing w:after="160" w:line="276" w:lineRule="auto"/>
          </w:pPr>
        </w:pPrChange>
      </w:pPr>
      <w:ins w:id="305" w:author="changjoon.yoo" w:date="2025-07-26T23:54:00Z">
        <w:r w:rsidRPr="007B08A2">
          <w:rPr>
            <w:rFonts w:cs="Calibri" w:hint="eastAsia"/>
            <w:color w:val="A6A6A6" w:themeColor="background1" w:themeShade="A6"/>
            <w:sz w:val="22"/>
            <w:rPrChange w:id="306" w:author="changjoon.yoo" w:date="2025-07-26T23:55:00Z">
              <w:rPr>
                <w:rFonts w:cs="Calibri" w:hint="eastAsia"/>
                <w:sz w:val="22"/>
              </w:rPr>
            </w:rPrChange>
          </w:rPr>
          <w:t>그림</w:t>
        </w:r>
        <w:r w:rsidRPr="007B08A2">
          <w:rPr>
            <w:rFonts w:cs="Calibri"/>
            <w:color w:val="A6A6A6" w:themeColor="background1" w:themeShade="A6"/>
            <w:sz w:val="22"/>
            <w:rPrChange w:id="307" w:author="changjoon.yoo" w:date="2025-07-26T23:55:00Z">
              <w:rPr>
                <w:rFonts w:cs="Calibri"/>
                <w:sz w:val="22"/>
              </w:rPr>
            </w:rPrChange>
          </w:rPr>
          <w:t xml:space="preserve"> 1. </w:t>
        </w:r>
        <w:r w:rsidRPr="007B08A2">
          <w:rPr>
            <w:rFonts w:cs="Calibri" w:hint="eastAsia"/>
            <w:color w:val="A6A6A6" w:themeColor="background1" w:themeShade="A6"/>
            <w:sz w:val="22"/>
            <w:rPrChange w:id="308" w:author="changjoon.yoo" w:date="2025-07-26T23:55:00Z">
              <w:rPr>
                <w:rFonts w:cs="Calibri" w:hint="eastAsia"/>
                <w:sz w:val="22"/>
              </w:rPr>
            </w:rPrChange>
          </w:rPr>
          <w:t>콜로라도주</w:t>
        </w:r>
        <w:r w:rsidRPr="007B08A2">
          <w:rPr>
            <w:rFonts w:cs="Calibri"/>
            <w:color w:val="A6A6A6" w:themeColor="background1" w:themeShade="A6"/>
            <w:sz w:val="22"/>
            <w:rPrChange w:id="309" w:author="changjoon.yoo" w:date="2025-07-26T23:55:00Z">
              <w:rPr>
                <w:rFonts w:cs="Calibri"/>
                <w:sz w:val="22"/>
              </w:rPr>
            </w:rPrChange>
          </w:rPr>
          <w:t xml:space="preserve"> AI</w:t>
        </w:r>
        <w:r w:rsidRPr="007B08A2">
          <w:rPr>
            <w:rFonts w:cs="Calibri" w:hint="eastAsia"/>
            <w:color w:val="A6A6A6" w:themeColor="background1" w:themeShade="A6"/>
            <w:sz w:val="22"/>
            <w:rPrChange w:id="310" w:author="changjoon.yoo" w:date="2025-07-26T23:55:00Z">
              <w:rPr>
                <w:rFonts w:cs="Calibri" w:hint="eastAsia"/>
                <w:sz w:val="22"/>
              </w:rPr>
            </w:rPrChange>
          </w:rPr>
          <w:t>법</w:t>
        </w:r>
        <w:r w:rsidRPr="007B08A2">
          <w:rPr>
            <w:rFonts w:cs="Calibri"/>
            <w:color w:val="A6A6A6" w:themeColor="background1" w:themeShade="A6"/>
            <w:sz w:val="22"/>
            <w:rPrChange w:id="311" w:author="changjoon.yoo" w:date="2025-07-26T23:55:00Z">
              <w:rPr>
                <w:rFonts w:cs="Calibri"/>
                <w:sz w:val="22"/>
              </w:rPr>
            </w:rPrChange>
          </w:rPr>
          <w:t xml:space="preserve"> </w:t>
        </w:r>
        <w:r w:rsidRPr="007B08A2">
          <w:rPr>
            <w:rFonts w:cs="Calibri" w:hint="eastAsia"/>
            <w:color w:val="A6A6A6" w:themeColor="background1" w:themeShade="A6"/>
            <w:sz w:val="22"/>
            <w:rPrChange w:id="312" w:author="changjoon.yoo" w:date="2025-07-26T23:55:00Z">
              <w:rPr>
                <w:rFonts w:cs="Calibri" w:hint="eastAsia"/>
                <w:sz w:val="22"/>
              </w:rPr>
            </w:rPrChange>
          </w:rPr>
          <w:t>개발자</w:t>
        </w:r>
        <w:r w:rsidRPr="007B08A2">
          <w:rPr>
            <w:rFonts w:cs="Calibri"/>
            <w:color w:val="A6A6A6" w:themeColor="background1" w:themeShade="A6"/>
            <w:sz w:val="22"/>
            <w:rPrChange w:id="313" w:author="changjoon.yoo" w:date="2025-07-26T23:55:00Z">
              <w:rPr>
                <w:rFonts w:cs="Calibri"/>
                <w:sz w:val="22"/>
              </w:rPr>
            </w:rPrChange>
          </w:rPr>
          <w:t xml:space="preserve"> </w:t>
        </w:r>
        <w:r w:rsidRPr="007B08A2">
          <w:rPr>
            <w:rFonts w:cs="Calibri" w:hint="eastAsia"/>
            <w:color w:val="A6A6A6" w:themeColor="background1" w:themeShade="A6"/>
            <w:sz w:val="22"/>
            <w:rPrChange w:id="314" w:author="changjoon.yoo" w:date="2025-07-26T23:55:00Z">
              <w:rPr>
                <w:rFonts w:cs="Calibri" w:hint="eastAsia"/>
                <w:sz w:val="22"/>
              </w:rPr>
            </w:rPrChange>
          </w:rPr>
          <w:t>및</w:t>
        </w:r>
        <w:r w:rsidRPr="007B08A2">
          <w:rPr>
            <w:rFonts w:cs="Calibri"/>
            <w:color w:val="A6A6A6" w:themeColor="background1" w:themeShade="A6"/>
            <w:sz w:val="22"/>
            <w:rPrChange w:id="315" w:author="changjoon.yoo" w:date="2025-07-26T23:55:00Z">
              <w:rPr>
                <w:rFonts w:cs="Calibri"/>
                <w:sz w:val="22"/>
              </w:rPr>
            </w:rPrChange>
          </w:rPr>
          <w:t xml:space="preserve"> </w:t>
        </w:r>
        <w:r w:rsidRPr="007B08A2">
          <w:rPr>
            <w:rFonts w:cs="Calibri" w:hint="eastAsia"/>
            <w:color w:val="A6A6A6" w:themeColor="background1" w:themeShade="A6"/>
            <w:sz w:val="22"/>
            <w:rPrChange w:id="316" w:author="changjoon.yoo" w:date="2025-07-26T23:55:00Z">
              <w:rPr>
                <w:rFonts w:cs="Calibri" w:hint="eastAsia"/>
                <w:sz w:val="22"/>
              </w:rPr>
            </w:rPrChange>
          </w:rPr>
          <w:t>배포자의</w:t>
        </w:r>
        <w:r w:rsidRPr="007B08A2">
          <w:rPr>
            <w:rFonts w:cs="Calibri"/>
            <w:color w:val="A6A6A6" w:themeColor="background1" w:themeShade="A6"/>
            <w:sz w:val="22"/>
            <w:rPrChange w:id="317" w:author="changjoon.yoo" w:date="2025-07-26T23:55:00Z">
              <w:rPr>
                <w:rFonts w:cs="Calibri"/>
                <w:sz w:val="22"/>
              </w:rPr>
            </w:rPrChange>
          </w:rPr>
          <w:t xml:space="preserve"> </w:t>
        </w:r>
        <w:r w:rsidRPr="007B08A2">
          <w:rPr>
            <w:rFonts w:cs="Calibri" w:hint="eastAsia"/>
            <w:color w:val="A6A6A6" w:themeColor="background1" w:themeShade="A6"/>
            <w:sz w:val="22"/>
            <w:rPrChange w:id="318" w:author="changjoon.yoo" w:date="2025-07-26T23:55:00Z">
              <w:rPr>
                <w:rFonts w:cs="Calibri" w:hint="eastAsia"/>
                <w:sz w:val="22"/>
              </w:rPr>
            </w:rPrChange>
          </w:rPr>
          <w:t>주요</w:t>
        </w:r>
        <w:r w:rsidRPr="007B08A2">
          <w:rPr>
            <w:rFonts w:cs="Calibri"/>
            <w:color w:val="A6A6A6" w:themeColor="background1" w:themeShade="A6"/>
            <w:sz w:val="22"/>
            <w:rPrChange w:id="319" w:author="changjoon.yoo" w:date="2025-07-26T23:55:00Z">
              <w:rPr>
                <w:rFonts w:cs="Calibri"/>
                <w:sz w:val="22"/>
              </w:rPr>
            </w:rPrChange>
          </w:rPr>
          <w:t xml:space="preserve"> </w:t>
        </w:r>
        <w:r w:rsidRPr="007B08A2">
          <w:rPr>
            <w:rFonts w:cs="Calibri" w:hint="eastAsia"/>
            <w:color w:val="A6A6A6" w:themeColor="background1" w:themeShade="A6"/>
            <w:sz w:val="22"/>
            <w:rPrChange w:id="320" w:author="changjoon.yoo" w:date="2025-07-26T23:55:00Z">
              <w:rPr>
                <w:rFonts w:cs="Calibri" w:hint="eastAsia"/>
                <w:sz w:val="22"/>
              </w:rPr>
            </w:rPrChange>
          </w:rPr>
          <w:t>의무</w:t>
        </w:r>
      </w:ins>
    </w:p>
    <w:p w14:paraId="42421EE5" w14:textId="6E58F8D0" w:rsidR="00566371" w:rsidRPr="00566371" w:rsidRDefault="007B08A2" w:rsidP="00566371">
      <w:pPr>
        <w:pStyle w:val="a0"/>
        <w:numPr>
          <w:ilvl w:val="0"/>
          <w:numId w:val="5"/>
        </w:numPr>
        <w:rPr>
          <w:ins w:id="321" w:author="changjoon.yoo" w:date="2025-07-27T00:03:00Z"/>
          <w:rFonts w:cs="Calibri"/>
          <w:color w:val="A6A6A6" w:themeColor="background1" w:themeShade="A6"/>
          <w:sz w:val="22"/>
        </w:rPr>
      </w:pPr>
      <w:ins w:id="322" w:author="changjoon.yoo" w:date="2025-07-27T00:00:00Z">
        <w:r w:rsidRPr="00566371">
          <w:rPr>
            <w:rFonts w:cs="Calibri"/>
            <w:b/>
            <w:color w:val="A6A6A6" w:themeColor="background1" w:themeShade="A6"/>
            <w:sz w:val="22"/>
            <w:rPrChange w:id="323" w:author="changjoon.yoo" w:date="2025-07-27T00:01:00Z">
              <w:rPr>
                <w:rFonts w:cs="Calibri"/>
                <w:color w:val="A6A6A6" w:themeColor="background1" w:themeShade="A6"/>
                <w:sz w:val="22"/>
              </w:rPr>
            </w:rPrChange>
          </w:rPr>
          <w:t>(</w:t>
        </w:r>
        <w:r w:rsidRPr="00566371">
          <w:rPr>
            <w:rFonts w:cs="Calibri" w:hint="eastAsia"/>
            <w:b/>
            <w:color w:val="A6A6A6" w:themeColor="background1" w:themeShade="A6"/>
            <w:sz w:val="22"/>
            <w:rPrChange w:id="324" w:author="changjoon.yoo" w:date="2025-07-27T00:01:00Z">
              <w:rPr>
                <w:rFonts w:cs="Calibri" w:hint="eastAsia"/>
                <w:color w:val="A6A6A6" w:themeColor="background1" w:themeShade="A6"/>
                <w:sz w:val="22"/>
              </w:rPr>
            </w:rPrChange>
          </w:rPr>
          <w:t>위반</w:t>
        </w:r>
        <w:r w:rsidRPr="00566371">
          <w:rPr>
            <w:rFonts w:cs="Calibri"/>
            <w:b/>
            <w:color w:val="A6A6A6" w:themeColor="background1" w:themeShade="A6"/>
            <w:sz w:val="22"/>
            <w:rPrChange w:id="325" w:author="changjoon.yoo" w:date="2025-07-27T00:01:00Z">
              <w:rPr>
                <w:rFonts w:cs="Calibri"/>
                <w:color w:val="A6A6A6" w:themeColor="background1" w:themeShade="A6"/>
                <w:sz w:val="22"/>
              </w:rPr>
            </w:rPrChange>
          </w:rPr>
          <w:t xml:space="preserve"> </w:t>
        </w:r>
        <w:r w:rsidRPr="00566371">
          <w:rPr>
            <w:rFonts w:cs="Calibri" w:hint="eastAsia"/>
            <w:b/>
            <w:color w:val="A6A6A6" w:themeColor="background1" w:themeShade="A6"/>
            <w:sz w:val="22"/>
            <w:rPrChange w:id="326" w:author="changjoon.yoo" w:date="2025-07-27T00:01:00Z">
              <w:rPr>
                <w:rFonts w:cs="Calibri" w:hint="eastAsia"/>
                <w:color w:val="A6A6A6" w:themeColor="background1" w:themeShade="A6"/>
                <w:sz w:val="22"/>
              </w:rPr>
            </w:rPrChange>
          </w:rPr>
          <w:t>시</w:t>
        </w:r>
        <w:r w:rsidRPr="00566371">
          <w:rPr>
            <w:rFonts w:cs="Calibri"/>
            <w:b/>
            <w:color w:val="A6A6A6" w:themeColor="background1" w:themeShade="A6"/>
            <w:sz w:val="22"/>
            <w:rPrChange w:id="327" w:author="changjoon.yoo" w:date="2025-07-27T00:01:00Z">
              <w:rPr>
                <w:rFonts w:cs="Calibri"/>
                <w:color w:val="A6A6A6" w:themeColor="background1" w:themeShade="A6"/>
                <w:sz w:val="22"/>
              </w:rPr>
            </w:rPrChange>
          </w:rPr>
          <w:t xml:space="preserve"> </w:t>
        </w:r>
        <w:r w:rsidRPr="00566371">
          <w:rPr>
            <w:rFonts w:cs="Calibri" w:hint="eastAsia"/>
            <w:b/>
            <w:color w:val="A6A6A6" w:themeColor="background1" w:themeShade="A6"/>
            <w:sz w:val="22"/>
            <w:rPrChange w:id="328" w:author="changjoon.yoo" w:date="2025-07-27T00:01:00Z">
              <w:rPr>
                <w:rFonts w:cs="Calibri" w:hint="eastAsia"/>
                <w:color w:val="A6A6A6" w:themeColor="background1" w:themeShade="A6"/>
                <w:sz w:val="22"/>
              </w:rPr>
            </w:rPrChange>
          </w:rPr>
          <w:t>제재</w:t>
        </w:r>
        <w:r w:rsidRPr="00566371">
          <w:rPr>
            <w:rFonts w:cs="Calibri"/>
            <w:b/>
            <w:color w:val="A6A6A6" w:themeColor="background1" w:themeShade="A6"/>
            <w:sz w:val="22"/>
            <w:rPrChange w:id="329" w:author="changjoon.yoo" w:date="2025-07-27T00:01:00Z">
              <w:rPr>
                <w:rFonts w:cs="Calibri"/>
                <w:color w:val="A6A6A6" w:themeColor="background1" w:themeShade="A6"/>
                <w:sz w:val="22"/>
              </w:rPr>
            </w:rPrChange>
          </w:rPr>
          <w:t>)</w:t>
        </w:r>
        <w:r w:rsidRPr="00566371">
          <w:rPr>
            <w:rFonts w:cs="Calibri"/>
            <w:color w:val="A6A6A6" w:themeColor="background1" w:themeShade="A6"/>
            <w:sz w:val="22"/>
          </w:rPr>
          <w:t xml:space="preserve"> </w:t>
        </w:r>
        <w:r w:rsidRPr="00566371">
          <w:rPr>
            <w:rFonts w:cs="Calibri" w:hint="eastAsia"/>
            <w:color w:val="A6A6A6" w:themeColor="background1" w:themeShade="A6"/>
            <w:sz w:val="22"/>
          </w:rPr>
          <w:t>고위험</w:t>
        </w:r>
        <w:r w:rsidRPr="00566371">
          <w:rPr>
            <w:rFonts w:cs="Calibri" w:hint="eastAsia"/>
            <w:color w:val="A6A6A6" w:themeColor="background1" w:themeShade="A6"/>
            <w:sz w:val="22"/>
          </w:rPr>
          <w:t xml:space="preserve"> AI</w:t>
        </w:r>
        <w:r w:rsidRPr="00566371">
          <w:rPr>
            <w:rFonts w:cs="Calibri" w:hint="eastAsia"/>
            <w:color w:val="A6A6A6" w:themeColor="background1" w:themeShade="A6"/>
            <w:sz w:val="22"/>
          </w:rPr>
          <w:t>시스템</w:t>
        </w:r>
        <w:r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  <w:r w:rsidRPr="00566371">
          <w:rPr>
            <w:rFonts w:cs="Calibri" w:hint="eastAsia"/>
            <w:color w:val="A6A6A6" w:themeColor="background1" w:themeShade="A6"/>
            <w:sz w:val="22"/>
          </w:rPr>
          <w:t>위반행위는</w:t>
        </w:r>
        <w:r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</w:ins>
      <w:ins w:id="330" w:author="changjoon.yoo" w:date="2025-07-27T00:02:00Z">
        <w:r w:rsidRPr="00566371">
          <w:rPr>
            <w:rFonts w:cs="Calibri" w:hint="eastAsia"/>
            <w:color w:val="A6A6A6" w:themeColor="background1" w:themeShade="A6"/>
            <w:sz w:val="22"/>
          </w:rPr>
          <w:t>콜로라도</w:t>
        </w:r>
        <w:r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  <w:r w:rsidRPr="00566371">
          <w:rPr>
            <w:rFonts w:cs="Calibri" w:hint="eastAsia"/>
            <w:color w:val="A6A6A6" w:themeColor="background1" w:themeShade="A6"/>
            <w:sz w:val="22"/>
          </w:rPr>
          <w:t>소비자보호</w:t>
        </w:r>
        <w:r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</w:ins>
      <w:ins w:id="331" w:author="changjoon.yoo" w:date="2025-07-27T00:00:00Z">
        <w:r w:rsidRPr="00566371">
          <w:rPr>
            <w:rFonts w:cs="Calibri" w:hint="eastAsia"/>
            <w:color w:val="A6A6A6" w:themeColor="background1" w:themeShade="A6"/>
            <w:sz w:val="22"/>
          </w:rPr>
          <w:t>법령상</w:t>
        </w:r>
        <w:r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>불공정거래행위</w:t>
        </w:r>
      </w:ins>
      <w:ins w:id="332" w:author="changjoon.yoo" w:date="2025-07-27T00:02:00Z">
        <w:r w:rsidR="00566371" w:rsidRPr="00566371">
          <w:rPr>
            <w:rFonts w:cs="Calibri" w:hint="eastAsia"/>
            <w:color w:val="A6A6A6" w:themeColor="background1" w:themeShade="A6"/>
            <w:sz w:val="22"/>
          </w:rPr>
          <w:t>에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>해당하</w:t>
        </w:r>
      </w:ins>
      <w:ins w:id="333" w:author="changjoon.yoo" w:date="2025-07-27T00:00:00Z">
        <w:r w:rsidRPr="00566371">
          <w:rPr>
            <w:rFonts w:cs="Calibri" w:hint="eastAsia"/>
            <w:color w:val="A6A6A6" w:themeColor="background1" w:themeShade="A6"/>
            <w:sz w:val="22"/>
          </w:rPr>
          <w:t>며</w:t>
        </w:r>
      </w:ins>
      <w:ins w:id="334" w:author="changjoon.yoo" w:date="2025-07-27T00:03:00Z">
        <w:r w:rsidR="00566371">
          <w:rPr>
            <w:rFonts w:cs="Calibri" w:hint="eastAsia"/>
            <w:color w:val="A6A6A6" w:themeColor="background1" w:themeShade="A6"/>
            <w:sz w:val="22"/>
          </w:rPr>
          <w:t>(</w:t>
        </w:r>
      </w:ins>
      <w:ins w:id="335" w:author="changjoon.yoo" w:date="2025-07-27T00:00:00Z">
        <w:r w:rsidRPr="00566371">
          <w:rPr>
            <w:rFonts w:cs="Calibri" w:hint="eastAsia"/>
            <w:color w:val="A6A6A6" w:themeColor="background1" w:themeShade="A6"/>
            <w:sz w:val="22"/>
          </w:rPr>
          <w:t>6-1-105(1)(hhhh))</w:t>
        </w:r>
      </w:ins>
      <w:ins w:id="336" w:author="changjoon.yoo" w:date="2025-07-27T00:01:00Z">
        <w:r w:rsidRPr="00566371">
          <w:rPr>
            <w:rFonts w:cs="Calibri"/>
            <w:color w:val="A6A6A6" w:themeColor="background1" w:themeShade="A6"/>
            <w:sz w:val="22"/>
          </w:rPr>
          <w:t>,</w:t>
        </w:r>
      </w:ins>
      <w:ins w:id="337" w:author="changjoon.yoo" w:date="2025-07-27T00:00:00Z">
        <w:r w:rsidRPr="00566371">
          <w:rPr>
            <w:rFonts w:cs="Calibri"/>
            <w:color w:val="A6A6A6" w:themeColor="background1" w:themeShade="A6"/>
            <w:sz w:val="22"/>
          </w:rPr>
          <w:t xml:space="preserve"> </w:t>
        </w:r>
      </w:ins>
      <w:ins w:id="338" w:author="changjoon.yoo" w:date="2025-07-27T00:03:00Z">
        <w:r w:rsidR="00566371" w:rsidRPr="00566371">
          <w:rPr>
            <w:rFonts w:cs="Calibri" w:hint="eastAsia"/>
            <w:color w:val="A6A6A6" w:themeColor="background1" w:themeShade="A6"/>
            <w:sz w:val="22"/>
          </w:rPr>
          <w:t>위반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 xml:space="preserve"> 1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>건당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>최대</w:t>
        </w:r>
        <w:r w:rsidR="00566371" w:rsidRPr="00566371">
          <w:rPr>
            <w:rFonts w:cs="Calibri" w:hint="eastAsia"/>
            <w:color w:val="A6A6A6" w:themeColor="background1" w:themeShade="A6"/>
            <w:sz w:val="22"/>
          </w:rPr>
          <w:t xml:space="preserve"> </w:t>
        </w:r>
      </w:ins>
      <w:ins w:id="339" w:author="changjoon.yoo" w:date="2025-07-27T00:35:00Z">
        <w:r w:rsidR="00741AB2">
          <w:rPr>
            <w:rFonts w:cs="Calibri"/>
            <w:color w:val="A6A6A6" w:themeColor="background1" w:themeShade="A6"/>
            <w:sz w:val="22"/>
          </w:rPr>
          <w:t>$</w:t>
        </w:r>
      </w:ins>
      <w:ins w:id="340" w:author="changjoon.yoo" w:date="2025-07-27T00:03:00Z">
        <w:r w:rsidR="00566371" w:rsidRPr="00566371">
          <w:rPr>
            <w:rFonts w:cs="Calibri" w:hint="eastAsia"/>
            <w:color w:val="A6A6A6" w:themeColor="background1" w:themeShade="A6"/>
            <w:sz w:val="22"/>
          </w:rPr>
          <w:t>2</w:t>
        </w:r>
        <w:r w:rsidR="00566371">
          <w:rPr>
            <w:rFonts w:cs="Calibri" w:hint="eastAsia"/>
            <w:color w:val="A6A6A6" w:themeColor="background1" w:themeShade="A6"/>
            <w:sz w:val="22"/>
          </w:rPr>
          <w:t>0,000</w:t>
        </w:r>
      </w:ins>
      <w:ins w:id="341" w:author="changjoon.yoo" w:date="2025-07-27T00:35:00Z">
        <w:r w:rsidR="00741AB2">
          <w:rPr>
            <w:rFonts w:cs="Calibri"/>
            <w:color w:val="A6A6A6" w:themeColor="background1" w:themeShade="A6"/>
            <w:sz w:val="22"/>
          </w:rPr>
          <w:t xml:space="preserve"> </w:t>
        </w:r>
      </w:ins>
      <w:ins w:id="342" w:author="changjoon.yoo" w:date="2025-07-27T00:15:00Z">
        <w:r w:rsidR="008341E0">
          <w:rPr>
            <w:rFonts w:cs="Calibri" w:hint="eastAsia"/>
            <w:color w:val="A6A6A6" w:themeColor="background1" w:themeShade="A6"/>
            <w:sz w:val="22"/>
          </w:rPr>
          <w:t>제재금</w:t>
        </w:r>
        <w:r w:rsidR="008341E0">
          <w:rPr>
            <w:rFonts w:cs="Calibri" w:hint="eastAsia"/>
            <w:color w:val="A6A6A6" w:themeColor="background1" w:themeShade="A6"/>
            <w:sz w:val="22"/>
          </w:rPr>
          <w:t xml:space="preserve"> </w:t>
        </w:r>
      </w:ins>
      <w:ins w:id="343" w:author="changjoon.yoo" w:date="2025-07-27T00:03:00Z">
        <w:r w:rsidR="00566371">
          <w:rPr>
            <w:rFonts w:cs="Calibri" w:hint="eastAsia"/>
            <w:color w:val="A6A6A6" w:themeColor="background1" w:themeShade="A6"/>
            <w:sz w:val="22"/>
          </w:rPr>
          <w:t>부과</w:t>
        </w:r>
      </w:ins>
    </w:p>
    <w:p w14:paraId="5531D266" w14:textId="04C0D9AB" w:rsidR="007B08A2" w:rsidRDefault="007B08A2">
      <w:pPr>
        <w:widowControl/>
        <w:topLinePunct/>
        <w:autoSpaceDE w:val="0"/>
        <w:adjustRightInd/>
        <w:snapToGrid/>
        <w:spacing w:after="160" w:line="276" w:lineRule="auto"/>
        <w:ind w:left="567"/>
        <w:rPr>
          <w:ins w:id="344" w:author="changjoon.yoo" w:date="2025-07-27T09:45:00Z"/>
          <w:rFonts w:cs="Calibri"/>
          <w:color w:val="A6A6A6" w:themeColor="background1" w:themeShade="A6"/>
          <w:sz w:val="22"/>
        </w:rPr>
        <w:pPrChange w:id="345" w:author="changjoon.yoo" w:date="2025-07-27T00:04:00Z">
          <w:pPr>
            <w:widowControl/>
            <w:topLinePunct/>
            <w:autoSpaceDE w:val="0"/>
            <w:adjustRightInd/>
            <w:snapToGrid/>
            <w:spacing w:after="160" w:line="276" w:lineRule="auto"/>
          </w:pPr>
        </w:pPrChange>
      </w:pPr>
    </w:p>
    <w:p w14:paraId="756B1603" w14:textId="3428D822" w:rsidR="00C03FCD" w:rsidRPr="00C03FCD" w:rsidRDefault="00C03FCD">
      <w:pPr>
        <w:pStyle w:val="3"/>
        <w:autoSpaceDE w:val="0"/>
        <w:spacing w:after="160"/>
        <w:rPr>
          <w:ins w:id="346" w:author="changjoon.yoo" w:date="2025-07-27T09:45:00Z"/>
          <w:rPrChange w:id="347" w:author="changjoon.yoo" w:date="2025-07-27T09:45:00Z">
            <w:rPr>
              <w:ins w:id="348" w:author="changjoon.yoo" w:date="2025-07-27T09:45:00Z"/>
              <w:color w:val="A6A6A6" w:themeColor="background1" w:themeShade="A6"/>
              <w:sz w:val="22"/>
            </w:rPr>
          </w:rPrChange>
        </w:rPr>
        <w:pPrChange w:id="349" w:author="changjoon.yoo" w:date="2025-07-27T09:45:00Z">
          <w:pPr>
            <w:widowControl/>
            <w:topLinePunct/>
            <w:autoSpaceDE w:val="0"/>
            <w:adjustRightInd/>
            <w:snapToGrid/>
            <w:spacing w:after="160" w:line="276" w:lineRule="auto"/>
          </w:pPr>
        </w:pPrChange>
      </w:pPr>
      <w:ins w:id="350" w:author="changjoon.yoo" w:date="2025-07-27T09:45:00Z">
        <w:r w:rsidRPr="00C03FCD">
          <w:rPr>
            <w:rFonts w:ascii="Times New Roman" w:hAnsi="Times New Roman"/>
            <w:rPrChange w:id="351" w:author="changjoon.yoo" w:date="2025-07-27T09:45:00Z">
              <w:rPr>
                <w:color w:val="A6A6A6" w:themeColor="background1" w:themeShade="A6"/>
                <w:sz w:val="22"/>
              </w:rPr>
            </w:rPrChange>
          </w:rPr>
          <w:t>Implications</w:t>
        </w:r>
      </w:ins>
    </w:p>
    <w:p w14:paraId="1D7FBDC3" w14:textId="00FC0A71" w:rsidR="00C03FCD" w:rsidRPr="00C03FCD" w:rsidRDefault="00C03FCD">
      <w:pPr>
        <w:pStyle w:val="a0"/>
        <w:numPr>
          <w:ilvl w:val="0"/>
          <w:numId w:val="5"/>
        </w:numPr>
        <w:autoSpaceDE w:val="0"/>
        <w:spacing w:after="160"/>
        <w:rPr>
          <w:ins w:id="352" w:author="changjoon.yoo" w:date="2025-07-27T09:45:00Z"/>
          <w:rFonts w:cs="Calibri"/>
          <w:sz w:val="22"/>
          <w:rPrChange w:id="353" w:author="changjoon.yoo" w:date="2025-07-27T09:45:00Z">
            <w:rPr>
              <w:ins w:id="354" w:author="changjoon.yoo" w:date="2025-07-27T09:45:00Z"/>
            </w:rPr>
          </w:rPrChange>
        </w:rPr>
        <w:pPrChange w:id="355" w:author="changjoon.yoo" w:date="2025-07-27T09:45:00Z">
          <w:pPr/>
        </w:pPrChange>
      </w:pPr>
      <w:ins w:id="356" w:author="changjoon.yoo" w:date="2025-07-27T09:45:00Z">
        <w:r w:rsidRPr="00C03FCD">
          <w:rPr>
            <w:rFonts w:cs="Calibri" w:hint="eastAsia"/>
            <w:sz w:val="22"/>
            <w:rPrChange w:id="357" w:author="changjoon.yoo" w:date="2025-07-27T09:45:00Z">
              <w:rPr>
                <w:rFonts w:hint="eastAsia"/>
              </w:rPr>
            </w:rPrChange>
          </w:rPr>
          <w:t>소비자의</w:t>
        </w:r>
        <w:r w:rsidRPr="00C03FCD">
          <w:rPr>
            <w:rFonts w:cs="Calibri"/>
            <w:sz w:val="22"/>
            <w:rPrChange w:id="358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59" w:author="changjoon.yoo" w:date="2025-07-27T09:45:00Z">
              <w:rPr>
                <w:rFonts w:hint="eastAsia"/>
              </w:rPr>
            </w:rPrChange>
          </w:rPr>
          <w:t>권리를</w:t>
        </w:r>
        <w:r w:rsidRPr="00C03FCD">
          <w:rPr>
            <w:rFonts w:cs="Calibri"/>
            <w:sz w:val="22"/>
            <w:rPrChange w:id="360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61" w:author="changjoon.yoo" w:date="2025-07-27T09:45:00Z">
              <w:rPr>
                <w:rFonts w:hint="eastAsia"/>
              </w:rPr>
            </w:rPrChange>
          </w:rPr>
          <w:t>보호하기</w:t>
        </w:r>
        <w:r w:rsidRPr="00C03FCD">
          <w:rPr>
            <w:rFonts w:cs="Calibri"/>
            <w:sz w:val="22"/>
            <w:rPrChange w:id="362" w:author="changjoon.yoo" w:date="2025-07-27T09:45:00Z">
              <w:rPr/>
            </w:rPrChange>
          </w:rPr>
          <w:t xml:space="preserve"> </w:t>
        </w:r>
        <w:r>
          <w:rPr>
            <w:rFonts w:cs="Calibri" w:hint="eastAsia"/>
            <w:sz w:val="22"/>
          </w:rPr>
          <w:t>위한</w:t>
        </w:r>
        <w:r>
          <w:rPr>
            <w:rFonts w:cs="Calibri" w:hint="eastAsia"/>
            <w:sz w:val="22"/>
          </w:rPr>
          <w:t xml:space="preserve"> </w:t>
        </w:r>
        <w:r w:rsidRPr="00C03FCD">
          <w:rPr>
            <w:rFonts w:cs="Calibri" w:hint="eastAsia"/>
            <w:sz w:val="22"/>
            <w:rPrChange w:id="363" w:author="changjoon.yoo" w:date="2025-07-27T09:45:00Z">
              <w:rPr>
                <w:rFonts w:hint="eastAsia"/>
              </w:rPr>
            </w:rPrChange>
          </w:rPr>
          <w:t>인공지능</w:t>
        </w:r>
        <w:r w:rsidRPr="00C03FCD">
          <w:rPr>
            <w:rFonts w:cs="Calibri"/>
            <w:sz w:val="22"/>
            <w:rPrChange w:id="364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65" w:author="changjoon.yoo" w:date="2025-07-27T09:45:00Z">
              <w:rPr>
                <w:rFonts w:hint="eastAsia"/>
              </w:rPr>
            </w:rPrChange>
          </w:rPr>
          <w:t>규제법으로</w:t>
        </w:r>
        <w:r w:rsidRPr="00C03FCD">
          <w:rPr>
            <w:rFonts w:cs="Calibri"/>
            <w:sz w:val="22"/>
            <w:rPrChange w:id="366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67" w:author="changjoon.yoo" w:date="2025-07-27T09:45:00Z">
              <w:rPr>
                <w:rFonts w:hint="eastAsia"/>
              </w:rPr>
            </w:rPrChange>
          </w:rPr>
          <w:t>고위험</w:t>
        </w:r>
        <w:r w:rsidRPr="00C03FCD">
          <w:rPr>
            <w:rFonts w:cs="Calibri"/>
            <w:sz w:val="22"/>
            <w:rPrChange w:id="368" w:author="changjoon.yoo" w:date="2025-07-27T09:45:00Z">
              <w:rPr/>
            </w:rPrChange>
          </w:rPr>
          <w:t xml:space="preserve"> AI </w:t>
        </w:r>
        <w:r w:rsidRPr="00C03FCD">
          <w:rPr>
            <w:rFonts w:cs="Calibri" w:hint="eastAsia"/>
            <w:sz w:val="22"/>
            <w:rPrChange w:id="369" w:author="changjoon.yoo" w:date="2025-07-27T09:45:00Z">
              <w:rPr>
                <w:rFonts w:hint="eastAsia"/>
              </w:rPr>
            </w:rPrChange>
          </w:rPr>
          <w:t>시스템에</w:t>
        </w:r>
        <w:r w:rsidRPr="00C03FCD">
          <w:rPr>
            <w:rFonts w:cs="Calibri"/>
            <w:sz w:val="22"/>
            <w:rPrChange w:id="370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71" w:author="changjoon.yoo" w:date="2025-07-27T09:45:00Z">
              <w:rPr>
                <w:rFonts w:hint="eastAsia"/>
              </w:rPr>
            </w:rPrChange>
          </w:rPr>
          <w:t>대한</w:t>
        </w:r>
        <w:r w:rsidRPr="00C03FCD">
          <w:rPr>
            <w:rFonts w:cs="Calibri"/>
            <w:sz w:val="22"/>
            <w:rPrChange w:id="372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73" w:author="changjoon.yoo" w:date="2025-07-27T09:45:00Z">
              <w:rPr>
                <w:rFonts w:hint="eastAsia"/>
              </w:rPr>
            </w:rPrChange>
          </w:rPr>
          <w:t>개발자와</w:t>
        </w:r>
        <w:r w:rsidRPr="00C03FCD">
          <w:rPr>
            <w:rFonts w:cs="Calibri"/>
            <w:sz w:val="22"/>
            <w:rPrChange w:id="374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75" w:author="changjoon.yoo" w:date="2025-07-27T09:45:00Z">
              <w:rPr>
                <w:rFonts w:hint="eastAsia"/>
              </w:rPr>
            </w:rPrChange>
          </w:rPr>
          <w:t>배포자의</w:t>
        </w:r>
        <w:r w:rsidRPr="00C03FCD">
          <w:rPr>
            <w:rFonts w:cs="Calibri"/>
            <w:sz w:val="22"/>
            <w:rPrChange w:id="376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77" w:author="changjoon.yoo" w:date="2025-07-27T09:45:00Z">
              <w:rPr>
                <w:rFonts w:hint="eastAsia"/>
              </w:rPr>
            </w:rPrChange>
          </w:rPr>
          <w:t>의무를</w:t>
        </w:r>
        <w:r w:rsidRPr="00C03FCD">
          <w:rPr>
            <w:rFonts w:cs="Calibri"/>
            <w:sz w:val="22"/>
            <w:rPrChange w:id="378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79" w:author="changjoon.yoo" w:date="2025-07-27T09:45:00Z">
              <w:rPr>
                <w:rFonts w:hint="eastAsia"/>
              </w:rPr>
            </w:rPrChange>
          </w:rPr>
          <w:t>규정함과</w:t>
        </w:r>
        <w:r w:rsidRPr="00C03FCD">
          <w:rPr>
            <w:rFonts w:cs="Calibri"/>
            <w:sz w:val="22"/>
            <w:rPrChange w:id="380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81" w:author="changjoon.yoo" w:date="2025-07-27T09:45:00Z">
              <w:rPr>
                <w:rFonts w:hint="eastAsia"/>
              </w:rPr>
            </w:rPrChange>
          </w:rPr>
          <w:t>동시에</w:t>
        </w:r>
        <w:r w:rsidRPr="00C03FCD">
          <w:rPr>
            <w:rFonts w:cs="Calibri"/>
            <w:sz w:val="22"/>
            <w:rPrChange w:id="382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83" w:author="changjoon.yoo" w:date="2025-07-27T09:45:00Z">
              <w:rPr>
                <w:rFonts w:hint="eastAsia"/>
              </w:rPr>
            </w:rPrChange>
          </w:rPr>
          <w:t>소비자의</w:t>
        </w:r>
        <w:r w:rsidRPr="00C03FCD">
          <w:rPr>
            <w:rFonts w:cs="Calibri"/>
            <w:sz w:val="22"/>
            <w:rPrChange w:id="384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85" w:author="changjoon.yoo" w:date="2025-07-27T09:45:00Z">
              <w:rPr>
                <w:rFonts w:hint="eastAsia"/>
              </w:rPr>
            </w:rPrChange>
          </w:rPr>
          <w:t>권리를</w:t>
        </w:r>
        <w:r w:rsidRPr="00C03FCD">
          <w:rPr>
            <w:rFonts w:cs="Calibri"/>
            <w:sz w:val="22"/>
            <w:rPrChange w:id="386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87" w:author="changjoon.yoo" w:date="2025-07-27T09:45:00Z">
              <w:rPr>
                <w:rFonts w:hint="eastAsia"/>
              </w:rPr>
            </w:rPrChange>
          </w:rPr>
          <w:t>구체적으로</w:t>
        </w:r>
        <w:r w:rsidRPr="00C03FCD">
          <w:rPr>
            <w:rFonts w:cs="Calibri"/>
            <w:sz w:val="22"/>
            <w:rPrChange w:id="388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89" w:author="changjoon.yoo" w:date="2025-07-27T09:45:00Z">
              <w:rPr>
                <w:rFonts w:hint="eastAsia"/>
              </w:rPr>
            </w:rPrChange>
          </w:rPr>
          <w:t>규정함</w:t>
        </w:r>
      </w:ins>
    </w:p>
    <w:p w14:paraId="489FB370" w14:textId="27042D8B" w:rsidR="00C03FCD" w:rsidRPr="00C03FCD" w:rsidRDefault="00C03FCD">
      <w:pPr>
        <w:pStyle w:val="a0"/>
        <w:numPr>
          <w:ilvl w:val="0"/>
          <w:numId w:val="5"/>
        </w:numPr>
        <w:autoSpaceDE w:val="0"/>
        <w:spacing w:after="160"/>
        <w:rPr>
          <w:ins w:id="390" w:author="changjoon.yoo" w:date="2025-07-27T09:45:00Z"/>
          <w:rFonts w:cs="Calibri"/>
          <w:sz w:val="22"/>
          <w:rPrChange w:id="391" w:author="changjoon.yoo" w:date="2025-07-27T09:45:00Z">
            <w:rPr>
              <w:ins w:id="392" w:author="changjoon.yoo" w:date="2025-07-27T09:45:00Z"/>
            </w:rPr>
          </w:rPrChange>
        </w:rPr>
        <w:pPrChange w:id="393" w:author="changjoon.yoo" w:date="2025-07-27T09:45:00Z">
          <w:pPr/>
        </w:pPrChange>
      </w:pPr>
      <w:ins w:id="394" w:author="changjoon.yoo" w:date="2025-07-27T09:46:00Z">
        <w:r>
          <w:rPr>
            <w:rFonts w:cs="Calibri"/>
            <w:sz w:val="22"/>
          </w:rPr>
          <w:t>(EU AI Act</w:t>
        </w:r>
        <w:r>
          <w:rPr>
            <w:rFonts w:cs="Calibri" w:hint="eastAsia"/>
            <w:sz w:val="22"/>
          </w:rPr>
          <w:t>와의</w:t>
        </w:r>
        <w:r>
          <w:rPr>
            <w:rFonts w:cs="Calibri" w:hint="eastAsia"/>
            <w:sz w:val="22"/>
          </w:rPr>
          <w:t xml:space="preserve"> </w:t>
        </w:r>
        <w:r>
          <w:rPr>
            <w:rFonts w:cs="Calibri" w:hint="eastAsia"/>
            <w:sz w:val="22"/>
          </w:rPr>
          <w:t>차이</w:t>
        </w:r>
        <w:r>
          <w:rPr>
            <w:rFonts w:cs="Calibri" w:hint="eastAsia"/>
            <w:sz w:val="22"/>
          </w:rPr>
          <w:t>)</w:t>
        </w:r>
        <w:r>
          <w:rPr>
            <w:rFonts w:cs="Calibri"/>
            <w:sz w:val="22"/>
          </w:rPr>
          <w:t xml:space="preserve"> </w:t>
        </w:r>
      </w:ins>
      <w:ins w:id="395" w:author="changjoon.yoo" w:date="2025-07-27T09:45:00Z">
        <w:r w:rsidRPr="00C03FCD">
          <w:rPr>
            <w:rFonts w:cs="Calibri" w:hint="eastAsia"/>
            <w:sz w:val="22"/>
            <w:rPrChange w:id="396" w:author="changjoon.yoo" w:date="2025-07-27T09:45:00Z">
              <w:rPr>
                <w:rFonts w:hint="eastAsia"/>
              </w:rPr>
            </w:rPrChange>
          </w:rPr>
          <w:t>콜로라도</w:t>
        </w:r>
        <w:r w:rsidRPr="00C03FCD">
          <w:rPr>
            <w:rFonts w:cs="Calibri"/>
            <w:sz w:val="22"/>
            <w:rPrChange w:id="397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398" w:author="changjoon.yoo" w:date="2025-07-27T09:45:00Z">
              <w:rPr>
                <w:rFonts w:hint="eastAsia"/>
              </w:rPr>
            </w:rPrChange>
          </w:rPr>
          <w:t>주</w:t>
        </w:r>
        <w:r w:rsidRPr="00C03FCD">
          <w:rPr>
            <w:rFonts w:cs="Calibri"/>
            <w:sz w:val="22"/>
            <w:rPrChange w:id="399" w:author="changjoon.yoo" w:date="2025-07-27T09:45:00Z">
              <w:rPr/>
            </w:rPrChange>
          </w:rPr>
          <w:t xml:space="preserve"> AI</w:t>
        </w:r>
        <w:r w:rsidRPr="00C03FCD">
          <w:rPr>
            <w:rFonts w:cs="Calibri" w:hint="eastAsia"/>
            <w:sz w:val="22"/>
            <w:rPrChange w:id="400" w:author="changjoon.yoo" w:date="2025-07-27T09:45:00Z">
              <w:rPr>
                <w:rFonts w:hint="eastAsia"/>
              </w:rPr>
            </w:rPrChange>
          </w:rPr>
          <w:t>법은</w:t>
        </w:r>
        <w:r w:rsidRPr="00C03FCD">
          <w:rPr>
            <w:rFonts w:cs="Calibri"/>
            <w:sz w:val="22"/>
            <w:rPrChange w:id="401" w:author="changjoon.yoo" w:date="2025-07-27T09:45:00Z">
              <w:rPr/>
            </w:rPrChange>
          </w:rPr>
          <w:t xml:space="preserve"> EU </w:t>
        </w:r>
      </w:ins>
      <w:ins w:id="402" w:author="changjoon.yoo" w:date="2025-07-27T09:46:00Z">
        <w:r>
          <w:rPr>
            <w:rFonts w:cs="Calibri"/>
            <w:sz w:val="22"/>
          </w:rPr>
          <w:t>AI Act</w:t>
        </w:r>
        <w:r>
          <w:rPr>
            <w:rFonts w:cs="Calibri" w:hint="eastAsia"/>
            <w:sz w:val="22"/>
          </w:rPr>
          <w:t>와</w:t>
        </w:r>
        <w:r>
          <w:rPr>
            <w:rFonts w:cs="Calibri" w:hint="eastAsia"/>
            <w:sz w:val="22"/>
          </w:rPr>
          <w:t xml:space="preserve"> </w:t>
        </w:r>
      </w:ins>
      <w:ins w:id="403" w:author="changjoon.yoo" w:date="2025-07-27T09:45:00Z">
        <w:r w:rsidRPr="00C03FCD">
          <w:rPr>
            <w:rFonts w:cs="Calibri" w:hint="eastAsia"/>
            <w:sz w:val="22"/>
            <w:rPrChange w:id="404" w:author="changjoon.yoo" w:date="2025-07-27T09:45:00Z">
              <w:rPr>
                <w:rFonts w:hint="eastAsia"/>
              </w:rPr>
            </w:rPrChange>
          </w:rPr>
          <w:t>체계가</w:t>
        </w:r>
        <w:r w:rsidRPr="00C03FCD">
          <w:rPr>
            <w:rFonts w:cs="Calibri"/>
            <w:sz w:val="22"/>
            <w:rPrChange w:id="405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06" w:author="changjoon.yoo" w:date="2025-07-27T09:45:00Z">
              <w:rPr>
                <w:rFonts w:hint="eastAsia"/>
              </w:rPr>
            </w:rPrChange>
          </w:rPr>
          <w:t>유사하면서도</w:t>
        </w:r>
        <w:r w:rsidRPr="00C03FCD">
          <w:rPr>
            <w:rFonts w:cs="Calibri"/>
            <w:sz w:val="22"/>
            <w:rPrChange w:id="407" w:author="changjoon.yoo" w:date="2025-07-27T09:45:00Z">
              <w:rPr/>
            </w:rPrChange>
          </w:rPr>
          <w:t xml:space="preserve"> EU</w:t>
        </w:r>
        <w:r w:rsidRPr="00C03FCD">
          <w:rPr>
            <w:rFonts w:cs="Calibri" w:hint="eastAsia"/>
            <w:sz w:val="22"/>
            <w:rPrChange w:id="408" w:author="changjoon.yoo" w:date="2025-07-27T09:45:00Z">
              <w:rPr>
                <w:rFonts w:hint="eastAsia"/>
              </w:rPr>
            </w:rPrChange>
          </w:rPr>
          <w:t>와</w:t>
        </w:r>
        <w:r w:rsidRPr="00C03FCD">
          <w:rPr>
            <w:rFonts w:cs="Calibri"/>
            <w:sz w:val="22"/>
            <w:rPrChange w:id="409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10" w:author="changjoon.yoo" w:date="2025-07-27T09:45:00Z">
              <w:rPr>
                <w:rFonts w:hint="eastAsia"/>
              </w:rPr>
            </w:rPrChange>
          </w:rPr>
          <w:t>달리</w:t>
        </w:r>
        <w:r w:rsidRPr="00C03FCD">
          <w:rPr>
            <w:rFonts w:cs="Calibri"/>
            <w:sz w:val="22"/>
            <w:rPrChange w:id="411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12" w:author="changjoon.yoo" w:date="2025-07-27T09:45:00Z">
              <w:rPr>
                <w:rFonts w:hint="eastAsia"/>
              </w:rPr>
            </w:rPrChange>
          </w:rPr>
          <w:t>개발자</w:t>
        </w:r>
        <w:r w:rsidRPr="00C03FCD">
          <w:rPr>
            <w:rFonts w:cs="Calibri"/>
            <w:sz w:val="22"/>
            <w:rPrChange w:id="413" w:author="changjoon.yoo" w:date="2025-07-27T09:45:00Z">
              <w:rPr/>
            </w:rPrChange>
          </w:rPr>
          <w:t>(</w:t>
        </w:r>
        <w:r w:rsidRPr="00C03FCD">
          <w:rPr>
            <w:rFonts w:cs="Calibri" w:hint="eastAsia"/>
            <w:sz w:val="22"/>
            <w:rPrChange w:id="414" w:author="changjoon.yoo" w:date="2025-07-27T09:45:00Z">
              <w:rPr>
                <w:rFonts w:hint="eastAsia"/>
              </w:rPr>
            </w:rPrChange>
          </w:rPr>
          <w:t>제공자</w:t>
        </w:r>
        <w:r w:rsidRPr="00C03FCD">
          <w:rPr>
            <w:rFonts w:cs="Calibri"/>
            <w:sz w:val="22"/>
            <w:rPrChange w:id="415" w:author="changjoon.yoo" w:date="2025-07-27T09:45:00Z">
              <w:rPr/>
            </w:rPrChange>
          </w:rPr>
          <w:t>)</w:t>
        </w:r>
        <w:r w:rsidRPr="00C03FCD">
          <w:rPr>
            <w:rFonts w:cs="Calibri" w:hint="eastAsia"/>
            <w:sz w:val="22"/>
            <w:rPrChange w:id="416" w:author="changjoon.yoo" w:date="2025-07-27T09:45:00Z">
              <w:rPr>
                <w:rFonts w:hint="eastAsia"/>
              </w:rPr>
            </w:rPrChange>
          </w:rPr>
          <w:t>가</w:t>
        </w:r>
        <w:r w:rsidRPr="00C03FCD">
          <w:rPr>
            <w:rFonts w:cs="Calibri"/>
            <w:sz w:val="22"/>
            <w:rPrChange w:id="417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18" w:author="changjoon.yoo" w:date="2025-07-27T09:45:00Z">
              <w:rPr>
                <w:rFonts w:hint="eastAsia"/>
              </w:rPr>
            </w:rPrChange>
          </w:rPr>
          <w:t>아닌</w:t>
        </w:r>
        <w:r w:rsidRPr="00C03FCD">
          <w:rPr>
            <w:rFonts w:cs="Calibri"/>
            <w:sz w:val="22"/>
            <w:rPrChange w:id="419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20" w:author="changjoon.yoo" w:date="2025-07-27T09:45:00Z">
              <w:rPr>
                <w:rFonts w:hint="eastAsia"/>
              </w:rPr>
            </w:rPrChange>
          </w:rPr>
          <w:t>배포자가</w:t>
        </w:r>
        <w:r w:rsidRPr="00C03FCD">
          <w:rPr>
            <w:rFonts w:cs="Calibri"/>
            <w:sz w:val="22"/>
            <w:rPrChange w:id="421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22" w:author="changjoon.yoo" w:date="2025-07-27T09:45:00Z">
              <w:rPr>
                <w:rFonts w:hint="eastAsia"/>
              </w:rPr>
            </w:rPrChange>
          </w:rPr>
          <w:t>위험관리</w:t>
        </w:r>
        <w:r w:rsidRPr="00C03FCD">
          <w:rPr>
            <w:rFonts w:cs="Calibri"/>
            <w:sz w:val="22"/>
            <w:rPrChange w:id="423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24" w:author="changjoon.yoo" w:date="2025-07-27T09:45:00Z">
              <w:rPr>
                <w:rFonts w:hint="eastAsia"/>
              </w:rPr>
            </w:rPrChange>
          </w:rPr>
          <w:t>의무를</w:t>
        </w:r>
        <w:r w:rsidRPr="00C03FCD">
          <w:rPr>
            <w:rFonts w:cs="Calibri"/>
            <w:sz w:val="22"/>
            <w:rPrChange w:id="425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26" w:author="changjoon.yoo" w:date="2025-07-27T09:45:00Z">
              <w:rPr>
                <w:rFonts w:hint="eastAsia"/>
              </w:rPr>
            </w:rPrChange>
          </w:rPr>
          <w:t>부담하고</w:t>
        </w:r>
        <w:r w:rsidRPr="00C03FCD">
          <w:rPr>
            <w:rFonts w:cs="Calibri"/>
            <w:sz w:val="22"/>
            <w:rPrChange w:id="427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28" w:author="changjoon.yoo" w:date="2025-07-27T09:45:00Z">
              <w:rPr>
                <w:rFonts w:hint="eastAsia"/>
              </w:rPr>
            </w:rPrChange>
          </w:rPr>
          <w:t>개발자는</w:t>
        </w:r>
        <w:r w:rsidRPr="00C03FCD">
          <w:rPr>
            <w:rFonts w:cs="Calibri"/>
            <w:sz w:val="22"/>
            <w:rPrChange w:id="429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30" w:author="changjoon.yoo" w:date="2025-07-27T09:45:00Z">
              <w:rPr>
                <w:rFonts w:hint="eastAsia"/>
              </w:rPr>
            </w:rPrChange>
          </w:rPr>
          <w:t>이를</w:t>
        </w:r>
        <w:r w:rsidRPr="00C03FCD">
          <w:rPr>
            <w:rFonts w:cs="Calibri"/>
            <w:sz w:val="22"/>
            <w:rPrChange w:id="431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32" w:author="changjoon.yoo" w:date="2025-07-27T09:45:00Z">
              <w:rPr>
                <w:rFonts w:hint="eastAsia"/>
              </w:rPr>
            </w:rPrChange>
          </w:rPr>
          <w:t>위한</w:t>
        </w:r>
        <w:r w:rsidRPr="00C03FCD">
          <w:rPr>
            <w:rFonts w:cs="Calibri"/>
            <w:sz w:val="22"/>
            <w:rPrChange w:id="433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34" w:author="changjoon.yoo" w:date="2025-07-27T09:45:00Z">
              <w:rPr>
                <w:rFonts w:hint="eastAsia"/>
              </w:rPr>
            </w:rPrChange>
          </w:rPr>
          <w:t>정보제공</w:t>
        </w:r>
        <w:r w:rsidRPr="00C03FCD">
          <w:rPr>
            <w:rFonts w:cs="Calibri"/>
            <w:sz w:val="22"/>
            <w:rPrChange w:id="435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36" w:author="changjoon.yoo" w:date="2025-07-27T09:45:00Z">
              <w:rPr>
                <w:rFonts w:hint="eastAsia"/>
              </w:rPr>
            </w:rPrChange>
          </w:rPr>
          <w:t>의무만을</w:t>
        </w:r>
        <w:r w:rsidRPr="00C03FCD">
          <w:rPr>
            <w:rFonts w:cs="Calibri"/>
            <w:sz w:val="22"/>
            <w:rPrChange w:id="437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38" w:author="changjoon.yoo" w:date="2025-07-27T09:45:00Z">
              <w:rPr>
                <w:rFonts w:hint="eastAsia"/>
              </w:rPr>
            </w:rPrChange>
          </w:rPr>
          <w:t>지도록</w:t>
        </w:r>
        <w:r w:rsidRPr="00C03FCD">
          <w:rPr>
            <w:rFonts w:cs="Calibri"/>
            <w:sz w:val="22"/>
            <w:rPrChange w:id="439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40" w:author="changjoon.yoo" w:date="2025-07-27T09:45:00Z">
              <w:rPr>
                <w:rFonts w:hint="eastAsia"/>
              </w:rPr>
            </w:rPrChange>
          </w:rPr>
          <w:t>하는</w:t>
        </w:r>
        <w:r w:rsidRPr="00C03FCD">
          <w:rPr>
            <w:rFonts w:cs="Calibri"/>
            <w:sz w:val="22"/>
            <w:rPrChange w:id="441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42" w:author="changjoon.yoo" w:date="2025-07-27T09:45:00Z">
              <w:rPr>
                <w:rFonts w:hint="eastAsia"/>
              </w:rPr>
            </w:rPrChange>
          </w:rPr>
          <w:t>등</w:t>
        </w:r>
        <w:r w:rsidRPr="00C03FCD">
          <w:rPr>
            <w:rFonts w:cs="Calibri"/>
            <w:sz w:val="22"/>
            <w:rPrChange w:id="443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44" w:author="changjoon.yoo" w:date="2025-07-27T09:45:00Z">
              <w:rPr>
                <w:rFonts w:hint="eastAsia"/>
              </w:rPr>
            </w:rPrChange>
          </w:rPr>
          <w:t>배포자</w:t>
        </w:r>
        <w:r w:rsidRPr="00C03FCD">
          <w:rPr>
            <w:rFonts w:cs="Calibri"/>
            <w:sz w:val="22"/>
            <w:rPrChange w:id="445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46" w:author="changjoon.yoo" w:date="2025-07-27T09:45:00Z">
              <w:rPr>
                <w:rFonts w:hint="eastAsia"/>
              </w:rPr>
            </w:rPrChange>
          </w:rPr>
          <w:t>중심의</w:t>
        </w:r>
        <w:r w:rsidRPr="00C03FCD">
          <w:rPr>
            <w:rFonts w:cs="Calibri"/>
            <w:sz w:val="22"/>
            <w:rPrChange w:id="447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48" w:author="changjoon.yoo" w:date="2025-07-27T09:45:00Z">
              <w:rPr>
                <w:rFonts w:hint="eastAsia"/>
              </w:rPr>
            </w:rPrChange>
          </w:rPr>
          <w:t>규제</w:t>
        </w:r>
        <w:r w:rsidRPr="00C03FCD">
          <w:rPr>
            <w:rFonts w:cs="Calibri"/>
            <w:sz w:val="22"/>
            <w:rPrChange w:id="449" w:author="changjoon.yoo" w:date="2025-07-27T09:45:00Z">
              <w:rPr/>
            </w:rPrChange>
          </w:rPr>
          <w:t xml:space="preserve"> </w:t>
        </w:r>
        <w:r w:rsidRPr="00C03FCD">
          <w:rPr>
            <w:rFonts w:cs="Calibri" w:hint="eastAsia"/>
            <w:sz w:val="22"/>
            <w:rPrChange w:id="450" w:author="changjoon.yoo" w:date="2025-07-27T09:45:00Z">
              <w:rPr>
                <w:rFonts w:hint="eastAsia"/>
              </w:rPr>
            </w:rPrChange>
          </w:rPr>
          <w:t>법제임</w:t>
        </w:r>
      </w:ins>
    </w:p>
    <w:p w14:paraId="206EB8B7" w14:textId="77777777" w:rsidR="00C03FCD" w:rsidRPr="00C03FCD" w:rsidRDefault="00C03FCD">
      <w:pPr>
        <w:widowControl/>
        <w:topLinePunct/>
        <w:autoSpaceDE w:val="0"/>
        <w:adjustRightInd/>
        <w:snapToGrid/>
        <w:spacing w:after="160" w:line="276" w:lineRule="auto"/>
        <w:ind w:left="567"/>
        <w:rPr>
          <w:rFonts w:cs="Calibri"/>
          <w:color w:val="A6A6A6" w:themeColor="background1" w:themeShade="A6"/>
          <w:sz w:val="22"/>
          <w:rPrChange w:id="451" w:author="changjoon.yoo" w:date="2025-07-27T09:45:00Z">
            <w:rPr>
              <w:rFonts w:cs="Calibri"/>
              <w:sz w:val="22"/>
            </w:rPr>
          </w:rPrChange>
        </w:rPr>
        <w:pPrChange w:id="452" w:author="changjoon.yoo" w:date="2025-07-27T00:04:00Z">
          <w:pPr>
            <w:widowControl/>
            <w:topLinePunct/>
            <w:autoSpaceDE w:val="0"/>
            <w:adjustRightInd/>
            <w:snapToGrid/>
            <w:spacing w:after="160" w:line="276" w:lineRule="auto"/>
          </w:pPr>
        </w:pPrChange>
      </w:pPr>
    </w:p>
    <w:p w14:paraId="12E36305" w14:textId="467B5F61" w:rsidR="007D1866" w:rsidRPr="00535271" w:rsidRDefault="007D1866" w:rsidP="00EA36C2">
      <w:pPr>
        <w:pStyle w:val="2"/>
        <w:autoSpaceDE w:val="0"/>
        <w:spacing w:after="160"/>
      </w:pPr>
      <w:bookmarkStart w:id="453" w:name="_Toc204470981"/>
      <w:r w:rsidRPr="00535271">
        <w:rPr>
          <w:rFonts w:hint="eastAsia"/>
        </w:rPr>
        <w:t>캘리포니아주</w:t>
      </w:r>
      <w:r w:rsidRPr="00535271">
        <w:t xml:space="preserve"> </w:t>
      </w:r>
      <w:r w:rsidRPr="00535271">
        <w:rPr>
          <w:rFonts w:hint="eastAsia"/>
        </w:rPr>
        <w:t>프론티어</w:t>
      </w:r>
      <w:r w:rsidRPr="00535271">
        <w:t xml:space="preserve"> AI </w:t>
      </w:r>
      <w:r w:rsidRPr="00535271">
        <w:rPr>
          <w:rFonts w:hint="eastAsia"/>
        </w:rPr>
        <w:t>모델을</w:t>
      </w:r>
      <w:r w:rsidRPr="00535271">
        <w:t xml:space="preserve"> </w:t>
      </w:r>
      <w:r w:rsidRPr="00535271">
        <w:rPr>
          <w:rFonts w:hint="eastAsia"/>
        </w:rPr>
        <w:t>위한</w:t>
      </w:r>
      <w:r w:rsidRPr="00535271">
        <w:t xml:space="preserve"> </w:t>
      </w:r>
      <w:r w:rsidRPr="00535271">
        <w:rPr>
          <w:rFonts w:hint="eastAsia"/>
        </w:rPr>
        <w:t>안전과</w:t>
      </w:r>
      <w:r w:rsidRPr="00535271">
        <w:t xml:space="preserve"> </w:t>
      </w:r>
      <w:r w:rsidRPr="00535271">
        <w:rPr>
          <w:rFonts w:hint="eastAsia"/>
        </w:rPr>
        <w:t>보안</w:t>
      </w:r>
      <w:r w:rsidRPr="00535271">
        <w:t xml:space="preserve"> </w:t>
      </w:r>
      <w:r w:rsidRPr="00535271">
        <w:rPr>
          <w:rFonts w:hint="eastAsia"/>
        </w:rPr>
        <w:t>혁신법안</w:t>
      </w:r>
      <w:bookmarkEnd w:id="453"/>
    </w:p>
    <w:p w14:paraId="7FA9B10B" w14:textId="77777777" w:rsidR="007D1866" w:rsidRPr="00535271" w:rsidRDefault="007D1866" w:rsidP="00EA36C2">
      <w:pPr>
        <w:pStyle w:val="3"/>
        <w:autoSpaceDE w:val="0"/>
        <w:spacing w:after="160"/>
        <w:rPr>
          <w:rFonts w:ascii="Times New Roman" w:hAnsi="Times New Roman"/>
          <w:color w:val="A6A6A6" w:themeColor="background1" w:themeShade="A6"/>
        </w:rPr>
      </w:pPr>
      <w:r w:rsidRPr="00535271">
        <w:rPr>
          <w:rFonts w:ascii="Times New Roman" w:hAnsi="Times New Roman" w:hint="eastAsia"/>
          <w:color w:val="A6A6A6" w:themeColor="background1" w:themeShade="A6"/>
        </w:rPr>
        <w:t>주요</w:t>
      </w:r>
      <w:r w:rsidRPr="00535271">
        <w:rPr>
          <w:rFonts w:ascii="Times New Roman" w:hAnsi="Times New Roman"/>
          <w:color w:val="A6A6A6" w:themeColor="background1" w:themeShade="A6"/>
        </w:rPr>
        <w:t xml:space="preserve"> </w:t>
      </w:r>
      <w:r w:rsidRPr="00535271">
        <w:rPr>
          <w:rFonts w:ascii="Times New Roman" w:hAnsi="Times New Roman" w:hint="eastAsia"/>
          <w:color w:val="A6A6A6" w:themeColor="background1" w:themeShade="A6"/>
        </w:rPr>
        <w:t>내용</w:t>
      </w:r>
    </w:p>
    <w:p w14:paraId="32A77C5D" w14:textId="5946B02E" w:rsidR="00E46A10" w:rsidRPr="00535271" w:rsidRDefault="007D1866" w:rsidP="00EA36C2">
      <w:pPr>
        <w:pStyle w:val="a0"/>
        <w:numPr>
          <w:ilvl w:val="0"/>
          <w:numId w:val="5"/>
        </w:numPr>
        <w:autoSpaceDE w:val="0"/>
        <w:spacing w:after="160"/>
        <w:rPr>
          <w:rFonts w:cs="Calibri"/>
          <w:color w:val="A6A6A6" w:themeColor="background1" w:themeShade="A6"/>
          <w:sz w:val="22"/>
        </w:rPr>
      </w:pPr>
      <w:r w:rsidRPr="00535271">
        <w:rPr>
          <w:rFonts w:cs="Calibri" w:hint="eastAsia"/>
          <w:color w:val="A6A6A6" w:themeColor="background1" w:themeShade="A6"/>
          <w:sz w:val="22"/>
        </w:rPr>
        <w:t>캘리포니아주</w:t>
      </w:r>
      <w:r w:rsidR="00D77743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D77743" w:rsidRPr="00535271">
        <w:rPr>
          <w:rFonts w:cs="Calibri" w:hint="eastAsia"/>
          <w:color w:val="A6A6A6" w:themeColor="background1" w:themeShade="A6"/>
          <w:sz w:val="22"/>
        </w:rPr>
        <w:t>하원은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A7F4A" w:rsidRPr="00535271">
        <w:rPr>
          <w:rFonts w:cs="Calibri"/>
          <w:color w:val="A6A6A6" w:themeColor="background1" w:themeShade="A6"/>
          <w:sz w:val="22"/>
        </w:rPr>
        <w:t xml:space="preserve">2024. 8. 28. </w:t>
      </w:r>
      <w:r w:rsidR="00D77743" w:rsidRPr="00535271">
        <w:rPr>
          <w:rFonts w:cs="Calibri"/>
          <w:color w:val="A6A6A6" w:themeColor="background1" w:themeShade="A6"/>
          <w:sz w:val="22"/>
        </w:rPr>
        <w:t>‘</w:t>
      </w:r>
      <w:r w:rsidRPr="00535271">
        <w:rPr>
          <w:rFonts w:cs="Calibri" w:hint="eastAsia"/>
          <w:color w:val="A6A6A6" w:themeColor="background1" w:themeShade="A6"/>
          <w:sz w:val="22"/>
        </w:rPr>
        <w:t>캘리포니아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프론티어</w:t>
      </w:r>
      <w:r w:rsidRPr="00535271">
        <w:rPr>
          <w:rFonts w:cs="Calibri"/>
          <w:color w:val="A6A6A6" w:themeColor="background1" w:themeShade="A6"/>
          <w:sz w:val="22"/>
        </w:rPr>
        <w:t xml:space="preserve"> AI</w:t>
      </w:r>
      <w:r w:rsidRPr="00535271">
        <w:rPr>
          <w:rFonts w:cs="Calibri" w:hint="eastAsia"/>
          <w:color w:val="A6A6A6" w:themeColor="background1" w:themeShade="A6"/>
          <w:sz w:val="22"/>
        </w:rPr>
        <w:t>법</w:t>
      </w:r>
      <w:r w:rsidR="00F742A2" w:rsidRPr="00535271">
        <w:rPr>
          <w:rFonts w:cs="Calibri" w:hint="eastAsia"/>
          <w:color w:val="A6A6A6" w:themeColor="background1" w:themeShade="A6"/>
          <w:sz w:val="22"/>
        </w:rPr>
        <w:t>안</w:t>
      </w:r>
      <w:r w:rsidRPr="00535271">
        <w:rPr>
          <w:rFonts w:cs="Calibri"/>
          <w:color w:val="A6A6A6" w:themeColor="background1" w:themeShade="A6"/>
          <w:sz w:val="22"/>
        </w:rPr>
        <w:t>(</w:t>
      </w:r>
      <w:r w:rsidR="00D77743" w:rsidRPr="00535271">
        <w:rPr>
          <w:rFonts w:cs="Calibri"/>
          <w:color w:val="A6A6A6" w:themeColor="background1" w:themeShade="A6"/>
          <w:sz w:val="22"/>
        </w:rPr>
        <w:t xml:space="preserve">The </w:t>
      </w:r>
      <w:r w:rsidRPr="00535271">
        <w:rPr>
          <w:rFonts w:cs="Calibri"/>
          <w:color w:val="A6A6A6" w:themeColor="background1" w:themeShade="A6"/>
          <w:sz w:val="22"/>
        </w:rPr>
        <w:t>Safe and Secure Innovation for Frontier Artificial Intelligence Models Act, California Senate Bill 1047)</w:t>
      </w:r>
      <w:r w:rsidR="00D77743" w:rsidRPr="00535271">
        <w:rPr>
          <w:rFonts w:cs="Calibri"/>
          <w:color w:val="A6A6A6" w:themeColor="background1" w:themeShade="A6"/>
          <w:sz w:val="22"/>
        </w:rPr>
        <w:t>’</w:t>
      </w:r>
      <w:r w:rsidR="00CA7F4A" w:rsidRPr="00535271">
        <w:rPr>
          <w:rFonts w:cs="Calibri" w:hint="eastAsia"/>
          <w:color w:val="A6A6A6" w:themeColor="background1" w:themeShade="A6"/>
          <w:sz w:val="22"/>
        </w:rPr>
        <w:t>을</w:t>
      </w:r>
      <w:r w:rsidR="00CA7F4A" w:rsidRPr="00535271">
        <w:rPr>
          <w:rFonts w:cs="Calibri"/>
          <w:color w:val="A6A6A6" w:themeColor="background1" w:themeShade="A6"/>
          <w:sz w:val="22"/>
        </w:rPr>
        <w:t xml:space="preserve"> </w:t>
      </w:r>
      <w:r w:rsidR="00CA7F4A" w:rsidRPr="00535271">
        <w:rPr>
          <w:rFonts w:cs="Calibri" w:hint="eastAsia"/>
          <w:color w:val="A6A6A6" w:themeColor="background1" w:themeShade="A6"/>
          <w:sz w:val="22"/>
        </w:rPr>
        <w:t>통과시켰고</w:t>
      </w:r>
      <w:r w:rsidR="00CA7F4A" w:rsidRPr="00535271">
        <w:rPr>
          <w:rFonts w:cs="Calibri"/>
          <w:color w:val="A6A6A6" w:themeColor="background1" w:themeShade="A6"/>
          <w:sz w:val="22"/>
        </w:rPr>
        <w:t xml:space="preserve">, </w:t>
      </w:r>
      <w:r w:rsidR="00CA7F4A" w:rsidRPr="00535271">
        <w:rPr>
          <w:rFonts w:cs="Calibri" w:hint="eastAsia"/>
          <w:color w:val="A6A6A6" w:themeColor="background1" w:themeShade="A6"/>
          <w:sz w:val="22"/>
        </w:rPr>
        <w:t>상원에서도</w:t>
      </w:r>
      <w:r w:rsidR="00CA7F4A" w:rsidRPr="00535271">
        <w:rPr>
          <w:rFonts w:cs="Calibri"/>
          <w:color w:val="A6A6A6" w:themeColor="background1" w:themeShade="A6"/>
          <w:sz w:val="22"/>
        </w:rPr>
        <w:t xml:space="preserve"> 2024. 9. 9. </w:t>
      </w:r>
      <w:r w:rsidR="00CA7F4A" w:rsidRPr="00535271">
        <w:rPr>
          <w:rFonts w:cs="Calibri" w:hint="eastAsia"/>
          <w:color w:val="A6A6A6" w:themeColor="background1" w:themeShade="A6"/>
          <w:sz w:val="22"/>
        </w:rPr>
        <w:t>통과됨</w:t>
      </w:r>
      <w:r w:rsidR="00CA7F4A" w:rsidRPr="00535271">
        <w:rPr>
          <w:rFonts w:cs="Calibri"/>
          <w:color w:val="A6A6A6" w:themeColor="background1" w:themeShade="A6"/>
          <w:sz w:val="22"/>
        </w:rPr>
        <w:t>.</w:t>
      </w:r>
    </w:p>
    <w:p w14:paraId="44704093" w14:textId="476B2954" w:rsidR="005227AC" w:rsidRPr="00535271" w:rsidRDefault="007D1866" w:rsidP="009F1B38">
      <w:pPr>
        <w:pStyle w:val="a0"/>
        <w:numPr>
          <w:ilvl w:val="1"/>
          <w:numId w:val="5"/>
        </w:numPr>
        <w:autoSpaceDE w:val="0"/>
        <w:spacing w:after="160"/>
        <w:rPr>
          <w:rFonts w:cs="Calibri"/>
          <w:color w:val="A6A6A6" w:themeColor="background1" w:themeShade="A6"/>
          <w:sz w:val="22"/>
        </w:rPr>
      </w:pPr>
      <w:r w:rsidRPr="00535271">
        <w:rPr>
          <w:rFonts w:cs="Calibri" w:hint="eastAsia"/>
          <w:color w:val="A6A6A6" w:themeColor="background1" w:themeShade="A6"/>
          <w:sz w:val="22"/>
        </w:rPr>
        <w:t>캘리포니아주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프론티어</w:t>
      </w:r>
      <w:r w:rsidRPr="00535271">
        <w:rPr>
          <w:rFonts w:cs="Calibri"/>
          <w:color w:val="A6A6A6" w:themeColor="background1" w:themeShade="A6"/>
          <w:sz w:val="22"/>
        </w:rPr>
        <w:t xml:space="preserve"> AI </w:t>
      </w:r>
      <w:r w:rsidRPr="00535271">
        <w:rPr>
          <w:rFonts w:cs="Calibri" w:hint="eastAsia"/>
          <w:color w:val="A6A6A6" w:themeColor="background1" w:themeShade="A6"/>
          <w:sz w:val="22"/>
        </w:rPr>
        <w:t>법안은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높은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컴퓨팅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파워를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이용하여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학습한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AI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모델이나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그러한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AI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모델을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일정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규모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이상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미세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조정</w:t>
      </w:r>
      <w:r w:rsidRPr="00535271">
        <w:rPr>
          <w:rFonts w:cs="Calibri"/>
          <w:color w:val="A6A6A6" w:themeColor="background1" w:themeShade="A6"/>
          <w:sz w:val="22"/>
          <w:u w:val="single"/>
        </w:rPr>
        <w:t>(fine-tuning)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한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AI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에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대하여</w:t>
      </w:r>
      <w:r w:rsidRPr="00535271">
        <w:rPr>
          <w:rFonts w:cs="Calibri"/>
          <w:color w:val="A6A6A6" w:themeColor="background1" w:themeShade="A6"/>
          <w:sz w:val="22"/>
          <w:u w:val="single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  <w:u w:val="single"/>
        </w:rPr>
        <w:t>적용</w:t>
      </w:r>
      <w:r w:rsidRPr="00535271">
        <w:rPr>
          <w:rFonts w:cs="Calibri" w:hint="eastAsia"/>
          <w:color w:val="A6A6A6" w:themeColor="background1" w:themeShade="A6"/>
          <w:sz w:val="22"/>
        </w:rPr>
        <w:t>되며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이러한</w:t>
      </w:r>
      <w:r w:rsidRPr="00535271">
        <w:rPr>
          <w:rFonts w:cs="Calibri"/>
          <w:color w:val="A6A6A6" w:themeColor="background1" w:themeShade="A6"/>
          <w:sz w:val="22"/>
        </w:rPr>
        <w:t xml:space="preserve"> AI</w:t>
      </w:r>
      <w:r w:rsidRPr="00535271">
        <w:rPr>
          <w:rFonts w:cs="Calibri" w:hint="eastAsia"/>
          <w:color w:val="A6A6A6" w:themeColor="background1" w:themeShade="A6"/>
          <w:sz w:val="22"/>
        </w:rPr>
        <w:t>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개발하는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개발자에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대한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제한과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책임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컴퓨터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자원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운영자의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책임</w:t>
      </w:r>
      <w:r w:rsidRPr="00535271">
        <w:rPr>
          <w:rFonts w:cs="Calibri"/>
          <w:color w:val="A6A6A6" w:themeColor="background1" w:themeShade="A6"/>
          <w:sz w:val="22"/>
        </w:rPr>
        <w:t xml:space="preserve">, </w:t>
      </w:r>
      <w:r w:rsidRPr="00535271">
        <w:rPr>
          <w:rFonts w:cs="Calibri" w:hint="eastAsia"/>
          <w:color w:val="A6A6A6" w:themeColor="background1" w:themeShade="A6"/>
          <w:sz w:val="22"/>
        </w:rPr>
        <w:t>강제방법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등을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규정하고</w:t>
      </w:r>
      <w:r w:rsidRPr="00535271">
        <w:rPr>
          <w:rFonts w:cs="Calibri"/>
          <w:color w:val="A6A6A6" w:themeColor="background1" w:themeShade="A6"/>
          <w:sz w:val="22"/>
        </w:rPr>
        <w:t xml:space="preserve"> </w:t>
      </w:r>
      <w:r w:rsidRPr="00535271">
        <w:rPr>
          <w:rFonts w:cs="Calibri" w:hint="eastAsia"/>
          <w:color w:val="A6A6A6" w:themeColor="background1" w:themeShade="A6"/>
          <w:sz w:val="22"/>
        </w:rPr>
        <w:t>있음</w:t>
      </w:r>
      <w:r w:rsidR="005227AC" w:rsidRPr="00535271">
        <w:rPr>
          <w:rStyle w:val="aa"/>
          <w:rFonts w:cs="Calibri"/>
          <w:color w:val="A6A6A6" w:themeColor="background1" w:themeShade="A6"/>
          <w:sz w:val="22"/>
        </w:rPr>
        <w:footnoteReference w:id="8"/>
      </w:r>
    </w:p>
    <w:p w14:paraId="2F8096DD" w14:textId="44F2BC66" w:rsidR="002A6A35" w:rsidRPr="00535271" w:rsidRDefault="002A6A35" w:rsidP="00EA36C2">
      <w:pPr>
        <w:pStyle w:val="a0"/>
        <w:numPr>
          <w:ilvl w:val="0"/>
          <w:numId w:val="5"/>
        </w:numPr>
        <w:autoSpaceDE w:val="0"/>
        <w:spacing w:after="160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다만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/>
          <w:sz w:val="22"/>
          <w:u w:val="single"/>
        </w:rPr>
        <w:t>2024</w:t>
      </w:r>
      <w:r w:rsidR="00720447" w:rsidRPr="00535271">
        <w:rPr>
          <w:rFonts w:cs="Calibri" w:hint="eastAsia"/>
          <w:sz w:val="22"/>
          <w:u w:val="single"/>
        </w:rPr>
        <w:t>.</w:t>
      </w:r>
      <w:r w:rsidRPr="00535271">
        <w:rPr>
          <w:rFonts w:cs="Calibri"/>
          <w:sz w:val="22"/>
          <w:u w:val="single"/>
        </w:rPr>
        <w:t xml:space="preserve"> 9</w:t>
      </w:r>
      <w:r w:rsidR="00720447" w:rsidRPr="00535271">
        <w:rPr>
          <w:rFonts w:cs="Calibri" w:hint="eastAsia"/>
          <w:sz w:val="22"/>
          <w:u w:val="single"/>
        </w:rPr>
        <w:t xml:space="preserve">. </w:t>
      </w:r>
      <w:r w:rsidR="00881C14" w:rsidRPr="00535271">
        <w:rPr>
          <w:rFonts w:cs="Calibri"/>
          <w:sz w:val="22"/>
          <w:u w:val="single"/>
        </w:rPr>
        <w:t>29</w:t>
      </w:r>
      <w:r w:rsidR="00720447" w:rsidRPr="00535271">
        <w:rPr>
          <w:rFonts w:cs="Calibri" w:hint="eastAsia"/>
          <w:sz w:val="22"/>
          <w:u w:val="single"/>
        </w:rPr>
        <w:t>.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캘리포니아주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주지사가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해당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법안에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대하여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b/>
          <w:sz w:val="22"/>
          <w:u w:val="single"/>
        </w:rPr>
        <w:t>거부권</w:t>
      </w:r>
      <w:r w:rsidR="0011248A" w:rsidRPr="00535271">
        <w:rPr>
          <w:rFonts w:cs="Calibri"/>
          <w:b/>
          <w:sz w:val="22"/>
          <w:u w:val="single"/>
        </w:rPr>
        <w:t>(</w:t>
      </w:r>
      <w:r w:rsidR="00C97873" w:rsidRPr="00535271">
        <w:rPr>
          <w:rFonts w:cs="Calibri"/>
          <w:b/>
          <w:sz w:val="22"/>
          <w:u w:val="single"/>
        </w:rPr>
        <w:t>Veto</w:t>
      </w:r>
      <w:r w:rsidR="0011248A" w:rsidRPr="00535271">
        <w:rPr>
          <w:rFonts w:cs="Calibri"/>
          <w:b/>
          <w:sz w:val="22"/>
          <w:u w:val="single"/>
        </w:rPr>
        <w:t>)</w:t>
      </w:r>
      <w:r w:rsidRPr="00535271">
        <w:rPr>
          <w:rFonts w:cs="Calibri" w:hint="eastAsia"/>
          <w:b/>
          <w:sz w:val="22"/>
          <w:u w:val="single"/>
        </w:rPr>
        <w:t>을</w:t>
      </w:r>
      <w:r w:rsidRPr="00535271">
        <w:rPr>
          <w:rFonts w:cs="Calibri"/>
          <w:b/>
          <w:sz w:val="22"/>
          <w:u w:val="single"/>
        </w:rPr>
        <w:t xml:space="preserve"> </w:t>
      </w:r>
      <w:r w:rsidRPr="00535271">
        <w:rPr>
          <w:rFonts w:cs="Calibri" w:hint="eastAsia"/>
          <w:b/>
          <w:sz w:val="22"/>
          <w:u w:val="single"/>
        </w:rPr>
        <w:t>행사</w:t>
      </w:r>
      <w:r w:rsidRPr="00535271">
        <w:rPr>
          <w:rFonts w:cs="Calibri" w:hint="eastAsia"/>
          <w:sz w:val="22"/>
        </w:rPr>
        <w:t>하였</w:t>
      </w:r>
      <w:r w:rsidR="007E4FFA" w:rsidRPr="00535271">
        <w:rPr>
          <w:rFonts w:cs="Calibri" w:hint="eastAsia"/>
          <w:sz w:val="22"/>
        </w:rPr>
        <w:t>고</w:t>
      </w:r>
      <w:r w:rsidRPr="00535271">
        <w:rPr>
          <w:rFonts w:cs="Calibri"/>
          <w:sz w:val="22"/>
        </w:rPr>
        <w:t>,</w:t>
      </w:r>
      <w:r w:rsidR="00CC40D2" w:rsidRPr="00535271">
        <w:rPr>
          <w:rStyle w:val="aa"/>
          <w:rFonts w:cs="Calibri"/>
          <w:sz w:val="22"/>
        </w:rPr>
        <w:footnoteReference w:id="9"/>
      </w:r>
      <w:r w:rsidRPr="00535271">
        <w:rPr>
          <w:rFonts w:cs="Calibri"/>
          <w:sz w:val="22"/>
        </w:rPr>
        <w:t xml:space="preserve"> </w:t>
      </w:r>
      <w:r w:rsidR="00377A38" w:rsidRPr="00535271">
        <w:rPr>
          <w:rFonts w:cs="Calibri" w:hint="eastAsia"/>
          <w:sz w:val="22"/>
        </w:rPr>
        <w:t>캘리포니아주</w:t>
      </w:r>
      <w:r w:rsidR="00377A38" w:rsidRPr="00535271">
        <w:rPr>
          <w:rFonts w:cs="Calibri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의회에서</w:t>
      </w:r>
      <w:r w:rsidR="007E4FFA" w:rsidRPr="00535271">
        <w:rPr>
          <w:rFonts w:cs="Calibri" w:hint="eastAsia"/>
          <w:sz w:val="22"/>
        </w:rPr>
        <w:t xml:space="preserve"> </w:t>
      </w:r>
      <w:r w:rsidR="007009E1" w:rsidRPr="00535271">
        <w:rPr>
          <w:rFonts w:cs="Calibri" w:hint="eastAsia"/>
          <w:sz w:val="22"/>
        </w:rPr>
        <w:t>재의결되지</w:t>
      </w:r>
      <w:r w:rsidR="007009E1" w:rsidRPr="00535271">
        <w:rPr>
          <w:rFonts w:cs="Calibri"/>
          <w:sz w:val="22"/>
        </w:rPr>
        <w:t xml:space="preserve"> </w:t>
      </w:r>
      <w:r w:rsidR="007009E1" w:rsidRPr="00535271">
        <w:rPr>
          <w:rFonts w:cs="Calibri" w:hint="eastAsia"/>
          <w:sz w:val="22"/>
        </w:rPr>
        <w:t>않</w:t>
      </w:r>
      <w:r w:rsidR="007E4FFA" w:rsidRPr="00535271">
        <w:rPr>
          <w:rFonts w:cs="Calibri" w:hint="eastAsia"/>
          <w:sz w:val="22"/>
        </w:rPr>
        <w:t>아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최종적으로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법률로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제정되지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못하였음</w:t>
      </w:r>
      <w:r w:rsidR="007E4FFA" w:rsidRPr="00535271">
        <w:rPr>
          <w:rFonts w:cs="Calibri" w:hint="eastAsia"/>
          <w:sz w:val="22"/>
        </w:rPr>
        <w:t>.</w:t>
      </w:r>
      <w:r w:rsidR="00084B40" w:rsidRPr="00535271">
        <w:rPr>
          <w:rStyle w:val="aa"/>
          <w:rFonts w:cs="Calibri"/>
          <w:sz w:val="22"/>
        </w:rPr>
        <w:footnoteReference w:id="10"/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다만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캘리포니아주는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이후에도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프론티어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/>
          <w:sz w:val="22"/>
        </w:rPr>
        <w:t xml:space="preserve">AI </w:t>
      </w:r>
      <w:r w:rsidR="007E4FFA" w:rsidRPr="00535271">
        <w:rPr>
          <w:rFonts w:cs="Calibri" w:hint="eastAsia"/>
          <w:sz w:val="22"/>
        </w:rPr>
        <w:t>정책에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대한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보고서를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발표하는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등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프론티어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/>
          <w:sz w:val="22"/>
        </w:rPr>
        <w:t xml:space="preserve">AI </w:t>
      </w:r>
      <w:r w:rsidR="007E4FFA" w:rsidRPr="00535271">
        <w:rPr>
          <w:rFonts w:cs="Calibri" w:hint="eastAsia"/>
          <w:sz w:val="22"/>
        </w:rPr>
        <w:t>규제</w:t>
      </w:r>
      <w:r w:rsidR="00E21E66" w:rsidRPr="00535271">
        <w:rPr>
          <w:rFonts w:cs="Calibri" w:hint="eastAsia"/>
          <w:sz w:val="22"/>
        </w:rPr>
        <w:t>와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관련</w:t>
      </w:r>
      <w:r w:rsidR="00E21E66" w:rsidRPr="00535271">
        <w:rPr>
          <w:rFonts w:cs="Calibri" w:hint="eastAsia"/>
          <w:sz w:val="22"/>
        </w:rPr>
        <w:t>한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새로운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입법을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다시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추진할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가능성은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여전히</w:t>
      </w:r>
      <w:r w:rsidR="007E4FFA" w:rsidRPr="00535271">
        <w:rPr>
          <w:rFonts w:cs="Calibri" w:hint="eastAsia"/>
          <w:sz w:val="22"/>
        </w:rPr>
        <w:t xml:space="preserve"> </w:t>
      </w:r>
      <w:r w:rsidR="007E4FFA" w:rsidRPr="00535271">
        <w:rPr>
          <w:rFonts w:cs="Calibri" w:hint="eastAsia"/>
          <w:sz w:val="22"/>
        </w:rPr>
        <w:t>존재함</w:t>
      </w:r>
      <w:r w:rsidR="007E4FFA" w:rsidRPr="00535271">
        <w:rPr>
          <w:rStyle w:val="aa"/>
          <w:rFonts w:cs="Calibri"/>
          <w:sz w:val="22"/>
        </w:rPr>
        <w:footnoteReference w:id="11"/>
      </w:r>
    </w:p>
    <w:p w14:paraId="5DC635B3" w14:textId="77777777" w:rsidR="0095590D" w:rsidRPr="00535271" w:rsidRDefault="0095590D" w:rsidP="00355DC3">
      <w:pPr>
        <w:pStyle w:val="a0"/>
        <w:widowControl/>
        <w:topLinePunct/>
        <w:autoSpaceDE w:val="0"/>
        <w:adjustRightInd/>
        <w:snapToGrid/>
        <w:spacing w:after="160" w:line="276" w:lineRule="auto"/>
        <w:ind w:left="967"/>
        <w:rPr>
          <w:b/>
          <w:sz w:val="22"/>
          <w:szCs w:val="22"/>
        </w:rPr>
      </w:pPr>
    </w:p>
    <w:p w14:paraId="5C7A2E27" w14:textId="77777777" w:rsidR="00E53AD7" w:rsidRPr="00535271" w:rsidRDefault="00E53AD7" w:rsidP="0095590D">
      <w:pPr>
        <w:pStyle w:val="2"/>
        <w:autoSpaceDE w:val="0"/>
        <w:spacing w:after="160"/>
      </w:pPr>
      <w:bookmarkStart w:id="454" w:name="_Toc204470982"/>
      <w:r w:rsidRPr="00535271">
        <w:rPr>
          <w:rFonts w:hint="eastAsia"/>
        </w:rPr>
        <w:t>캘리포니아주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투명성법</w:t>
      </w:r>
      <w:r w:rsidRPr="00535271">
        <w:rPr>
          <w:rFonts w:hint="eastAsia"/>
        </w:rPr>
        <w:t>(</w:t>
      </w:r>
      <w:r w:rsidRPr="00535271">
        <w:t>AI Transparency Act)</w:t>
      </w:r>
      <w:bookmarkEnd w:id="454"/>
    </w:p>
    <w:p w14:paraId="1F3BC1F2" w14:textId="77777777" w:rsidR="00E53AD7" w:rsidRPr="00535271" w:rsidRDefault="00E53AD7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개요</w:t>
      </w:r>
    </w:p>
    <w:p w14:paraId="63810BCA" w14:textId="4FD25B3A" w:rsidR="00E53AD7" w:rsidRPr="00535271" w:rsidRDefault="00E53AD7" w:rsidP="00F0066B">
      <w:pPr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pacing w:val="3"/>
          <w:sz w:val="22"/>
          <w:szCs w:val="22"/>
        </w:rPr>
      </w:pPr>
      <w:r w:rsidRPr="00535271">
        <w:rPr>
          <w:rFonts w:hint="eastAsia"/>
          <w:spacing w:val="3"/>
          <w:sz w:val="22"/>
          <w:szCs w:val="22"/>
        </w:rPr>
        <w:t>캘리포니아주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인공지능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투명성법</w:t>
      </w:r>
      <w:r w:rsidRPr="00535271">
        <w:rPr>
          <w:rFonts w:hint="eastAsia"/>
          <w:spacing w:val="3"/>
          <w:sz w:val="22"/>
          <w:szCs w:val="22"/>
        </w:rPr>
        <w:t>(</w:t>
      </w:r>
      <w:r w:rsidRPr="00535271">
        <w:rPr>
          <w:spacing w:val="3"/>
          <w:sz w:val="22"/>
          <w:szCs w:val="22"/>
        </w:rPr>
        <w:t>SB 942)</w:t>
      </w:r>
      <w:del w:id="455" w:author="changjoon.yoo" w:date="2025-07-27T00:07:00Z">
        <w:r w:rsidRPr="00535271" w:rsidDel="00566371">
          <w:rPr>
            <w:rFonts w:hint="eastAsia"/>
            <w:spacing w:val="3"/>
            <w:sz w:val="22"/>
            <w:szCs w:val="22"/>
          </w:rPr>
          <w:delText>는</w:delText>
        </w:r>
      </w:del>
      <w:ins w:id="456" w:author="changjoon.yoo" w:date="2025-07-27T00:07:00Z">
        <w:r w:rsidR="00566371">
          <w:rPr>
            <w:rFonts w:hint="eastAsia"/>
            <w:spacing w:val="3"/>
            <w:sz w:val="22"/>
            <w:szCs w:val="22"/>
          </w:rPr>
          <w:t>은</w:t>
        </w:r>
      </w:ins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spacing w:val="3"/>
          <w:sz w:val="22"/>
          <w:szCs w:val="22"/>
        </w:rPr>
        <w:t>2024</w:t>
      </w:r>
      <w:r w:rsidRPr="00535271">
        <w:rPr>
          <w:rFonts w:hint="eastAsia"/>
          <w:spacing w:val="3"/>
          <w:sz w:val="22"/>
          <w:szCs w:val="22"/>
        </w:rPr>
        <w:t>년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spacing w:val="3"/>
          <w:sz w:val="22"/>
          <w:szCs w:val="22"/>
        </w:rPr>
        <w:t>9</w:t>
      </w:r>
      <w:r w:rsidRPr="00535271">
        <w:rPr>
          <w:rFonts w:hint="eastAsia"/>
          <w:spacing w:val="3"/>
          <w:sz w:val="22"/>
          <w:szCs w:val="22"/>
        </w:rPr>
        <w:t>월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제정되어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="005108B1" w:rsidRPr="00535271">
        <w:rPr>
          <w:rFonts w:hint="eastAsia"/>
          <w:spacing w:val="3"/>
          <w:sz w:val="22"/>
          <w:szCs w:val="22"/>
        </w:rPr>
        <w:t>주지사</w:t>
      </w:r>
      <w:r w:rsidR="005108B1" w:rsidRPr="00535271">
        <w:rPr>
          <w:rFonts w:hint="eastAsia"/>
          <w:spacing w:val="3"/>
          <w:sz w:val="22"/>
          <w:szCs w:val="22"/>
        </w:rPr>
        <w:t xml:space="preserve"> </w:t>
      </w:r>
      <w:r w:rsidR="005108B1" w:rsidRPr="00535271">
        <w:rPr>
          <w:rFonts w:hint="eastAsia"/>
          <w:spacing w:val="3"/>
          <w:sz w:val="22"/>
          <w:szCs w:val="22"/>
        </w:rPr>
        <w:t>승인이</w:t>
      </w:r>
      <w:r w:rsidR="005108B1" w:rsidRPr="00535271">
        <w:rPr>
          <w:rFonts w:hint="eastAsia"/>
          <w:spacing w:val="3"/>
          <w:sz w:val="22"/>
          <w:szCs w:val="22"/>
        </w:rPr>
        <w:t xml:space="preserve"> </w:t>
      </w:r>
      <w:r w:rsidR="005108B1" w:rsidRPr="00535271">
        <w:rPr>
          <w:rFonts w:hint="eastAsia"/>
          <w:spacing w:val="3"/>
          <w:sz w:val="22"/>
          <w:szCs w:val="22"/>
        </w:rPr>
        <w:t>완료되었으며</w:t>
      </w:r>
      <w:r w:rsidR="005108B1" w:rsidRPr="00535271">
        <w:rPr>
          <w:rFonts w:hint="eastAsia"/>
          <w:spacing w:val="3"/>
          <w:sz w:val="22"/>
          <w:szCs w:val="22"/>
        </w:rPr>
        <w:t xml:space="preserve">, </w:t>
      </w:r>
      <w:r w:rsidRPr="00535271">
        <w:rPr>
          <w:rFonts w:hint="eastAsia"/>
          <w:spacing w:val="3"/>
          <w:sz w:val="22"/>
          <w:szCs w:val="22"/>
        </w:rPr>
        <w:t xml:space="preserve">2026. 1. 1. </w:t>
      </w:r>
      <w:r w:rsidRPr="00535271">
        <w:rPr>
          <w:rFonts w:hint="eastAsia"/>
          <w:spacing w:val="3"/>
          <w:sz w:val="22"/>
          <w:szCs w:val="22"/>
        </w:rPr>
        <w:t>시행될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예정임</w:t>
      </w:r>
    </w:p>
    <w:p w14:paraId="7512AC40" w14:textId="64CD2B54" w:rsidR="00E53AD7" w:rsidRPr="00535271" w:rsidRDefault="005108B1" w:rsidP="00F0066B">
      <w:pPr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pacing w:val="3"/>
          <w:sz w:val="22"/>
          <w:szCs w:val="22"/>
        </w:rPr>
      </w:pPr>
      <w:r w:rsidRPr="00535271">
        <w:rPr>
          <w:rFonts w:hint="eastAsia"/>
          <w:spacing w:val="3"/>
          <w:sz w:val="22"/>
          <w:szCs w:val="22"/>
        </w:rPr>
        <w:t>캘리포니아주에서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자동화된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의사결정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시스템과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생성형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spacing w:val="3"/>
          <w:sz w:val="22"/>
          <w:szCs w:val="22"/>
        </w:rPr>
        <w:t>AI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서비스를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제공하는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일정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규모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이상의</w:t>
      </w:r>
      <w:r w:rsidRPr="00535271">
        <w:rPr>
          <w:rFonts w:hint="eastAsia"/>
          <w:spacing w:val="3"/>
          <w:sz w:val="22"/>
          <w:szCs w:val="22"/>
        </w:rPr>
        <w:t xml:space="preserve"> AI </w:t>
      </w:r>
      <w:r w:rsidRPr="00535271">
        <w:rPr>
          <w:rFonts w:hint="eastAsia"/>
          <w:spacing w:val="3"/>
          <w:sz w:val="22"/>
          <w:szCs w:val="22"/>
        </w:rPr>
        <w:t>시스템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개발자에게</w:t>
      </w:r>
      <w:r w:rsidRPr="00535271">
        <w:rPr>
          <w:rFonts w:hint="eastAsia"/>
          <w:spacing w:val="3"/>
          <w:sz w:val="22"/>
          <w:szCs w:val="22"/>
        </w:rPr>
        <w:t xml:space="preserve"> AI </w:t>
      </w:r>
      <w:r w:rsidRPr="00535271">
        <w:rPr>
          <w:rFonts w:hint="eastAsia"/>
          <w:spacing w:val="3"/>
          <w:sz w:val="22"/>
          <w:szCs w:val="22"/>
        </w:rPr>
        <w:t>콘텐츠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탐지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도구</w:t>
      </w:r>
      <w:r w:rsidR="00E43BFF" w:rsidRPr="00535271">
        <w:rPr>
          <w:rFonts w:hint="eastAsia"/>
          <w:spacing w:val="3"/>
          <w:sz w:val="22"/>
          <w:szCs w:val="22"/>
        </w:rPr>
        <w:t xml:space="preserve"> </w:t>
      </w:r>
      <w:r w:rsidR="00E43BFF" w:rsidRPr="00535271">
        <w:rPr>
          <w:rFonts w:hint="eastAsia"/>
          <w:spacing w:val="3"/>
          <w:sz w:val="22"/>
          <w:szCs w:val="22"/>
        </w:rPr>
        <w:t>제공</w:t>
      </w:r>
      <w:r w:rsidR="00E43BFF" w:rsidRPr="00535271">
        <w:rPr>
          <w:rFonts w:hint="eastAsia"/>
          <w:spacing w:val="3"/>
          <w:sz w:val="22"/>
          <w:szCs w:val="22"/>
        </w:rPr>
        <w:t xml:space="preserve"> </w:t>
      </w:r>
      <w:r w:rsidR="00E43BFF" w:rsidRPr="00535271">
        <w:rPr>
          <w:rFonts w:hint="eastAsia"/>
          <w:spacing w:val="3"/>
          <w:sz w:val="22"/>
          <w:szCs w:val="22"/>
        </w:rPr>
        <w:t>의무</w:t>
      </w:r>
      <w:r w:rsidRPr="00535271">
        <w:rPr>
          <w:rFonts w:hint="eastAsia"/>
          <w:spacing w:val="3"/>
          <w:sz w:val="22"/>
          <w:szCs w:val="22"/>
        </w:rPr>
        <w:t>와</w:t>
      </w:r>
      <w:r w:rsidRPr="00535271">
        <w:rPr>
          <w:rFonts w:hint="eastAsia"/>
          <w:spacing w:val="3"/>
          <w:sz w:val="22"/>
          <w:szCs w:val="22"/>
        </w:rPr>
        <w:t xml:space="preserve"> AI </w:t>
      </w:r>
      <w:r w:rsidR="00693007" w:rsidRPr="00535271">
        <w:rPr>
          <w:rFonts w:hint="eastAsia"/>
          <w:spacing w:val="3"/>
          <w:sz w:val="22"/>
          <w:szCs w:val="22"/>
        </w:rPr>
        <w:t>콘텐츠</w:t>
      </w:r>
      <w:r w:rsidR="00815D52" w:rsidRPr="00535271">
        <w:rPr>
          <w:rFonts w:hint="eastAsia"/>
          <w:spacing w:val="3"/>
          <w:sz w:val="22"/>
          <w:szCs w:val="22"/>
        </w:rPr>
        <w:t>에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대한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명시적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워터마크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제공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의무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및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잠재적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워터마크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표시</w:t>
      </w:r>
      <w:r w:rsidR="00815D52" w:rsidRPr="00535271">
        <w:rPr>
          <w:rFonts w:hint="eastAsia"/>
          <w:spacing w:val="3"/>
          <w:sz w:val="22"/>
          <w:szCs w:val="22"/>
        </w:rPr>
        <w:t xml:space="preserve"> </w:t>
      </w:r>
      <w:r w:rsidR="00815D52" w:rsidRPr="00535271">
        <w:rPr>
          <w:rFonts w:hint="eastAsia"/>
          <w:spacing w:val="3"/>
          <w:sz w:val="22"/>
          <w:szCs w:val="22"/>
        </w:rPr>
        <w:t>의무</w:t>
      </w:r>
      <w:r w:rsidRPr="00535271">
        <w:rPr>
          <w:rFonts w:hint="eastAsia"/>
          <w:spacing w:val="3"/>
          <w:sz w:val="22"/>
          <w:szCs w:val="22"/>
        </w:rPr>
        <w:t>를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부과하여</w:t>
      </w:r>
      <w:r w:rsidRPr="00535271">
        <w:rPr>
          <w:rFonts w:hint="eastAsia"/>
          <w:spacing w:val="3"/>
          <w:sz w:val="22"/>
          <w:szCs w:val="22"/>
        </w:rPr>
        <w:t xml:space="preserve"> AI </w:t>
      </w:r>
      <w:r w:rsidRPr="00535271">
        <w:rPr>
          <w:rFonts w:hint="eastAsia"/>
          <w:spacing w:val="3"/>
          <w:sz w:val="22"/>
          <w:szCs w:val="22"/>
        </w:rPr>
        <w:t>의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투명성을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높이고자</w:t>
      </w:r>
      <w:r w:rsidRPr="00535271">
        <w:rPr>
          <w:rFonts w:hint="eastAsia"/>
          <w:spacing w:val="3"/>
          <w:sz w:val="22"/>
          <w:szCs w:val="22"/>
        </w:rPr>
        <w:t xml:space="preserve"> </w:t>
      </w:r>
      <w:r w:rsidRPr="00535271">
        <w:rPr>
          <w:rFonts w:hint="eastAsia"/>
          <w:spacing w:val="3"/>
          <w:sz w:val="22"/>
          <w:szCs w:val="22"/>
        </w:rPr>
        <w:t>함</w:t>
      </w:r>
    </w:p>
    <w:p w14:paraId="68AE3E24" w14:textId="77777777" w:rsidR="00E53AD7" w:rsidRPr="00535271" w:rsidRDefault="00E53AD7" w:rsidP="00451A41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23388161" w14:textId="3EAA869B" w:rsidR="005108B1" w:rsidRPr="00535271" w:rsidRDefault="005108B1" w:rsidP="005108B1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적용</w:t>
      </w:r>
      <w:r w:rsidRPr="00535271">
        <w:rPr>
          <w:rFonts w:hint="eastAsia"/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대상</w:t>
      </w:r>
    </w:p>
    <w:p w14:paraId="1CB79158" w14:textId="1B4ED3D7" w:rsidR="005108B1" w:rsidRPr="00535271" w:rsidRDefault="005108B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해당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법은</w:t>
      </w:r>
      <w:r w:rsidRPr="00535271">
        <w:rPr>
          <w:rFonts w:hint="eastAsia"/>
          <w:sz w:val="22"/>
          <w:szCs w:val="22"/>
        </w:rPr>
        <w:t xml:space="preserve"> </w:t>
      </w:r>
      <w:r w:rsidR="000F21F2" w:rsidRPr="00535271">
        <w:rPr>
          <w:sz w:val="22"/>
          <w:szCs w:val="22"/>
        </w:rPr>
        <w:t xml:space="preserve">(1) </w:t>
      </w:r>
      <w:r w:rsidRPr="00535271">
        <w:rPr>
          <w:rFonts w:hint="eastAsia"/>
          <w:sz w:val="22"/>
          <w:szCs w:val="22"/>
        </w:rPr>
        <w:t>월</w:t>
      </w:r>
      <w:r w:rsidRPr="00535271">
        <w:rPr>
          <w:rFonts w:hint="eastAsia"/>
          <w:sz w:val="22"/>
          <w:szCs w:val="22"/>
        </w:rPr>
        <w:t xml:space="preserve"> 100</w:t>
      </w:r>
      <w:r w:rsidRPr="00535271">
        <w:rPr>
          <w:rFonts w:hint="eastAsia"/>
          <w:sz w:val="22"/>
          <w:szCs w:val="22"/>
        </w:rPr>
        <w:t>만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명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이상의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방문자나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사용자를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보유하고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</w:t>
      </w:r>
      <w:r w:rsidR="00C1760C" w:rsidRPr="00535271">
        <w:rPr>
          <w:rFonts w:hint="eastAsia"/>
          <w:sz w:val="22"/>
          <w:szCs w:val="22"/>
        </w:rPr>
        <w:t>고</w:t>
      </w:r>
      <w:r w:rsidRPr="00535271">
        <w:rPr>
          <w:rFonts w:hint="eastAsia"/>
          <w:sz w:val="22"/>
          <w:szCs w:val="22"/>
        </w:rPr>
        <w:t xml:space="preserve"> </w:t>
      </w:r>
      <w:r w:rsidR="00C1760C" w:rsidRPr="00535271">
        <w:rPr>
          <w:sz w:val="22"/>
          <w:szCs w:val="22"/>
        </w:rPr>
        <w:t xml:space="preserve">(2) </w:t>
      </w:r>
      <w:r w:rsidRPr="00535271">
        <w:rPr>
          <w:rFonts w:hint="eastAsia"/>
          <w:sz w:val="22"/>
          <w:szCs w:val="22"/>
        </w:rPr>
        <w:t>캘리포니아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내에서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공개적으로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접근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생성형</w:t>
      </w:r>
      <w:r w:rsidRPr="00535271">
        <w:rPr>
          <w:rFonts w:hint="eastAsia"/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</w:t>
      </w:r>
      <w:r w:rsidR="00C1760C" w:rsidRPr="00535271">
        <w:rPr>
          <w:sz w:val="22"/>
          <w:szCs w:val="22"/>
        </w:rPr>
        <w:t>(creates, codes, or otherwise produces)</w:t>
      </w:r>
      <w:r w:rsidRPr="00535271">
        <w:rPr>
          <w:rFonts w:hint="eastAsia"/>
          <w:sz w:val="22"/>
          <w:szCs w:val="22"/>
        </w:rPr>
        <w:t>하는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자</w:t>
      </w:r>
      <w:r w:rsidR="00693007" w:rsidRPr="00535271">
        <w:rPr>
          <w:rFonts w:hint="eastAsia"/>
          <w:sz w:val="22"/>
          <w:szCs w:val="22"/>
        </w:rPr>
        <w:t>(</w:t>
      </w:r>
      <w:r w:rsidR="00320186" w:rsidRPr="00535271">
        <w:rPr>
          <w:sz w:val="22"/>
          <w:szCs w:val="22"/>
        </w:rPr>
        <w:t xml:space="preserve">‘covered provider’, </w:t>
      </w:r>
      <w:r w:rsidR="00693007" w:rsidRPr="00535271">
        <w:rPr>
          <w:rFonts w:hint="eastAsia"/>
          <w:sz w:val="22"/>
          <w:szCs w:val="22"/>
        </w:rPr>
        <w:t>이하</w:t>
      </w:r>
      <w:r w:rsidR="00693007" w:rsidRPr="00535271">
        <w:rPr>
          <w:rFonts w:hint="eastAsia"/>
          <w:sz w:val="22"/>
          <w:szCs w:val="22"/>
        </w:rPr>
        <w:t xml:space="preserve"> </w:t>
      </w:r>
      <w:r w:rsidR="00693007" w:rsidRPr="00535271">
        <w:rPr>
          <w:sz w:val="22"/>
          <w:szCs w:val="22"/>
        </w:rPr>
        <w:t>‘</w:t>
      </w:r>
      <w:r w:rsidR="00693007" w:rsidRPr="00535271">
        <w:rPr>
          <w:rFonts w:hint="eastAsia"/>
          <w:sz w:val="22"/>
          <w:szCs w:val="22"/>
        </w:rPr>
        <w:t>사업자</w:t>
      </w:r>
      <w:r w:rsidR="00693007" w:rsidRPr="00535271">
        <w:rPr>
          <w:sz w:val="22"/>
          <w:szCs w:val="22"/>
        </w:rPr>
        <w:t>’)</w:t>
      </w:r>
      <w:r w:rsidRPr="00535271">
        <w:rPr>
          <w:rFonts w:hint="eastAsia"/>
          <w:sz w:val="22"/>
          <w:szCs w:val="22"/>
        </w:rPr>
        <w:t>에게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적용됨</w:t>
      </w:r>
      <w:r w:rsidR="000E455A" w:rsidRPr="00535271">
        <w:rPr>
          <w:rFonts w:hint="eastAsia"/>
          <w:sz w:val="22"/>
          <w:szCs w:val="22"/>
        </w:rPr>
        <w:t>(</w:t>
      </w:r>
      <w:r w:rsidR="000E455A" w:rsidRPr="00535271">
        <w:rPr>
          <w:rFonts w:hint="eastAsia"/>
          <w:sz w:val="22"/>
          <w:szCs w:val="22"/>
        </w:rPr>
        <w:t>§</w:t>
      </w:r>
      <w:r w:rsidR="000E455A" w:rsidRPr="00535271">
        <w:rPr>
          <w:rFonts w:hint="eastAsia"/>
          <w:sz w:val="22"/>
          <w:szCs w:val="22"/>
        </w:rPr>
        <w:t>227</w:t>
      </w:r>
      <w:r w:rsidR="000E455A" w:rsidRPr="00535271">
        <w:rPr>
          <w:sz w:val="22"/>
          <w:szCs w:val="22"/>
        </w:rPr>
        <w:t>57.1(</w:t>
      </w:r>
      <w:r w:rsidR="000E455A" w:rsidRPr="00535271">
        <w:rPr>
          <w:rFonts w:hint="eastAsia"/>
          <w:sz w:val="22"/>
          <w:szCs w:val="22"/>
        </w:rPr>
        <w:t>b))</w:t>
      </w:r>
    </w:p>
    <w:p w14:paraId="4D667835" w14:textId="549B6E90" w:rsidR="005108B1" w:rsidRPr="00535271" w:rsidRDefault="00693007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주요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의무</w:t>
      </w:r>
    </w:p>
    <w:p w14:paraId="69ED6160" w14:textId="2877D1C4" w:rsidR="00693007" w:rsidRPr="00535271" w:rsidRDefault="00693007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b/>
          <w:sz w:val="22"/>
          <w:szCs w:val="22"/>
        </w:rPr>
        <w:t xml:space="preserve">AI </w:t>
      </w:r>
      <w:r w:rsidRPr="00535271">
        <w:rPr>
          <w:rFonts w:hint="eastAsia"/>
          <w:b/>
          <w:sz w:val="22"/>
          <w:szCs w:val="22"/>
        </w:rPr>
        <w:t>콘텐츠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탐지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도구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제공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의무</w:t>
      </w:r>
      <w:r w:rsidR="00ED3DEE" w:rsidRPr="00535271">
        <w:rPr>
          <w:b/>
          <w:sz w:val="22"/>
          <w:szCs w:val="22"/>
        </w:rPr>
        <w:t>(§22757.2(a))</w:t>
      </w:r>
    </w:p>
    <w:p w14:paraId="671FDF86" w14:textId="11532650" w:rsidR="00693007" w:rsidRPr="00535271" w:rsidRDefault="00693007" w:rsidP="00F0066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사업자는</w:t>
      </w:r>
      <w:r w:rsidRPr="00535271">
        <w:rPr>
          <w:rFonts w:hint="eastAsia"/>
          <w:sz w:val="22"/>
          <w:szCs w:val="22"/>
        </w:rPr>
        <w:t xml:space="preserve"> </w:t>
      </w:r>
      <w:r w:rsidR="00ED3DEE" w:rsidRPr="00535271">
        <w:rPr>
          <w:rFonts w:hint="eastAsia"/>
          <w:sz w:val="22"/>
          <w:szCs w:val="22"/>
        </w:rPr>
        <w:t>사용자</w:t>
      </w:r>
      <w:r w:rsidR="0018480B" w:rsidRPr="00535271">
        <w:rPr>
          <w:rFonts w:hint="eastAsia"/>
          <w:sz w:val="22"/>
          <w:szCs w:val="22"/>
        </w:rPr>
        <w:t>에게</w:t>
      </w:r>
      <w:r w:rsidR="0018480B" w:rsidRPr="00535271">
        <w:rPr>
          <w:rFonts w:hint="eastAsia"/>
          <w:sz w:val="22"/>
          <w:szCs w:val="22"/>
        </w:rPr>
        <w:t xml:space="preserve"> </w:t>
      </w:r>
      <w:r w:rsidR="0018480B" w:rsidRPr="00535271">
        <w:rPr>
          <w:rFonts w:hint="eastAsia"/>
          <w:sz w:val="22"/>
          <w:szCs w:val="22"/>
        </w:rPr>
        <w:t>다음의</w:t>
      </w:r>
      <w:r w:rsidR="0018480B" w:rsidRPr="00535271">
        <w:rPr>
          <w:rFonts w:hint="eastAsia"/>
          <w:sz w:val="22"/>
          <w:szCs w:val="22"/>
        </w:rPr>
        <w:t xml:space="preserve"> </w:t>
      </w:r>
      <w:r w:rsidR="0018480B" w:rsidRPr="00535271">
        <w:rPr>
          <w:rFonts w:hint="eastAsia"/>
          <w:sz w:val="22"/>
          <w:szCs w:val="22"/>
        </w:rPr>
        <w:t>것들이</w:t>
      </w:r>
      <w:r w:rsidR="0018480B" w:rsidRPr="00535271">
        <w:rPr>
          <w:rFonts w:hint="eastAsia"/>
          <w:sz w:val="22"/>
          <w:szCs w:val="22"/>
        </w:rPr>
        <w:t xml:space="preserve"> </w:t>
      </w:r>
      <w:r w:rsidR="0018480B" w:rsidRPr="00535271">
        <w:rPr>
          <w:rFonts w:hint="eastAsia"/>
          <w:sz w:val="22"/>
          <w:szCs w:val="22"/>
        </w:rPr>
        <w:t>가능한</w:t>
      </w:r>
      <w:r w:rsidR="0018480B" w:rsidRPr="00535271">
        <w:rPr>
          <w:rFonts w:hint="eastAsia"/>
          <w:sz w:val="22"/>
          <w:szCs w:val="22"/>
        </w:rPr>
        <w:t xml:space="preserve"> </w:t>
      </w:r>
      <w:r w:rsidRPr="00535271">
        <w:rPr>
          <w:sz w:val="22"/>
          <w:szCs w:val="22"/>
        </w:rPr>
        <w:t xml:space="preserve">AI </w:t>
      </w:r>
      <w:r w:rsidRPr="00535271">
        <w:rPr>
          <w:rFonts w:hint="eastAsia"/>
          <w:sz w:val="22"/>
          <w:szCs w:val="22"/>
        </w:rPr>
        <w:t>콘텐츠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탐지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도구를</w:t>
      </w:r>
      <w:r w:rsidRPr="00535271">
        <w:rPr>
          <w:rFonts w:hint="eastAsia"/>
          <w:sz w:val="22"/>
          <w:szCs w:val="22"/>
        </w:rPr>
        <w:t xml:space="preserve"> </w:t>
      </w:r>
      <w:r w:rsidR="00ED3DEE" w:rsidRPr="00535271">
        <w:rPr>
          <w:rFonts w:hint="eastAsia"/>
          <w:sz w:val="22"/>
          <w:szCs w:val="22"/>
        </w:rPr>
        <w:t>무료로</w:t>
      </w:r>
      <w:r w:rsidR="00ED3DEE"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제공해야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35647AC2" w14:textId="34FE8C5F" w:rsidR="0018480B" w:rsidRPr="00535271" w:rsidRDefault="0018480B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sz w:val="22"/>
          <w:szCs w:val="22"/>
        </w:rPr>
        <w:t xml:space="preserve">(1) </w:t>
      </w:r>
      <w:r w:rsidRPr="00535271">
        <w:rPr>
          <w:rFonts w:hint="eastAsia"/>
          <w:sz w:val="22"/>
          <w:szCs w:val="22"/>
        </w:rPr>
        <w:t>이미지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비디오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오디오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콘텐츠가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사업자의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생성형</w:t>
      </w:r>
      <w:r w:rsidRPr="00535271">
        <w:rPr>
          <w:rFonts w:hint="eastAsia"/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생성되거나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변경되었는지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평가</w:t>
      </w:r>
    </w:p>
    <w:p w14:paraId="245BF2F4" w14:textId="20CDAB99" w:rsidR="0018480B" w:rsidRPr="00535271" w:rsidRDefault="0018480B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(2) </w:t>
      </w:r>
      <w:r w:rsidRPr="00535271">
        <w:rPr>
          <w:rFonts w:hint="eastAsia"/>
          <w:sz w:val="22"/>
          <w:szCs w:val="22"/>
        </w:rPr>
        <w:t>콘텐츠에서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검출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출처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sz w:val="22"/>
          <w:szCs w:val="22"/>
        </w:rPr>
        <w:t xml:space="preserve">system provenance data, </w:t>
      </w:r>
      <w:r w:rsidRPr="00535271">
        <w:rPr>
          <w:rFonts w:hint="eastAsia"/>
          <w:sz w:val="22"/>
          <w:szCs w:val="22"/>
        </w:rPr>
        <w:t>콘텐츠를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만들기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기기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시스템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서비스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진위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sz w:val="22"/>
          <w:szCs w:val="22"/>
        </w:rPr>
        <w:t>authenticity)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여부</w:t>
      </w:r>
      <w:r w:rsidRPr="00535271">
        <w:rPr>
          <w:rFonts w:hint="eastAsia"/>
          <w:sz w:val="22"/>
          <w:szCs w:val="22"/>
        </w:rPr>
        <w:t>)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표시</w:t>
      </w:r>
    </w:p>
    <w:p w14:paraId="0D3CDC29" w14:textId="1C559941" w:rsidR="0018480B" w:rsidRPr="00535271" w:rsidRDefault="0018480B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(3) </w:t>
      </w:r>
      <w:r w:rsidRPr="00535271">
        <w:rPr>
          <w:rFonts w:hint="eastAsia"/>
          <w:sz w:val="22"/>
          <w:szCs w:val="22"/>
        </w:rPr>
        <w:t>개인을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식별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개인정보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표시하지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않을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것</w:t>
      </w:r>
    </w:p>
    <w:p w14:paraId="03697EEF" w14:textId="59460C02" w:rsidR="00ED3DEE" w:rsidRPr="00535271" w:rsidRDefault="00F7257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명시적</w:t>
      </w:r>
      <w:r w:rsidRPr="00535271">
        <w:rPr>
          <w:rFonts w:hint="eastAsia"/>
          <w:b/>
          <w:sz w:val="22"/>
          <w:szCs w:val="22"/>
        </w:rPr>
        <w:t xml:space="preserve"> </w:t>
      </w:r>
      <w:r w:rsidR="00F0066B" w:rsidRPr="00535271">
        <w:rPr>
          <w:rFonts w:hint="eastAsia"/>
          <w:b/>
          <w:sz w:val="22"/>
          <w:szCs w:val="22"/>
        </w:rPr>
        <w:t>A</w:t>
      </w:r>
      <w:r w:rsidR="00F0066B" w:rsidRPr="00535271">
        <w:rPr>
          <w:b/>
          <w:sz w:val="22"/>
          <w:szCs w:val="22"/>
        </w:rPr>
        <w:t xml:space="preserve">I </w:t>
      </w:r>
      <w:r w:rsidR="00F0066B" w:rsidRPr="00535271">
        <w:rPr>
          <w:rFonts w:hint="eastAsia"/>
          <w:b/>
          <w:sz w:val="22"/>
          <w:szCs w:val="22"/>
        </w:rPr>
        <w:t>워터마크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sz w:val="22"/>
          <w:szCs w:val="22"/>
        </w:rPr>
        <w:t>manifest disclosure)</w:t>
      </w:r>
      <w:r w:rsidR="00F0066B" w:rsidRPr="00535271">
        <w:rPr>
          <w:rFonts w:hint="eastAsia"/>
          <w:b/>
          <w:sz w:val="22"/>
          <w:szCs w:val="22"/>
        </w:rPr>
        <w:t xml:space="preserve"> </w:t>
      </w:r>
      <w:r w:rsidR="00F0066B" w:rsidRPr="00535271">
        <w:rPr>
          <w:rFonts w:hint="eastAsia"/>
          <w:b/>
          <w:sz w:val="22"/>
          <w:szCs w:val="22"/>
        </w:rPr>
        <w:t>표시</w:t>
      </w:r>
      <w:r w:rsidR="00F0066B" w:rsidRPr="00535271">
        <w:rPr>
          <w:rFonts w:hint="eastAsia"/>
          <w:b/>
          <w:sz w:val="22"/>
          <w:szCs w:val="22"/>
        </w:rPr>
        <w:t xml:space="preserve"> </w:t>
      </w:r>
      <w:r w:rsidR="00F0066B" w:rsidRPr="00535271">
        <w:rPr>
          <w:rFonts w:hint="eastAsia"/>
          <w:b/>
          <w:sz w:val="22"/>
          <w:szCs w:val="22"/>
        </w:rPr>
        <w:t>기능</w:t>
      </w:r>
      <w:r w:rsidR="00F0066B" w:rsidRPr="00535271">
        <w:rPr>
          <w:rFonts w:hint="eastAsia"/>
          <w:b/>
          <w:sz w:val="22"/>
          <w:szCs w:val="22"/>
        </w:rPr>
        <w:t xml:space="preserve"> </w:t>
      </w:r>
      <w:r w:rsidR="00F0066B" w:rsidRPr="00535271">
        <w:rPr>
          <w:rFonts w:hint="eastAsia"/>
          <w:b/>
          <w:sz w:val="22"/>
          <w:szCs w:val="22"/>
        </w:rPr>
        <w:t>제공</w:t>
      </w:r>
      <w:r w:rsidR="00F0066B" w:rsidRPr="00535271">
        <w:rPr>
          <w:rFonts w:hint="eastAsia"/>
          <w:b/>
          <w:sz w:val="22"/>
          <w:szCs w:val="22"/>
        </w:rPr>
        <w:t xml:space="preserve"> </w:t>
      </w:r>
      <w:r w:rsidR="00F0066B" w:rsidRPr="00535271">
        <w:rPr>
          <w:rFonts w:hint="eastAsia"/>
          <w:b/>
          <w:sz w:val="22"/>
          <w:szCs w:val="22"/>
        </w:rPr>
        <w:t>의무</w:t>
      </w:r>
      <w:r w:rsidR="00ED3DEE" w:rsidRPr="00535271">
        <w:rPr>
          <w:b/>
          <w:sz w:val="22"/>
          <w:szCs w:val="22"/>
        </w:rPr>
        <w:t>(§22757.3(a))</w:t>
      </w:r>
    </w:p>
    <w:p w14:paraId="747030FB" w14:textId="5CA2CE23" w:rsidR="00ED3DEE" w:rsidRPr="00535271" w:rsidRDefault="00ED3DEE" w:rsidP="00F0066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사업자는</w:t>
      </w:r>
      <w:r w:rsidRPr="00535271">
        <w:rPr>
          <w:rFonts w:hint="eastAsia"/>
          <w:sz w:val="22"/>
          <w:szCs w:val="22"/>
        </w:rPr>
        <w:t xml:space="preserve"> </w:t>
      </w:r>
      <w:r w:rsidR="00F20719" w:rsidRPr="00535271">
        <w:rPr>
          <w:rFonts w:hint="eastAsia"/>
          <w:sz w:val="22"/>
          <w:szCs w:val="22"/>
        </w:rPr>
        <w:t>사용자가</w:t>
      </w:r>
      <w:r w:rsidR="00F20719"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 xml:space="preserve">AI </w:t>
      </w:r>
      <w:r w:rsidR="000128F7" w:rsidRPr="00535271">
        <w:rPr>
          <w:rFonts w:hint="eastAsia"/>
          <w:sz w:val="22"/>
          <w:szCs w:val="22"/>
        </w:rPr>
        <w:t>생성</w:t>
      </w:r>
      <w:r w:rsidR="00F77470"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콘텐츠에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명백한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공시를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포함</w:t>
      </w:r>
      <w:r w:rsidR="00F20719" w:rsidRPr="00535271">
        <w:rPr>
          <w:rFonts w:hint="eastAsia"/>
          <w:sz w:val="22"/>
          <w:szCs w:val="22"/>
        </w:rPr>
        <w:t>할</w:t>
      </w:r>
      <w:r w:rsidR="00F20719" w:rsidRPr="00535271">
        <w:rPr>
          <w:rFonts w:hint="eastAsia"/>
          <w:sz w:val="22"/>
          <w:szCs w:val="22"/>
        </w:rPr>
        <w:t xml:space="preserve"> </w:t>
      </w:r>
      <w:r w:rsidR="00F20719" w:rsidRPr="00535271">
        <w:rPr>
          <w:rFonts w:hint="eastAsia"/>
          <w:sz w:val="22"/>
          <w:szCs w:val="22"/>
        </w:rPr>
        <w:t>수</w:t>
      </w:r>
      <w:r w:rsidR="00F20719" w:rsidRPr="00535271">
        <w:rPr>
          <w:rFonts w:hint="eastAsia"/>
          <w:sz w:val="22"/>
          <w:szCs w:val="22"/>
        </w:rPr>
        <w:t xml:space="preserve"> </w:t>
      </w:r>
      <w:r w:rsidR="00F20719" w:rsidRPr="00535271">
        <w:rPr>
          <w:rFonts w:hint="eastAsia"/>
          <w:sz w:val="22"/>
          <w:szCs w:val="22"/>
        </w:rPr>
        <w:t>있도록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선택권을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제공해야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하며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해당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공시는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다음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기준을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충족해야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4E72EDBD" w14:textId="388390C6" w:rsidR="00ED3DEE" w:rsidRPr="00535271" w:rsidRDefault="00ED3DEE" w:rsidP="00F0066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(1) </w:t>
      </w:r>
      <w:r w:rsidRPr="00535271">
        <w:rPr>
          <w:rFonts w:hint="eastAsia"/>
          <w:sz w:val="22"/>
          <w:szCs w:val="22"/>
        </w:rPr>
        <w:t>콘텐츠가</w:t>
      </w:r>
      <w:r w:rsidRPr="00535271">
        <w:rPr>
          <w:rFonts w:hint="eastAsia"/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생성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콘텐츠임을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식별하고</w:t>
      </w:r>
      <w:r w:rsidRPr="00535271">
        <w:rPr>
          <w:rFonts w:hint="eastAsia"/>
          <w:sz w:val="22"/>
          <w:szCs w:val="22"/>
        </w:rPr>
        <w:t xml:space="preserve">, (2) </w:t>
      </w:r>
      <w:r w:rsidRPr="00535271">
        <w:rPr>
          <w:rFonts w:hint="eastAsia"/>
          <w:sz w:val="22"/>
          <w:szCs w:val="22"/>
        </w:rPr>
        <w:t>공시는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명확하고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눈에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띄며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콘텐츠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매체에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적합하고</w:t>
      </w:r>
      <w:r w:rsidR="00D60633" w:rsidRPr="00535271">
        <w:rPr>
          <w:rFonts w:hint="eastAsia"/>
          <w:sz w:val="22"/>
          <w:szCs w:val="22"/>
        </w:rPr>
        <w:t>(</w:t>
      </w:r>
      <w:r w:rsidR="00D60633" w:rsidRPr="00535271">
        <w:rPr>
          <w:sz w:val="22"/>
          <w:szCs w:val="22"/>
        </w:rPr>
        <w:t>clear, conspicuous, appropriate for the medium of content)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합리적인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사람이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이해할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있어야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하며</w:t>
      </w:r>
      <w:r w:rsidRPr="00535271">
        <w:rPr>
          <w:rFonts w:hint="eastAsia"/>
          <w:sz w:val="22"/>
          <w:szCs w:val="22"/>
        </w:rPr>
        <w:t xml:space="preserve">, (3) </w:t>
      </w:r>
      <w:r w:rsidRPr="00535271">
        <w:rPr>
          <w:rFonts w:hint="eastAsia"/>
          <w:sz w:val="22"/>
          <w:szCs w:val="22"/>
        </w:rPr>
        <w:t>공시는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기술적으로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영구적이거나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제거하기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극히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어려워야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2A55D219" w14:textId="1004DC06" w:rsidR="00F72571" w:rsidRPr="00535271" w:rsidRDefault="00F7257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잠재적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sz w:val="22"/>
          <w:szCs w:val="22"/>
        </w:rPr>
        <w:t xml:space="preserve">AI </w:t>
      </w:r>
      <w:r w:rsidRPr="00535271">
        <w:rPr>
          <w:rFonts w:hint="eastAsia"/>
          <w:sz w:val="22"/>
          <w:szCs w:val="22"/>
        </w:rPr>
        <w:t>워터마크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sz w:val="22"/>
          <w:szCs w:val="22"/>
        </w:rPr>
        <w:t xml:space="preserve">latent disclosure) </w:t>
      </w:r>
      <w:r w:rsidRPr="00535271">
        <w:rPr>
          <w:rFonts w:hint="eastAsia"/>
          <w:sz w:val="22"/>
          <w:szCs w:val="22"/>
        </w:rPr>
        <w:t>표시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b/>
          <w:sz w:val="22"/>
          <w:szCs w:val="22"/>
        </w:rPr>
        <w:t>§22757.3(</w:t>
      </w:r>
      <w:r w:rsidRPr="00535271">
        <w:rPr>
          <w:rFonts w:hint="eastAsia"/>
          <w:b/>
          <w:sz w:val="22"/>
          <w:szCs w:val="22"/>
        </w:rPr>
        <w:t>b</w:t>
      </w:r>
      <w:r w:rsidRPr="00535271">
        <w:rPr>
          <w:b/>
          <w:sz w:val="22"/>
          <w:szCs w:val="22"/>
        </w:rPr>
        <w:t>))</w:t>
      </w:r>
    </w:p>
    <w:p w14:paraId="25799145" w14:textId="6D400919" w:rsidR="00BD2E56" w:rsidRPr="00535271" w:rsidRDefault="000128F7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사업자는</w:t>
      </w:r>
      <w:r w:rsidRPr="00535271">
        <w:rPr>
          <w:rFonts w:hint="eastAsia"/>
          <w:sz w:val="22"/>
          <w:szCs w:val="22"/>
        </w:rPr>
        <w:t xml:space="preserve"> </w:t>
      </w:r>
      <w:r w:rsidR="00F77470" w:rsidRPr="00535271">
        <w:rPr>
          <w:sz w:val="22"/>
          <w:szCs w:val="22"/>
        </w:rPr>
        <w:t>A</w:t>
      </w:r>
      <w:r w:rsidRPr="00535271">
        <w:rPr>
          <w:sz w:val="22"/>
          <w:szCs w:val="22"/>
        </w:rPr>
        <w:t>I</w:t>
      </w:r>
      <w:r w:rsidR="00F77470" w:rsidRPr="00535271">
        <w:rPr>
          <w:sz w:val="22"/>
          <w:szCs w:val="22"/>
        </w:rPr>
        <w:t xml:space="preserve"> </w:t>
      </w:r>
      <w:r w:rsidR="00F77470" w:rsidRPr="00535271">
        <w:rPr>
          <w:rFonts w:hint="eastAsia"/>
          <w:sz w:val="22"/>
          <w:szCs w:val="22"/>
        </w:rPr>
        <w:t>생성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콘텐츠</w:t>
      </w:r>
      <w:r w:rsidR="00F94063" w:rsidRPr="00535271">
        <w:rPr>
          <w:rFonts w:hint="eastAsia"/>
          <w:sz w:val="22"/>
          <w:szCs w:val="22"/>
        </w:rPr>
        <w:t>에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기술적으로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가능하고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합리적인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범위에서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다음</w:t>
      </w:r>
      <w:ins w:id="457" w:author="changjoon.yoo" w:date="2025-07-27T00:12:00Z">
        <w:r w:rsidR="008341E0">
          <w:rPr>
            <w:rFonts w:hint="eastAsia"/>
            <w:sz w:val="22"/>
            <w:szCs w:val="22"/>
          </w:rPr>
          <w:t>의</w:t>
        </w:r>
      </w:ins>
      <w:del w:id="458" w:author="changjoon.yoo" w:date="2025-07-27T00:12:00Z">
        <w:r w:rsidR="00F94063" w:rsidRPr="00535271" w:rsidDel="008341E0">
          <w:rPr>
            <w:rFonts w:hint="eastAsia"/>
            <w:sz w:val="22"/>
            <w:szCs w:val="22"/>
          </w:rPr>
          <w:delText>이</w:delText>
        </w:r>
      </w:del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내용을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포함하는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잠재적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sz w:val="22"/>
          <w:szCs w:val="22"/>
        </w:rPr>
        <w:t xml:space="preserve">AI </w:t>
      </w:r>
      <w:r w:rsidR="00F94063" w:rsidRPr="00535271">
        <w:rPr>
          <w:rFonts w:hint="eastAsia"/>
          <w:sz w:val="22"/>
          <w:szCs w:val="22"/>
        </w:rPr>
        <w:t>워터마크를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포함시켜야</w:t>
      </w:r>
      <w:r w:rsidR="00F94063" w:rsidRPr="00535271">
        <w:rPr>
          <w:rFonts w:hint="eastAsia"/>
          <w:sz w:val="22"/>
          <w:szCs w:val="22"/>
        </w:rPr>
        <w:t xml:space="preserve"> </w:t>
      </w:r>
      <w:r w:rsidR="00F94063" w:rsidRPr="00535271">
        <w:rPr>
          <w:rFonts w:hint="eastAsia"/>
          <w:sz w:val="22"/>
          <w:szCs w:val="22"/>
        </w:rPr>
        <w:t>함</w:t>
      </w:r>
    </w:p>
    <w:p w14:paraId="3B2B4307" w14:textId="7139B3D5" w:rsidR="00F94063" w:rsidRPr="00535271" w:rsidRDefault="00F94063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(1) </w:t>
      </w:r>
      <w:r w:rsidRPr="00535271">
        <w:rPr>
          <w:rFonts w:hint="eastAsia"/>
          <w:sz w:val="22"/>
          <w:szCs w:val="22"/>
        </w:rPr>
        <w:t>사업자의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이름</w:t>
      </w:r>
    </w:p>
    <w:p w14:paraId="4DB4D98E" w14:textId="4E72D13A" w:rsidR="00F94063" w:rsidRPr="00535271" w:rsidRDefault="00F94063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(2) </w:t>
      </w:r>
      <w:r w:rsidRPr="00535271">
        <w:rPr>
          <w:rFonts w:hint="eastAsia"/>
          <w:sz w:val="22"/>
          <w:szCs w:val="22"/>
        </w:rPr>
        <w:t>해당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콘텐츠를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만드는데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생성형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sz w:val="22"/>
          <w:szCs w:val="22"/>
        </w:rPr>
        <w:t xml:space="preserve">AI </w:t>
      </w:r>
      <w:r w:rsidRPr="00535271">
        <w:rPr>
          <w:rFonts w:hint="eastAsia"/>
          <w:sz w:val="22"/>
          <w:szCs w:val="22"/>
        </w:rPr>
        <w:t>시스템의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이름과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버전</w:t>
      </w:r>
    </w:p>
    <w:p w14:paraId="25D17A89" w14:textId="5417DBCA" w:rsidR="00F94063" w:rsidRPr="00535271" w:rsidRDefault="00F94063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(3) </w:t>
      </w:r>
      <w:r w:rsidRPr="00535271">
        <w:rPr>
          <w:rFonts w:hint="eastAsia"/>
          <w:sz w:val="22"/>
          <w:szCs w:val="22"/>
        </w:rPr>
        <w:t>콘텐츠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생성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변경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시각과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날짜</w:t>
      </w:r>
    </w:p>
    <w:p w14:paraId="3257B5DE" w14:textId="3C92BB6F" w:rsidR="00F94063" w:rsidRPr="00535271" w:rsidRDefault="00F94063" w:rsidP="00451A41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 xml:space="preserve">(4) </w:t>
      </w:r>
      <w:r w:rsidRPr="00535271">
        <w:rPr>
          <w:rFonts w:hint="eastAsia"/>
          <w:sz w:val="22"/>
          <w:szCs w:val="22"/>
        </w:rPr>
        <w:t>고유식별자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sz w:val="22"/>
          <w:szCs w:val="22"/>
        </w:rPr>
        <w:t>unique identifier)</w:t>
      </w:r>
    </w:p>
    <w:p w14:paraId="5BC2FFBD" w14:textId="77777777" w:rsidR="00F94063" w:rsidRPr="00535271" w:rsidRDefault="00F94063" w:rsidP="00F9406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잠재적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워터마크는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사업자의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탐지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도구로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탐지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가능해야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하며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널리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수용되는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산업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표준에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부합해야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하고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기술적으로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영구적이거나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제거하기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극히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어려워야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4136540E" w14:textId="524A6A1C" w:rsidR="00C94E2B" w:rsidRPr="00535271" w:rsidRDefault="007612C1" w:rsidP="00C94E2B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제</w:t>
      </w:r>
      <w:r w:rsidRPr="00535271">
        <w:rPr>
          <w:rFonts w:hint="eastAsia"/>
          <w:sz w:val="22"/>
          <w:szCs w:val="22"/>
        </w:rPr>
        <w:t>3</w:t>
      </w:r>
      <w:r w:rsidRPr="00535271">
        <w:rPr>
          <w:rFonts w:hint="eastAsia"/>
          <w:sz w:val="22"/>
          <w:szCs w:val="22"/>
        </w:rPr>
        <w:t>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라이선스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관련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</w:t>
      </w:r>
      <w:r w:rsidR="00C94E2B" w:rsidRPr="00535271">
        <w:rPr>
          <w:rFonts w:hint="eastAsia"/>
          <w:sz w:val="22"/>
          <w:szCs w:val="22"/>
        </w:rPr>
        <w:t>(</w:t>
      </w:r>
      <w:r w:rsidR="00C94E2B" w:rsidRPr="00535271">
        <w:rPr>
          <w:b/>
          <w:sz w:val="22"/>
          <w:szCs w:val="22"/>
        </w:rPr>
        <w:t>§22757.3(</w:t>
      </w:r>
      <w:r w:rsidR="00C94E2B" w:rsidRPr="00535271">
        <w:rPr>
          <w:rFonts w:hint="eastAsia"/>
          <w:b/>
          <w:sz w:val="22"/>
          <w:szCs w:val="22"/>
        </w:rPr>
        <w:t>c</w:t>
      </w:r>
      <w:r w:rsidR="00C94E2B" w:rsidRPr="00535271">
        <w:rPr>
          <w:b/>
          <w:sz w:val="22"/>
          <w:szCs w:val="22"/>
        </w:rPr>
        <w:t>))</w:t>
      </w:r>
    </w:p>
    <w:p w14:paraId="550099DA" w14:textId="77777777" w:rsidR="007612C1" w:rsidRPr="00535271" w:rsidRDefault="00F9406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생성형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</w:t>
      </w:r>
      <w:r w:rsidRPr="00535271">
        <w:rPr>
          <w:sz w:val="22"/>
          <w:szCs w:val="22"/>
        </w:rPr>
        <w:t>3</w:t>
      </w:r>
      <w:r w:rsidRPr="00535271">
        <w:rPr>
          <w:rFonts w:hint="eastAsia"/>
          <w:sz w:val="22"/>
          <w:szCs w:val="22"/>
        </w:rPr>
        <w:t>자에게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라이선스할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sz w:val="22"/>
          <w:szCs w:val="22"/>
        </w:rPr>
        <w:t xml:space="preserve">, </w:t>
      </w:r>
      <w:r w:rsidR="007612C1" w:rsidRPr="00535271">
        <w:rPr>
          <w:rFonts w:hint="eastAsia"/>
          <w:sz w:val="22"/>
          <w:szCs w:val="22"/>
        </w:rPr>
        <w:t>위</w:t>
      </w:r>
      <w:r w:rsidR="007612C1" w:rsidRPr="00535271">
        <w:rPr>
          <w:rFonts w:hint="eastAsia"/>
          <w:sz w:val="22"/>
          <w:szCs w:val="22"/>
        </w:rPr>
        <w:t xml:space="preserve"> </w:t>
      </w:r>
      <w:r w:rsidR="007612C1" w:rsidRPr="00535271">
        <w:rPr>
          <w:rFonts w:hint="eastAsia"/>
          <w:sz w:val="22"/>
          <w:szCs w:val="22"/>
        </w:rPr>
        <w:t>잠재적</w:t>
      </w:r>
      <w:r w:rsidR="007612C1" w:rsidRPr="00535271">
        <w:rPr>
          <w:rFonts w:hint="eastAsia"/>
          <w:sz w:val="22"/>
          <w:szCs w:val="22"/>
        </w:rPr>
        <w:t xml:space="preserve"> </w:t>
      </w:r>
      <w:r w:rsidR="007612C1" w:rsidRPr="00535271">
        <w:rPr>
          <w:sz w:val="22"/>
          <w:szCs w:val="22"/>
        </w:rPr>
        <w:t xml:space="preserve">AI </w:t>
      </w:r>
      <w:r w:rsidR="007612C1" w:rsidRPr="00535271">
        <w:rPr>
          <w:rFonts w:hint="eastAsia"/>
          <w:sz w:val="22"/>
          <w:szCs w:val="22"/>
        </w:rPr>
        <w:t>워터마크</w:t>
      </w:r>
      <w:r w:rsidR="007612C1"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기능을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유지하도록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계약으로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의무화해야</w:t>
      </w:r>
      <w:r w:rsidRPr="00535271">
        <w:rPr>
          <w:sz w:val="22"/>
          <w:szCs w:val="22"/>
        </w:rPr>
        <w:t xml:space="preserve"> </w:t>
      </w:r>
      <w:r w:rsidR="007612C1" w:rsidRPr="00535271">
        <w:rPr>
          <w:rFonts w:hint="eastAsia"/>
          <w:sz w:val="22"/>
          <w:szCs w:val="22"/>
        </w:rPr>
        <w:t>함</w:t>
      </w:r>
      <w:r w:rsidR="007612C1" w:rsidRPr="00535271">
        <w:rPr>
          <w:rFonts w:hint="eastAsia"/>
          <w:sz w:val="22"/>
          <w:szCs w:val="22"/>
        </w:rPr>
        <w:t>.</w:t>
      </w:r>
    </w:p>
    <w:p w14:paraId="47CC6894" w14:textId="77777777" w:rsidR="00566371" w:rsidRPr="00566371" w:rsidRDefault="00F94063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459" w:author="changjoon.yoo" w:date="2025-07-27T00:09:00Z"/>
          <w:b/>
          <w:sz w:val="22"/>
          <w:szCs w:val="22"/>
          <w:rPrChange w:id="460" w:author="changjoon.yoo" w:date="2025-07-27T00:09:00Z">
            <w:rPr>
              <w:ins w:id="461" w:author="changjoon.yoo" w:date="2025-07-27T00:09:00Z"/>
              <w:sz w:val="22"/>
              <w:szCs w:val="22"/>
            </w:rPr>
          </w:rPrChange>
        </w:rPr>
      </w:pPr>
      <w:r w:rsidRPr="00535271">
        <w:rPr>
          <w:rFonts w:hint="eastAsia"/>
          <w:sz w:val="22"/>
          <w:szCs w:val="22"/>
        </w:rPr>
        <w:t>만약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라이선스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사용자가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이러한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기능을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비활성화했다는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사실을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알게</w:t>
      </w:r>
      <w:r w:rsidRPr="00535271">
        <w:rPr>
          <w:sz w:val="22"/>
          <w:szCs w:val="22"/>
        </w:rPr>
        <w:t xml:space="preserve"> </w:t>
      </w:r>
      <w:r w:rsidR="007612C1" w:rsidRPr="00535271">
        <w:rPr>
          <w:rFonts w:hint="eastAsia"/>
          <w:sz w:val="22"/>
          <w:szCs w:val="22"/>
        </w:rPr>
        <w:t>될</w:t>
      </w:r>
      <w:r w:rsidR="007612C1" w:rsidRPr="00535271">
        <w:rPr>
          <w:rFonts w:hint="eastAsia"/>
          <w:sz w:val="22"/>
          <w:szCs w:val="22"/>
        </w:rPr>
        <w:t xml:space="preserve"> </w:t>
      </w:r>
      <w:r w:rsidR="007612C1" w:rsidRPr="00535271">
        <w:rPr>
          <w:rFonts w:hint="eastAsia"/>
          <w:sz w:val="22"/>
          <w:szCs w:val="22"/>
        </w:rPr>
        <w:t>경우</w:t>
      </w:r>
      <w:r w:rsidR="007612C1" w:rsidRPr="00535271">
        <w:rPr>
          <w:rFonts w:hint="eastAsia"/>
          <w:sz w:val="22"/>
          <w:szCs w:val="22"/>
        </w:rPr>
        <w:t>,</w:t>
      </w:r>
      <w:r w:rsidR="007612C1" w:rsidRPr="00535271">
        <w:rPr>
          <w:sz w:val="22"/>
          <w:szCs w:val="22"/>
        </w:rPr>
        <w:t xml:space="preserve"> </w:t>
      </w:r>
      <w:r w:rsidR="007612C1" w:rsidRPr="00535271">
        <w:rPr>
          <w:rFonts w:hint="eastAsia"/>
          <w:sz w:val="22"/>
          <w:szCs w:val="22"/>
        </w:rPr>
        <w:t>사업자는</w:t>
      </w:r>
      <w:r w:rsidRPr="00535271">
        <w:rPr>
          <w:sz w:val="22"/>
          <w:szCs w:val="22"/>
        </w:rPr>
        <w:t xml:space="preserve"> 96</w:t>
      </w:r>
      <w:r w:rsidRPr="00535271">
        <w:rPr>
          <w:rFonts w:hint="eastAsia"/>
          <w:sz w:val="22"/>
          <w:szCs w:val="22"/>
        </w:rPr>
        <w:t>시간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내에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해당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라이선스를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취소</w:t>
      </w:r>
      <w:r w:rsidR="007612C1" w:rsidRPr="00535271">
        <w:rPr>
          <w:rFonts w:hint="eastAsia"/>
          <w:sz w:val="22"/>
          <w:szCs w:val="22"/>
        </w:rPr>
        <w:t>해야</w:t>
      </w:r>
      <w:r w:rsidR="007612C1" w:rsidRPr="00535271">
        <w:rPr>
          <w:rFonts w:hint="eastAsia"/>
          <w:sz w:val="22"/>
          <w:szCs w:val="22"/>
        </w:rPr>
        <w:t xml:space="preserve"> </w:t>
      </w:r>
      <w:r w:rsidR="007612C1" w:rsidRPr="00535271">
        <w:rPr>
          <w:rFonts w:hint="eastAsia"/>
          <w:sz w:val="22"/>
          <w:szCs w:val="22"/>
        </w:rPr>
        <w:t>함</w:t>
      </w:r>
      <w:r w:rsidR="007612C1" w:rsidRPr="00535271">
        <w:rPr>
          <w:rFonts w:hint="eastAsia"/>
          <w:sz w:val="22"/>
          <w:szCs w:val="22"/>
        </w:rPr>
        <w:t>.</w:t>
      </w:r>
      <w:r w:rsidR="00AD5A67" w:rsidRPr="00535271">
        <w:rPr>
          <w:sz w:val="22"/>
          <w:szCs w:val="22"/>
        </w:rPr>
        <w:t xml:space="preserve"> </w:t>
      </w:r>
    </w:p>
    <w:p w14:paraId="63B515C2" w14:textId="3458A55B" w:rsidR="00F0066B" w:rsidRPr="00535271" w:rsidRDefault="00F0066B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위반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제재</w:t>
      </w:r>
      <w:r w:rsidRPr="00535271">
        <w:rPr>
          <w:b/>
          <w:sz w:val="22"/>
          <w:szCs w:val="22"/>
        </w:rPr>
        <w:t>(§22757.4(a), (</w:t>
      </w:r>
      <w:r w:rsidRPr="00535271">
        <w:rPr>
          <w:rFonts w:hint="eastAsia"/>
          <w:b/>
          <w:sz w:val="22"/>
          <w:szCs w:val="22"/>
        </w:rPr>
        <w:t>b)</w:t>
      </w:r>
      <w:r w:rsidRPr="00535271">
        <w:rPr>
          <w:b/>
          <w:sz w:val="22"/>
          <w:szCs w:val="22"/>
        </w:rPr>
        <w:t>)</w:t>
      </w:r>
    </w:p>
    <w:p w14:paraId="1F413C2B" w14:textId="1165E3D5" w:rsidR="00F0066B" w:rsidRPr="00535271" w:rsidRDefault="00F0066B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위반당</w:t>
      </w:r>
      <w:r w:rsidRPr="00535271">
        <w:rPr>
          <w:rFonts w:hint="eastAsia"/>
          <w:sz w:val="22"/>
          <w:szCs w:val="22"/>
        </w:rPr>
        <w:t xml:space="preserve"> </w:t>
      </w:r>
      <w:ins w:id="462" w:author="changjoon.yoo" w:date="2025-07-27T00:34:00Z">
        <w:r w:rsidR="00741AB2">
          <w:rPr>
            <w:sz w:val="22"/>
            <w:szCs w:val="22"/>
          </w:rPr>
          <w:t>$</w:t>
        </w:r>
      </w:ins>
      <w:r w:rsidRPr="00535271">
        <w:rPr>
          <w:rFonts w:hint="eastAsia"/>
          <w:sz w:val="22"/>
          <w:szCs w:val="22"/>
        </w:rPr>
        <w:t>5,000</w:t>
      </w:r>
      <w:del w:id="463" w:author="changjoon.yoo" w:date="2025-07-27T00:35:00Z">
        <w:r w:rsidRPr="00535271" w:rsidDel="00741AB2">
          <w:rPr>
            <w:rFonts w:hint="eastAsia"/>
            <w:sz w:val="22"/>
            <w:szCs w:val="22"/>
          </w:rPr>
          <w:delText>달러</w:delText>
        </w:r>
      </w:del>
      <w:r w:rsidRPr="00535271">
        <w:rPr>
          <w:rFonts w:hint="eastAsia"/>
          <w:sz w:val="22"/>
          <w:szCs w:val="22"/>
        </w:rPr>
        <w:t>의</w:t>
      </w:r>
      <w:r w:rsidRPr="00535271">
        <w:rPr>
          <w:rFonts w:hint="eastAsia"/>
          <w:sz w:val="22"/>
          <w:szCs w:val="22"/>
        </w:rPr>
        <w:t xml:space="preserve"> </w:t>
      </w:r>
      <w:ins w:id="464" w:author="changjoon.yoo" w:date="2025-07-27T00:35:00Z">
        <w:r w:rsidR="00741AB2">
          <w:rPr>
            <w:rFonts w:hint="eastAsia"/>
            <w:sz w:val="22"/>
            <w:szCs w:val="22"/>
          </w:rPr>
          <w:t>제재금</w:t>
        </w:r>
      </w:ins>
      <w:commentRangeStart w:id="465"/>
      <w:commentRangeStart w:id="466"/>
      <w:commentRangeStart w:id="467"/>
      <w:del w:id="468" w:author="changjoon.yoo" w:date="2025-07-27T00:35:00Z">
        <w:r w:rsidR="004B1C9F" w:rsidRPr="00535271" w:rsidDel="00741AB2">
          <w:rPr>
            <w:rFonts w:hint="eastAsia"/>
            <w:sz w:val="22"/>
            <w:szCs w:val="22"/>
          </w:rPr>
          <w:delText>과태료</w:delText>
        </w:r>
        <w:r w:rsidR="004B1C9F" w:rsidRPr="00535271" w:rsidDel="00741AB2">
          <w:rPr>
            <w:rFonts w:hint="eastAsia"/>
            <w:sz w:val="22"/>
            <w:szCs w:val="22"/>
          </w:rPr>
          <w:delText>(civil penalty)</w:delText>
        </w:r>
        <w:commentRangeEnd w:id="465"/>
        <w:r w:rsidR="004B1C9F" w:rsidRPr="00535271" w:rsidDel="00741AB2">
          <w:rPr>
            <w:rStyle w:val="ad"/>
            <w:spacing w:val="0"/>
          </w:rPr>
          <w:commentReference w:id="465"/>
        </w:r>
        <w:commentRangeEnd w:id="466"/>
        <w:r w:rsidR="00AD5A67" w:rsidRPr="00535271" w:rsidDel="00741AB2">
          <w:rPr>
            <w:rStyle w:val="ad"/>
            <w:spacing w:val="0"/>
          </w:rPr>
          <w:commentReference w:id="466"/>
        </w:r>
        <w:commentRangeEnd w:id="467"/>
        <w:r w:rsidR="00B92245" w:rsidDel="00741AB2">
          <w:rPr>
            <w:rStyle w:val="ad"/>
            <w:spacing w:val="0"/>
          </w:rPr>
          <w:commentReference w:id="467"/>
        </w:r>
      </w:del>
      <w:r w:rsidRPr="00535271">
        <w:rPr>
          <w:rFonts w:hint="eastAsia"/>
          <w:sz w:val="22"/>
          <w:szCs w:val="22"/>
        </w:rPr>
        <w:t>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부과됨</w:t>
      </w:r>
    </w:p>
    <w:p w14:paraId="3175F400" w14:textId="67A5F1AE" w:rsidR="00F0066B" w:rsidRPr="00535271" w:rsidRDefault="00F0066B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계속될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매일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별개의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위반으로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간주됨</w:t>
      </w:r>
    </w:p>
    <w:p w14:paraId="34A95FF1" w14:textId="1DE8CFD6" w:rsidR="00E53AD7" w:rsidRPr="00535271" w:rsidRDefault="00E53AD7" w:rsidP="00451A41">
      <w:pPr>
        <w:pStyle w:val="2"/>
        <w:numPr>
          <w:ilvl w:val="0"/>
          <w:numId w:val="0"/>
        </w:numPr>
        <w:autoSpaceDE w:val="0"/>
        <w:spacing w:after="160"/>
        <w:ind w:left="1134" w:hanging="567"/>
      </w:pPr>
    </w:p>
    <w:p w14:paraId="54D1626A" w14:textId="60D27E36" w:rsidR="0095590D" w:rsidRPr="00535271" w:rsidRDefault="00E53AD7" w:rsidP="0095590D">
      <w:pPr>
        <w:pStyle w:val="2"/>
        <w:autoSpaceDE w:val="0"/>
        <w:spacing w:after="160"/>
      </w:pPr>
      <w:bookmarkStart w:id="469" w:name="_Toc204470983"/>
      <w:r w:rsidRPr="00535271">
        <w:rPr>
          <w:rFonts w:hint="eastAsia"/>
        </w:rPr>
        <w:t>뉴욕주</w:t>
      </w:r>
      <w:r w:rsidRPr="00535271">
        <w:rPr>
          <w:rFonts w:hint="eastAsia"/>
        </w:rPr>
        <w:t xml:space="preserve"> </w:t>
      </w:r>
      <w:r w:rsidRPr="00535271">
        <w:t>RAISE Act</w:t>
      </w:r>
      <w:bookmarkEnd w:id="469"/>
    </w:p>
    <w:p w14:paraId="1F2D9D73" w14:textId="7E5DDBB2" w:rsidR="0095590D" w:rsidRPr="00535271" w:rsidRDefault="0095590D" w:rsidP="0095590D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개요</w:t>
      </w:r>
    </w:p>
    <w:p w14:paraId="5C824203" w14:textId="730855EB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뉴욕주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의회는</w:t>
      </w:r>
      <w:r w:rsidRPr="00535271">
        <w:rPr>
          <w:sz w:val="22"/>
          <w:szCs w:val="22"/>
        </w:rPr>
        <w:t xml:space="preserve"> 2025. 6. 1</w:t>
      </w:r>
      <w:r w:rsidR="00077556" w:rsidRPr="00535271">
        <w:rPr>
          <w:sz w:val="22"/>
          <w:szCs w:val="22"/>
        </w:rPr>
        <w:t>2</w:t>
      </w:r>
      <w:r w:rsidRPr="00535271">
        <w:rPr>
          <w:sz w:val="22"/>
          <w:szCs w:val="22"/>
        </w:rPr>
        <w:t xml:space="preserve"> RAISE(Responsible Artificial Intelligence Safety and Education) Act(</w:t>
      </w:r>
      <w:r w:rsidRPr="00535271">
        <w:rPr>
          <w:rFonts w:hint="eastAsia"/>
          <w:sz w:val="22"/>
          <w:szCs w:val="22"/>
        </w:rPr>
        <w:t>이하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sz w:val="22"/>
          <w:szCs w:val="22"/>
        </w:rPr>
        <w:t>‘</w:t>
      </w:r>
      <w:r w:rsidRPr="00535271">
        <w:rPr>
          <w:rFonts w:hint="eastAsia"/>
          <w:sz w:val="22"/>
          <w:szCs w:val="22"/>
        </w:rPr>
        <w:t>법안</w:t>
      </w:r>
      <w:r w:rsidRPr="00535271">
        <w:rPr>
          <w:sz w:val="22"/>
          <w:szCs w:val="22"/>
        </w:rPr>
        <w:t>’)</w:t>
      </w:r>
      <w:r w:rsidRPr="00535271">
        <w:rPr>
          <w:sz w:val="22"/>
          <w:szCs w:val="22"/>
        </w:rPr>
        <w:t>을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가결</w:t>
      </w:r>
      <w:r w:rsidRPr="00535271">
        <w:rPr>
          <w:rFonts w:hint="eastAsia"/>
          <w:sz w:val="22"/>
          <w:szCs w:val="22"/>
        </w:rPr>
        <w:t>하였음</w:t>
      </w:r>
    </w:p>
    <w:p w14:paraId="570FE7EF" w14:textId="57DADCB4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법안이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sz w:val="22"/>
          <w:szCs w:val="22"/>
        </w:rPr>
        <w:t>시행되면</w:t>
      </w:r>
      <w:r w:rsidRPr="00535271">
        <w:rPr>
          <w:sz w:val="22"/>
          <w:szCs w:val="22"/>
        </w:rPr>
        <w:t xml:space="preserve">, </w:t>
      </w:r>
      <w:r w:rsidRPr="00535271">
        <w:rPr>
          <w:sz w:val="22"/>
          <w:szCs w:val="22"/>
        </w:rPr>
        <w:t>뉴욕은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최첨단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대규모</w:t>
      </w:r>
      <w:r w:rsidRPr="00535271">
        <w:rPr>
          <w:sz w:val="22"/>
          <w:szCs w:val="22"/>
        </w:rPr>
        <w:t xml:space="preserve"> AI </w:t>
      </w:r>
      <w:r w:rsidRPr="00535271">
        <w:rPr>
          <w:sz w:val="22"/>
          <w:szCs w:val="22"/>
        </w:rPr>
        <w:t>시스템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이른바‘프런티어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모델</w:t>
      </w:r>
      <w:r w:rsidRPr="00535271">
        <w:rPr>
          <w:sz w:val="22"/>
          <w:szCs w:val="22"/>
        </w:rPr>
        <w:t>’)</w:t>
      </w:r>
      <w:r w:rsidRPr="00535271">
        <w:rPr>
          <w:sz w:val="22"/>
          <w:szCs w:val="22"/>
        </w:rPr>
        <w:t>에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집행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가능한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규제를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최초로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도입하는</w:t>
      </w:r>
      <w:r w:rsidRPr="00535271">
        <w:rPr>
          <w:sz w:val="22"/>
          <w:szCs w:val="22"/>
        </w:rPr>
        <w:t xml:space="preserve"> </w:t>
      </w:r>
      <w:r w:rsidRPr="00535271">
        <w:rPr>
          <w:sz w:val="22"/>
          <w:szCs w:val="22"/>
        </w:rPr>
        <w:t>주가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됨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시행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예정일</w:t>
      </w:r>
      <w:r w:rsidRPr="00535271">
        <w:rPr>
          <w:rFonts w:hint="eastAsia"/>
          <w:sz w:val="22"/>
          <w:szCs w:val="22"/>
        </w:rPr>
        <w:t>:</w:t>
      </w:r>
      <w:r w:rsidRPr="00535271">
        <w:rPr>
          <w:sz w:val="22"/>
          <w:szCs w:val="22"/>
        </w:rPr>
        <w:t xml:space="preserve"> 2026. 1. 1.)</w:t>
      </w:r>
    </w:p>
    <w:p w14:paraId="4ABFBD0E" w14:textId="1F31E747" w:rsidR="0095590D" w:rsidRPr="00535271" w:rsidRDefault="0095590D" w:rsidP="00355DC3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20597982" w14:textId="58E36278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목적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및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의의</w:t>
      </w:r>
    </w:p>
    <w:p w14:paraId="23972BB9" w14:textId="39414490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법안은</w:t>
      </w:r>
      <w:r w:rsidRPr="00535271">
        <w:rPr>
          <w:sz w:val="22"/>
          <w:szCs w:val="22"/>
        </w:rPr>
        <w:t xml:space="preserve"> 100</w:t>
      </w:r>
      <w:r w:rsidRPr="00535271">
        <w:rPr>
          <w:rFonts w:hint="eastAsia"/>
          <w:sz w:val="22"/>
          <w:szCs w:val="22"/>
        </w:rPr>
        <w:t>명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이상의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사상자나</w:t>
      </w:r>
      <w:r w:rsidRPr="00535271">
        <w:rPr>
          <w:sz w:val="22"/>
          <w:szCs w:val="22"/>
        </w:rPr>
        <w:t xml:space="preserve"> 10</w:t>
      </w:r>
      <w:r w:rsidRPr="00535271">
        <w:rPr>
          <w:rFonts w:hint="eastAsia"/>
          <w:sz w:val="22"/>
          <w:szCs w:val="22"/>
        </w:rPr>
        <w:t>억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달러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이상의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손해를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초래하는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재해를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예방하는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것을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79751439" w14:textId="0BDA9761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기존의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편향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차별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소비자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보호에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초점을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다른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달리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대규모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인명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재산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피해에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집중</w:t>
      </w:r>
    </w:p>
    <w:p w14:paraId="1B95BB81" w14:textId="46054E29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적용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대상</w:t>
      </w:r>
    </w:p>
    <w:p w14:paraId="4BE1881D" w14:textId="4006D6DF" w:rsidR="00077556" w:rsidRPr="00535271" w:rsidRDefault="00077556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뉴욕에서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프론티어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배포</w:t>
      </w:r>
      <w:r w:rsidRPr="00535271">
        <w:rPr>
          <w:rFonts w:hint="eastAsia"/>
          <w:sz w:val="22"/>
          <w:szCs w:val="22"/>
        </w:rPr>
        <w:t>,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운영하는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개발자를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대상으로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616E0938" w14:textId="04E238DF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b/>
          <w:sz w:val="22"/>
          <w:szCs w:val="22"/>
        </w:rPr>
        <w:t>(</w:t>
      </w:r>
      <w:r w:rsidRPr="00535271">
        <w:rPr>
          <w:rFonts w:hint="eastAsia"/>
          <w:b/>
          <w:sz w:val="22"/>
          <w:szCs w:val="22"/>
        </w:rPr>
        <w:t>프론티어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모델의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정의</w:t>
      </w:r>
      <w:r w:rsidRPr="00535271">
        <w:rPr>
          <w:b/>
          <w:sz w:val="22"/>
          <w:szCs w:val="22"/>
        </w:rPr>
        <w:t>)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 xml:space="preserve">(i) 1026 </w:t>
      </w:r>
      <w:r w:rsidRPr="00535271">
        <w:rPr>
          <w:rFonts w:hint="eastAsia"/>
          <w:sz w:val="22"/>
          <w:szCs w:val="22"/>
        </w:rPr>
        <w:t>이상의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연산량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정수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플로팅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포인트</w:t>
      </w:r>
      <w:r w:rsidRPr="00535271">
        <w:rPr>
          <w:rFonts w:hint="eastAsia"/>
          <w:sz w:val="22"/>
          <w:szCs w:val="22"/>
        </w:rPr>
        <w:t>)</w:t>
      </w:r>
      <w:r w:rsidRPr="00535271">
        <w:rPr>
          <w:rFonts w:hint="eastAsia"/>
          <w:sz w:val="22"/>
          <w:szCs w:val="22"/>
        </w:rPr>
        <w:t>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사용하여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훈련된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인공지능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모델로서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연산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비용이</w:t>
      </w:r>
      <w:r w:rsidRPr="00535271">
        <w:rPr>
          <w:rFonts w:hint="eastAsia"/>
          <w:sz w:val="22"/>
          <w:szCs w:val="22"/>
        </w:rPr>
        <w:t xml:space="preserve"> 1</w:t>
      </w:r>
      <w:r w:rsidRPr="00535271">
        <w:rPr>
          <w:rFonts w:hint="eastAsia"/>
          <w:sz w:val="22"/>
          <w:szCs w:val="22"/>
        </w:rPr>
        <w:t>억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달러를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초과하거나</w:t>
      </w:r>
      <w:r w:rsidRPr="00535271">
        <w:rPr>
          <w:rFonts w:hint="eastAsia"/>
          <w:sz w:val="22"/>
          <w:szCs w:val="22"/>
        </w:rPr>
        <w:t xml:space="preserve">, (ii) </w:t>
      </w:r>
      <w:r w:rsidRPr="00535271">
        <w:rPr>
          <w:rFonts w:hint="eastAsia"/>
          <w:sz w:val="22"/>
          <w:szCs w:val="22"/>
        </w:rPr>
        <w:t>프론티어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증류기법</w:t>
      </w:r>
      <w:r w:rsidRPr="00535271">
        <w:rPr>
          <w:rFonts w:hint="eastAsia"/>
          <w:sz w:val="22"/>
          <w:szCs w:val="22"/>
        </w:rPr>
        <w:t>(knowledge distillation)</w:t>
      </w:r>
      <w:r w:rsidRPr="00535271">
        <w:rPr>
          <w:spacing w:val="0"/>
          <w:sz w:val="22"/>
          <w:szCs w:val="22"/>
          <w:vertAlign w:val="superscript"/>
        </w:rPr>
        <w:t xml:space="preserve"> </w:t>
      </w:r>
      <w:r w:rsidRPr="00535271">
        <w:rPr>
          <w:sz w:val="22"/>
          <w:szCs w:val="22"/>
          <w:vertAlign w:val="superscript"/>
        </w:rPr>
        <w:footnoteReference w:id="12"/>
      </w:r>
      <w:r w:rsidRPr="00535271">
        <w:rPr>
          <w:rFonts w:hint="eastAsia"/>
          <w:sz w:val="22"/>
          <w:szCs w:val="22"/>
        </w:rPr>
        <w:t>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적용하여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생산된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인공지능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</w:t>
      </w:r>
      <w:r w:rsidRPr="00535271">
        <w:rPr>
          <w:rFonts w:hint="eastAsia"/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연산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비용이</w:t>
      </w:r>
      <w:r w:rsidRPr="00535271">
        <w:rPr>
          <w:rFonts w:hint="eastAsia"/>
          <w:sz w:val="22"/>
          <w:szCs w:val="22"/>
        </w:rPr>
        <w:t xml:space="preserve"> 5</w:t>
      </w:r>
      <w:r w:rsidRPr="00535271">
        <w:rPr>
          <w:rFonts w:hint="eastAsia"/>
          <w:sz w:val="22"/>
          <w:szCs w:val="22"/>
        </w:rPr>
        <w:t>백만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달러를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초과하는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>)</w:t>
      </w:r>
    </w:p>
    <w:p w14:paraId="60C8156D" w14:textId="4B6E0BF9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개발자에게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부과된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주요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의무</w:t>
      </w:r>
      <w:r w:rsidRPr="00535271">
        <w:rPr>
          <w:b/>
          <w:sz w:val="22"/>
          <w:szCs w:val="22"/>
        </w:rPr>
        <w:t xml:space="preserve"> </w:t>
      </w:r>
    </w:p>
    <w:p w14:paraId="5878AA27" w14:textId="028D4CAB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b/>
          <w:sz w:val="22"/>
          <w:szCs w:val="22"/>
        </w:rPr>
        <w:t>(</w:t>
      </w:r>
      <w:r w:rsidRPr="00535271">
        <w:rPr>
          <w:rFonts w:hint="eastAsia"/>
          <w:b/>
          <w:sz w:val="22"/>
          <w:szCs w:val="22"/>
        </w:rPr>
        <w:t>중대한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피해를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비합리적인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수준으로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발생시킬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수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있는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프런티어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모델의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금지</w:t>
      </w:r>
      <w:r w:rsidRPr="00535271">
        <w:rPr>
          <w:b/>
          <w:sz w:val="22"/>
          <w:szCs w:val="22"/>
        </w:rPr>
        <w:t>)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개발자가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중대한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피해를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비합리적인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수준</w:t>
      </w:r>
      <w:r w:rsidRPr="00535271">
        <w:rPr>
          <w:rFonts w:hint="eastAsia"/>
          <w:sz w:val="22"/>
          <w:szCs w:val="22"/>
        </w:rPr>
        <w:t>(unreasonable risk)</w:t>
      </w:r>
      <w:r w:rsidRPr="00535271">
        <w:rPr>
          <w:rFonts w:hint="eastAsia"/>
          <w:sz w:val="22"/>
          <w:szCs w:val="22"/>
        </w:rPr>
        <w:t>으로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발생시킬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프론티어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배포하는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것을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금지함</w:t>
      </w:r>
    </w:p>
    <w:p w14:paraId="76EACDD0" w14:textId="1C147928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프런티어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배포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사전적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</w:t>
      </w:r>
    </w:p>
    <w:p w14:paraId="28E68EE3" w14:textId="12E15742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서면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형태의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안전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보안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프로토콜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구현</w:t>
      </w:r>
    </w:p>
    <w:p w14:paraId="30046AB7" w14:textId="6A0B8EF1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프로토콜의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무삭제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사본</w:t>
      </w:r>
      <w:r w:rsidRPr="00535271">
        <w:rPr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변경사항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업데이트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포함</w:t>
      </w:r>
      <w:r w:rsidRPr="00535271">
        <w:rPr>
          <w:sz w:val="22"/>
          <w:szCs w:val="22"/>
        </w:rPr>
        <w:t>) 5</w:t>
      </w:r>
      <w:r w:rsidRPr="00535271">
        <w:rPr>
          <w:rFonts w:hint="eastAsia"/>
          <w:sz w:val="22"/>
          <w:szCs w:val="22"/>
        </w:rPr>
        <w:t>년간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보관</w:t>
      </w:r>
    </w:p>
    <w:p w14:paraId="347EB690" w14:textId="2287A553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편집된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프로토콜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게시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법무장관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국토안보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비상서비스국에의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전달</w:t>
      </w:r>
    </w:p>
    <w:p w14:paraId="7C2E821C" w14:textId="1CD80471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중대한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피해의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비합리적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위험</w:t>
      </w:r>
      <w:r w:rsidRPr="00535271">
        <w:rPr>
          <w:sz w:val="22"/>
          <w:szCs w:val="22"/>
        </w:rPr>
        <w:t>(unreasonable risk of critical harm)</w:t>
      </w:r>
      <w:r w:rsidRPr="00535271">
        <w:rPr>
          <w:rFonts w:hint="eastAsia"/>
          <w:sz w:val="22"/>
          <w:szCs w:val="22"/>
        </w:rPr>
        <w:t>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방지하기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적절한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안전조치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이행</w:t>
      </w:r>
    </w:p>
    <w:p w14:paraId="1F42572C" w14:textId="5315DA87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중대한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피해가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발생할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위험을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야기할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프런티어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배포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불가</w:t>
      </w:r>
    </w:p>
    <w:p w14:paraId="4F16F525" w14:textId="7227EB07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안전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보안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프로토콜의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정기적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검토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업데이트</w:t>
      </w:r>
    </w:p>
    <w:p w14:paraId="3EC77531" w14:textId="35D3D0A3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sz w:val="22"/>
          <w:szCs w:val="22"/>
        </w:rPr>
        <w:t>1</w:t>
      </w:r>
      <w:r w:rsidRPr="00535271">
        <w:rPr>
          <w:rFonts w:hint="eastAsia"/>
          <w:sz w:val="22"/>
          <w:szCs w:val="22"/>
        </w:rPr>
        <w:t>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단위로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검토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프런티어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기능이나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업계의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사례에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변화가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반영하여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수정</w:t>
      </w:r>
    </w:p>
    <w:p w14:paraId="04E7B019" w14:textId="19FD250B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안전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사고</w:t>
      </w:r>
      <w:r w:rsidRPr="00535271">
        <w:rPr>
          <w:sz w:val="22"/>
          <w:szCs w:val="22"/>
        </w:rPr>
        <w:t xml:space="preserve">(safety incident) </w:t>
      </w:r>
      <w:r w:rsidRPr="00535271">
        <w:rPr>
          <w:rFonts w:hint="eastAsia"/>
          <w:sz w:val="22"/>
          <w:szCs w:val="22"/>
        </w:rPr>
        <w:t>보고</w:t>
      </w:r>
    </w:p>
    <w:p w14:paraId="475B53A6" w14:textId="71CFC405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프런티어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영향을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미치는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안전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사고에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해당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사고를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시점으로부터</w:t>
      </w:r>
      <w:r w:rsidRPr="00535271">
        <w:rPr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사고가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발생했을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것이라는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합리적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판단이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가능해진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시점으로부터</w:t>
      </w:r>
      <w:r w:rsidRPr="00535271">
        <w:rPr>
          <w:sz w:val="22"/>
          <w:szCs w:val="22"/>
        </w:rPr>
        <w:t>) 72</w:t>
      </w:r>
      <w:r w:rsidRPr="00535271">
        <w:rPr>
          <w:rFonts w:hint="eastAsia"/>
          <w:sz w:val="22"/>
          <w:szCs w:val="22"/>
        </w:rPr>
        <w:t>시간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이내에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법무장관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국토안보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비상서비스국에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내용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보고</w:t>
      </w:r>
      <w:r w:rsidRPr="00535271">
        <w:rPr>
          <w:sz w:val="22"/>
          <w:szCs w:val="22"/>
        </w:rPr>
        <w:t xml:space="preserve"> </w:t>
      </w:r>
    </w:p>
    <w:p w14:paraId="15A4D35C" w14:textId="3FCDDC85" w:rsidR="0095590D" w:rsidRPr="00535271" w:rsidRDefault="0095590D" w:rsidP="00355DC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여기서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‘안전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사고’는</w:t>
      </w:r>
      <w:r w:rsidRPr="00535271">
        <w:rPr>
          <w:sz w:val="22"/>
          <w:szCs w:val="22"/>
        </w:rPr>
        <w:t xml:space="preserve"> i) </w:t>
      </w:r>
      <w:r w:rsidRPr="00535271">
        <w:rPr>
          <w:rFonts w:hint="eastAsia"/>
          <w:sz w:val="22"/>
          <w:szCs w:val="22"/>
        </w:rPr>
        <w:t>중대한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피해가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발생한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것으로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알려진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ii) </w:t>
      </w:r>
      <w:r w:rsidRPr="00535271">
        <w:rPr>
          <w:rFonts w:hint="eastAsia"/>
          <w:sz w:val="22"/>
          <w:szCs w:val="22"/>
        </w:rPr>
        <w:t>사용자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요청에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것이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아닌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프런티어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모델의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자율적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행동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무단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공개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접근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통제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실패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피해의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위험이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증가했다는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입증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정황이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의미</w:t>
      </w:r>
    </w:p>
    <w:p w14:paraId="6F4D31E8" w14:textId="27E0F857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위반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제재</w:t>
      </w:r>
      <w:r w:rsidRPr="00535271">
        <w:rPr>
          <w:b/>
          <w:sz w:val="22"/>
          <w:szCs w:val="22"/>
        </w:rPr>
        <w:t xml:space="preserve">: </w:t>
      </w:r>
      <w:r w:rsidRPr="00535271">
        <w:rPr>
          <w:rFonts w:hint="eastAsia"/>
          <w:b/>
          <w:sz w:val="22"/>
          <w:szCs w:val="22"/>
        </w:rPr>
        <w:t>최대</w:t>
      </w:r>
      <w:r w:rsidRPr="00535271">
        <w:rPr>
          <w:b/>
          <w:sz w:val="22"/>
          <w:szCs w:val="22"/>
        </w:rPr>
        <w:t xml:space="preserve"> </w:t>
      </w:r>
      <w:r w:rsidR="00077556" w:rsidRPr="00535271">
        <w:rPr>
          <w:b/>
          <w:sz w:val="22"/>
          <w:szCs w:val="22"/>
        </w:rPr>
        <w:t>3</w:t>
      </w:r>
      <w:r w:rsidRPr="00535271">
        <w:rPr>
          <w:b/>
          <w:sz w:val="22"/>
          <w:szCs w:val="22"/>
        </w:rPr>
        <w:t>,000</w:t>
      </w:r>
      <w:r w:rsidRPr="00535271">
        <w:rPr>
          <w:rFonts w:hint="eastAsia"/>
          <w:b/>
          <w:sz w:val="22"/>
          <w:szCs w:val="22"/>
        </w:rPr>
        <w:t>만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달러의</w:t>
      </w:r>
      <w:r w:rsidRPr="00535271">
        <w:rPr>
          <w:b/>
          <w:sz w:val="22"/>
          <w:szCs w:val="22"/>
        </w:rPr>
        <w:t xml:space="preserve"> </w:t>
      </w:r>
      <w:ins w:id="470" w:author="changjoon.yoo" w:date="2025-07-27T00:24:00Z">
        <w:r w:rsidR="006E14BA">
          <w:rPr>
            <w:rFonts w:hint="eastAsia"/>
            <w:b/>
            <w:sz w:val="22"/>
            <w:szCs w:val="22"/>
          </w:rPr>
          <w:t>제재금</w:t>
        </w:r>
        <w:r w:rsidR="006E14BA">
          <w:rPr>
            <w:rFonts w:hint="eastAsia"/>
            <w:b/>
            <w:sz w:val="22"/>
            <w:szCs w:val="22"/>
          </w:rPr>
          <w:t xml:space="preserve"> </w:t>
        </w:r>
      </w:ins>
      <w:del w:id="471" w:author="changjoon.yoo" w:date="2025-07-27T00:24:00Z">
        <w:r w:rsidRPr="00535271" w:rsidDel="006E14BA">
          <w:rPr>
            <w:rFonts w:hint="eastAsia"/>
            <w:b/>
            <w:sz w:val="22"/>
            <w:szCs w:val="22"/>
          </w:rPr>
          <w:delText>과징금</w:delText>
        </w:r>
        <w:r w:rsidRPr="00535271" w:rsidDel="006E14BA">
          <w:rPr>
            <w:b/>
            <w:sz w:val="22"/>
            <w:szCs w:val="22"/>
          </w:rPr>
          <w:delText xml:space="preserve"> </w:delText>
        </w:r>
      </w:del>
      <w:r w:rsidRPr="00535271">
        <w:rPr>
          <w:rFonts w:hint="eastAsia"/>
          <w:b/>
          <w:sz w:val="22"/>
          <w:szCs w:val="22"/>
        </w:rPr>
        <w:t>부과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가능</w:t>
      </w:r>
    </w:p>
    <w:p w14:paraId="7F80880A" w14:textId="58C834A4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동법</w:t>
      </w:r>
      <w:r w:rsidR="00355DC3"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법무장관은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최초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대해서는</w:t>
      </w:r>
      <w:r w:rsidRPr="00535271">
        <w:rPr>
          <w:sz w:val="22"/>
          <w:szCs w:val="22"/>
        </w:rPr>
        <w:t xml:space="preserve"> </w:t>
      </w:r>
      <w:ins w:id="472" w:author="changjoon.yoo" w:date="2025-07-27T00:34:00Z">
        <w:r w:rsidR="00741AB2">
          <w:rPr>
            <w:sz w:val="22"/>
            <w:szCs w:val="22"/>
          </w:rPr>
          <w:t>$</w:t>
        </w:r>
      </w:ins>
      <w:r w:rsidRPr="00535271">
        <w:rPr>
          <w:sz w:val="22"/>
          <w:szCs w:val="22"/>
        </w:rPr>
        <w:t>1</w:t>
      </w:r>
      <w:ins w:id="473" w:author="changjoon.yoo" w:date="2025-07-27T00:34:00Z">
        <w:r w:rsidR="00741AB2">
          <w:rPr>
            <w:sz w:val="22"/>
            <w:szCs w:val="22"/>
          </w:rPr>
          <w:t>0</w:t>
        </w:r>
      </w:ins>
      <w:r w:rsidRPr="00535271">
        <w:rPr>
          <w:sz w:val="22"/>
          <w:szCs w:val="22"/>
        </w:rPr>
        <w:t>,000</w:t>
      </w:r>
      <w:ins w:id="474" w:author="changjoon.yoo" w:date="2025-07-27T00:34:00Z">
        <w:r w:rsidR="00741AB2">
          <w:rPr>
            <w:sz w:val="22"/>
            <w:szCs w:val="22"/>
          </w:rPr>
          <w:t>,000</w:t>
        </w:r>
      </w:ins>
      <w:del w:id="475" w:author="changjoon.yoo" w:date="2025-07-27T00:34:00Z">
        <w:r w:rsidRPr="00535271" w:rsidDel="00741AB2">
          <w:rPr>
            <w:rFonts w:hint="eastAsia"/>
            <w:sz w:val="22"/>
            <w:szCs w:val="22"/>
          </w:rPr>
          <w:delText>만</w:delText>
        </w:r>
        <w:r w:rsidRPr="00535271" w:rsidDel="00741AB2">
          <w:rPr>
            <w:sz w:val="22"/>
            <w:szCs w:val="22"/>
          </w:rPr>
          <w:delText xml:space="preserve"> </w:delText>
        </w:r>
        <w:r w:rsidRPr="00535271" w:rsidDel="00741AB2">
          <w:rPr>
            <w:rFonts w:hint="eastAsia"/>
            <w:sz w:val="22"/>
            <w:szCs w:val="22"/>
          </w:rPr>
          <w:delText>달러</w:delText>
        </w:r>
        <w:r w:rsidRPr="00535271" w:rsidDel="00741AB2">
          <w:rPr>
            <w:sz w:val="22"/>
            <w:szCs w:val="22"/>
          </w:rPr>
          <w:delText xml:space="preserve"> </w:delText>
        </w:r>
      </w:del>
      <w:ins w:id="476" w:author="changjoon.yoo" w:date="2025-07-27T00:34:00Z">
        <w:r w:rsidR="00741AB2">
          <w:rPr>
            <w:rFonts w:hint="eastAsia"/>
            <w:sz w:val="22"/>
            <w:szCs w:val="22"/>
          </w:rPr>
          <w:t xml:space="preserve"> </w:t>
        </w:r>
      </w:ins>
      <w:r w:rsidRPr="00535271">
        <w:rPr>
          <w:rFonts w:hint="eastAsia"/>
          <w:sz w:val="22"/>
          <w:szCs w:val="22"/>
        </w:rPr>
        <w:t>이하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반복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대해서는</w:t>
      </w:r>
      <w:r w:rsidRPr="00535271">
        <w:rPr>
          <w:sz w:val="22"/>
          <w:szCs w:val="22"/>
        </w:rPr>
        <w:t xml:space="preserve"> </w:t>
      </w:r>
      <w:ins w:id="477" w:author="changjoon.yoo" w:date="2025-07-27T00:34:00Z">
        <w:r w:rsidR="00741AB2">
          <w:rPr>
            <w:sz w:val="22"/>
            <w:szCs w:val="22"/>
          </w:rPr>
          <w:t>$</w:t>
        </w:r>
      </w:ins>
      <w:r w:rsidRPr="00535271">
        <w:rPr>
          <w:sz w:val="22"/>
          <w:szCs w:val="22"/>
        </w:rPr>
        <w:t>3</w:t>
      </w:r>
      <w:ins w:id="478" w:author="changjoon.yoo" w:date="2025-07-27T00:34:00Z">
        <w:r w:rsidR="00741AB2">
          <w:rPr>
            <w:sz w:val="22"/>
            <w:szCs w:val="22"/>
          </w:rPr>
          <w:t>0</w:t>
        </w:r>
      </w:ins>
      <w:r w:rsidRPr="00535271">
        <w:rPr>
          <w:sz w:val="22"/>
          <w:szCs w:val="22"/>
        </w:rPr>
        <w:t>,000</w:t>
      </w:r>
      <w:ins w:id="479" w:author="changjoon.yoo" w:date="2025-07-27T00:34:00Z">
        <w:r w:rsidR="00741AB2">
          <w:rPr>
            <w:sz w:val="22"/>
            <w:szCs w:val="22"/>
          </w:rPr>
          <w:t>,000</w:t>
        </w:r>
      </w:ins>
      <w:del w:id="480" w:author="changjoon.yoo" w:date="2025-07-27T00:34:00Z">
        <w:r w:rsidRPr="00535271" w:rsidDel="00741AB2">
          <w:rPr>
            <w:rFonts w:hint="eastAsia"/>
            <w:sz w:val="22"/>
            <w:szCs w:val="22"/>
          </w:rPr>
          <w:delText>만</w:delText>
        </w:r>
        <w:r w:rsidRPr="00535271" w:rsidDel="00741AB2">
          <w:rPr>
            <w:sz w:val="22"/>
            <w:szCs w:val="22"/>
          </w:rPr>
          <w:delText xml:space="preserve"> </w:delText>
        </w:r>
        <w:r w:rsidRPr="00535271" w:rsidDel="00741AB2">
          <w:rPr>
            <w:rFonts w:hint="eastAsia"/>
            <w:sz w:val="22"/>
            <w:szCs w:val="22"/>
          </w:rPr>
          <w:delText>달러</w:delText>
        </w:r>
        <w:r w:rsidRPr="00535271" w:rsidDel="00741AB2">
          <w:rPr>
            <w:sz w:val="22"/>
            <w:szCs w:val="22"/>
          </w:rPr>
          <w:delText xml:space="preserve"> </w:delText>
        </w:r>
      </w:del>
      <w:ins w:id="481" w:author="changjoon.yoo" w:date="2025-07-27T00:34:00Z">
        <w:r w:rsidR="00741AB2">
          <w:rPr>
            <w:rFonts w:hint="eastAsia"/>
            <w:sz w:val="22"/>
            <w:szCs w:val="22"/>
          </w:rPr>
          <w:t xml:space="preserve"> </w:t>
        </w:r>
      </w:ins>
      <w:r w:rsidRPr="00535271">
        <w:rPr>
          <w:rFonts w:hint="eastAsia"/>
          <w:sz w:val="22"/>
          <w:szCs w:val="22"/>
        </w:rPr>
        <w:t>이하의</w:t>
      </w:r>
      <w:r w:rsidRPr="00535271">
        <w:rPr>
          <w:sz w:val="22"/>
          <w:szCs w:val="22"/>
        </w:rPr>
        <w:t xml:space="preserve"> </w:t>
      </w:r>
      <w:ins w:id="482" w:author="changjoon.yoo" w:date="2025-07-27T00:34:00Z">
        <w:r w:rsidR="00741AB2">
          <w:rPr>
            <w:rFonts w:hint="eastAsia"/>
            <w:sz w:val="22"/>
            <w:szCs w:val="22"/>
          </w:rPr>
          <w:t>제재</w:t>
        </w:r>
      </w:ins>
      <w:del w:id="483" w:author="changjoon.yoo" w:date="2025-07-27T00:34:00Z">
        <w:r w:rsidR="00077556" w:rsidRPr="00535271" w:rsidDel="00741AB2">
          <w:rPr>
            <w:rFonts w:hint="eastAsia"/>
            <w:sz w:val="22"/>
            <w:szCs w:val="22"/>
          </w:rPr>
          <w:delText>과징</w:delText>
        </w:r>
      </w:del>
      <w:r w:rsidR="00077556" w:rsidRPr="00535271">
        <w:rPr>
          <w:rFonts w:hint="eastAsia"/>
          <w:sz w:val="22"/>
          <w:szCs w:val="22"/>
        </w:rPr>
        <w:t>금</w:t>
      </w:r>
      <w:r w:rsidR="00077556" w:rsidRPr="00535271">
        <w:rPr>
          <w:rFonts w:hint="eastAsia"/>
          <w:sz w:val="22"/>
          <w:szCs w:val="22"/>
        </w:rPr>
        <w:t xml:space="preserve"> </w:t>
      </w:r>
      <w:r w:rsidR="00077556" w:rsidRPr="00535271">
        <w:rPr>
          <w:rFonts w:hint="eastAsia"/>
          <w:sz w:val="22"/>
          <w:szCs w:val="22"/>
        </w:rPr>
        <w:t>부과가</w:t>
      </w:r>
      <w:r w:rsidR="00077556" w:rsidRPr="00535271">
        <w:rPr>
          <w:rFonts w:hint="eastAsia"/>
          <w:sz w:val="22"/>
          <w:szCs w:val="22"/>
        </w:rPr>
        <w:t xml:space="preserve"> </w:t>
      </w:r>
      <w:r w:rsidR="00077556" w:rsidRPr="00535271">
        <w:rPr>
          <w:rFonts w:hint="eastAsia"/>
          <w:sz w:val="22"/>
          <w:szCs w:val="22"/>
        </w:rPr>
        <w:t>가능하고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금지명령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확인</w:t>
      </w:r>
      <w:r w:rsidR="004673F6"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청구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</w:t>
      </w:r>
    </w:p>
    <w:p w14:paraId="0E0E14F5" w14:textId="4AEFCB69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다만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대형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개발자들의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위반행위와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관련하여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개인이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근거해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직접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민사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소송을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제기하는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구제권은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인정되지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않음</w:t>
      </w:r>
    </w:p>
    <w:p w14:paraId="4D46C33C" w14:textId="445B815B" w:rsidR="0095590D" w:rsidRPr="00535271" w:rsidRDefault="00E21E66" w:rsidP="00355DC3">
      <w:pPr>
        <w:pStyle w:val="3"/>
        <w:autoSpaceDE w:val="0"/>
        <w:spacing w:after="160"/>
        <w:rPr>
          <w:b w:val="0"/>
        </w:rPr>
      </w:pPr>
      <w:r w:rsidRPr="00535271">
        <w:rPr>
          <w:rFonts w:ascii="Times New Roman" w:hAnsi="Times New Roman"/>
        </w:rPr>
        <w:t>Implications</w:t>
      </w:r>
    </w:p>
    <w:p w14:paraId="2EBCBE09" w14:textId="3FD99707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미국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향후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방향성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설정</w:t>
      </w:r>
    </w:p>
    <w:p w14:paraId="297A2C15" w14:textId="77777777" w:rsidR="00EA4233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자율규제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중심에서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중심으로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패러다임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이동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</w:t>
      </w:r>
    </w:p>
    <w:p w14:paraId="12A0B166" w14:textId="77777777" w:rsidR="00EA4233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초거대</w:t>
      </w:r>
      <w:r w:rsidRPr="00535271">
        <w:rPr>
          <w:sz w:val="22"/>
          <w:szCs w:val="22"/>
        </w:rPr>
        <w:t xml:space="preserve"> AI</w:t>
      </w:r>
      <w:r w:rsidRPr="00535271">
        <w:rPr>
          <w:rFonts w:hint="eastAsia"/>
          <w:sz w:val="22"/>
          <w:szCs w:val="22"/>
        </w:rPr>
        <w:t>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예방에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초점을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맞춘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법제화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국면으로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진입함</w:t>
      </w:r>
    </w:p>
    <w:p w14:paraId="598A9365" w14:textId="2A0B67FA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sz w:val="22"/>
          <w:szCs w:val="22"/>
        </w:rPr>
        <w:t xml:space="preserve">AI </w:t>
      </w:r>
      <w:r w:rsidRPr="00535271">
        <w:rPr>
          <w:rFonts w:hint="eastAsia"/>
          <w:sz w:val="22"/>
          <w:szCs w:val="22"/>
        </w:rPr>
        <w:t>윤리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이슈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편향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프라이버시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고용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별도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입법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부문별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규제에서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다뤄질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높음</w:t>
      </w:r>
    </w:p>
    <w:p w14:paraId="34458134" w14:textId="06DEF97E" w:rsidR="0095590D" w:rsidRPr="00535271" w:rsidRDefault="0095590D" w:rsidP="00355DC3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다른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연방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차원의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파급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효과</w:t>
      </w:r>
    </w:p>
    <w:p w14:paraId="697A76DD" w14:textId="6BDF3047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뉴욕주의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입법은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캘리포니아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매사추세츠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다른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유사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논의에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영향</w:t>
      </w:r>
    </w:p>
    <w:p w14:paraId="0675DFC4" w14:textId="77777777" w:rsidR="00EA4233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연방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차원에서도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가이드라인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선제적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체계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도입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논의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본격화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전망</w:t>
      </w:r>
    </w:p>
    <w:p w14:paraId="3F8B3627" w14:textId="75293AAA" w:rsidR="0095590D" w:rsidRPr="00535271" w:rsidRDefault="0095590D" w:rsidP="00355DC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미국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전체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체계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형성에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중요한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분기점이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있음</w:t>
      </w:r>
    </w:p>
    <w:p w14:paraId="7E82B8EA" w14:textId="77777777" w:rsidR="0095590D" w:rsidRPr="00535271" w:rsidRDefault="0095590D" w:rsidP="00AE1570">
      <w:pPr>
        <w:widowControl/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</w:p>
    <w:p w14:paraId="46A3303E" w14:textId="409744CE" w:rsidR="0095590D" w:rsidRPr="00535271" w:rsidRDefault="0095590D" w:rsidP="0095590D">
      <w:pPr>
        <w:pStyle w:val="2"/>
        <w:autoSpaceDE w:val="0"/>
        <w:spacing w:after="160"/>
      </w:pPr>
      <w:bookmarkStart w:id="484" w:name="_Toc204470984"/>
      <w:r w:rsidRPr="00535271">
        <w:rPr>
          <w:rFonts w:hint="eastAsia"/>
        </w:rPr>
        <w:t>텍사스주</w:t>
      </w:r>
      <w:r w:rsidRPr="00535271">
        <w:t xml:space="preserve"> </w:t>
      </w:r>
      <w:r w:rsidRPr="00535271">
        <w:rPr>
          <w:rFonts w:hint="eastAsia"/>
        </w:rPr>
        <w:t>TRAIGA</w:t>
      </w:r>
      <w:bookmarkEnd w:id="484"/>
    </w:p>
    <w:p w14:paraId="7D7E9495" w14:textId="4A8157AC" w:rsidR="0095590D" w:rsidRPr="00535271" w:rsidRDefault="00EA4233" w:rsidP="0095590D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개요</w:t>
      </w:r>
    </w:p>
    <w:p w14:paraId="022CAC92" w14:textId="077A17EB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텍사스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주지사는</w:t>
      </w:r>
      <w:r w:rsidRPr="00535271">
        <w:rPr>
          <w:sz w:val="22"/>
          <w:szCs w:val="22"/>
        </w:rPr>
        <w:t xml:space="preserve"> 2025. 6. 22 </w:t>
      </w:r>
      <w:r w:rsidRPr="00535271">
        <w:rPr>
          <w:rFonts w:hint="eastAsia"/>
          <w:sz w:val="22"/>
          <w:szCs w:val="22"/>
        </w:rPr>
        <w:t>텍사스</w:t>
      </w:r>
      <w:r w:rsidRPr="00535271">
        <w:rPr>
          <w:sz w:val="22"/>
          <w:szCs w:val="22"/>
        </w:rPr>
        <w:t xml:space="preserve"> TRAIGA(Texas Responsible Artificial Intelligence Governance Act) (</w:t>
      </w:r>
      <w:r w:rsidRPr="00535271">
        <w:rPr>
          <w:rFonts w:hint="eastAsia"/>
          <w:sz w:val="22"/>
          <w:szCs w:val="22"/>
        </w:rPr>
        <w:t>이하</w:t>
      </w:r>
      <w:r w:rsidRPr="00535271">
        <w:rPr>
          <w:sz w:val="22"/>
          <w:szCs w:val="22"/>
        </w:rPr>
        <w:t xml:space="preserve"> ‘</w:t>
      </w:r>
      <w:r w:rsidRPr="00535271">
        <w:rPr>
          <w:rFonts w:hint="eastAsia"/>
          <w:sz w:val="22"/>
          <w:szCs w:val="22"/>
        </w:rPr>
        <w:t>법안</w:t>
      </w:r>
      <w:r w:rsidR="00AE1570" w:rsidRPr="00535271">
        <w:rPr>
          <w:sz w:val="22"/>
          <w:szCs w:val="22"/>
        </w:rPr>
        <w:t>’</w:t>
      </w:r>
      <w:r w:rsidRPr="00535271">
        <w:rPr>
          <w:sz w:val="22"/>
          <w:szCs w:val="22"/>
        </w:rPr>
        <w:t>)</w:t>
      </w:r>
      <w:r w:rsidRPr="00535271">
        <w:rPr>
          <w:rFonts w:hint="eastAsia"/>
          <w:sz w:val="22"/>
          <w:szCs w:val="22"/>
        </w:rPr>
        <w:t>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서명함</w:t>
      </w:r>
      <w:r w:rsidRPr="00535271">
        <w:rPr>
          <w:sz w:val="22"/>
          <w:szCs w:val="22"/>
        </w:rPr>
        <w:t>(</w:t>
      </w:r>
      <w:r w:rsidRPr="00535271">
        <w:rPr>
          <w:rFonts w:hint="eastAsia"/>
          <w:sz w:val="22"/>
          <w:szCs w:val="22"/>
        </w:rPr>
        <w:t>시행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예정일</w:t>
      </w:r>
      <w:r w:rsidRPr="00535271">
        <w:rPr>
          <w:sz w:val="22"/>
          <w:szCs w:val="22"/>
        </w:rPr>
        <w:t>: 2026. 1. 1.)</w:t>
      </w:r>
    </w:p>
    <w:p w14:paraId="1AA6816D" w14:textId="44AFD145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법안은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정부와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민간의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사용에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책임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설정부터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텍사스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위원회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신설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샌드박스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도입까지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포괄적인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담고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있음</w:t>
      </w:r>
    </w:p>
    <w:p w14:paraId="00BFF3A1" w14:textId="24E50087" w:rsidR="00EA4233" w:rsidRPr="00535271" w:rsidRDefault="00EA4233" w:rsidP="00AE1570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5EF22531" w14:textId="657ADB7B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정부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기관의</w:t>
      </w:r>
      <w:r w:rsidRPr="00535271">
        <w:rPr>
          <w:b/>
          <w:sz w:val="22"/>
          <w:szCs w:val="22"/>
        </w:rPr>
        <w:t xml:space="preserve"> AI </w:t>
      </w:r>
      <w:r w:rsidRPr="00535271">
        <w:rPr>
          <w:rFonts w:hint="eastAsia"/>
          <w:b/>
          <w:sz w:val="22"/>
          <w:szCs w:val="22"/>
        </w:rPr>
        <w:t>활용에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대한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제한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및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의무</w:t>
      </w:r>
    </w:p>
    <w:p w14:paraId="01C974CE" w14:textId="77777777" w:rsidR="00333101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고지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</w:t>
      </w:r>
      <w:r w:rsidRPr="00535271">
        <w:rPr>
          <w:sz w:val="22"/>
          <w:szCs w:val="22"/>
        </w:rPr>
        <w:t xml:space="preserve"> </w:t>
      </w:r>
    </w:p>
    <w:p w14:paraId="296EC6E2" w14:textId="77777777" w:rsidR="00333101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정부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기관이</w:t>
      </w:r>
      <w:r w:rsidRPr="00535271">
        <w:rPr>
          <w:sz w:val="22"/>
          <w:szCs w:val="22"/>
        </w:rPr>
        <w:t xml:space="preserve"> AI</w:t>
      </w:r>
      <w:r w:rsidRPr="00535271">
        <w:rPr>
          <w:rFonts w:hint="eastAsia"/>
          <w:sz w:val="22"/>
          <w:szCs w:val="22"/>
        </w:rPr>
        <w:t>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활용해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소비자와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상호작용하는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sz w:val="22"/>
          <w:szCs w:val="22"/>
        </w:rPr>
        <w:t xml:space="preserve"> (</w:t>
      </w:r>
      <w:r w:rsidRPr="00535271">
        <w:rPr>
          <w:rFonts w:hint="eastAsia"/>
          <w:sz w:val="22"/>
          <w:szCs w:val="22"/>
        </w:rPr>
        <w:t>합리적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사람의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입장에서</w:t>
      </w:r>
      <w:r w:rsidRPr="00535271">
        <w:rPr>
          <w:sz w:val="22"/>
          <w:szCs w:val="22"/>
        </w:rPr>
        <w:t xml:space="preserve"> AI</w:t>
      </w:r>
      <w:r w:rsidRPr="00535271">
        <w:rPr>
          <w:rFonts w:hint="eastAsia"/>
          <w:sz w:val="22"/>
          <w:szCs w:val="22"/>
        </w:rPr>
        <w:t>와의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상호작용임을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인지할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있는지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여부와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무관하게</w:t>
      </w:r>
      <w:r w:rsidRPr="00535271">
        <w:rPr>
          <w:sz w:val="22"/>
          <w:szCs w:val="22"/>
        </w:rPr>
        <w:t xml:space="preserve">) </w:t>
      </w:r>
      <w:r w:rsidRPr="00535271">
        <w:rPr>
          <w:rFonts w:hint="eastAsia"/>
          <w:sz w:val="22"/>
          <w:szCs w:val="22"/>
        </w:rPr>
        <w:t>사전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상호작용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고지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있음</w:t>
      </w:r>
    </w:p>
    <w:p w14:paraId="2777BA41" w14:textId="71F4374F" w:rsidR="00EA4233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고지는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명확하고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쉬운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언어로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작성되어야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하며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다크패턴을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사용하여서는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안됨</w:t>
      </w:r>
    </w:p>
    <w:p w14:paraId="37310770" w14:textId="58FFF478" w:rsidR="00EA4233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사회적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점수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부여</w:t>
      </w:r>
      <w:r w:rsidRPr="00535271">
        <w:rPr>
          <w:sz w:val="22"/>
          <w:szCs w:val="22"/>
        </w:rPr>
        <w:t xml:space="preserve">(social scoring) </w:t>
      </w:r>
      <w:r w:rsidRPr="00535271">
        <w:rPr>
          <w:rFonts w:hint="eastAsia"/>
          <w:sz w:val="22"/>
          <w:szCs w:val="22"/>
        </w:rPr>
        <w:t>목적의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사용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금지</w:t>
      </w:r>
      <w:r w:rsidRPr="00535271">
        <w:rPr>
          <w:sz w:val="22"/>
          <w:szCs w:val="22"/>
        </w:rPr>
        <w:t xml:space="preserve"> </w:t>
      </w:r>
    </w:p>
    <w:p w14:paraId="6EF71386" w14:textId="783A94C0" w:rsidR="00EA4233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사회적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행동이나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특성에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따라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사람을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평가·분류하여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점수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유사한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판단을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하는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사용은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해당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분류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결과가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아래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하나에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해당하는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금지됨</w:t>
      </w:r>
    </w:p>
    <w:p w14:paraId="30CA2B5C" w14:textId="77777777" w:rsidR="00333101" w:rsidRPr="00535271" w:rsidRDefault="00EA4233" w:rsidP="00AE1570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관찰되거나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기록된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행동이나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특성과는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무관한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사회적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상황에서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불리하거나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부정적인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대우</w:t>
      </w:r>
    </w:p>
    <w:p w14:paraId="0DDE9341" w14:textId="77777777" w:rsidR="00333101" w:rsidRPr="00535271" w:rsidRDefault="00EA4233" w:rsidP="00AE1570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</w:rPr>
        <w:t>관찰되거나</w:t>
      </w:r>
      <w:r w:rsidRPr="00535271">
        <w:t xml:space="preserve"> </w:t>
      </w:r>
      <w:r w:rsidRPr="00535271">
        <w:rPr>
          <w:rFonts w:hint="eastAsia"/>
        </w:rPr>
        <w:t>기록된</w:t>
      </w:r>
      <w:r w:rsidRPr="00535271">
        <w:t xml:space="preserve"> </w:t>
      </w:r>
      <w:r w:rsidRPr="00535271">
        <w:rPr>
          <w:rFonts w:hint="eastAsia"/>
        </w:rPr>
        <w:t>행동이나</w:t>
      </w:r>
      <w:r w:rsidRPr="00535271">
        <w:t xml:space="preserve"> </w:t>
      </w:r>
      <w:r w:rsidRPr="00535271">
        <w:rPr>
          <w:rFonts w:hint="eastAsia"/>
        </w:rPr>
        <w:t>특성의</w:t>
      </w:r>
      <w:r w:rsidRPr="00535271">
        <w:t xml:space="preserve"> </w:t>
      </w:r>
      <w:r w:rsidRPr="00535271">
        <w:rPr>
          <w:rFonts w:hint="eastAsia"/>
        </w:rPr>
        <w:t>본질이나</w:t>
      </w:r>
      <w:r w:rsidRPr="00535271">
        <w:t xml:space="preserve"> </w:t>
      </w:r>
      <w:r w:rsidRPr="00535271">
        <w:rPr>
          <w:rFonts w:hint="eastAsia"/>
        </w:rPr>
        <w:t>심각성에</w:t>
      </w:r>
      <w:r w:rsidRPr="00535271">
        <w:t xml:space="preserve"> </w:t>
      </w:r>
      <w:r w:rsidRPr="00535271">
        <w:rPr>
          <w:rFonts w:hint="eastAsia"/>
        </w:rPr>
        <w:t>비해</w:t>
      </w:r>
      <w:r w:rsidRPr="00535271">
        <w:t xml:space="preserve"> </w:t>
      </w:r>
      <w:r w:rsidRPr="00535271">
        <w:rPr>
          <w:rFonts w:hint="eastAsia"/>
        </w:rPr>
        <w:t>과도하게</w:t>
      </w:r>
      <w:r w:rsidRPr="00535271">
        <w:t xml:space="preserve"> </w:t>
      </w:r>
      <w:r w:rsidRPr="00535271">
        <w:rPr>
          <w:rFonts w:hint="eastAsia"/>
        </w:rPr>
        <w:t>불리하거나</w:t>
      </w:r>
      <w:r w:rsidRPr="00535271">
        <w:t xml:space="preserve"> </w:t>
      </w:r>
      <w:r w:rsidRPr="00535271">
        <w:rPr>
          <w:rFonts w:hint="eastAsia"/>
        </w:rPr>
        <w:t>부정적인</w:t>
      </w:r>
      <w:r w:rsidRPr="00535271">
        <w:t xml:space="preserve"> </w:t>
      </w:r>
      <w:r w:rsidRPr="00535271">
        <w:rPr>
          <w:rFonts w:hint="eastAsia"/>
        </w:rPr>
        <w:t>대우</w:t>
      </w:r>
    </w:p>
    <w:p w14:paraId="7E69C0BE" w14:textId="5D6F3203" w:rsidR="00EA4233" w:rsidRPr="00535271" w:rsidRDefault="00EA4233" w:rsidP="00AE1570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</w:rPr>
        <w:t>헌법상</w:t>
      </w:r>
      <w:r w:rsidRPr="00535271">
        <w:t xml:space="preserve"> </w:t>
      </w:r>
      <w:r w:rsidRPr="00535271">
        <w:rPr>
          <w:rFonts w:hint="eastAsia"/>
        </w:rPr>
        <w:t>권리</w:t>
      </w:r>
      <w:r w:rsidRPr="00535271">
        <w:t xml:space="preserve"> </w:t>
      </w:r>
      <w:r w:rsidRPr="00535271">
        <w:rPr>
          <w:rFonts w:hint="eastAsia"/>
        </w:rPr>
        <w:t>침해</w:t>
      </w:r>
    </w:p>
    <w:p w14:paraId="3A1447C3" w14:textId="2DA1B161" w:rsidR="00EA4233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생체정보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식별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사용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금지</w:t>
      </w:r>
      <w:r w:rsidRPr="00535271">
        <w:rPr>
          <w:sz w:val="22"/>
          <w:szCs w:val="22"/>
        </w:rPr>
        <w:t xml:space="preserve"> </w:t>
      </w:r>
    </w:p>
    <w:p w14:paraId="3711DEBB" w14:textId="7B7CFFC7" w:rsidR="00EA4233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개인의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동의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없이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다음과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같은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방식으로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특정인을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식별하려는</w:t>
      </w:r>
      <w:r w:rsidRPr="00535271">
        <w:rPr>
          <w:sz w:val="22"/>
          <w:szCs w:val="22"/>
        </w:rPr>
        <w:t xml:space="preserve"> AI</w:t>
      </w:r>
      <w:r w:rsidRPr="00535271">
        <w:rPr>
          <w:rFonts w:hint="eastAsia"/>
          <w:sz w:val="22"/>
          <w:szCs w:val="22"/>
        </w:rPr>
        <w:t>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개발·배포가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금지됨</w:t>
      </w:r>
    </w:p>
    <w:p w14:paraId="0EFBDE3E" w14:textId="77777777" w:rsidR="00333101" w:rsidRPr="00535271" w:rsidRDefault="00EA4233" w:rsidP="00AE1570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인터넷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공개자료에서의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이미지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미디어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수집을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통한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타깃형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비타깃형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식별</w:t>
      </w:r>
    </w:p>
    <w:p w14:paraId="1630DAF7" w14:textId="1E1461E2" w:rsidR="00EA4233" w:rsidRPr="00535271" w:rsidRDefault="00EA4233" w:rsidP="00AE1570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지문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음성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홍채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망막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생체정보를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활용한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고유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식별</w:t>
      </w:r>
    </w:p>
    <w:p w14:paraId="6B4CE2D6" w14:textId="4F37092E" w:rsidR="00EA4233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단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건강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관리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수집·저장된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정보나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사진·영상·녹음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자체는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생체정보로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간주되지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않음</w:t>
      </w:r>
      <w:r w:rsidRPr="00535271">
        <w:rPr>
          <w:sz w:val="22"/>
          <w:szCs w:val="22"/>
        </w:rPr>
        <w:t xml:space="preserve"> </w:t>
      </w:r>
    </w:p>
    <w:p w14:paraId="7FA712EA" w14:textId="1A29F1FC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민간의</w:t>
      </w:r>
      <w:r w:rsidRPr="00535271">
        <w:rPr>
          <w:b/>
          <w:sz w:val="22"/>
          <w:szCs w:val="22"/>
        </w:rPr>
        <w:t xml:space="preserve"> AI </w:t>
      </w:r>
      <w:r w:rsidRPr="00535271">
        <w:rPr>
          <w:rFonts w:hint="eastAsia"/>
          <w:b/>
          <w:sz w:val="22"/>
          <w:szCs w:val="22"/>
        </w:rPr>
        <w:t>개발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및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사용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제한</w:t>
      </w:r>
      <w:r w:rsidRPr="00535271">
        <w:rPr>
          <w:b/>
          <w:sz w:val="22"/>
          <w:szCs w:val="22"/>
        </w:rPr>
        <w:t xml:space="preserve"> </w:t>
      </w:r>
    </w:p>
    <w:p w14:paraId="478D9FDB" w14:textId="23815E29" w:rsidR="00EA4233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타인에게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해를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범죄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불법적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차별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유도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범죄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또는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유해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개발·배포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금지</w:t>
      </w:r>
    </w:p>
    <w:p w14:paraId="1F3A7059" w14:textId="30D10D8B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텍사스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생체정보보호법</w:t>
      </w:r>
      <w:r w:rsidRPr="00535271">
        <w:rPr>
          <w:b/>
          <w:sz w:val="22"/>
          <w:szCs w:val="22"/>
        </w:rPr>
        <w:t xml:space="preserve">(Texas Biometric Privacy Law) </w:t>
      </w:r>
      <w:r w:rsidRPr="00535271">
        <w:rPr>
          <w:rFonts w:hint="eastAsia"/>
          <w:b/>
          <w:sz w:val="22"/>
          <w:szCs w:val="22"/>
        </w:rPr>
        <w:t>개정</w:t>
      </w:r>
    </w:p>
    <w:p w14:paraId="74115EB1" w14:textId="77777777" w:rsidR="00333101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생체정보보호법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적용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확대</w:t>
      </w:r>
    </w:p>
    <w:p w14:paraId="5FD56969" w14:textId="77777777" w:rsidR="00333101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</w:rPr>
        <w:t xml:space="preserve">AI </w:t>
      </w:r>
      <w:r w:rsidRPr="00535271">
        <w:rPr>
          <w:rFonts w:hint="eastAsia"/>
        </w:rPr>
        <w:t>시스템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훈련·개발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목적일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경우</w:t>
      </w:r>
      <w:r w:rsidRPr="00535271">
        <w:rPr>
          <w:rFonts w:hint="eastAsia"/>
        </w:rPr>
        <w:t>(</w:t>
      </w:r>
      <w:r w:rsidRPr="00535271">
        <w:rPr>
          <w:rFonts w:hint="eastAsia"/>
        </w:rPr>
        <w:t>단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특정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식별만을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목적으로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제외</w:t>
      </w:r>
      <w:r w:rsidRPr="00535271">
        <w:rPr>
          <w:rFonts w:hint="eastAsia"/>
        </w:rPr>
        <w:t>)</w:t>
      </w:r>
    </w:p>
    <w:p w14:paraId="346338DE" w14:textId="080C6D9A" w:rsidR="00EA4233" w:rsidRPr="00535271" w:rsidRDefault="00EA4233" w:rsidP="00AE1570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</w:rPr>
        <w:t>보안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신원도용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사기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불법행위에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대응하거나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유지를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목적으로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한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개발·운영의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경우</w:t>
      </w:r>
    </w:p>
    <w:p w14:paraId="1E4085FC" w14:textId="688A3909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규제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샌드박스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프로그램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도입</w:t>
      </w:r>
      <w:r w:rsidRPr="00535271">
        <w:rPr>
          <w:b/>
          <w:sz w:val="22"/>
          <w:szCs w:val="22"/>
        </w:rPr>
        <w:t xml:space="preserve"> </w:t>
      </w:r>
    </w:p>
    <w:p w14:paraId="2C60D85C" w14:textId="7F793165" w:rsidR="00EA4233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sz w:val="22"/>
          <w:szCs w:val="22"/>
        </w:rPr>
        <w:t xml:space="preserve">AI </w:t>
      </w:r>
      <w:r w:rsidRPr="00535271">
        <w:rPr>
          <w:rFonts w:hint="eastAsia"/>
          <w:sz w:val="22"/>
          <w:szCs w:val="22"/>
        </w:rPr>
        <w:t>위원회의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자문을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받아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텍사스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정보자원부가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운영</w:t>
      </w:r>
    </w:p>
    <w:p w14:paraId="1A5903A9" w14:textId="22332AD9" w:rsidR="00EA4233" w:rsidRPr="00535271" w:rsidRDefault="00EA4233" w:rsidP="00AE1570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라이선스나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등록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없이도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혁신적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실제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환경에서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테스트할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공간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제공을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목적으로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함</w:t>
      </w:r>
    </w:p>
    <w:p w14:paraId="63EE33BF" w14:textId="3B01462C" w:rsidR="00EA4233" w:rsidRPr="00535271" w:rsidRDefault="00EA4233" w:rsidP="00AE1570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b/>
          <w:sz w:val="22"/>
          <w:szCs w:val="22"/>
        </w:rPr>
      </w:pPr>
      <w:r w:rsidRPr="00535271">
        <w:rPr>
          <w:rFonts w:hint="eastAsia"/>
          <w:b/>
          <w:sz w:val="22"/>
          <w:szCs w:val="22"/>
        </w:rPr>
        <w:t>위반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시</w:t>
      </w:r>
      <w:r w:rsidRPr="00535271">
        <w:rPr>
          <w:b/>
          <w:sz w:val="22"/>
          <w:szCs w:val="22"/>
        </w:rPr>
        <w:t xml:space="preserve"> </w:t>
      </w:r>
      <w:r w:rsidRPr="00535271">
        <w:rPr>
          <w:rFonts w:hint="eastAsia"/>
          <w:b/>
          <w:sz w:val="22"/>
          <w:szCs w:val="22"/>
        </w:rPr>
        <w:t>제재</w:t>
      </w:r>
      <w:r w:rsidRPr="00535271">
        <w:rPr>
          <w:b/>
          <w:sz w:val="22"/>
          <w:szCs w:val="22"/>
        </w:rPr>
        <w:t xml:space="preserve"> </w:t>
      </w:r>
    </w:p>
    <w:p w14:paraId="03D1850E" w14:textId="77777777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텍사스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법무장관에게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단독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집행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권한이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부여됨</w:t>
      </w:r>
      <w:r w:rsidRPr="00535271">
        <w:rPr>
          <w:rFonts w:hint="eastAsia"/>
          <w:sz w:val="22"/>
          <w:szCs w:val="22"/>
        </w:rPr>
        <w:t xml:space="preserve">. </w:t>
      </w:r>
      <w:r w:rsidRPr="00535271">
        <w:rPr>
          <w:rFonts w:hint="eastAsia"/>
          <w:sz w:val="22"/>
          <w:szCs w:val="22"/>
        </w:rPr>
        <w:t>개인이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직접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소송을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제기하는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사적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구제는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불가함</w:t>
      </w:r>
    </w:p>
    <w:p w14:paraId="17EA1399" w14:textId="77777777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법무장관은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위반자에게</w:t>
      </w:r>
      <w:r w:rsidRPr="00535271">
        <w:rPr>
          <w:rFonts w:hint="eastAsia"/>
          <w:sz w:val="22"/>
          <w:szCs w:val="22"/>
        </w:rPr>
        <w:t xml:space="preserve"> 60</w:t>
      </w:r>
      <w:r w:rsidRPr="00535271">
        <w:rPr>
          <w:rFonts w:hint="eastAsia"/>
          <w:sz w:val="22"/>
          <w:szCs w:val="22"/>
        </w:rPr>
        <w:t>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자율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기회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제공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후에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제재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</w:t>
      </w:r>
    </w:p>
    <w:p w14:paraId="09FEA030" w14:textId="7623AC18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시정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 xml:space="preserve"> $10,000 ~ $12,000 </w:t>
      </w:r>
      <w:ins w:id="485" w:author="changjoon.yoo" w:date="2025-07-27T00:34:00Z">
        <w:r w:rsidR="00741AB2">
          <w:rPr>
            <w:rFonts w:hint="eastAsia"/>
            <w:sz w:val="22"/>
            <w:szCs w:val="22"/>
          </w:rPr>
          <w:t>제재</w:t>
        </w:r>
      </w:ins>
      <w:del w:id="486" w:author="changjoon.yoo" w:date="2025-07-27T00:34:00Z">
        <w:r w:rsidRPr="00535271" w:rsidDel="00741AB2">
          <w:rPr>
            <w:rFonts w:hint="eastAsia"/>
            <w:sz w:val="22"/>
            <w:szCs w:val="22"/>
          </w:rPr>
          <w:delText>과징</w:delText>
        </w:r>
      </w:del>
      <w:r w:rsidRPr="00535271">
        <w:rPr>
          <w:rFonts w:hint="eastAsia"/>
          <w:sz w:val="22"/>
          <w:szCs w:val="22"/>
        </w:rPr>
        <w:t>금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부과</w:t>
      </w:r>
    </w:p>
    <w:p w14:paraId="08540F7B" w14:textId="2377F1BE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시정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불가능한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 xml:space="preserve"> $80,000 ~ $200,000 </w:t>
      </w:r>
      <w:del w:id="487" w:author="changjoon.yoo" w:date="2025-07-27T00:34:00Z">
        <w:r w:rsidRPr="00535271" w:rsidDel="00741AB2">
          <w:rPr>
            <w:rFonts w:hint="eastAsia"/>
            <w:sz w:val="22"/>
            <w:szCs w:val="22"/>
          </w:rPr>
          <w:delText>과징</w:delText>
        </w:r>
      </w:del>
      <w:ins w:id="488" w:author="changjoon.yoo" w:date="2025-07-27T00:34:00Z">
        <w:r w:rsidR="00741AB2">
          <w:rPr>
            <w:rFonts w:hint="eastAsia"/>
            <w:sz w:val="22"/>
            <w:szCs w:val="22"/>
          </w:rPr>
          <w:t>제재</w:t>
        </w:r>
      </w:ins>
      <w:r w:rsidRPr="00535271">
        <w:rPr>
          <w:rFonts w:hint="eastAsia"/>
          <w:sz w:val="22"/>
          <w:szCs w:val="22"/>
        </w:rPr>
        <w:t>금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부과</w:t>
      </w:r>
    </w:p>
    <w:p w14:paraId="1BE2A472" w14:textId="3E817915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지속적인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하루당</w:t>
      </w:r>
      <w:r w:rsidRPr="00535271">
        <w:rPr>
          <w:rFonts w:hint="eastAsia"/>
          <w:sz w:val="22"/>
          <w:szCs w:val="22"/>
        </w:rPr>
        <w:t xml:space="preserve"> $2,000 ~ $40,000 </w:t>
      </w:r>
      <w:ins w:id="489" w:author="changjoon.yoo" w:date="2025-07-27T00:34:00Z">
        <w:r w:rsidR="00741AB2">
          <w:rPr>
            <w:rFonts w:hint="eastAsia"/>
            <w:sz w:val="22"/>
            <w:szCs w:val="22"/>
          </w:rPr>
          <w:t>제재</w:t>
        </w:r>
      </w:ins>
      <w:del w:id="490" w:author="changjoon.yoo" w:date="2025-07-27T00:34:00Z">
        <w:r w:rsidRPr="00535271" w:rsidDel="00741AB2">
          <w:rPr>
            <w:rFonts w:hint="eastAsia"/>
            <w:sz w:val="22"/>
            <w:szCs w:val="22"/>
          </w:rPr>
          <w:delText>과징</w:delText>
        </w:r>
      </w:del>
      <w:r w:rsidRPr="00535271">
        <w:rPr>
          <w:rFonts w:hint="eastAsia"/>
          <w:sz w:val="22"/>
          <w:szCs w:val="22"/>
        </w:rPr>
        <w:t>금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추가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부과</w:t>
      </w:r>
    </w:p>
    <w:p w14:paraId="60CB7D2F" w14:textId="3AF19108" w:rsidR="00077556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추가로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주정부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기관의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면허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등록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기관에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의해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인가된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자가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위반한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경우</w:t>
      </w:r>
      <w:r w:rsidRPr="00535271">
        <w:rPr>
          <w:rFonts w:hint="eastAsia"/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해당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인허가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기관은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최대</w:t>
      </w:r>
      <w:r w:rsidRPr="00535271">
        <w:rPr>
          <w:rFonts w:hint="eastAsia"/>
          <w:sz w:val="22"/>
          <w:szCs w:val="22"/>
        </w:rPr>
        <w:t xml:space="preserve"> $100,000 </w:t>
      </w:r>
      <w:ins w:id="491" w:author="changjoon.yoo" w:date="2025-07-27T00:34:00Z">
        <w:r w:rsidR="00741AB2">
          <w:rPr>
            <w:rFonts w:hint="eastAsia"/>
            <w:sz w:val="22"/>
            <w:szCs w:val="22"/>
          </w:rPr>
          <w:t>제재</w:t>
        </w:r>
      </w:ins>
      <w:del w:id="492" w:author="changjoon.yoo" w:date="2025-07-27T00:34:00Z">
        <w:r w:rsidRPr="00535271" w:rsidDel="00741AB2">
          <w:rPr>
            <w:rFonts w:hint="eastAsia"/>
            <w:sz w:val="22"/>
            <w:szCs w:val="22"/>
          </w:rPr>
          <w:delText>과징</w:delText>
        </w:r>
      </w:del>
      <w:r w:rsidRPr="00535271">
        <w:rPr>
          <w:rFonts w:hint="eastAsia"/>
          <w:sz w:val="22"/>
          <w:szCs w:val="22"/>
        </w:rPr>
        <w:t>금을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부과할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있음</w:t>
      </w:r>
    </w:p>
    <w:p w14:paraId="4C11AF3F" w14:textId="798E50C2" w:rsidR="00EA4233" w:rsidRPr="00535271" w:rsidRDefault="00077556" w:rsidP="00077556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배포되지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않은</w:t>
      </w:r>
      <w:r w:rsidRPr="00535271">
        <w:rPr>
          <w:rFonts w:hint="eastAsia"/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시스템에는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과징금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부과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불가</w:t>
      </w:r>
    </w:p>
    <w:p w14:paraId="5D7CD2A3" w14:textId="00BE9A17" w:rsidR="00EA4233" w:rsidRPr="00535271" w:rsidRDefault="00E21E66" w:rsidP="00EF7FB5">
      <w:pPr>
        <w:pStyle w:val="3"/>
        <w:autoSpaceDE w:val="0"/>
        <w:spacing w:after="160"/>
      </w:pPr>
      <w:r w:rsidRPr="00535271">
        <w:rPr>
          <w:rFonts w:hint="eastAsia"/>
        </w:rPr>
        <w:t>Implications</w:t>
      </w:r>
    </w:p>
    <w:p w14:paraId="18A9A463" w14:textId="47E1C57D" w:rsidR="00EA4233" w:rsidRPr="00535271" w:rsidRDefault="00EA4233" w:rsidP="00EF7FB5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sz w:val="22"/>
          <w:szCs w:val="22"/>
        </w:rPr>
        <w:t xml:space="preserve">AI </w:t>
      </w:r>
      <w:r w:rsidRPr="00535271">
        <w:rPr>
          <w:rFonts w:hint="eastAsia"/>
          <w:sz w:val="22"/>
          <w:szCs w:val="22"/>
        </w:rPr>
        <w:t>윤리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가이드라인에서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법적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의무화로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이행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중이며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향후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연방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논의에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선례로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작용할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가능성이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큼</w:t>
      </w:r>
      <w:r w:rsidRPr="00535271">
        <w:rPr>
          <w:sz w:val="22"/>
          <w:szCs w:val="22"/>
        </w:rPr>
        <w:t xml:space="preserve"> </w:t>
      </w:r>
    </w:p>
    <w:p w14:paraId="3F143664" w14:textId="0D4E6609" w:rsidR="00EA4233" w:rsidRPr="00535271" w:rsidRDefault="00333101" w:rsidP="00EF7FB5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sz w:val="22"/>
          <w:szCs w:val="22"/>
        </w:rPr>
        <w:t>A</w:t>
      </w:r>
      <w:r w:rsidR="00EA4233" w:rsidRPr="00535271">
        <w:rPr>
          <w:sz w:val="22"/>
          <w:szCs w:val="22"/>
        </w:rPr>
        <w:t xml:space="preserve">I </w:t>
      </w:r>
      <w:r w:rsidR="00EA4233" w:rsidRPr="00535271">
        <w:rPr>
          <w:rFonts w:hint="eastAsia"/>
          <w:sz w:val="22"/>
          <w:szCs w:val="22"/>
        </w:rPr>
        <w:t>개발사뿐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아니라</w:t>
      </w:r>
      <w:r w:rsidR="00EA4233" w:rsidRPr="00535271">
        <w:rPr>
          <w:sz w:val="22"/>
          <w:szCs w:val="22"/>
        </w:rPr>
        <w:t xml:space="preserve">, AI </w:t>
      </w:r>
      <w:r w:rsidR="00EA4233" w:rsidRPr="00535271">
        <w:rPr>
          <w:rFonts w:hint="eastAsia"/>
          <w:sz w:val="22"/>
          <w:szCs w:val="22"/>
        </w:rPr>
        <w:t>솔루션을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사용하는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기업들도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데이터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활용</w:t>
      </w:r>
      <w:r w:rsidR="00EA4233" w:rsidRPr="00535271">
        <w:rPr>
          <w:sz w:val="22"/>
          <w:szCs w:val="22"/>
        </w:rPr>
        <w:t xml:space="preserve">, </w:t>
      </w:r>
      <w:r w:rsidR="00EA4233" w:rsidRPr="00535271">
        <w:rPr>
          <w:rFonts w:hint="eastAsia"/>
          <w:sz w:val="22"/>
          <w:szCs w:val="22"/>
        </w:rPr>
        <w:t>투명성</w:t>
      </w:r>
      <w:r w:rsidR="00EA4233" w:rsidRPr="00535271">
        <w:rPr>
          <w:sz w:val="22"/>
          <w:szCs w:val="22"/>
        </w:rPr>
        <w:t xml:space="preserve">, </w:t>
      </w:r>
      <w:r w:rsidR="00EA4233" w:rsidRPr="00535271">
        <w:rPr>
          <w:rFonts w:hint="eastAsia"/>
          <w:sz w:val="22"/>
          <w:szCs w:val="22"/>
        </w:rPr>
        <w:t>책임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조항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등에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주의</w:t>
      </w:r>
      <w:r w:rsidR="00EA4233" w:rsidRPr="00535271">
        <w:rPr>
          <w:sz w:val="22"/>
          <w:szCs w:val="22"/>
        </w:rPr>
        <w:t xml:space="preserve"> </w:t>
      </w:r>
      <w:r w:rsidR="00EA4233" w:rsidRPr="00535271">
        <w:rPr>
          <w:rFonts w:hint="eastAsia"/>
          <w:sz w:val="22"/>
          <w:szCs w:val="22"/>
        </w:rPr>
        <w:t>필요</w:t>
      </w:r>
    </w:p>
    <w:p w14:paraId="05777EA9" w14:textId="71D78A6E" w:rsidR="00EA4233" w:rsidRPr="00535271" w:rsidRDefault="00EA4233" w:rsidP="00EF7FB5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뉴욕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콜로라도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다른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주에서도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법안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제정이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이어지는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추세로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미국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환경이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파편화되는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경향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강화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중</w:t>
      </w:r>
    </w:p>
    <w:p w14:paraId="5F0D5014" w14:textId="2C01E81F" w:rsidR="00EA4233" w:rsidRPr="00535271" w:rsidRDefault="00EA4233" w:rsidP="00EF7FB5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즉</w:t>
      </w:r>
      <w:r w:rsidRPr="00535271">
        <w:rPr>
          <w:sz w:val="22"/>
          <w:szCs w:val="22"/>
        </w:rPr>
        <w:t xml:space="preserve">, </w:t>
      </w:r>
      <w:r w:rsidRPr="00535271">
        <w:rPr>
          <w:rFonts w:hint="eastAsia"/>
          <w:sz w:val="22"/>
          <w:szCs w:val="22"/>
        </w:rPr>
        <w:t>주정부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차원의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현실화됨에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따라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기업들은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연방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법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부재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상황에서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주별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규제에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민감하게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대응할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필요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있음</w:t>
      </w:r>
    </w:p>
    <w:p w14:paraId="59099881" w14:textId="40FAC098" w:rsidR="004C7B3E" w:rsidRPr="00535271" w:rsidRDefault="004C7B3E">
      <w:pPr>
        <w:widowControl/>
        <w:wordWrap/>
        <w:autoSpaceDN/>
        <w:adjustRightInd/>
        <w:snapToGrid/>
        <w:spacing w:line="240" w:lineRule="auto"/>
        <w:jc w:val="left"/>
        <w:rPr>
          <w:b/>
          <w:spacing w:val="3"/>
          <w:sz w:val="30"/>
          <w:szCs w:val="30"/>
        </w:rPr>
      </w:pPr>
    </w:p>
    <w:p w14:paraId="2168D783" w14:textId="77777777" w:rsidR="00451A41" w:rsidRPr="00535271" w:rsidRDefault="00451A41">
      <w:pPr>
        <w:widowControl/>
        <w:wordWrap/>
        <w:autoSpaceDN/>
        <w:adjustRightInd/>
        <w:snapToGrid/>
        <w:spacing w:line="240" w:lineRule="auto"/>
        <w:jc w:val="left"/>
        <w:rPr>
          <w:b/>
          <w:spacing w:val="3"/>
          <w:sz w:val="30"/>
          <w:szCs w:val="30"/>
        </w:rPr>
      </w:pPr>
      <w:r w:rsidRPr="00535271">
        <w:br w:type="page"/>
      </w:r>
    </w:p>
    <w:p w14:paraId="42C18A6F" w14:textId="5A5F9F23" w:rsidR="00336CCB" w:rsidRPr="00535271" w:rsidRDefault="00383BD6" w:rsidP="00EA36C2">
      <w:pPr>
        <w:pStyle w:val="10"/>
        <w:wordWrap w:val="0"/>
        <w:spacing w:after="160"/>
        <w:rPr>
          <w:rFonts w:ascii="Times New Roman" w:hAnsi="Times New Roman"/>
        </w:rPr>
      </w:pPr>
      <w:bookmarkStart w:id="493" w:name="_Toc204470985"/>
      <w:r w:rsidRPr="00535271">
        <w:rPr>
          <w:rFonts w:ascii="Times New Roman" w:hAnsi="Times New Roman" w:hint="eastAsia"/>
        </w:rPr>
        <w:t>미국</w:t>
      </w:r>
      <w:r w:rsidRPr="00535271">
        <w:rPr>
          <w:rFonts w:ascii="Times New Roman" w:hAnsi="Times New Roman" w:hint="eastAsia"/>
        </w:rPr>
        <w:t xml:space="preserve"> </w:t>
      </w:r>
      <w:r w:rsidR="00336CCB" w:rsidRPr="00535271">
        <w:rPr>
          <w:rFonts w:ascii="Times New Roman" w:hAnsi="Times New Roman" w:hint="eastAsia"/>
        </w:rPr>
        <w:t>행정부</w:t>
      </w:r>
      <w:r w:rsidR="00336CCB" w:rsidRPr="00535271">
        <w:rPr>
          <w:rFonts w:ascii="Times New Roman" w:hAnsi="Times New Roman"/>
        </w:rPr>
        <w:t xml:space="preserve"> </w:t>
      </w:r>
      <w:r w:rsidR="00336CCB" w:rsidRPr="00535271">
        <w:rPr>
          <w:rFonts w:ascii="Times New Roman" w:hAnsi="Times New Roman" w:hint="eastAsia"/>
        </w:rPr>
        <w:t>차원</w:t>
      </w:r>
      <w:r w:rsidR="00413BD1" w:rsidRPr="00535271">
        <w:rPr>
          <w:rFonts w:ascii="Times New Roman" w:hAnsi="Times New Roman" w:hint="eastAsia"/>
        </w:rPr>
        <w:t>의</w:t>
      </w:r>
      <w:r w:rsidR="00413BD1" w:rsidRPr="00535271">
        <w:rPr>
          <w:rFonts w:ascii="Times New Roman" w:hAnsi="Times New Roman"/>
        </w:rPr>
        <w:t xml:space="preserve"> AI </w:t>
      </w:r>
      <w:r w:rsidR="00413BD1" w:rsidRPr="00535271">
        <w:rPr>
          <w:rFonts w:ascii="Times New Roman" w:hAnsi="Times New Roman" w:hint="eastAsia"/>
        </w:rPr>
        <w:t>규제</w:t>
      </w:r>
      <w:r w:rsidR="00413BD1" w:rsidRPr="00535271">
        <w:rPr>
          <w:rFonts w:ascii="Times New Roman" w:hAnsi="Times New Roman"/>
        </w:rPr>
        <w:t xml:space="preserve"> </w:t>
      </w:r>
      <w:r w:rsidR="00413BD1" w:rsidRPr="00535271">
        <w:rPr>
          <w:rFonts w:ascii="Times New Roman" w:hAnsi="Times New Roman" w:hint="eastAsia"/>
        </w:rPr>
        <w:t>현황</w:t>
      </w:r>
      <w:bookmarkEnd w:id="493"/>
    </w:p>
    <w:p w14:paraId="67330475" w14:textId="33811420" w:rsidR="00E21E66" w:rsidRPr="00535271" w:rsidRDefault="00E21E66" w:rsidP="00EA36C2">
      <w:pPr>
        <w:pStyle w:val="2"/>
        <w:autoSpaceDE w:val="0"/>
        <w:spacing w:after="160"/>
      </w:pPr>
      <w:bookmarkStart w:id="494" w:name="_Toc204470986"/>
      <w:r w:rsidRPr="00535271">
        <w:rPr>
          <w:rFonts w:hint="eastAsia"/>
        </w:rPr>
        <w:t>개요</w:t>
      </w:r>
      <w:bookmarkEnd w:id="494"/>
    </w:p>
    <w:p w14:paraId="79EDF021" w14:textId="69A37B8C" w:rsidR="00E21E66" w:rsidRPr="00535271" w:rsidRDefault="00E21E66" w:rsidP="00906EA9">
      <w:pPr>
        <w:pStyle w:val="a0"/>
        <w:widowControl/>
        <w:numPr>
          <w:ilvl w:val="0"/>
          <w:numId w:val="6"/>
        </w:numPr>
        <w:topLinePunct/>
        <w:autoSpaceDE w:val="0"/>
        <w:adjustRightInd/>
        <w:snapToGrid/>
        <w:spacing w:after="160" w:line="276" w:lineRule="auto"/>
        <w:rPr>
          <w:sz w:val="22"/>
          <w:szCs w:val="22"/>
        </w:rPr>
      </w:pPr>
      <w:r w:rsidRPr="00535271">
        <w:rPr>
          <w:rFonts w:hint="eastAsia"/>
          <w:sz w:val="22"/>
          <w:szCs w:val="22"/>
        </w:rPr>
        <w:t>트럼프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대통령은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바이든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행정부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시절의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규제인</w:t>
      </w:r>
      <w:r w:rsidRPr="00535271">
        <w:rPr>
          <w:sz w:val="22"/>
          <w:szCs w:val="22"/>
        </w:rPr>
        <w:t xml:space="preserve"> ‘</w:t>
      </w:r>
      <w:r w:rsidRPr="00535271">
        <w:rPr>
          <w:rFonts w:hint="eastAsia"/>
          <w:sz w:val="22"/>
          <w:szCs w:val="22"/>
        </w:rPr>
        <w:t>안전하고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신뢰할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수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있는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개발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사용</w:t>
      </w:r>
      <w:r w:rsidR="00583FB4" w:rsidRPr="00535271">
        <w:rPr>
          <w:rFonts w:hint="eastAsia"/>
          <w:sz w:val="22"/>
          <w:szCs w:val="22"/>
        </w:rPr>
        <w:t xml:space="preserve"> </w:t>
      </w:r>
      <w:r w:rsidR="00583FB4" w:rsidRPr="00535271">
        <w:rPr>
          <w:rFonts w:hint="eastAsia"/>
          <w:sz w:val="22"/>
          <w:szCs w:val="22"/>
        </w:rPr>
        <w:t>행정명령</w:t>
      </w:r>
      <w:r w:rsidRPr="00535271">
        <w:rPr>
          <w:sz w:val="22"/>
          <w:szCs w:val="22"/>
        </w:rPr>
        <w:t>(EO 14110)’</w:t>
      </w:r>
      <w:r w:rsidR="00332370" w:rsidRPr="00535271">
        <w:rPr>
          <w:sz w:val="22"/>
          <w:szCs w:val="22"/>
        </w:rPr>
        <w:t>,</w:t>
      </w:r>
      <w:r w:rsidRPr="00535271">
        <w:rPr>
          <w:rFonts w:hint="eastAsia"/>
          <w:sz w:val="22"/>
          <w:szCs w:val="22"/>
        </w:rPr>
        <w:tab/>
      </w:r>
      <w:r w:rsidRPr="00535271">
        <w:rPr>
          <w:rFonts w:hint="eastAsia"/>
          <w:sz w:val="22"/>
          <w:szCs w:val="22"/>
        </w:rPr>
        <w:t>연방기관</w:t>
      </w:r>
      <w:r w:rsidRPr="00535271">
        <w:rPr>
          <w:rFonts w:hint="eastAsia"/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이용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정책</w:t>
      </w:r>
      <w:r w:rsidRPr="00535271">
        <w:rPr>
          <w:rFonts w:hint="eastAsia"/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관련</w:t>
      </w:r>
      <w:r w:rsidRPr="00535271">
        <w:rPr>
          <w:rFonts w:hint="eastAsia"/>
          <w:sz w:val="22"/>
          <w:szCs w:val="22"/>
        </w:rPr>
        <w:t xml:space="preserve"> </w:t>
      </w:r>
      <w:r w:rsidR="00583FB4" w:rsidRPr="00535271">
        <w:rPr>
          <w:rFonts w:hint="eastAsia"/>
          <w:sz w:val="22"/>
          <w:szCs w:val="22"/>
        </w:rPr>
        <w:t>지침</w:t>
      </w:r>
      <w:r w:rsidRPr="00535271">
        <w:rPr>
          <w:rFonts w:hint="eastAsia"/>
          <w:sz w:val="22"/>
          <w:szCs w:val="22"/>
        </w:rPr>
        <w:t>(Advancing Governance, Innovation, and Risk Management for Agency Use of Artificial Intelligence</w:t>
      </w:r>
      <w:r w:rsidRPr="00535271">
        <w:rPr>
          <w:sz w:val="22"/>
          <w:szCs w:val="22"/>
        </w:rPr>
        <w:t xml:space="preserve">) </w:t>
      </w:r>
      <w:r w:rsidRPr="00535271">
        <w:rPr>
          <w:rFonts w:hint="eastAsia"/>
          <w:sz w:val="22"/>
          <w:szCs w:val="22"/>
        </w:rPr>
        <w:t>등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기존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규제</w:t>
      </w:r>
      <w:r w:rsidRPr="00535271">
        <w:rPr>
          <w:sz w:val="22"/>
          <w:szCs w:val="22"/>
        </w:rPr>
        <w:t xml:space="preserve"> </w:t>
      </w:r>
      <w:r w:rsidR="00332370" w:rsidRPr="00535271">
        <w:rPr>
          <w:rFonts w:hint="eastAsia"/>
          <w:sz w:val="22"/>
          <w:szCs w:val="22"/>
        </w:rPr>
        <w:t>정책의</w:t>
      </w:r>
      <w:r w:rsidR="00332370" w:rsidRPr="00535271">
        <w:rPr>
          <w:rFonts w:hint="eastAsia"/>
          <w:sz w:val="22"/>
          <w:szCs w:val="22"/>
        </w:rPr>
        <w:t xml:space="preserve"> </w:t>
      </w:r>
      <w:r w:rsidR="00332370" w:rsidRPr="00535271">
        <w:rPr>
          <w:rFonts w:hint="eastAsia"/>
          <w:sz w:val="22"/>
          <w:szCs w:val="22"/>
        </w:rPr>
        <w:t>즉각적</w:t>
      </w:r>
      <w:r w:rsidR="00332370" w:rsidRPr="00535271">
        <w:rPr>
          <w:rFonts w:hint="eastAsia"/>
          <w:sz w:val="22"/>
          <w:szCs w:val="22"/>
        </w:rPr>
        <w:t xml:space="preserve"> </w:t>
      </w:r>
      <w:r w:rsidR="00332370" w:rsidRPr="00535271">
        <w:rPr>
          <w:rFonts w:hint="eastAsia"/>
          <w:sz w:val="22"/>
          <w:szCs w:val="22"/>
        </w:rPr>
        <w:t>효력</w:t>
      </w:r>
      <w:r w:rsidR="00332370" w:rsidRPr="00535271">
        <w:rPr>
          <w:rFonts w:hint="eastAsia"/>
          <w:sz w:val="22"/>
          <w:szCs w:val="22"/>
        </w:rPr>
        <w:t xml:space="preserve"> </w:t>
      </w:r>
      <w:r w:rsidR="00332370" w:rsidRPr="00535271">
        <w:rPr>
          <w:rFonts w:hint="eastAsia"/>
          <w:sz w:val="22"/>
          <w:szCs w:val="22"/>
        </w:rPr>
        <w:t>정지</w:t>
      </w:r>
      <w:r w:rsidR="00332370" w:rsidRPr="00535271">
        <w:rPr>
          <w:rFonts w:hint="eastAsia"/>
          <w:sz w:val="22"/>
          <w:szCs w:val="22"/>
        </w:rPr>
        <w:t xml:space="preserve"> </w:t>
      </w:r>
      <w:r w:rsidR="00332370" w:rsidRPr="00535271">
        <w:rPr>
          <w:rFonts w:hint="eastAsia"/>
          <w:sz w:val="22"/>
          <w:szCs w:val="22"/>
        </w:rPr>
        <w:t>및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전면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재검토</w:t>
      </w:r>
      <w:r w:rsidR="00332370" w:rsidRPr="00535271">
        <w:rPr>
          <w:rFonts w:hint="eastAsia"/>
          <w:sz w:val="22"/>
          <w:szCs w:val="22"/>
        </w:rPr>
        <w:t>를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지시하였으며</w:t>
      </w:r>
      <w:r w:rsidRPr="00535271">
        <w:rPr>
          <w:sz w:val="22"/>
          <w:szCs w:val="22"/>
        </w:rPr>
        <w:t>, 2025. 1. 23. ‘</w:t>
      </w:r>
      <w:r w:rsidRPr="00535271">
        <w:rPr>
          <w:rFonts w:hint="eastAsia"/>
          <w:sz w:val="22"/>
          <w:szCs w:val="22"/>
        </w:rPr>
        <w:t>미국</w:t>
      </w:r>
      <w:r w:rsidRPr="00535271">
        <w:rPr>
          <w:sz w:val="22"/>
          <w:szCs w:val="22"/>
        </w:rPr>
        <w:t xml:space="preserve"> AI </w:t>
      </w:r>
      <w:r w:rsidRPr="00535271">
        <w:rPr>
          <w:rFonts w:hint="eastAsia"/>
          <w:sz w:val="22"/>
          <w:szCs w:val="22"/>
        </w:rPr>
        <w:t>리더십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장벽</w:t>
      </w:r>
      <w:r w:rsidRPr="00535271">
        <w:rPr>
          <w:sz w:val="22"/>
          <w:szCs w:val="22"/>
        </w:rPr>
        <w:t xml:space="preserve"> </w:t>
      </w:r>
      <w:r w:rsidRPr="00535271">
        <w:rPr>
          <w:rFonts w:hint="eastAsia"/>
          <w:sz w:val="22"/>
          <w:szCs w:val="22"/>
        </w:rPr>
        <w:t>제거</w:t>
      </w:r>
      <w:r w:rsidRPr="00535271">
        <w:rPr>
          <w:sz w:val="22"/>
          <w:szCs w:val="22"/>
        </w:rPr>
        <w:t xml:space="preserve">(EO 14179)’ </w:t>
      </w:r>
      <w:r w:rsidRPr="00535271">
        <w:rPr>
          <w:rFonts w:hint="eastAsia"/>
          <w:sz w:val="22"/>
          <w:szCs w:val="22"/>
        </w:rPr>
        <w:t>행정명령을</w:t>
      </w:r>
      <w:r w:rsidRPr="00535271">
        <w:rPr>
          <w:sz w:val="22"/>
          <w:szCs w:val="22"/>
        </w:rPr>
        <w:t xml:space="preserve"> </w:t>
      </w:r>
      <w:r w:rsidR="00332370" w:rsidRPr="00535271">
        <w:rPr>
          <w:rFonts w:hint="eastAsia"/>
          <w:sz w:val="22"/>
          <w:szCs w:val="22"/>
        </w:rPr>
        <w:t>발효</w:t>
      </w:r>
      <w:ins w:id="495" w:author="changjoon.yoo" w:date="2025-07-27T00:40:00Z">
        <w:r w:rsidR="00906EA9">
          <w:rPr>
            <w:rFonts w:hint="eastAsia"/>
            <w:sz w:val="22"/>
            <w:szCs w:val="22"/>
          </w:rPr>
          <w:t>하고</w:t>
        </w:r>
        <w:r w:rsidR="00906EA9">
          <w:rPr>
            <w:rFonts w:hint="eastAsia"/>
            <w:sz w:val="22"/>
            <w:szCs w:val="22"/>
          </w:rPr>
          <w:t>,</w:t>
        </w:r>
        <w:r w:rsidR="00906EA9">
          <w:rPr>
            <w:sz w:val="22"/>
            <w:szCs w:val="22"/>
          </w:rPr>
          <w:t xml:space="preserve"> </w:t>
        </w:r>
        <w:r w:rsidR="00906EA9" w:rsidRPr="00906EA9">
          <w:rPr>
            <w:rFonts w:hint="eastAsia"/>
            <w:sz w:val="22"/>
            <w:szCs w:val="22"/>
          </w:rPr>
          <w:t xml:space="preserve">2025. 7. 23. </w:t>
        </w:r>
        <w:r w:rsidR="00906EA9" w:rsidRPr="00906EA9">
          <w:rPr>
            <w:rFonts w:hint="eastAsia"/>
            <w:sz w:val="22"/>
            <w:szCs w:val="22"/>
          </w:rPr>
          <w:t>이에</w:t>
        </w:r>
        <w:r w:rsidR="00906EA9" w:rsidRPr="00906EA9">
          <w:rPr>
            <w:rFonts w:hint="eastAsia"/>
            <w:sz w:val="22"/>
            <w:szCs w:val="22"/>
          </w:rPr>
          <w:t xml:space="preserve"> </w:t>
        </w:r>
        <w:r w:rsidR="00906EA9" w:rsidRPr="00906EA9">
          <w:rPr>
            <w:rFonts w:hint="eastAsia"/>
            <w:sz w:val="22"/>
            <w:szCs w:val="22"/>
          </w:rPr>
          <w:t>근거한</w:t>
        </w:r>
        <w:r w:rsidR="00906EA9" w:rsidRPr="00906EA9">
          <w:rPr>
            <w:rFonts w:hint="eastAsia"/>
            <w:sz w:val="22"/>
            <w:szCs w:val="22"/>
          </w:rPr>
          <w:t xml:space="preserve"> </w:t>
        </w:r>
        <w:r w:rsidR="00906EA9" w:rsidRPr="00906EA9">
          <w:rPr>
            <w:rFonts w:hint="eastAsia"/>
            <w:sz w:val="22"/>
            <w:szCs w:val="22"/>
          </w:rPr>
          <w:t>구체적</w:t>
        </w:r>
        <w:r w:rsidR="00906EA9" w:rsidRPr="00906EA9">
          <w:rPr>
            <w:rFonts w:hint="eastAsia"/>
            <w:sz w:val="22"/>
            <w:szCs w:val="22"/>
          </w:rPr>
          <w:t xml:space="preserve"> </w:t>
        </w:r>
        <w:r w:rsidR="00906EA9" w:rsidRPr="00906EA9">
          <w:rPr>
            <w:rFonts w:hint="eastAsia"/>
            <w:sz w:val="22"/>
            <w:szCs w:val="22"/>
          </w:rPr>
          <w:t>실행계획인</w:t>
        </w:r>
        <w:r w:rsidR="00906EA9">
          <w:rPr>
            <w:rFonts w:hint="eastAsia"/>
            <w:sz w:val="22"/>
            <w:szCs w:val="22"/>
          </w:rPr>
          <w:t xml:space="preserve"> </w:t>
        </w:r>
        <w:r w:rsidR="00906EA9">
          <w:rPr>
            <w:sz w:val="22"/>
            <w:szCs w:val="22"/>
          </w:rPr>
          <w:t>‘</w:t>
        </w:r>
        <w:r w:rsidR="00906EA9" w:rsidRPr="00906EA9">
          <w:rPr>
            <w:rFonts w:hint="eastAsia"/>
            <w:sz w:val="22"/>
            <w:szCs w:val="22"/>
          </w:rPr>
          <w:t xml:space="preserve">AI </w:t>
        </w:r>
        <w:r w:rsidR="00906EA9">
          <w:rPr>
            <w:rFonts w:hint="eastAsia"/>
            <w:sz w:val="22"/>
            <w:szCs w:val="22"/>
          </w:rPr>
          <w:t>액션플랜</w:t>
        </w:r>
        <w:r w:rsidR="00906EA9">
          <w:rPr>
            <w:sz w:val="22"/>
            <w:szCs w:val="22"/>
          </w:rPr>
          <w:t>’</w:t>
        </w:r>
        <w:r w:rsidR="00906EA9" w:rsidRPr="00906EA9">
          <w:rPr>
            <w:rFonts w:hint="eastAsia"/>
            <w:sz w:val="22"/>
            <w:szCs w:val="22"/>
          </w:rPr>
          <w:t>을</w:t>
        </w:r>
        <w:r w:rsidR="00906EA9" w:rsidRPr="00906EA9">
          <w:rPr>
            <w:rFonts w:hint="eastAsia"/>
            <w:sz w:val="22"/>
            <w:szCs w:val="22"/>
          </w:rPr>
          <w:t xml:space="preserve"> </w:t>
        </w:r>
        <w:r w:rsidR="00906EA9" w:rsidRPr="00906EA9">
          <w:rPr>
            <w:rFonts w:hint="eastAsia"/>
            <w:sz w:val="22"/>
            <w:szCs w:val="22"/>
          </w:rPr>
          <w:t>공표함</w:t>
        </w:r>
        <w:r w:rsidR="00906EA9">
          <w:rPr>
            <w:rFonts w:hint="eastAsia"/>
            <w:sz w:val="22"/>
            <w:szCs w:val="22"/>
          </w:rPr>
          <w:t>.</w:t>
        </w:r>
        <w:r w:rsidR="00906EA9" w:rsidRPr="00906EA9" w:rsidDel="00906EA9">
          <w:rPr>
            <w:rFonts w:hint="eastAsia"/>
            <w:sz w:val="22"/>
            <w:szCs w:val="22"/>
          </w:rPr>
          <w:t xml:space="preserve"> </w:t>
        </w:r>
      </w:ins>
      <w:del w:id="496" w:author="changjoon.yoo" w:date="2025-07-27T00:40:00Z">
        <w:r w:rsidRPr="00535271" w:rsidDel="00906EA9">
          <w:rPr>
            <w:rFonts w:hint="eastAsia"/>
            <w:sz w:val="22"/>
            <w:szCs w:val="22"/>
          </w:rPr>
          <w:delText>함</w:delText>
        </w:r>
      </w:del>
    </w:p>
    <w:p w14:paraId="3AD2DEC3" w14:textId="77777777" w:rsidR="00E21E66" w:rsidRPr="00906EA9" w:rsidRDefault="00E21E66" w:rsidP="00EF7FB5"/>
    <w:p w14:paraId="01C848CA" w14:textId="4CD49A1A" w:rsidR="00332370" w:rsidRPr="00535271" w:rsidRDefault="00332370" w:rsidP="00EA36C2">
      <w:pPr>
        <w:pStyle w:val="2"/>
        <w:autoSpaceDE w:val="0"/>
        <w:spacing w:after="160"/>
      </w:pPr>
      <w:bookmarkStart w:id="497" w:name="_Toc204470987"/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리더십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장벽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행정명령</w:t>
      </w:r>
      <w:r w:rsidRPr="00535271">
        <w:rPr>
          <w:rFonts w:hint="eastAsia"/>
        </w:rPr>
        <w:t>(</w:t>
      </w:r>
      <w:r w:rsidRPr="00535271">
        <w:t>2025. 1. 23.)</w:t>
      </w:r>
      <w:r w:rsidRPr="00535271">
        <w:rPr>
          <w:rStyle w:val="aa"/>
        </w:rPr>
        <w:footnoteReference w:id="13"/>
      </w:r>
      <w:bookmarkEnd w:id="497"/>
    </w:p>
    <w:p w14:paraId="27FD1023" w14:textId="77777777" w:rsidR="00332370" w:rsidRPr="00535271" w:rsidRDefault="00332370" w:rsidP="00EF7FB5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입법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배경</w:t>
      </w:r>
    </w:p>
    <w:p w14:paraId="058A57E8" w14:textId="3FE68EAB" w:rsidR="00332370" w:rsidRPr="00535271" w:rsidRDefault="00332370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트럼프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행정부는</w:t>
      </w:r>
      <w:r w:rsidRPr="00535271">
        <w:rPr>
          <w:rFonts w:cs="Calibri" w:hint="eastAsia"/>
          <w:spacing w:val="3"/>
          <w:sz w:val="22"/>
        </w:rPr>
        <w:t xml:space="preserve"> 2025. </w:t>
      </w:r>
      <w:r w:rsidRPr="00535271">
        <w:rPr>
          <w:rFonts w:cs="Calibri"/>
          <w:spacing w:val="3"/>
          <w:sz w:val="22"/>
        </w:rPr>
        <w:t xml:space="preserve">1. 23. </w:t>
      </w:r>
      <w:r w:rsidRPr="00535271">
        <w:rPr>
          <w:rFonts w:cs="Calibri" w:hint="eastAsia"/>
          <w:spacing w:val="3"/>
          <w:sz w:val="22"/>
        </w:rPr>
        <w:t>미국의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인공지능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기술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우위와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글로벌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리더십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강화를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위해</w:t>
      </w:r>
      <w:ins w:id="498" w:author="changjoon.yoo" w:date="2025-07-27T00:40:00Z">
        <w:r w:rsidR="00906EA9">
          <w:rPr>
            <w:rFonts w:cs="Calibri" w:hint="eastAsia"/>
            <w:spacing w:val="3"/>
            <w:sz w:val="22"/>
          </w:rPr>
          <w:t xml:space="preserve"> </w:t>
        </w:r>
        <w:r w:rsidR="00906EA9">
          <w:rPr>
            <w:rFonts w:cs="Calibri"/>
            <w:spacing w:val="3"/>
            <w:sz w:val="22"/>
          </w:rPr>
          <w:t>‘</w:t>
        </w:r>
      </w:ins>
      <w:del w:id="499" w:author="changjoon.yoo" w:date="2025-07-27T00:40:00Z">
        <w:r w:rsidRPr="00535271" w:rsidDel="00906EA9">
          <w:rPr>
            <w:rFonts w:cs="Calibri" w:hint="eastAsia"/>
            <w:spacing w:val="3"/>
            <w:sz w:val="22"/>
          </w:rPr>
          <w:delText xml:space="preserve"> </w:delText>
        </w:r>
        <w:r w:rsidRPr="00535271" w:rsidDel="00906EA9">
          <w:rPr>
            <w:rFonts w:cs="Calibri" w:hint="eastAsia"/>
            <w:spacing w:val="3"/>
            <w:sz w:val="22"/>
          </w:rPr>
          <w:delText>‘</w:delText>
        </w:r>
      </w:del>
      <w:r w:rsidRPr="00535271">
        <w:rPr>
          <w:rFonts w:cs="Calibri" w:hint="eastAsia"/>
          <w:spacing w:val="3"/>
          <w:sz w:val="22"/>
        </w:rPr>
        <w:t>미국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리더십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장벽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제거</w:t>
      </w:r>
      <w:r w:rsidRPr="00535271">
        <w:rPr>
          <w:rFonts w:cs="Calibri" w:hint="eastAsia"/>
          <w:spacing w:val="3"/>
          <w:sz w:val="22"/>
        </w:rPr>
        <w:t>(Removing Barriers to American Leadership in Artificial Intelligence, EO 14179)</w:t>
      </w:r>
      <w:ins w:id="500" w:author="changjoon.yoo" w:date="2025-07-27T00:40:00Z">
        <w:r w:rsidR="00906EA9">
          <w:rPr>
            <w:rFonts w:cs="Calibri"/>
            <w:spacing w:val="3"/>
            <w:sz w:val="22"/>
          </w:rPr>
          <w:t>’</w:t>
        </w:r>
      </w:ins>
      <w:ins w:id="501" w:author="changjoon.yoo" w:date="2025-07-27T00:41:00Z">
        <w:r w:rsidR="00906EA9">
          <w:rPr>
            <w:rFonts w:cs="Calibri"/>
            <w:spacing w:val="3"/>
            <w:sz w:val="22"/>
          </w:rPr>
          <w:t xml:space="preserve"> </w:t>
        </w:r>
      </w:ins>
      <w:del w:id="502" w:author="changjoon.yoo" w:date="2025-07-27T00:40:00Z">
        <w:r w:rsidRPr="00535271" w:rsidDel="00906EA9">
          <w:rPr>
            <w:rFonts w:cs="Calibri" w:hint="eastAsia"/>
            <w:spacing w:val="3"/>
            <w:sz w:val="22"/>
          </w:rPr>
          <w:delText>’</w:delText>
        </w:r>
      </w:del>
      <w:del w:id="503" w:author="changjoon.yoo" w:date="2025-07-27T00:41:00Z">
        <w:r w:rsidRPr="00535271" w:rsidDel="00906EA9">
          <w:rPr>
            <w:rFonts w:cs="Calibri" w:hint="eastAsia"/>
            <w:spacing w:val="3"/>
            <w:sz w:val="22"/>
          </w:rPr>
          <w:delText xml:space="preserve"> </w:delText>
        </w:r>
      </w:del>
      <w:r w:rsidRPr="00535271">
        <w:rPr>
          <w:rFonts w:cs="Calibri" w:hint="eastAsia"/>
          <w:spacing w:val="3"/>
          <w:sz w:val="22"/>
        </w:rPr>
        <w:t>행정명령을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발효함</w:t>
      </w:r>
    </w:p>
    <w:p w14:paraId="764491F6" w14:textId="1CA9D887" w:rsidR="00332370" w:rsidRPr="00535271" w:rsidRDefault="00332370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이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행정명령은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바이든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행정부의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기존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/>
          <w:spacing w:val="3"/>
          <w:sz w:val="22"/>
        </w:rPr>
        <w:t xml:space="preserve">AI </w:t>
      </w:r>
      <w:r w:rsidRPr="00535271">
        <w:rPr>
          <w:rFonts w:cs="Calibri" w:hint="eastAsia"/>
          <w:spacing w:val="3"/>
          <w:sz w:val="22"/>
        </w:rPr>
        <w:t>규제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정책을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철회하고</w:t>
      </w:r>
      <w:r w:rsidRPr="00535271">
        <w:rPr>
          <w:rFonts w:cs="Calibri" w:hint="eastAsia"/>
          <w:spacing w:val="3"/>
          <w:sz w:val="22"/>
        </w:rPr>
        <w:t xml:space="preserve">, AI </w:t>
      </w:r>
      <w:r w:rsidRPr="00535271">
        <w:rPr>
          <w:rFonts w:cs="Calibri" w:hint="eastAsia"/>
          <w:spacing w:val="3"/>
          <w:sz w:val="22"/>
        </w:rPr>
        <w:t>혁신을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저해하는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규제와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정부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개입을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완화하며</w:t>
      </w:r>
      <w:r w:rsidRPr="00535271">
        <w:rPr>
          <w:rFonts w:cs="Calibri" w:hint="eastAsia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민간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주도의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개발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및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활용을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촉진하는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데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중점을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둠</w:t>
      </w:r>
    </w:p>
    <w:p w14:paraId="20947939" w14:textId="409A86CC" w:rsidR="00332370" w:rsidRPr="00535271" w:rsidRDefault="00332370" w:rsidP="00332370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 w:hint="eastAsia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21F52BE6" w14:textId="140BED57" w:rsidR="00332370" w:rsidRPr="00535271" w:rsidRDefault="008C4A2A" w:rsidP="00EF7FB5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크게</w:t>
      </w:r>
      <w:r w:rsidRPr="00535271">
        <w:rPr>
          <w:rFonts w:cs="Calibri" w:hint="eastAsia"/>
          <w:spacing w:val="3"/>
          <w:sz w:val="22"/>
        </w:rPr>
        <w:t xml:space="preserve"> </w:t>
      </w:r>
      <w:r w:rsidR="00332370" w:rsidRPr="00535271">
        <w:rPr>
          <w:rFonts w:cs="Calibri" w:hint="eastAsia"/>
          <w:spacing w:val="3"/>
          <w:sz w:val="22"/>
        </w:rPr>
        <w:t>6</w:t>
      </w:r>
      <w:r w:rsidR="00332370" w:rsidRPr="00535271">
        <w:rPr>
          <w:rFonts w:cs="Calibri" w:hint="eastAsia"/>
          <w:spacing w:val="3"/>
          <w:sz w:val="22"/>
        </w:rPr>
        <w:t>개</w:t>
      </w:r>
      <w:r w:rsidRPr="00535271">
        <w:rPr>
          <w:rFonts w:cs="Calibri" w:hint="eastAsia"/>
          <w:spacing w:val="3"/>
          <w:sz w:val="22"/>
        </w:rPr>
        <w:t>의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/>
          <w:spacing w:val="3"/>
          <w:sz w:val="22"/>
        </w:rPr>
        <w:t>Section</w:t>
      </w:r>
      <w:r w:rsidRPr="00535271">
        <w:rPr>
          <w:rFonts w:cs="Calibri" w:hint="eastAsia"/>
          <w:spacing w:val="3"/>
          <w:sz w:val="22"/>
        </w:rPr>
        <w:t>으로</w:t>
      </w:r>
      <w:r w:rsidRPr="00535271">
        <w:rPr>
          <w:rFonts w:cs="Calibri" w:hint="eastAsia"/>
          <w:spacing w:val="3"/>
          <w:sz w:val="22"/>
        </w:rPr>
        <w:t xml:space="preserve"> </w:t>
      </w:r>
      <w:r w:rsidR="00332370" w:rsidRPr="00535271">
        <w:rPr>
          <w:rFonts w:cs="Calibri" w:hint="eastAsia"/>
          <w:spacing w:val="3"/>
          <w:sz w:val="22"/>
        </w:rPr>
        <w:t>구성되어</w:t>
      </w:r>
      <w:r w:rsidR="00332370" w:rsidRPr="00535271">
        <w:rPr>
          <w:rFonts w:cs="Calibri" w:hint="eastAsia"/>
          <w:spacing w:val="3"/>
          <w:sz w:val="22"/>
        </w:rPr>
        <w:t xml:space="preserve"> </w:t>
      </w:r>
      <w:r w:rsidR="00332370" w:rsidRPr="00535271">
        <w:rPr>
          <w:rFonts w:cs="Calibri" w:hint="eastAsia"/>
          <w:spacing w:val="3"/>
          <w:sz w:val="22"/>
        </w:rPr>
        <w:t>있음</w:t>
      </w:r>
    </w:p>
    <w:p w14:paraId="3E1D808F" w14:textId="4F0AA3DF" w:rsidR="00332370" w:rsidRPr="00535271" w:rsidRDefault="008C4A2A" w:rsidP="00EF7FB5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t>(</w:t>
      </w:r>
      <w:r w:rsidRPr="00535271">
        <w:rPr>
          <w:rFonts w:hint="eastAsia"/>
        </w:rPr>
        <w:t>목적</w:t>
      </w:r>
      <w:r w:rsidRPr="00535271">
        <w:rPr>
          <w:rFonts w:hint="eastAsia"/>
        </w:rPr>
        <w:t xml:space="preserve">: </w:t>
      </w:r>
      <w:r w:rsidR="00332370" w:rsidRPr="00535271">
        <w:t xml:space="preserve">AI </w:t>
      </w:r>
      <w:r w:rsidR="00332370" w:rsidRPr="00535271">
        <w:rPr>
          <w:rFonts w:hint="eastAsia"/>
        </w:rPr>
        <w:t>혁신</w:t>
      </w:r>
      <w:r w:rsidR="00332370" w:rsidRPr="00535271">
        <w:t xml:space="preserve"> </w:t>
      </w:r>
      <w:r w:rsidR="00332370" w:rsidRPr="00535271">
        <w:rPr>
          <w:rFonts w:hint="eastAsia"/>
        </w:rPr>
        <w:t>장벽</w:t>
      </w:r>
      <w:r w:rsidR="00332370" w:rsidRPr="00535271">
        <w:t xml:space="preserve"> </w:t>
      </w:r>
      <w:r w:rsidR="00332370" w:rsidRPr="00535271">
        <w:rPr>
          <w:rFonts w:hint="eastAsia"/>
        </w:rPr>
        <w:t>제거</w:t>
      </w:r>
      <w:r w:rsidRPr="00535271">
        <w:t>)</w:t>
      </w:r>
      <w:r w:rsidR="00332370" w:rsidRPr="00535271">
        <w:t xml:space="preserve"> </w:t>
      </w:r>
      <w:r w:rsidR="00332370" w:rsidRPr="00535271">
        <w:rPr>
          <w:rFonts w:hint="eastAsia"/>
        </w:rPr>
        <w:t>기존의</w:t>
      </w:r>
      <w:r w:rsidR="00332370" w:rsidRPr="00535271">
        <w:t xml:space="preserve"> </w:t>
      </w:r>
      <w:r w:rsidR="00332370" w:rsidRPr="00535271">
        <w:rPr>
          <w:rFonts w:hint="eastAsia"/>
        </w:rPr>
        <w:t>규제적·사전적</w:t>
      </w:r>
      <w:r w:rsidR="00332370" w:rsidRPr="00535271">
        <w:t xml:space="preserve"> AI </w:t>
      </w:r>
      <w:r w:rsidR="00332370" w:rsidRPr="00535271">
        <w:rPr>
          <w:rFonts w:hint="eastAsia"/>
        </w:rPr>
        <w:t>정책을</w:t>
      </w:r>
      <w:r w:rsidR="00332370" w:rsidRPr="00535271">
        <w:t xml:space="preserve"> </w:t>
      </w:r>
      <w:r w:rsidR="00332370" w:rsidRPr="00535271">
        <w:rPr>
          <w:rFonts w:hint="eastAsia"/>
        </w:rPr>
        <w:t>폐지하거나</w:t>
      </w:r>
      <w:r w:rsidR="00332370" w:rsidRPr="00535271">
        <w:t xml:space="preserve"> </w:t>
      </w:r>
      <w:r w:rsidR="00332370" w:rsidRPr="00535271">
        <w:rPr>
          <w:rFonts w:hint="eastAsia"/>
        </w:rPr>
        <w:t>대폭</w:t>
      </w:r>
      <w:r w:rsidR="00332370" w:rsidRPr="00535271">
        <w:t xml:space="preserve"> </w:t>
      </w:r>
      <w:r w:rsidR="00332370" w:rsidRPr="00535271">
        <w:rPr>
          <w:rFonts w:hint="eastAsia"/>
        </w:rPr>
        <w:t>개편하여</w:t>
      </w:r>
      <w:r w:rsidR="00332370" w:rsidRPr="00535271">
        <w:t xml:space="preserve">, </w:t>
      </w:r>
      <w:r w:rsidRPr="00535271">
        <w:rPr>
          <w:rFonts w:hint="eastAsia"/>
        </w:rPr>
        <w:t>미국의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글로벌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리더십을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공고히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하겠다는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의지를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밝힘</w:t>
      </w:r>
    </w:p>
    <w:p w14:paraId="1C21E81A" w14:textId="77302F0F" w:rsidR="008C4A2A" w:rsidRPr="00535271" w:rsidRDefault="008C4A2A" w:rsidP="00EF7FB5">
      <w:pPr>
        <w:pStyle w:val="a0"/>
        <w:numPr>
          <w:ilvl w:val="1"/>
          <w:numId w:val="5"/>
        </w:numPr>
        <w:rPr>
          <w:rFonts w:cs="Calibri"/>
          <w:sz w:val="22"/>
        </w:rPr>
      </w:pPr>
      <w:r w:rsidRPr="00535271">
        <w:rPr>
          <w:rFonts w:cs="Calibri" w:hint="eastAsia"/>
          <w:sz w:val="22"/>
        </w:rPr>
        <w:t>(</w:t>
      </w:r>
      <w:r w:rsidRPr="00535271">
        <w:rPr>
          <w:rFonts w:cs="Calibri" w:hint="eastAsia"/>
          <w:sz w:val="22"/>
        </w:rPr>
        <w:t>정책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미국의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글로벌</w:t>
      </w:r>
      <w:r w:rsidRPr="00535271">
        <w:rPr>
          <w:rFonts w:cs="Calibri" w:hint="eastAsia"/>
          <w:sz w:val="22"/>
        </w:rPr>
        <w:t xml:space="preserve"> AI </w:t>
      </w:r>
      <w:r w:rsidRPr="00535271">
        <w:rPr>
          <w:rFonts w:cs="Calibri" w:hint="eastAsia"/>
          <w:sz w:val="22"/>
        </w:rPr>
        <w:t>우위를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유지·강화하는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것이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국가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정책임을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선언</w:t>
      </w:r>
    </w:p>
    <w:p w14:paraId="0B5D93E2" w14:textId="34BB76BB" w:rsidR="008C4A2A" w:rsidRPr="00535271" w:rsidRDefault="008C4A2A" w:rsidP="00EF7FB5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cs="Calibri" w:hint="eastAsia"/>
          <w:sz w:val="22"/>
        </w:rPr>
        <w:t>(</w:t>
      </w:r>
      <w:r w:rsidRPr="00535271">
        <w:rPr>
          <w:rFonts w:cs="Calibri" w:hint="eastAsia"/>
          <w:sz w:val="22"/>
        </w:rPr>
        <w:t>정의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행정명령에서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“</w:t>
      </w:r>
      <w:r w:rsidRPr="00535271">
        <w:rPr>
          <w:rFonts w:cs="Calibri" w:hint="eastAsia"/>
          <w:sz w:val="22"/>
        </w:rPr>
        <w:t>AI</w:t>
      </w:r>
      <w:r w:rsidRPr="00535271">
        <w:rPr>
          <w:rFonts w:cs="Calibri" w:hint="eastAsia"/>
          <w:sz w:val="22"/>
        </w:rPr>
        <w:t>”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또는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“인공지능”의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정의는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미국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연방법</w:t>
      </w:r>
      <w:r w:rsidRPr="00535271">
        <w:rPr>
          <w:rFonts w:cs="Calibri" w:hint="eastAsia"/>
          <w:sz w:val="22"/>
        </w:rPr>
        <w:t>(15 U.S.C. 9401(3))</w:t>
      </w:r>
      <w:r w:rsidRPr="00535271">
        <w:rPr>
          <w:rFonts w:cs="Calibri" w:hint="eastAsia"/>
          <w:sz w:val="22"/>
        </w:rPr>
        <w:t>에서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의미를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따름</w:t>
      </w:r>
    </w:p>
    <w:p w14:paraId="1ACA3962" w14:textId="3340218D" w:rsidR="00405241" w:rsidRPr="00535271" w:rsidRDefault="00405241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“인공지능”이란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인간이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정의한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목적에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예측</w:t>
      </w:r>
      <w:r w:rsidRPr="00535271">
        <w:rPr>
          <w:rFonts w:hint="eastAsia"/>
        </w:rPr>
        <w:t xml:space="preserve">, </w:t>
      </w:r>
      <w:r w:rsidR="004C1C0F" w:rsidRPr="00535271">
        <w:rPr>
          <w:rFonts w:hint="eastAsia"/>
        </w:rPr>
        <w:t>추천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의사결정을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현실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가상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환경에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영향을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미칠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의미한다</w:t>
      </w:r>
      <w:r w:rsidRPr="00535271">
        <w:rPr>
          <w:rFonts w:hint="eastAsia"/>
        </w:rPr>
        <w:t xml:space="preserve">.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입력을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사용하여</w:t>
      </w:r>
      <w:r w:rsidR="004C1C0F" w:rsidRPr="00535271">
        <w:rPr>
          <w:rFonts w:hint="eastAsia"/>
        </w:rPr>
        <w:t xml:space="preserve"> </w:t>
      </w:r>
      <w:r w:rsidRPr="00535271">
        <w:rPr>
          <w:rFonts w:hint="eastAsia"/>
        </w:rPr>
        <w:t xml:space="preserve">(A) </w:t>
      </w:r>
      <w:r w:rsidRPr="00535271">
        <w:rPr>
          <w:rFonts w:hint="eastAsia"/>
        </w:rPr>
        <w:t>현실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가상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환경을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인지하고</w:t>
      </w:r>
      <w:r w:rsidRPr="00535271">
        <w:rPr>
          <w:rFonts w:hint="eastAsia"/>
        </w:rPr>
        <w:t>,</w:t>
      </w:r>
      <w:r w:rsidR="004C1C0F" w:rsidRPr="00535271">
        <w:rPr>
          <w:rFonts w:hint="eastAsia"/>
        </w:rPr>
        <w:t xml:space="preserve"> </w:t>
      </w:r>
      <w:r w:rsidRPr="00535271">
        <w:rPr>
          <w:rFonts w:hint="eastAsia"/>
        </w:rPr>
        <w:t xml:space="preserve">(B) </w:t>
      </w:r>
      <w:r w:rsidRPr="00535271">
        <w:rPr>
          <w:rFonts w:hint="eastAsia"/>
        </w:rPr>
        <w:t>이러한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인지를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자동화된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방식으로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분석하여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모델로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추상화하며</w:t>
      </w:r>
      <w:r w:rsidR="004C1C0F" w:rsidRPr="00535271">
        <w:rPr>
          <w:rFonts w:hint="eastAsia"/>
        </w:rPr>
        <w:t xml:space="preserve">, </w:t>
      </w:r>
      <w:r w:rsidRPr="00535271">
        <w:rPr>
          <w:rFonts w:hint="eastAsia"/>
        </w:rPr>
        <w:t xml:space="preserve">(C) </w:t>
      </w:r>
      <w:r w:rsidRPr="00535271">
        <w:rPr>
          <w:rFonts w:hint="eastAsia"/>
        </w:rPr>
        <w:t>모델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추론을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행동에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선택지를</w:t>
      </w:r>
      <w:r w:rsidRPr="00535271">
        <w:rPr>
          <w:rFonts w:hint="eastAsia"/>
        </w:rPr>
        <w:t xml:space="preserve"> </w:t>
      </w:r>
      <w:r w:rsidR="004C1C0F" w:rsidRPr="00535271">
        <w:rPr>
          <w:rFonts w:hint="eastAsia"/>
        </w:rPr>
        <w:t>제시</w:t>
      </w:r>
      <w:r w:rsidRPr="00535271">
        <w:rPr>
          <w:rFonts w:hint="eastAsia"/>
        </w:rPr>
        <w:t>한다</w:t>
      </w:r>
      <w:r w:rsidRPr="00535271">
        <w:rPr>
          <w:rFonts w:hint="eastAsia"/>
        </w:rPr>
        <w:t>.</w:t>
      </w:r>
      <w:r w:rsidR="0016653A" w:rsidRPr="00535271">
        <w:rPr>
          <w:rFonts w:cs="Calibri"/>
          <w:spacing w:val="0"/>
          <w:sz w:val="22"/>
          <w:vertAlign w:val="superscript"/>
        </w:rPr>
        <w:t xml:space="preserve"> </w:t>
      </w:r>
      <w:r w:rsidR="0016653A" w:rsidRPr="00535271">
        <w:rPr>
          <w:vertAlign w:val="superscript"/>
        </w:rPr>
        <w:footnoteReference w:id="14"/>
      </w:r>
    </w:p>
    <w:p w14:paraId="2B6F2513" w14:textId="15D255EC" w:rsidR="008C4A2A" w:rsidRPr="00535271" w:rsidRDefault="008C4A2A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 xml:space="preserve">(AI </w:t>
      </w:r>
      <w:r w:rsidRPr="00535271">
        <w:rPr>
          <w:rFonts w:cs="Calibri" w:hint="eastAsia"/>
          <w:sz w:val="22"/>
        </w:rPr>
        <w:t>행동계획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수립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대통령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과학기술보좌관</w:t>
      </w:r>
      <w:r w:rsidRPr="00535271">
        <w:rPr>
          <w:rFonts w:cs="Calibri" w:hint="eastAsia"/>
          <w:sz w:val="22"/>
        </w:rPr>
        <w:t>(APST), AI</w:t>
      </w:r>
      <w:r w:rsidRPr="00535271">
        <w:rPr>
          <w:rFonts w:cs="Calibri" w:hint="eastAsia"/>
          <w:sz w:val="22"/>
        </w:rPr>
        <w:t>·크립토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특별보좌관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국가안보보좌관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주요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인사가</w:t>
      </w:r>
      <w:r w:rsidRPr="00535271">
        <w:rPr>
          <w:rFonts w:cs="Calibri" w:hint="eastAsia"/>
          <w:sz w:val="22"/>
        </w:rPr>
        <w:t xml:space="preserve"> 180</w:t>
      </w:r>
      <w:r w:rsidRPr="00535271">
        <w:rPr>
          <w:rFonts w:cs="Calibri" w:hint="eastAsia"/>
          <w:sz w:val="22"/>
        </w:rPr>
        <w:t>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이내에</w:t>
      </w:r>
      <w:r w:rsidRPr="00535271">
        <w:rPr>
          <w:rFonts w:cs="Calibri" w:hint="eastAsia"/>
          <w:sz w:val="22"/>
        </w:rPr>
        <w:t xml:space="preserve"> AI </w:t>
      </w:r>
      <w:r w:rsidRPr="00535271">
        <w:rPr>
          <w:rFonts w:cs="Calibri" w:hint="eastAsia"/>
          <w:sz w:val="22"/>
        </w:rPr>
        <w:t>정책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목표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달성을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위한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구체적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행동계획</w:t>
      </w:r>
      <w:r w:rsidRPr="00535271">
        <w:rPr>
          <w:rFonts w:cs="Calibri" w:hint="eastAsia"/>
          <w:sz w:val="22"/>
        </w:rPr>
        <w:t>(action plan)</w:t>
      </w:r>
      <w:r w:rsidRPr="00535271">
        <w:rPr>
          <w:rFonts w:cs="Calibri" w:hint="eastAsia"/>
          <w:sz w:val="22"/>
        </w:rPr>
        <w:t>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마련해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대통령에게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제출해야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함</w:t>
      </w:r>
      <w:r w:rsidRPr="00535271">
        <w:rPr>
          <w:rFonts w:cs="Calibri" w:hint="eastAsia"/>
          <w:sz w:val="22"/>
        </w:rPr>
        <w:t xml:space="preserve">. </w:t>
      </w:r>
      <w:r w:rsidRPr="00535271">
        <w:rPr>
          <w:rFonts w:cs="Calibri" w:hint="eastAsia"/>
          <w:sz w:val="22"/>
        </w:rPr>
        <w:t>경제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국내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정책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예산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관련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부처와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협력할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것을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명시</w:t>
      </w:r>
      <w:r w:rsidR="00A819B4" w:rsidRPr="00535271">
        <w:rPr>
          <w:rFonts w:cs="Calibri" w:hint="eastAsia"/>
          <w:sz w:val="22"/>
        </w:rPr>
        <w:t>.</w:t>
      </w:r>
    </w:p>
    <w:p w14:paraId="4136FAC1" w14:textId="7312C51A" w:rsidR="00A819B4" w:rsidRPr="00535271" w:rsidRDefault="00A819B4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트럼프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행정부는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/>
          <w:sz w:val="22"/>
        </w:rPr>
        <w:t>2025. 3. 15.</w:t>
      </w:r>
      <w:r w:rsidRPr="00535271">
        <w:rPr>
          <w:rFonts w:cs="Calibri" w:hint="eastAsia"/>
          <w:sz w:val="22"/>
        </w:rPr>
        <w:t>까지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행동계획에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공개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의견청취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절차를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거쳤으며</w:t>
      </w:r>
      <w:r w:rsidRPr="00535271">
        <w:rPr>
          <w:rFonts w:cs="Calibri" w:hint="eastAsia"/>
          <w:sz w:val="22"/>
        </w:rPr>
        <w:t>,</w:t>
      </w:r>
      <w:r w:rsidRPr="00535271">
        <w:rPr>
          <w:rFonts w:cs="Calibri"/>
          <w:sz w:val="22"/>
        </w:rPr>
        <w:t xml:space="preserve"> </w:t>
      </w:r>
      <w:ins w:id="504" w:author="changjoon.yoo" w:date="2025-07-27T00:42:00Z">
        <w:r w:rsidR="00906EA9">
          <w:rPr>
            <w:rFonts w:cs="Calibri"/>
            <w:sz w:val="22"/>
          </w:rPr>
          <w:t xml:space="preserve">2025. </w:t>
        </w:r>
      </w:ins>
      <w:ins w:id="505" w:author="changjoon.yoo" w:date="2025-07-27T00:43:00Z">
        <w:r w:rsidR="00906EA9">
          <w:rPr>
            <w:rFonts w:cs="Calibri"/>
            <w:sz w:val="22"/>
          </w:rPr>
          <w:t xml:space="preserve">7. 23. AI </w:t>
        </w:r>
        <w:r w:rsidR="00906EA9">
          <w:rPr>
            <w:rFonts w:cs="Calibri" w:hint="eastAsia"/>
            <w:sz w:val="22"/>
          </w:rPr>
          <w:t>액션플랜이</w:t>
        </w:r>
        <w:r w:rsidR="00906EA9">
          <w:rPr>
            <w:rFonts w:cs="Calibri" w:hint="eastAsia"/>
            <w:sz w:val="22"/>
          </w:rPr>
          <w:t xml:space="preserve"> </w:t>
        </w:r>
        <w:r w:rsidR="00906EA9">
          <w:rPr>
            <w:rFonts w:cs="Calibri" w:hint="eastAsia"/>
            <w:sz w:val="22"/>
          </w:rPr>
          <w:t>발표됨</w:t>
        </w:r>
      </w:ins>
      <w:del w:id="506" w:author="changjoon.yoo" w:date="2025-07-27T00:43:00Z">
        <w:r w:rsidRPr="00535271" w:rsidDel="00906EA9">
          <w:rPr>
            <w:rFonts w:cs="Calibri" w:hint="eastAsia"/>
            <w:sz w:val="22"/>
          </w:rPr>
          <w:delText>행동계획은</w:delText>
        </w:r>
        <w:r w:rsidRPr="00535271" w:rsidDel="00906EA9">
          <w:rPr>
            <w:rFonts w:cs="Calibri" w:hint="eastAsia"/>
            <w:sz w:val="22"/>
          </w:rPr>
          <w:delText xml:space="preserve"> </w:delText>
        </w:r>
        <w:r w:rsidRPr="00535271" w:rsidDel="00906EA9">
          <w:rPr>
            <w:rFonts w:cs="Calibri" w:hint="eastAsia"/>
            <w:sz w:val="22"/>
          </w:rPr>
          <w:delText>올해</w:delText>
        </w:r>
        <w:r w:rsidRPr="00535271" w:rsidDel="00906EA9">
          <w:rPr>
            <w:rFonts w:cs="Calibri" w:hint="eastAsia"/>
            <w:sz w:val="22"/>
          </w:rPr>
          <w:delText xml:space="preserve"> </w:delText>
        </w:r>
        <w:r w:rsidRPr="00535271" w:rsidDel="00906EA9">
          <w:rPr>
            <w:rFonts w:cs="Calibri" w:hint="eastAsia"/>
            <w:sz w:val="22"/>
          </w:rPr>
          <w:delText>하반기에</w:delText>
        </w:r>
        <w:r w:rsidRPr="00535271" w:rsidDel="00906EA9">
          <w:rPr>
            <w:rFonts w:cs="Calibri" w:hint="eastAsia"/>
            <w:sz w:val="22"/>
          </w:rPr>
          <w:delText xml:space="preserve"> </w:delText>
        </w:r>
        <w:r w:rsidRPr="00535271" w:rsidDel="00906EA9">
          <w:rPr>
            <w:rFonts w:cs="Calibri" w:hint="eastAsia"/>
            <w:sz w:val="22"/>
          </w:rPr>
          <w:delText>발표될</w:delText>
        </w:r>
        <w:r w:rsidRPr="00535271" w:rsidDel="00906EA9">
          <w:rPr>
            <w:rFonts w:cs="Calibri" w:hint="eastAsia"/>
            <w:sz w:val="22"/>
          </w:rPr>
          <w:delText xml:space="preserve"> </w:delText>
        </w:r>
        <w:r w:rsidRPr="00535271" w:rsidDel="00906EA9">
          <w:rPr>
            <w:rFonts w:cs="Calibri" w:hint="eastAsia"/>
            <w:sz w:val="22"/>
          </w:rPr>
          <w:delText>것으로</w:delText>
        </w:r>
        <w:r w:rsidRPr="00535271" w:rsidDel="00906EA9">
          <w:rPr>
            <w:rFonts w:cs="Calibri" w:hint="eastAsia"/>
            <w:sz w:val="22"/>
          </w:rPr>
          <w:delText xml:space="preserve"> </w:delText>
        </w:r>
        <w:r w:rsidRPr="00535271" w:rsidDel="00906EA9">
          <w:rPr>
            <w:rFonts w:cs="Calibri" w:hint="eastAsia"/>
            <w:sz w:val="22"/>
          </w:rPr>
          <w:delText>생각됨</w:delText>
        </w:r>
        <w:r w:rsidRPr="00535271" w:rsidDel="00906EA9">
          <w:rPr>
            <w:rFonts w:cs="Calibri" w:hint="eastAsia"/>
            <w:sz w:val="22"/>
          </w:rPr>
          <w:delText>.</w:delText>
        </w:r>
      </w:del>
    </w:p>
    <w:p w14:paraId="48B59810" w14:textId="248A5981" w:rsidR="008C4A2A" w:rsidRPr="00535271" w:rsidRDefault="008C4A2A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(</w:t>
      </w:r>
      <w:r w:rsidRPr="00535271">
        <w:rPr>
          <w:rFonts w:hint="eastAsia"/>
        </w:rPr>
        <w:t>기존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명령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폐지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이행</w:t>
      </w:r>
      <w:r w:rsidRPr="00535271">
        <w:rPr>
          <w:rFonts w:hint="eastAsia"/>
        </w:rPr>
        <w:t>)</w:t>
      </w:r>
      <w:r w:rsidRPr="00535271">
        <w:t xml:space="preserve"> </w:t>
      </w:r>
      <w:r w:rsidRPr="00535271">
        <w:rPr>
          <w:rFonts w:hint="eastAsia"/>
        </w:rPr>
        <w:t>과학기술보좌관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등은</w:t>
      </w:r>
      <w:r w:rsidRPr="00535271">
        <w:rPr>
          <w:rFonts w:hint="eastAsia"/>
        </w:rPr>
        <w:t xml:space="preserve"> </w:t>
      </w:r>
      <w:r w:rsidR="004A2083" w:rsidRPr="00535271">
        <w:rPr>
          <w:rFonts w:hint="eastAsia"/>
        </w:rPr>
        <w:t>폐기된</w:t>
      </w:r>
      <w:r w:rsidR="004A2083" w:rsidRPr="00535271">
        <w:rPr>
          <w:rFonts w:hint="eastAsia"/>
        </w:rPr>
        <w:t xml:space="preserve"> </w:t>
      </w:r>
      <w:r w:rsidRPr="00535271">
        <w:rPr>
          <w:rFonts w:hint="eastAsia"/>
        </w:rPr>
        <w:t>기존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바이든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행정부의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행정명령</w:t>
      </w:r>
      <w:r w:rsidRPr="00535271">
        <w:rPr>
          <w:rFonts w:hint="eastAsia"/>
        </w:rPr>
        <w:t>(EO 14110)</w:t>
      </w:r>
      <w:r w:rsidRPr="00535271">
        <w:rPr>
          <w:rFonts w:hint="eastAsia"/>
        </w:rPr>
        <w:t>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모든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정책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지침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규정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명령을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즉시</w:t>
      </w:r>
      <w:r w:rsidRPr="00535271">
        <w:rPr>
          <w:rFonts w:hint="eastAsia"/>
        </w:rPr>
        <w:t xml:space="preserve"> </w:t>
      </w:r>
      <w:r w:rsidR="00583FB4" w:rsidRPr="00535271">
        <w:rPr>
          <w:rFonts w:hint="eastAsia"/>
        </w:rPr>
        <w:t>재</w:t>
      </w:r>
      <w:r w:rsidRPr="00535271">
        <w:rPr>
          <w:rFonts w:hint="eastAsia"/>
        </w:rPr>
        <w:t>검토</w:t>
      </w:r>
      <w:r w:rsidR="000E1FAA" w:rsidRPr="00535271">
        <w:rPr>
          <w:rFonts w:hint="eastAsia"/>
        </w:rPr>
        <w:t>하고</w:t>
      </w:r>
      <w:r w:rsidR="000E1FAA" w:rsidRPr="00535271">
        <w:rPr>
          <w:rFonts w:hint="eastAsia"/>
        </w:rPr>
        <w:t>,</w:t>
      </w:r>
      <w:r w:rsidR="000E1FAA" w:rsidRPr="00535271">
        <w:t xml:space="preserve"> </w:t>
      </w:r>
      <w:r w:rsidRPr="00535271">
        <w:rPr>
          <w:rFonts w:hint="eastAsia"/>
        </w:rPr>
        <w:t>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정책에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어긋나거나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장애가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부처장이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신속히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중단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개정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폐지하거나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절차를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시작해야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함</w:t>
      </w:r>
      <w:r w:rsidR="00583FB4" w:rsidRPr="00535271">
        <w:rPr>
          <w:rFonts w:hint="eastAsia"/>
        </w:rPr>
        <w:t xml:space="preserve">. </w:t>
      </w:r>
      <w:r w:rsidRPr="00535271">
        <w:rPr>
          <w:rFonts w:hint="eastAsia"/>
        </w:rPr>
        <w:t>즉시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어려운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가능한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모든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예외를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인정해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불필요한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적용을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최소화함</w:t>
      </w:r>
      <w:r w:rsidRPr="00535271">
        <w:rPr>
          <w:rFonts w:hint="eastAsia"/>
        </w:rPr>
        <w:t>.</w:t>
      </w:r>
      <w:r w:rsidR="00583FB4" w:rsidRPr="00535271">
        <w:t xml:space="preserve"> </w:t>
      </w:r>
      <w:commentRangeStart w:id="507"/>
      <w:commentRangeStart w:id="508"/>
      <w:r w:rsidR="000E1FAA" w:rsidRPr="00535271">
        <w:rPr>
          <w:rFonts w:hint="eastAsia"/>
        </w:rPr>
        <w:t>또한</w:t>
      </w:r>
      <w:r w:rsidR="000E1FAA" w:rsidRPr="00535271">
        <w:t xml:space="preserve"> </w:t>
      </w:r>
      <w:r w:rsidRPr="00535271">
        <w:t>60</w:t>
      </w:r>
      <w:r w:rsidRPr="00535271">
        <w:rPr>
          <w:rFonts w:hint="eastAsia"/>
        </w:rPr>
        <w:t>일</w:t>
      </w:r>
      <w:r w:rsidRPr="00535271">
        <w:t xml:space="preserve"> </w:t>
      </w:r>
      <w:r w:rsidRPr="00535271">
        <w:rPr>
          <w:rFonts w:hint="eastAsia"/>
        </w:rPr>
        <w:t>이내에</w:t>
      </w:r>
      <w:r w:rsidRPr="00535271">
        <w:t xml:space="preserve"> OMB(</w:t>
      </w:r>
      <w:r w:rsidRPr="00535271">
        <w:rPr>
          <w:rFonts w:hint="eastAsia"/>
        </w:rPr>
        <w:t>예산관리국</w:t>
      </w:r>
      <w:r w:rsidRPr="00535271">
        <w:t xml:space="preserve">) </w:t>
      </w:r>
      <w:r w:rsidRPr="00535271">
        <w:rPr>
          <w:rFonts w:hint="eastAsia"/>
        </w:rPr>
        <w:t>국장은</w:t>
      </w:r>
      <w:r w:rsidRPr="00535271">
        <w:t xml:space="preserve"> </w:t>
      </w:r>
      <w:r w:rsidRPr="00535271">
        <w:rPr>
          <w:rFonts w:hint="eastAsia"/>
        </w:rPr>
        <w:t>주요</w:t>
      </w:r>
      <w:r w:rsidRPr="00535271">
        <w:t xml:space="preserve"> OMB </w:t>
      </w:r>
      <w:r w:rsidRPr="00535271">
        <w:rPr>
          <w:rFonts w:hint="eastAsia"/>
        </w:rPr>
        <w:t>메모랜덤</w:t>
      </w:r>
      <w:r w:rsidRPr="00535271">
        <w:t>(M-24-10, M-24-18)</w:t>
      </w:r>
      <w:r w:rsidRPr="00535271">
        <w:rPr>
          <w:rFonts w:hint="eastAsia"/>
        </w:rPr>
        <w:t>을</w:t>
      </w:r>
      <w:r w:rsidRPr="00535271">
        <w:t xml:space="preserve"> </w:t>
      </w:r>
      <w:r w:rsidRPr="00535271">
        <w:rPr>
          <w:rFonts w:hint="eastAsia"/>
        </w:rPr>
        <w:t>새</w:t>
      </w:r>
      <w:r w:rsidRPr="00535271">
        <w:t xml:space="preserve"> </w:t>
      </w:r>
      <w:r w:rsidRPr="00535271">
        <w:rPr>
          <w:rFonts w:hint="eastAsia"/>
        </w:rPr>
        <w:t>정책에</w:t>
      </w:r>
      <w:r w:rsidRPr="00535271">
        <w:t xml:space="preserve"> </w:t>
      </w:r>
      <w:r w:rsidRPr="00535271">
        <w:rPr>
          <w:rFonts w:hint="eastAsia"/>
        </w:rPr>
        <w:t>맞게</w:t>
      </w:r>
      <w:r w:rsidRPr="00535271">
        <w:t xml:space="preserve"> </w:t>
      </w:r>
      <w:r w:rsidRPr="00535271">
        <w:rPr>
          <w:rFonts w:hint="eastAsia"/>
        </w:rPr>
        <w:t>개정해야</w:t>
      </w:r>
      <w:r w:rsidRPr="00535271">
        <w:t xml:space="preserve"> </w:t>
      </w:r>
      <w:r w:rsidRPr="00535271">
        <w:rPr>
          <w:rFonts w:hint="eastAsia"/>
        </w:rPr>
        <w:t>함</w:t>
      </w:r>
      <w:commentRangeEnd w:id="507"/>
      <w:r w:rsidR="002439B0" w:rsidRPr="00535271">
        <w:rPr>
          <w:rStyle w:val="ad"/>
          <w:spacing w:val="0"/>
        </w:rPr>
        <w:commentReference w:id="507"/>
      </w:r>
      <w:commentRangeEnd w:id="508"/>
      <w:r w:rsidR="00AD5A67" w:rsidRPr="00535271">
        <w:rPr>
          <w:rStyle w:val="ad"/>
          <w:spacing w:val="0"/>
        </w:rPr>
        <w:commentReference w:id="508"/>
      </w:r>
    </w:p>
    <w:p w14:paraId="06935CAA" w14:textId="11B8A9D4" w:rsidR="003D31C9" w:rsidRPr="00535271" w:rsidRDefault="0039406B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기존</w:t>
      </w:r>
      <w:r w:rsidRPr="00535271">
        <w:rPr>
          <w:rFonts w:hint="eastAsia"/>
        </w:rPr>
        <w:t xml:space="preserve"> M-24-10</w:t>
      </w:r>
      <w:r w:rsidRPr="00535271">
        <w:rPr>
          <w:rFonts w:hint="eastAsia"/>
        </w:rPr>
        <w:t>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개정하는</w:t>
      </w:r>
      <w:r w:rsidRPr="00535271">
        <w:rPr>
          <w:rFonts w:hint="eastAsia"/>
        </w:rPr>
        <w:t xml:space="preserve"> </w:t>
      </w:r>
      <w:r w:rsidRPr="00535271">
        <w:t>M-25-21(“Accelerating Federal Use of AI through Innovation, Governance, and Public Trust)</w:t>
      </w:r>
      <w:r w:rsidRPr="00535271">
        <w:rPr>
          <w:rFonts w:hint="eastAsia"/>
        </w:rPr>
        <w:t>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발표됨</w:t>
      </w:r>
      <w:r w:rsidRPr="00535271">
        <w:rPr>
          <w:rFonts w:hint="eastAsia"/>
        </w:rPr>
        <w:t>.</w:t>
      </w:r>
    </w:p>
    <w:p w14:paraId="7457DBB1" w14:textId="3F5BA432" w:rsidR="0039406B" w:rsidRPr="00535271" w:rsidRDefault="0039406B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기존</w:t>
      </w:r>
      <w:r w:rsidRPr="00535271">
        <w:rPr>
          <w:rFonts w:hint="eastAsia"/>
        </w:rPr>
        <w:t xml:space="preserve"> </w:t>
      </w:r>
      <w:r w:rsidRPr="00535271">
        <w:t>M-24-18</w:t>
      </w:r>
      <w:r w:rsidRPr="00535271">
        <w:rPr>
          <w:rFonts w:hint="eastAsia"/>
        </w:rPr>
        <w:t>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개정하는</w:t>
      </w:r>
      <w:r w:rsidRPr="00535271">
        <w:rPr>
          <w:rFonts w:hint="eastAsia"/>
        </w:rPr>
        <w:t xml:space="preserve"> </w:t>
      </w:r>
      <w:r w:rsidRPr="00535271">
        <w:t>M-25-22(“Driving Efficient Acquisition of Artificial Intelligence in Government”)</w:t>
      </w:r>
      <w:r w:rsidRPr="00535271">
        <w:rPr>
          <w:rFonts w:hint="eastAsia"/>
        </w:rPr>
        <w:t>가</w:t>
      </w:r>
      <w:r w:rsidRPr="00535271">
        <w:t xml:space="preserve"> </w:t>
      </w:r>
      <w:r w:rsidRPr="00535271">
        <w:rPr>
          <w:rFonts w:hint="eastAsia"/>
        </w:rPr>
        <w:t>발표됨</w:t>
      </w:r>
    </w:p>
    <w:p w14:paraId="1EC83AA3" w14:textId="48241F08" w:rsidR="00332370" w:rsidRPr="00535271" w:rsidRDefault="00583FB4" w:rsidP="0044483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t>(</w:t>
      </w:r>
      <w:r w:rsidRPr="00535271">
        <w:rPr>
          <w:rFonts w:hint="eastAsia"/>
        </w:rPr>
        <w:t>일반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조항</w:t>
      </w:r>
      <w:r w:rsidRPr="00535271">
        <w:rPr>
          <w:rFonts w:hint="eastAsia"/>
        </w:rPr>
        <w:t>)</w:t>
      </w:r>
      <w:r w:rsidRPr="00535271">
        <w:t xml:space="preserve"> </w:t>
      </w:r>
      <w:r w:rsidRPr="00535271">
        <w:rPr>
          <w:rFonts w:hint="eastAsia"/>
        </w:rPr>
        <w:t>(</w:t>
      </w:r>
      <w:r w:rsidRPr="00535271">
        <w:t xml:space="preserve">a) </w:t>
      </w:r>
      <w:r w:rsidRPr="00535271">
        <w:rPr>
          <w:rFonts w:cs="Calibri" w:hint="eastAsia"/>
          <w:sz w:val="22"/>
        </w:rPr>
        <w:t>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명령은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법률상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각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부처의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권한이나</w:t>
      </w:r>
      <w:r w:rsidRPr="00535271">
        <w:rPr>
          <w:rFonts w:cs="Calibri" w:hint="eastAsia"/>
          <w:sz w:val="22"/>
        </w:rPr>
        <w:t xml:space="preserve"> OMB</w:t>
      </w:r>
      <w:r w:rsidRPr="00535271">
        <w:rPr>
          <w:rFonts w:cs="Calibri" w:hint="eastAsia"/>
          <w:sz w:val="22"/>
        </w:rPr>
        <w:t>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예산·행정·입법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권한을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침해하지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않음</w:t>
      </w:r>
      <w:r w:rsidRPr="00535271">
        <w:rPr>
          <w:rFonts w:cs="Calibri" w:hint="eastAsia"/>
          <w:sz w:val="22"/>
        </w:rPr>
        <w:t>.</w:t>
      </w:r>
      <w:r w:rsidRPr="00535271">
        <w:rPr>
          <w:rFonts w:cs="Calibri"/>
          <w:sz w:val="22"/>
        </w:rPr>
        <w:t xml:space="preserve"> (b) </w:t>
      </w:r>
      <w:r w:rsidRPr="00535271">
        <w:rPr>
          <w:rFonts w:cs="Calibri" w:hint="eastAsia"/>
          <w:sz w:val="22"/>
        </w:rPr>
        <w:t>관련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법령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및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예산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범위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내에서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집행되어야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함</w:t>
      </w:r>
      <w:r w:rsidRPr="00535271">
        <w:rPr>
          <w:rFonts w:cs="Calibri"/>
          <w:sz w:val="22"/>
        </w:rPr>
        <w:t xml:space="preserve">. (c) </w:t>
      </w:r>
      <w:r w:rsidRPr="00535271">
        <w:rPr>
          <w:rFonts w:cs="Calibri" w:hint="eastAsia"/>
          <w:sz w:val="22"/>
        </w:rPr>
        <w:t>본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명령은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미국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정부나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그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기관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직원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타인에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법적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권리나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이익을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창출하지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않음</w:t>
      </w:r>
      <w:r w:rsidRPr="00535271">
        <w:rPr>
          <w:rFonts w:cs="Calibri"/>
          <w:sz w:val="22"/>
        </w:rPr>
        <w:t>(</w:t>
      </w:r>
      <w:r w:rsidRPr="00535271">
        <w:rPr>
          <w:rFonts w:cs="Calibri" w:hint="eastAsia"/>
          <w:sz w:val="22"/>
        </w:rPr>
        <w:t>즉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소송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근거가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되지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않음</w:t>
      </w:r>
      <w:r w:rsidRPr="00535271">
        <w:rPr>
          <w:rFonts w:cs="Calibri"/>
          <w:sz w:val="22"/>
        </w:rPr>
        <w:t>)</w:t>
      </w:r>
    </w:p>
    <w:p w14:paraId="36E73BF5" w14:textId="229FA49B" w:rsidR="00583FB4" w:rsidRPr="00535271" w:rsidRDefault="00583FB4" w:rsidP="00444833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추진</w:t>
      </w:r>
      <w:r w:rsidRPr="00535271">
        <w:rPr>
          <w:rFonts w:ascii="Times New Roman" w:hAnsi="Times New Roman" w:hint="eastAsia"/>
        </w:rPr>
        <w:t xml:space="preserve"> </w:t>
      </w:r>
      <w:r w:rsidRPr="00535271">
        <w:rPr>
          <w:rFonts w:ascii="Times New Roman" w:hAnsi="Times New Roman" w:hint="eastAsia"/>
        </w:rPr>
        <w:t>경과</w:t>
      </w:r>
    </w:p>
    <w:p w14:paraId="50864FAD" w14:textId="68D75C26" w:rsidR="00583FB4" w:rsidRPr="00535271" w:rsidRDefault="00583FB4" w:rsidP="00444833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행정명령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발효와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동시에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과학기술정책국</w:t>
      </w:r>
      <w:r w:rsidRPr="00535271">
        <w:rPr>
          <w:rFonts w:cs="Calibri" w:hint="eastAsia"/>
          <w:spacing w:val="3"/>
          <w:sz w:val="22"/>
        </w:rPr>
        <w:t>(OSTP)</w:t>
      </w:r>
      <w:r w:rsidRPr="00535271">
        <w:rPr>
          <w:rFonts w:cs="Calibri" w:hint="eastAsia"/>
          <w:spacing w:val="3"/>
          <w:sz w:val="22"/>
        </w:rPr>
        <w:t>이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행동계획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수립을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위한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대중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의견수렴</w:t>
      </w:r>
      <w:r w:rsidRPr="00535271">
        <w:rPr>
          <w:rFonts w:cs="Calibri" w:hint="eastAsia"/>
          <w:spacing w:val="3"/>
          <w:sz w:val="22"/>
        </w:rPr>
        <w:t>(public comment)</w:t>
      </w:r>
      <w:r w:rsidRPr="00535271">
        <w:rPr>
          <w:rFonts w:cs="Calibri" w:hint="eastAsia"/>
          <w:spacing w:val="3"/>
          <w:sz w:val="22"/>
        </w:rPr>
        <w:t>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개시</w:t>
      </w:r>
      <w:r w:rsidRPr="00535271">
        <w:rPr>
          <w:rFonts w:cs="Calibri" w:hint="eastAsia"/>
          <w:spacing w:val="3"/>
          <w:sz w:val="22"/>
        </w:rPr>
        <w:t xml:space="preserve">, Google, OpenAI </w:t>
      </w:r>
      <w:r w:rsidRPr="00535271">
        <w:rPr>
          <w:rFonts w:cs="Calibri" w:hint="eastAsia"/>
          <w:spacing w:val="3"/>
          <w:sz w:val="22"/>
        </w:rPr>
        <w:t>등</w:t>
      </w:r>
      <w:r w:rsidRPr="00535271">
        <w:rPr>
          <w:rFonts w:cs="Calibri" w:hint="eastAsia"/>
          <w:spacing w:val="3"/>
          <w:sz w:val="22"/>
        </w:rPr>
        <w:t xml:space="preserve"> 8,000</w:t>
      </w:r>
      <w:r w:rsidRPr="00535271">
        <w:rPr>
          <w:rFonts w:cs="Calibri" w:hint="eastAsia"/>
          <w:spacing w:val="3"/>
          <w:sz w:val="22"/>
        </w:rPr>
        <w:t>여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개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기업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및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이해관계자가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참여함</w:t>
      </w:r>
    </w:p>
    <w:p w14:paraId="0EE36A08" w14:textId="37F46252" w:rsidR="00583FB4" w:rsidRPr="00535271" w:rsidRDefault="00583FB4" w:rsidP="00444833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2025</w:t>
      </w:r>
      <w:r w:rsidRPr="00535271">
        <w:rPr>
          <w:rFonts w:cs="Calibri" w:hint="eastAsia"/>
          <w:spacing w:val="3"/>
          <w:sz w:val="22"/>
        </w:rPr>
        <w:t>년</w:t>
      </w:r>
      <w:r w:rsidRPr="00535271">
        <w:rPr>
          <w:rFonts w:cs="Calibri" w:hint="eastAsia"/>
          <w:spacing w:val="3"/>
          <w:sz w:val="22"/>
        </w:rPr>
        <w:t xml:space="preserve"> 4</w:t>
      </w:r>
      <w:r w:rsidRPr="00535271">
        <w:rPr>
          <w:rFonts w:cs="Calibri" w:hint="eastAsia"/>
          <w:spacing w:val="3"/>
          <w:sz w:val="22"/>
        </w:rPr>
        <w:t>월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기준</w:t>
      </w:r>
      <w:r w:rsidRPr="00535271">
        <w:rPr>
          <w:rFonts w:cs="Calibri"/>
          <w:spacing w:val="3"/>
          <w:sz w:val="22"/>
        </w:rPr>
        <w:t xml:space="preserve">, AI </w:t>
      </w:r>
      <w:r w:rsidRPr="00535271">
        <w:rPr>
          <w:rFonts w:cs="Calibri" w:hint="eastAsia"/>
          <w:spacing w:val="3"/>
          <w:sz w:val="22"/>
        </w:rPr>
        <w:t>규제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완화</w:t>
      </w:r>
      <w:r w:rsidRPr="00535271">
        <w:rPr>
          <w:rFonts w:cs="Calibri" w:hint="eastAsia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공공부문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활용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확대</w:t>
      </w:r>
      <w:r w:rsidRPr="00535271">
        <w:rPr>
          <w:rFonts w:cs="Calibri" w:hint="eastAsia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민간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투자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촉진</w:t>
      </w:r>
      <w:r w:rsidRPr="00535271">
        <w:rPr>
          <w:rFonts w:cs="Calibri" w:hint="eastAsia"/>
          <w:spacing w:val="3"/>
          <w:sz w:val="22"/>
        </w:rPr>
        <w:t xml:space="preserve">, AI </w:t>
      </w:r>
      <w:r w:rsidRPr="00535271">
        <w:rPr>
          <w:rFonts w:cs="Calibri" w:hint="eastAsia"/>
          <w:spacing w:val="3"/>
          <w:sz w:val="22"/>
        </w:rPr>
        <w:t>수출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확대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등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정책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방향에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대한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광범위한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공감대가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형성됨</w:t>
      </w:r>
    </w:p>
    <w:p w14:paraId="15976CB2" w14:textId="467E7D3A" w:rsidR="006A1C2D" w:rsidRPr="00535271" w:rsidRDefault="00583FB4" w:rsidP="00444833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기존</w:t>
      </w:r>
      <w:r w:rsidRPr="00535271">
        <w:rPr>
          <w:rFonts w:cs="Calibri" w:hint="eastAsia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규제·가이드라인은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대부분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효력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정지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또는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폐지</w:t>
      </w:r>
      <w:r w:rsidRPr="00535271">
        <w:rPr>
          <w:rFonts w:cs="Calibri" w:hint="eastAsia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정부</w:t>
      </w:r>
      <w:r w:rsidRPr="00535271">
        <w:rPr>
          <w:rFonts w:cs="Calibri" w:hint="eastAsia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효율화와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민간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혁신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중심으로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정책이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전환됨</w:t>
      </w:r>
    </w:p>
    <w:p w14:paraId="4BC4021D" w14:textId="7D79C1BB" w:rsidR="00583FB4" w:rsidRPr="00535271" w:rsidRDefault="006A1C2D" w:rsidP="00444833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Implications</w:t>
      </w:r>
    </w:p>
    <w:p w14:paraId="6000470A" w14:textId="74D106CA" w:rsidR="00583FB4" w:rsidRPr="00535271" w:rsidRDefault="00583FB4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트럼프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행정부의</w:t>
      </w:r>
      <w:r w:rsidRPr="00535271">
        <w:rPr>
          <w:rFonts w:cs="Calibri"/>
          <w:spacing w:val="3"/>
          <w:sz w:val="22"/>
        </w:rPr>
        <w:t xml:space="preserve"> EO 14179</w:t>
      </w:r>
      <w:r w:rsidRPr="00535271">
        <w:rPr>
          <w:rFonts w:cs="Calibri" w:hint="eastAsia"/>
          <w:spacing w:val="3"/>
          <w:sz w:val="22"/>
        </w:rPr>
        <w:t>는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미국</w:t>
      </w:r>
      <w:r w:rsidRPr="00535271">
        <w:rPr>
          <w:rFonts w:cs="Calibri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정책의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방향을</w:t>
      </w:r>
      <w:r w:rsidRPr="00535271">
        <w:rPr>
          <w:rFonts w:cs="Calibri"/>
          <w:spacing w:val="3"/>
          <w:sz w:val="22"/>
        </w:rPr>
        <w:t xml:space="preserve"> </w:t>
      </w:r>
      <w:r w:rsidR="00B771D0" w:rsidRPr="00535271">
        <w:rPr>
          <w:rFonts w:cs="Calibri"/>
          <w:spacing w:val="3"/>
          <w:sz w:val="22"/>
        </w:rPr>
        <w:t>‘</w:t>
      </w:r>
      <w:r w:rsidRPr="00535271">
        <w:rPr>
          <w:rFonts w:cs="Calibri" w:hint="eastAsia"/>
          <w:spacing w:val="3"/>
          <w:sz w:val="22"/>
        </w:rPr>
        <w:t>규제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완화</w:t>
      </w:r>
      <w:r w:rsidRPr="00535271">
        <w:rPr>
          <w:rFonts w:cs="Calibri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민간주도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혁신</w:t>
      </w:r>
      <w:r w:rsidRPr="00535271">
        <w:rPr>
          <w:rFonts w:cs="Calibri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글로벌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경쟁력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강화</w:t>
      </w:r>
      <w:r w:rsidR="00B771D0" w:rsidRPr="00535271">
        <w:rPr>
          <w:rFonts w:cs="Calibri"/>
          <w:spacing w:val="3"/>
          <w:sz w:val="22"/>
        </w:rPr>
        <w:t>’</w:t>
      </w:r>
      <w:r w:rsidRPr="00535271">
        <w:rPr>
          <w:rFonts w:cs="Calibri" w:hint="eastAsia"/>
          <w:spacing w:val="3"/>
          <w:sz w:val="22"/>
        </w:rPr>
        <w:t>로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전환함</w:t>
      </w:r>
    </w:p>
    <w:p w14:paraId="22DF9193" w14:textId="40C64CC9" w:rsidR="00583FB4" w:rsidRPr="00535271" w:rsidRDefault="00583FB4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 w:hint="eastAsia"/>
          <w:spacing w:val="3"/>
          <w:sz w:val="22"/>
        </w:rPr>
        <w:t>연방정부의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역할은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최소화하고</w:t>
      </w:r>
      <w:r w:rsidRPr="00535271">
        <w:rPr>
          <w:rFonts w:cs="Calibri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민간의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자율적</w:t>
      </w:r>
      <w:r w:rsidRPr="00535271">
        <w:rPr>
          <w:rFonts w:cs="Calibri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개발·활용</w:t>
      </w:r>
      <w:r w:rsidRPr="00535271">
        <w:rPr>
          <w:rFonts w:cs="Calibri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공공부문</w:t>
      </w:r>
      <w:r w:rsidRPr="00535271">
        <w:rPr>
          <w:rFonts w:cs="Calibri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도입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확대</w:t>
      </w:r>
      <w:r w:rsidRPr="00535271">
        <w:rPr>
          <w:rFonts w:cs="Calibri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글로벌</w:t>
      </w:r>
      <w:r w:rsidRPr="00535271">
        <w:rPr>
          <w:rFonts w:cs="Calibri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시장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선점에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집중</w:t>
      </w:r>
    </w:p>
    <w:p w14:paraId="22D00C0F" w14:textId="65724A78" w:rsidR="0022300D" w:rsidRPr="00535271" w:rsidRDefault="00583FB4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pacing w:val="3"/>
          <w:sz w:val="22"/>
        </w:rPr>
        <w:t xml:space="preserve">AI </w:t>
      </w:r>
      <w:r w:rsidRPr="00535271">
        <w:rPr>
          <w:rFonts w:cs="Calibri" w:hint="eastAsia"/>
          <w:spacing w:val="3"/>
          <w:sz w:val="22"/>
        </w:rPr>
        <w:t>안전성·책임성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등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규제적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접근은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대폭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후퇴</w:t>
      </w:r>
      <w:r w:rsidRPr="00535271">
        <w:rPr>
          <w:rFonts w:cs="Calibri"/>
          <w:spacing w:val="3"/>
          <w:sz w:val="22"/>
        </w:rPr>
        <w:t xml:space="preserve">, </w:t>
      </w:r>
      <w:r w:rsidRPr="00535271">
        <w:rPr>
          <w:rFonts w:cs="Calibri" w:hint="eastAsia"/>
          <w:spacing w:val="3"/>
          <w:sz w:val="22"/>
        </w:rPr>
        <w:t>미국</w:t>
      </w:r>
      <w:r w:rsidRPr="00535271">
        <w:rPr>
          <w:rFonts w:cs="Calibri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산업의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경쟁력·혁신성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강화가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정책의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최우선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목표로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자리잡음</w:t>
      </w:r>
    </w:p>
    <w:p w14:paraId="32E61136" w14:textId="77777777" w:rsidR="007E0320" w:rsidRPr="00535271" w:rsidRDefault="007E0320" w:rsidP="007E0320">
      <w:pPr>
        <w:pStyle w:val="a0"/>
        <w:widowControl/>
        <w:topLinePunct/>
        <w:autoSpaceDE w:val="0"/>
        <w:adjustRightInd/>
        <w:snapToGrid/>
        <w:spacing w:after="160" w:line="276" w:lineRule="auto"/>
        <w:ind w:left="967"/>
        <w:rPr>
          <w:rFonts w:cs="Calibri"/>
          <w:sz w:val="22"/>
        </w:rPr>
      </w:pPr>
    </w:p>
    <w:p w14:paraId="4A51F1B9" w14:textId="77777777" w:rsidR="0017714A" w:rsidRPr="0017714A" w:rsidRDefault="0017714A">
      <w:pPr>
        <w:pStyle w:val="2"/>
        <w:autoSpaceDE w:val="0"/>
        <w:spacing w:after="160"/>
        <w:rPr>
          <w:ins w:id="509" w:author="changjoon.yoo [2]" w:date="2025-07-25T12:07:00Z"/>
        </w:rPr>
        <w:pPrChange w:id="510" w:author="changjoon.yoo [2]" w:date="2025-07-25T12:07:00Z">
          <w:pPr>
            <w:numPr>
              <w:ilvl w:val="1"/>
            </w:numPr>
            <w:tabs>
              <w:tab w:val="num" w:pos="1134"/>
            </w:tabs>
            <w:autoSpaceDE w:val="0"/>
            <w:spacing w:after="160" w:line="460" w:lineRule="atLeast"/>
            <w:ind w:left="1134" w:hanging="567"/>
            <w:outlineLvl w:val="1"/>
          </w:pPr>
        </w:pPrChange>
      </w:pPr>
      <w:bookmarkStart w:id="511" w:name="_Toc204470988"/>
      <w:bookmarkEnd w:id="1"/>
      <w:ins w:id="512" w:author="changjoon.yoo [2]" w:date="2025-07-25T12:07:00Z">
        <w:r w:rsidRPr="0017714A">
          <w:rPr>
            <w:rFonts w:hint="eastAsia"/>
          </w:rPr>
          <w:t>트럼프</w:t>
        </w:r>
        <w:r w:rsidRPr="0017714A">
          <w:rPr>
            <w:rFonts w:hint="eastAsia"/>
          </w:rPr>
          <w:t xml:space="preserve"> </w:t>
        </w:r>
        <w:r w:rsidRPr="0017714A">
          <w:t>AI Action Plan</w:t>
        </w:r>
        <w:bookmarkEnd w:id="511"/>
      </w:ins>
    </w:p>
    <w:p w14:paraId="44B32FB5" w14:textId="77777777" w:rsidR="0017714A" w:rsidRPr="0017714A" w:rsidRDefault="0017714A">
      <w:pPr>
        <w:pStyle w:val="3"/>
        <w:autoSpaceDE w:val="0"/>
        <w:spacing w:after="160"/>
        <w:rPr>
          <w:ins w:id="513" w:author="changjoon.yoo [2]" w:date="2025-07-25T12:07:00Z"/>
        </w:rPr>
        <w:pPrChange w:id="514" w:author="changjoon.yoo [2]" w:date="2025-07-25T12:07:00Z">
          <w:pPr>
            <w:numPr>
              <w:ilvl w:val="2"/>
            </w:numPr>
            <w:tabs>
              <w:tab w:val="num" w:pos="1701"/>
            </w:tabs>
            <w:autoSpaceDE w:val="0"/>
            <w:spacing w:after="160" w:line="460" w:lineRule="atLeast"/>
            <w:ind w:left="1701" w:hanging="567"/>
            <w:outlineLvl w:val="2"/>
          </w:pPr>
        </w:pPrChange>
      </w:pPr>
      <w:ins w:id="515" w:author="changjoon.yoo [2]" w:date="2025-07-25T12:07:00Z">
        <w:r w:rsidRPr="0017714A">
          <w:rPr>
            <w:rFonts w:ascii="Times New Roman" w:hAnsi="Times New Roman" w:hint="eastAsia"/>
          </w:rPr>
          <w:t>개요</w:t>
        </w:r>
      </w:ins>
    </w:p>
    <w:p w14:paraId="5B6107F5" w14:textId="4B3260B7" w:rsidR="0017714A" w:rsidRPr="00A539DD" w:rsidRDefault="0017714A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516" w:author="changjoon.yoo [2]" w:date="2025-07-25T12:08:00Z"/>
          <w:rFonts w:cs="Calibri"/>
          <w:spacing w:val="3"/>
          <w:sz w:val="22"/>
        </w:rPr>
      </w:pPr>
      <w:bookmarkStart w:id="517" w:name="_Toc202965009"/>
      <w:bookmarkStart w:id="518" w:name="_Toc202965010"/>
      <w:bookmarkStart w:id="519" w:name="_Toc202965011"/>
      <w:bookmarkStart w:id="520" w:name="_Toc202965012"/>
      <w:bookmarkStart w:id="521" w:name="_Toc202965013"/>
      <w:bookmarkStart w:id="522" w:name="_Toc202965014"/>
      <w:bookmarkStart w:id="523" w:name="_Toc202965015"/>
      <w:bookmarkStart w:id="524" w:name="_Toc202965038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ins w:id="525" w:author="changjoon.yoo [2]" w:date="2025-07-25T12:07:00Z">
        <w:r w:rsidRPr="0017714A">
          <w:rPr>
            <w:rFonts w:cs="Calibri" w:hint="eastAsia"/>
            <w:spacing w:val="3"/>
            <w:sz w:val="22"/>
          </w:rPr>
          <w:t>트럼프</w:t>
        </w:r>
      </w:ins>
      <w:ins w:id="526" w:author="changjoon.yoo [2]" w:date="2025-07-25T16:58:00Z">
        <w:r w:rsidR="0038236D">
          <w:rPr>
            <w:rFonts w:cs="Calibri" w:hint="eastAsia"/>
            <w:spacing w:val="3"/>
            <w:sz w:val="22"/>
          </w:rPr>
          <w:t xml:space="preserve"> </w:t>
        </w:r>
        <w:r w:rsidR="0038236D">
          <w:rPr>
            <w:rFonts w:cs="Calibri" w:hint="eastAsia"/>
            <w:spacing w:val="3"/>
            <w:sz w:val="22"/>
          </w:rPr>
          <w:t>행정부는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/>
            <w:spacing w:val="3"/>
            <w:sz w:val="22"/>
          </w:rPr>
          <w:t>‘</w:t>
        </w:r>
        <w:r w:rsidR="00A539DD">
          <w:rPr>
            <w:rFonts w:cs="Calibri" w:hint="eastAsia"/>
            <w:spacing w:val="3"/>
            <w:sz w:val="22"/>
          </w:rPr>
          <w:t>미국</w:t>
        </w:r>
        <w:r w:rsidR="00A539DD">
          <w:rPr>
            <w:rFonts w:cs="Calibri" w:hint="eastAsia"/>
            <w:spacing w:val="3"/>
            <w:sz w:val="22"/>
          </w:rPr>
          <w:t xml:space="preserve"> AI</w:t>
        </w:r>
        <w:r w:rsidR="00A539DD">
          <w:rPr>
            <w:rFonts w:cs="Calibri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리더십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장벽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제거</w:t>
        </w:r>
        <w:r w:rsidR="00A539DD">
          <w:rPr>
            <w:rFonts w:cs="Calibri"/>
            <w:spacing w:val="3"/>
            <w:sz w:val="22"/>
          </w:rPr>
          <w:t xml:space="preserve">’ </w:t>
        </w:r>
        <w:r w:rsidR="00A539DD">
          <w:rPr>
            <w:rFonts w:cs="Calibri" w:hint="eastAsia"/>
            <w:spacing w:val="3"/>
            <w:sz w:val="22"/>
          </w:rPr>
          <w:t>행정명령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이후</w:t>
        </w:r>
      </w:ins>
      <w:ins w:id="527" w:author="changjoon.yoo [2]" w:date="2025-07-25T12:07:00Z">
        <w:r w:rsidRPr="0017714A">
          <w:rPr>
            <w:rFonts w:cs="Calibri" w:hint="eastAsia"/>
            <w:spacing w:val="3"/>
            <w:sz w:val="22"/>
          </w:rPr>
          <w:t xml:space="preserve"> </w:t>
        </w:r>
      </w:ins>
      <w:ins w:id="528" w:author="changjoon.yoo [2]" w:date="2025-07-25T16:58:00Z">
        <w:r w:rsidR="00A539DD">
          <w:rPr>
            <w:rFonts w:cs="Calibri" w:hint="eastAsia"/>
            <w:spacing w:val="3"/>
            <w:sz w:val="22"/>
          </w:rPr>
          <w:t>연방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각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부처와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민간</w:t>
        </w:r>
        <w:r w:rsidR="00A539DD">
          <w:rPr>
            <w:rFonts w:cs="Calibri" w:hint="eastAsia"/>
            <w:spacing w:val="3"/>
            <w:sz w:val="22"/>
          </w:rPr>
          <w:t>,</w:t>
        </w:r>
        <w:r w:rsidR="00A539DD">
          <w:rPr>
            <w:rFonts w:cs="Calibri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산업계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등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넓은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의견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수렴</w:t>
        </w:r>
      </w:ins>
      <w:ins w:id="529" w:author="changjoon.yoo [2]" w:date="2025-07-25T16:59:00Z"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및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이행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준비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과정을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  <w:r w:rsidR="00A539DD">
          <w:rPr>
            <w:rFonts w:cs="Calibri" w:hint="eastAsia"/>
            <w:spacing w:val="3"/>
            <w:sz w:val="22"/>
          </w:rPr>
          <w:t>거쳐</w:t>
        </w:r>
        <w:r w:rsidR="00A539DD">
          <w:rPr>
            <w:rFonts w:cs="Calibri" w:hint="eastAsia"/>
            <w:spacing w:val="3"/>
            <w:sz w:val="22"/>
          </w:rPr>
          <w:t xml:space="preserve"> </w:t>
        </w:r>
      </w:ins>
      <w:ins w:id="530" w:author="changjoon.yoo [2]" w:date="2025-07-25T12:07:00Z">
        <w:r w:rsidRPr="0017714A">
          <w:rPr>
            <w:rFonts w:cs="Calibri"/>
            <w:spacing w:val="3"/>
            <w:sz w:val="22"/>
          </w:rPr>
          <w:t xml:space="preserve">2025. 7. 23. </w:t>
        </w:r>
        <w:r w:rsidRPr="0017714A">
          <w:rPr>
            <w:rFonts w:cs="Calibri"/>
            <w:spacing w:val="3"/>
            <w:sz w:val="22"/>
          </w:rPr>
          <w:t>미국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중심의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/>
            <w:spacing w:val="3"/>
            <w:sz w:val="22"/>
          </w:rPr>
          <w:t xml:space="preserve">AI </w:t>
        </w:r>
        <w:r w:rsidRPr="0017714A">
          <w:rPr>
            <w:rFonts w:cs="Calibri"/>
            <w:spacing w:val="3"/>
            <w:sz w:val="22"/>
          </w:rPr>
          <w:t>리더십과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혁신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역량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강화를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위한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/>
            <w:spacing w:val="3"/>
            <w:sz w:val="22"/>
          </w:rPr>
          <w:t xml:space="preserve">AI </w:t>
        </w:r>
        <w:r w:rsidRPr="0017714A">
          <w:rPr>
            <w:rFonts w:cs="Calibri" w:hint="eastAsia"/>
            <w:spacing w:val="3"/>
            <w:sz w:val="22"/>
          </w:rPr>
          <w:t>액션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플랜을</w:t>
        </w:r>
        <w:r w:rsidRPr="0017714A">
          <w:rPr>
            <w:rFonts w:cs="Calibri" w:hint="eastAsia"/>
            <w:spacing w:val="3"/>
            <w:sz w:val="22"/>
          </w:rPr>
          <w:t xml:space="preserve"> </w:t>
        </w:r>
        <w:r w:rsidRPr="0017714A">
          <w:rPr>
            <w:rFonts w:cs="Calibri" w:hint="eastAsia"/>
            <w:spacing w:val="3"/>
            <w:sz w:val="22"/>
          </w:rPr>
          <w:t>공개했음</w:t>
        </w:r>
      </w:ins>
    </w:p>
    <w:p w14:paraId="31920572" w14:textId="48565677" w:rsidR="0017714A" w:rsidRDefault="00A539DD" w:rsidP="0017714A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531" w:author="changjoon.yoo [2]" w:date="2025-07-25T12:21:00Z"/>
          <w:rFonts w:cs="Calibri"/>
          <w:spacing w:val="3"/>
          <w:sz w:val="22"/>
        </w:rPr>
      </w:pPr>
      <w:ins w:id="532" w:author="changjoon.yoo [2]" w:date="2025-07-25T16:59:00Z">
        <w:r>
          <w:rPr>
            <w:rFonts w:cs="Calibri" w:hint="eastAsia"/>
            <w:spacing w:val="3"/>
            <w:sz w:val="22"/>
          </w:rPr>
          <w:t>액션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플랜은</w:t>
        </w:r>
        <w:r>
          <w:rPr>
            <w:rFonts w:cs="Calibri" w:hint="eastAsia"/>
            <w:spacing w:val="3"/>
            <w:sz w:val="22"/>
          </w:rPr>
          <w:t xml:space="preserve"> </w:t>
        </w:r>
      </w:ins>
      <w:ins w:id="533" w:author="changjoon.yoo [2]" w:date="2025-07-25T12:07:00Z">
        <w:r w:rsidR="0017714A" w:rsidRPr="0017714A">
          <w:rPr>
            <w:rFonts w:cs="Calibri" w:hint="eastAsia"/>
            <w:spacing w:val="3"/>
            <w:sz w:val="22"/>
          </w:rPr>
          <w:t>연방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정부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차원에서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시행할</w:t>
        </w:r>
        <w:r w:rsidR="0017714A" w:rsidRPr="0017714A">
          <w:rPr>
            <w:rFonts w:cs="Calibri" w:hint="eastAsia"/>
            <w:spacing w:val="3"/>
            <w:sz w:val="22"/>
          </w:rPr>
          <w:t xml:space="preserve"> 90</w:t>
        </w:r>
        <w:r w:rsidR="0017714A" w:rsidRPr="0017714A">
          <w:rPr>
            <w:rFonts w:cs="Calibri" w:hint="eastAsia"/>
            <w:spacing w:val="3"/>
            <w:sz w:val="22"/>
          </w:rPr>
          <w:t>개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이상의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정책을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▲규제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완화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등을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통한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혁신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가속화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▲</w:t>
        </w:r>
        <w:r w:rsidR="0017714A" w:rsidRPr="0017714A">
          <w:rPr>
            <w:rFonts w:cs="Calibri" w:hint="eastAsia"/>
            <w:spacing w:val="3"/>
            <w:sz w:val="22"/>
          </w:rPr>
          <w:t xml:space="preserve">AI </w:t>
        </w:r>
        <w:r w:rsidR="0017714A" w:rsidRPr="0017714A">
          <w:rPr>
            <w:rFonts w:cs="Calibri" w:hint="eastAsia"/>
            <w:spacing w:val="3"/>
            <w:sz w:val="22"/>
          </w:rPr>
          <w:t>인프라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구축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▲</w:t>
        </w:r>
        <w:r w:rsidR="0017714A" w:rsidRPr="0017714A">
          <w:rPr>
            <w:rFonts w:cs="Calibri" w:hint="eastAsia"/>
            <w:spacing w:val="3"/>
            <w:sz w:val="22"/>
          </w:rPr>
          <w:t xml:space="preserve">AI </w:t>
        </w:r>
        <w:r w:rsidR="0017714A" w:rsidRPr="0017714A">
          <w:rPr>
            <w:rFonts w:cs="Calibri" w:hint="eastAsia"/>
            <w:spacing w:val="3"/>
            <w:sz w:val="22"/>
          </w:rPr>
          <w:t>관련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국제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외교</w:t>
        </w:r>
        <w:r w:rsidR="0017714A" w:rsidRPr="0017714A">
          <w:rPr>
            <w:rFonts w:ascii="바탕체" w:hAnsi="바탕체" w:cs="Calibri" w:hint="eastAsia"/>
            <w:spacing w:val="3"/>
            <w:sz w:val="22"/>
          </w:rPr>
          <w:t>∙</w:t>
        </w:r>
        <w:r w:rsidR="0017714A" w:rsidRPr="0017714A">
          <w:rPr>
            <w:rFonts w:cs="Calibri" w:hint="eastAsia"/>
            <w:spacing w:val="3"/>
            <w:sz w:val="22"/>
          </w:rPr>
          <w:t>안보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분야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선도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등</w:t>
        </w:r>
        <w:r w:rsidR="0017714A" w:rsidRPr="0017714A">
          <w:rPr>
            <w:rFonts w:cs="Calibri" w:hint="eastAsia"/>
            <w:spacing w:val="3"/>
            <w:sz w:val="22"/>
          </w:rPr>
          <w:t xml:space="preserve"> 3</w:t>
        </w:r>
        <w:r w:rsidR="0017714A" w:rsidRPr="0017714A">
          <w:rPr>
            <w:rFonts w:cs="Calibri" w:hint="eastAsia"/>
            <w:spacing w:val="3"/>
            <w:sz w:val="22"/>
          </w:rPr>
          <w:t>개의</w:t>
        </w:r>
        <w:r w:rsidR="0017714A" w:rsidRPr="0017714A">
          <w:rPr>
            <w:rFonts w:cs="Calibri" w:hint="eastAsia"/>
            <w:spacing w:val="3"/>
            <w:sz w:val="22"/>
          </w:rPr>
          <w:t xml:space="preserve"> </w:t>
        </w:r>
        <w:r w:rsidR="0017714A" w:rsidRPr="0017714A">
          <w:rPr>
            <w:rFonts w:cs="Calibri" w:hint="eastAsia"/>
            <w:spacing w:val="3"/>
            <w:sz w:val="22"/>
          </w:rPr>
          <w:t>장</w:t>
        </w:r>
      </w:ins>
      <w:ins w:id="534" w:author="changjoon.yoo [2]" w:date="2025-07-25T17:00:00Z">
        <w:r>
          <w:rPr>
            <w:rFonts w:cs="Calibri" w:hint="eastAsia"/>
            <w:spacing w:val="3"/>
            <w:sz w:val="22"/>
          </w:rPr>
          <w:t>으로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체계화하는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내용을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담고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있음</w:t>
        </w:r>
      </w:ins>
    </w:p>
    <w:p w14:paraId="4DEC3F39" w14:textId="20E97C0D" w:rsidR="00E86763" w:rsidRPr="00E86763" w:rsidRDefault="00E86763">
      <w:pPr>
        <w:pStyle w:val="3"/>
        <w:autoSpaceDE w:val="0"/>
        <w:spacing w:after="160"/>
        <w:rPr>
          <w:ins w:id="535" w:author="changjoon.yoo [2]" w:date="2025-07-25T12:07:00Z"/>
          <w:rPrChange w:id="536" w:author="changjoon.yoo [2]" w:date="2025-07-25T12:22:00Z">
            <w:rPr>
              <w:ins w:id="537" w:author="changjoon.yoo [2]" w:date="2025-07-25T12:07:00Z"/>
            </w:rPr>
          </w:rPrChange>
        </w:rPr>
        <w:pPrChange w:id="538" w:author="changjoon.yoo [2]" w:date="2025-07-25T12:22:00Z">
          <w:pPr>
            <w:widowControl/>
            <w:numPr>
              <w:numId w:val="5"/>
            </w:numPr>
            <w:topLinePunct/>
            <w:autoSpaceDE w:val="0"/>
            <w:adjustRightInd/>
            <w:snapToGrid/>
            <w:spacing w:after="160" w:line="276" w:lineRule="auto"/>
            <w:ind w:left="967" w:hanging="400"/>
          </w:pPr>
        </w:pPrChange>
      </w:pPr>
      <w:ins w:id="539" w:author="changjoon.yoo [2]" w:date="2025-07-25T12:22:00Z">
        <w:r w:rsidRPr="00E86763">
          <w:rPr>
            <w:rFonts w:ascii="Times New Roman" w:hAnsi="Times New Roman" w:hint="eastAsia"/>
            <w:rPrChange w:id="540" w:author="changjoon.yoo [2]" w:date="2025-07-25T12:22:00Z">
              <w:rPr>
                <w:rFonts w:hint="eastAsia"/>
                <w:b/>
                <w:sz w:val="22"/>
              </w:rPr>
            </w:rPrChange>
          </w:rPr>
          <w:t>주요</w:t>
        </w:r>
        <w:r>
          <w:rPr>
            <w:rFonts w:ascii="Times New Roman" w:hAnsi="Times New Roman" w:hint="eastAsia"/>
          </w:rPr>
          <w:t xml:space="preserve"> </w:t>
        </w:r>
        <w:r w:rsidRPr="00E86763">
          <w:rPr>
            <w:rFonts w:ascii="Times New Roman" w:hAnsi="Times New Roman" w:hint="eastAsia"/>
            <w:rPrChange w:id="541" w:author="changjoon.yoo [2]" w:date="2025-07-25T12:22:00Z">
              <w:rPr>
                <w:rFonts w:hint="eastAsia"/>
                <w:b/>
                <w:sz w:val="22"/>
              </w:rPr>
            </w:rPrChange>
          </w:rPr>
          <w:t>내용</w:t>
        </w:r>
      </w:ins>
    </w:p>
    <w:p w14:paraId="6066FAFA" w14:textId="0AD54DAB" w:rsidR="00E86763" w:rsidRDefault="00E86763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542" w:author="changjoon.yoo [2]" w:date="2025-07-25T12:25:00Z"/>
          <w:rFonts w:cs="Calibri"/>
          <w:b/>
          <w:spacing w:val="3"/>
          <w:sz w:val="22"/>
        </w:rPr>
        <w:pPrChange w:id="543" w:author="changjoon.yoo [2]" w:date="2025-07-25T12:23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544" w:author="changjoon.yoo [2]" w:date="2025-07-25T12:23:00Z">
        <w:r w:rsidRPr="00E86763">
          <w:rPr>
            <w:rFonts w:cs="Calibri"/>
            <w:b/>
            <w:spacing w:val="3"/>
            <w:sz w:val="22"/>
          </w:rPr>
          <w:t xml:space="preserve">Pillar I: </w:t>
        </w:r>
      </w:ins>
      <w:ins w:id="545" w:author="changjoon.yoo [2]" w:date="2025-07-25T12:22:00Z">
        <w:r w:rsidRPr="00E86763">
          <w:rPr>
            <w:rFonts w:cs="Calibri"/>
            <w:spacing w:val="3"/>
            <w:sz w:val="22"/>
            <w:rPrChange w:id="546" w:author="changjoon.yoo [2]" w:date="2025-07-25T12:24:00Z">
              <w:rPr>
                <w:rStyle w:val="af4"/>
                <w:rFonts w:ascii="Segoe UI" w:hAnsi="Segoe UI" w:cs="Segoe UI"/>
                <w:bdr w:val="single" w:sz="2" w:space="0" w:color="E5E7EB" w:frame="1"/>
              </w:rPr>
            </w:rPrChange>
          </w:rPr>
          <w:t xml:space="preserve">AI </w:t>
        </w:r>
        <w:r w:rsidRPr="00E86763">
          <w:rPr>
            <w:rFonts w:cs="Calibri" w:hint="eastAsia"/>
            <w:spacing w:val="3"/>
            <w:sz w:val="22"/>
            <w:rPrChange w:id="547" w:author="changjoon.yoo [2]" w:date="2025-07-25T12:24:00Z">
              <w:rPr>
                <w:rStyle w:val="af4"/>
                <w:rFonts w:ascii="Segoe UI" w:hAnsi="Segoe UI" w:cs="Segoe UI" w:hint="eastAsia"/>
                <w:bdr w:val="single" w:sz="2" w:space="0" w:color="E5E7EB" w:frame="1"/>
              </w:rPr>
            </w:rPrChange>
          </w:rPr>
          <w:t>혁신</w:t>
        </w:r>
        <w:r w:rsidRPr="00E86763">
          <w:rPr>
            <w:rFonts w:cs="Calibri"/>
            <w:spacing w:val="3"/>
            <w:sz w:val="22"/>
            <w:rPrChange w:id="548" w:author="changjoon.yoo [2]" w:date="2025-07-25T12:24:00Z">
              <w:rPr>
                <w:rStyle w:val="af4"/>
                <w:rFonts w:ascii="Segoe UI" w:hAnsi="Segoe UI" w:cs="Segoe UI"/>
                <w:bdr w:val="single" w:sz="2" w:space="0" w:color="E5E7EB" w:frame="1"/>
              </w:rPr>
            </w:rPrChange>
          </w:rPr>
          <w:t xml:space="preserve"> </w:t>
        </w:r>
        <w:r w:rsidRPr="00E86763">
          <w:rPr>
            <w:rFonts w:cs="Calibri" w:hint="eastAsia"/>
            <w:spacing w:val="3"/>
            <w:sz w:val="22"/>
            <w:rPrChange w:id="549" w:author="changjoon.yoo [2]" w:date="2025-07-25T12:24:00Z">
              <w:rPr>
                <w:rStyle w:val="af4"/>
                <w:rFonts w:ascii="Segoe UI" w:hAnsi="Segoe UI" w:cs="Segoe UI" w:hint="eastAsia"/>
                <w:bdr w:val="single" w:sz="2" w:space="0" w:color="E5E7EB" w:frame="1"/>
              </w:rPr>
            </w:rPrChange>
          </w:rPr>
          <w:t>가속</w:t>
        </w:r>
        <w:r w:rsidRPr="00E86763">
          <w:rPr>
            <w:rFonts w:cs="Calibri"/>
            <w:spacing w:val="3"/>
            <w:sz w:val="22"/>
            <w:rPrChange w:id="550" w:author="changjoon.yoo [2]" w:date="2025-07-25T12:24:00Z">
              <w:rPr>
                <w:rStyle w:val="af4"/>
                <w:rFonts w:ascii="Segoe UI" w:hAnsi="Segoe UI" w:cs="Segoe UI"/>
                <w:bdr w:val="single" w:sz="2" w:space="0" w:color="E5E7EB" w:frame="1"/>
              </w:rPr>
            </w:rPrChange>
          </w:rPr>
          <w:t>(Accelerate AI Innovation)</w:t>
        </w:r>
      </w:ins>
    </w:p>
    <w:p w14:paraId="34115EA8" w14:textId="020F6FAB" w:rsidR="00E86763" w:rsidRPr="004521D2" w:rsidRDefault="00E86763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ins w:id="551" w:author="changjoon.yoo [2]" w:date="2025-07-25T12:32:00Z"/>
          <w:rFonts w:cs="Calibri"/>
          <w:b/>
          <w:sz w:val="22"/>
          <w:rPrChange w:id="552" w:author="changjoon.yoo [2]" w:date="2025-07-25T15:52:00Z">
            <w:rPr>
              <w:ins w:id="553" w:author="changjoon.yoo [2]" w:date="2025-07-25T12:32:00Z"/>
              <w:rFonts w:cs="Calibri"/>
              <w:sz w:val="22"/>
            </w:rPr>
          </w:rPrChange>
        </w:rPr>
        <w:pPrChange w:id="554" w:author="changjoon.yoo [2]" w:date="2025-07-25T12:26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555" w:author="changjoon.yoo [2]" w:date="2025-07-25T12:25:00Z">
        <w:r w:rsidRPr="004521D2">
          <w:rPr>
            <w:rFonts w:cs="Calibri" w:hint="eastAsia"/>
            <w:b/>
            <w:sz w:val="22"/>
            <w:rPrChange w:id="556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>불필요한</w:t>
        </w:r>
        <w:r w:rsidRPr="004521D2">
          <w:rPr>
            <w:rFonts w:cs="Calibri" w:hint="eastAsia"/>
            <w:b/>
            <w:sz w:val="22"/>
            <w:rPrChange w:id="557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558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>규제</w:t>
        </w:r>
        <w:r w:rsidRPr="004521D2">
          <w:rPr>
            <w:rFonts w:cs="Calibri" w:hint="eastAsia"/>
            <w:b/>
            <w:sz w:val="22"/>
            <w:rPrChange w:id="559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560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>및</w:t>
        </w:r>
        <w:r w:rsidRPr="004521D2">
          <w:rPr>
            <w:rFonts w:cs="Calibri" w:hint="eastAsia"/>
            <w:b/>
            <w:sz w:val="22"/>
            <w:rPrChange w:id="561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562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>과도한</w:t>
        </w:r>
        <w:r w:rsidRPr="004521D2">
          <w:rPr>
            <w:rFonts w:cs="Calibri" w:hint="eastAsia"/>
            <w:b/>
            <w:sz w:val="22"/>
            <w:rPrChange w:id="563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564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>행정절차</w:t>
        </w:r>
        <w:r w:rsidRPr="004521D2">
          <w:rPr>
            <w:rFonts w:cs="Calibri" w:hint="eastAsia"/>
            <w:b/>
            <w:sz w:val="22"/>
            <w:rPrChange w:id="565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566" w:author="changjoon.yoo [2]" w:date="2025-07-25T15:52:00Z">
              <w:rPr>
                <w:rFonts w:ascii="fkGrotesk Fallback" w:hAnsi="fkGrotesk Fallback" w:hint="eastAsia"/>
                <w:b/>
                <w:bCs/>
              </w:rPr>
            </w:rPrChange>
          </w:rPr>
          <w:t>제거</w:t>
        </w:r>
      </w:ins>
    </w:p>
    <w:p w14:paraId="6117AB35" w14:textId="1766F7E0" w:rsidR="00F82B83" w:rsidRPr="00F82B8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567" w:author="changjoon.yoo [2]" w:date="2025-07-25T12:32:00Z"/>
          <w:rPrChange w:id="568" w:author="changjoon.yoo [2]" w:date="2025-07-25T12:32:00Z">
            <w:rPr>
              <w:ins w:id="569" w:author="changjoon.yoo [2]" w:date="2025-07-25T12:32:00Z"/>
              <w:rFonts w:ascii="Segoe UI" w:hAnsi="Segoe UI" w:cs="Segoe UI"/>
            </w:rPr>
          </w:rPrChange>
        </w:rPr>
        <w:pPrChange w:id="570" w:author="changjoon.yoo [2]" w:date="2025-07-25T12:32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571" w:author="changjoon.yoo [2]" w:date="2025-07-25T12:32:00Z">
        <w:r w:rsidRPr="00F82B83">
          <w:rPr>
            <w:rFonts w:hint="eastAsia"/>
            <w:rPrChange w:id="572" w:author="changjoon.yoo [2]" w:date="2025-07-25T12:32:00Z">
              <w:rPr>
                <w:rFonts w:ascii="Segoe UI" w:hAnsi="Segoe UI" w:cs="Segoe UI" w:hint="eastAsia"/>
              </w:rPr>
            </w:rPrChange>
          </w:rPr>
          <w:t>기업</w:t>
        </w:r>
        <w:r w:rsidRPr="00F82B83">
          <w:rPr>
            <w:rPrChange w:id="573" w:author="changjoon.yoo [2]" w:date="2025-07-25T12:32:00Z">
              <w:rPr>
                <w:rFonts w:ascii="Segoe UI" w:hAnsi="Segoe UI" w:cs="Segoe UI"/>
              </w:rPr>
            </w:rPrChange>
          </w:rPr>
          <w:t>·</w:t>
        </w:r>
        <w:r w:rsidRPr="00F82B83">
          <w:rPr>
            <w:rFonts w:hint="eastAsia"/>
            <w:rPrChange w:id="574" w:author="changjoon.yoo [2]" w:date="2025-07-25T12:32:00Z">
              <w:rPr>
                <w:rFonts w:ascii="Segoe UI" w:hAnsi="Segoe UI" w:cs="Segoe UI" w:hint="eastAsia"/>
              </w:rPr>
            </w:rPrChange>
          </w:rPr>
          <w:t>전문가</w:t>
        </w:r>
        <w:r w:rsidRPr="00F82B83">
          <w:rPr>
            <w:rPrChange w:id="575" w:author="changjoon.yoo [2]" w:date="2025-07-25T12:32:00Z">
              <w:rPr>
                <w:rFonts w:ascii="Segoe UI" w:hAnsi="Segoe UI" w:cs="Segoe UI"/>
              </w:rPr>
            </w:rPrChange>
          </w:rPr>
          <w:t>·</w:t>
        </w:r>
        <w:r w:rsidRPr="00F82B83">
          <w:rPr>
            <w:rFonts w:hint="eastAsia"/>
            <w:rPrChange w:id="576" w:author="changjoon.yoo [2]" w:date="2025-07-25T12:32:00Z">
              <w:rPr>
                <w:rFonts w:ascii="Segoe UI" w:hAnsi="Segoe UI" w:cs="Segoe UI" w:hint="eastAsia"/>
              </w:rPr>
            </w:rPrChange>
          </w:rPr>
          <w:t>대중</w:t>
        </w:r>
        <w:r w:rsidRPr="00F82B83">
          <w:rPr>
            <w:rPrChange w:id="577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78" w:author="changjoon.yoo [2]" w:date="2025-07-25T12:32:00Z">
              <w:rPr>
                <w:rFonts w:ascii="Segoe UI" w:hAnsi="Segoe UI" w:cs="Segoe UI" w:hint="eastAsia"/>
              </w:rPr>
            </w:rPrChange>
          </w:rPr>
          <w:t>의견을</w:t>
        </w:r>
        <w:r w:rsidRPr="00F82B83">
          <w:rPr>
            <w:rPrChange w:id="579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80" w:author="changjoon.yoo [2]" w:date="2025-07-25T12:32:00Z">
              <w:rPr>
                <w:rFonts w:ascii="Segoe UI" w:hAnsi="Segoe UI" w:cs="Segoe UI" w:hint="eastAsia"/>
              </w:rPr>
            </w:rPrChange>
          </w:rPr>
          <w:t>수렴해</w:t>
        </w:r>
        <w:r w:rsidRPr="00F82B83">
          <w:rPr>
            <w:rPrChange w:id="581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82" w:author="changjoon.yoo [2]" w:date="2025-07-25T12:32:00Z">
              <w:rPr>
                <w:rFonts w:ascii="Segoe UI" w:hAnsi="Segoe UI" w:cs="Segoe UI" w:hint="eastAsia"/>
              </w:rPr>
            </w:rPrChange>
          </w:rPr>
          <w:t>혁신</w:t>
        </w:r>
        <w:r w:rsidRPr="00F82B83">
          <w:rPr>
            <w:rPrChange w:id="583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84" w:author="changjoon.yoo [2]" w:date="2025-07-25T12:32:00Z">
              <w:rPr>
                <w:rFonts w:ascii="Segoe UI" w:hAnsi="Segoe UI" w:cs="Segoe UI" w:hint="eastAsia"/>
              </w:rPr>
            </w:rPrChange>
          </w:rPr>
          <w:t>저해</w:t>
        </w:r>
        <w:r w:rsidRPr="00F82B83">
          <w:rPr>
            <w:rPrChange w:id="585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86" w:author="changjoon.yoo [2]" w:date="2025-07-25T12:32:00Z">
              <w:rPr>
                <w:rFonts w:ascii="Segoe UI" w:hAnsi="Segoe UI" w:cs="Segoe UI" w:hint="eastAsia"/>
              </w:rPr>
            </w:rPrChange>
          </w:rPr>
          <w:t>규제</w:t>
        </w:r>
        <w:r w:rsidRPr="00F82B83">
          <w:rPr>
            <w:rPrChange w:id="587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88" w:author="changjoon.yoo [2]" w:date="2025-07-25T12:32:00Z">
              <w:rPr>
                <w:rFonts w:ascii="Segoe UI" w:hAnsi="Segoe UI" w:cs="Segoe UI" w:hint="eastAsia"/>
              </w:rPr>
            </w:rPrChange>
          </w:rPr>
          <w:t>파악</w:t>
        </w:r>
        <w:r w:rsidRPr="00F82B83">
          <w:rPr>
            <w:rPrChange w:id="589" w:author="changjoon.yoo [2]" w:date="2025-07-25T12:32:00Z">
              <w:rPr>
                <w:rFonts w:ascii="Segoe UI" w:hAnsi="Segoe UI" w:cs="Segoe UI"/>
              </w:rPr>
            </w:rPrChange>
          </w:rPr>
          <w:t xml:space="preserve">, </w:t>
        </w:r>
        <w:r w:rsidRPr="00F82B83">
          <w:rPr>
            <w:rFonts w:hint="eastAsia"/>
            <w:rPrChange w:id="590" w:author="changjoon.yoo [2]" w:date="2025-07-25T12:32:00Z">
              <w:rPr>
                <w:rFonts w:ascii="Segoe UI" w:hAnsi="Segoe UI" w:cs="Segoe UI" w:hint="eastAsia"/>
              </w:rPr>
            </w:rPrChange>
          </w:rPr>
          <w:t>기관</w:t>
        </w:r>
        <w:r w:rsidRPr="00F82B83">
          <w:rPr>
            <w:rPrChange w:id="591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92" w:author="changjoon.yoo [2]" w:date="2025-07-25T12:32:00Z">
              <w:rPr>
                <w:rFonts w:ascii="Segoe UI" w:hAnsi="Segoe UI" w:cs="Segoe UI" w:hint="eastAsia"/>
              </w:rPr>
            </w:rPrChange>
          </w:rPr>
          <w:t>협력으로</w:t>
        </w:r>
        <w:r w:rsidRPr="00F82B83">
          <w:rPr>
            <w:rPrChange w:id="593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94" w:author="changjoon.yoo [2]" w:date="2025-07-25T12:32:00Z">
              <w:rPr>
                <w:rFonts w:ascii="Segoe UI" w:hAnsi="Segoe UI" w:cs="Segoe UI" w:hint="eastAsia"/>
              </w:rPr>
            </w:rPrChange>
          </w:rPr>
          <w:t>개선</w:t>
        </w:r>
        <w:r w:rsidRPr="00F82B83">
          <w:rPr>
            <w:rPrChange w:id="595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96" w:author="changjoon.yoo [2]" w:date="2025-07-25T12:32:00Z">
              <w:rPr>
                <w:rFonts w:ascii="Segoe UI" w:hAnsi="Segoe UI" w:cs="Segoe UI" w:hint="eastAsia"/>
              </w:rPr>
            </w:rPrChange>
          </w:rPr>
          <w:t>및</w:t>
        </w:r>
        <w:r w:rsidRPr="00F82B83">
          <w:rPr>
            <w:rPrChange w:id="597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598" w:author="changjoon.yoo [2]" w:date="2025-07-25T12:32:00Z">
              <w:rPr>
                <w:rFonts w:ascii="Segoe UI" w:hAnsi="Segoe UI" w:cs="Segoe UI" w:hint="eastAsia"/>
              </w:rPr>
            </w:rPrChange>
          </w:rPr>
          <w:t>폐지</w:t>
        </w:r>
        <w:r w:rsidRPr="00F82B83">
          <w:rPr>
            <w:rPrChange w:id="599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00" w:author="changjoon.yoo [2]" w:date="2025-07-25T12:32:00Z">
              <w:rPr>
                <w:rFonts w:ascii="Segoe UI" w:hAnsi="Segoe UI" w:cs="Segoe UI" w:hint="eastAsia"/>
              </w:rPr>
            </w:rPrChange>
          </w:rPr>
          <w:t>추진</w:t>
        </w:r>
      </w:ins>
    </w:p>
    <w:p w14:paraId="6410030B" w14:textId="330ED2C8" w:rsidR="00F82B83" w:rsidRPr="00F82B8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601" w:author="changjoon.yoo [2]" w:date="2025-07-25T12:32:00Z"/>
          <w:b/>
          <w:rPrChange w:id="602" w:author="changjoon.yoo [2]" w:date="2025-07-25T12:33:00Z">
            <w:rPr>
              <w:ins w:id="603" w:author="changjoon.yoo [2]" w:date="2025-07-25T12:32:00Z"/>
              <w:rFonts w:ascii="Segoe UI" w:hAnsi="Segoe UI" w:cs="Segoe UI"/>
            </w:rPr>
          </w:rPrChange>
        </w:rPr>
        <w:pPrChange w:id="604" w:author="changjoon.yoo [2]" w:date="2025-07-25T12:32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605" w:author="changjoon.yoo [2]" w:date="2025-07-25T12:32:00Z">
        <w:r w:rsidRPr="00F82B83">
          <w:rPr>
            <w:b/>
            <w:rPrChange w:id="606" w:author="changjoon.yoo [2]" w:date="2025-07-25T12:33:00Z">
              <w:rPr>
                <w:rFonts w:ascii="Segoe UI" w:hAnsi="Segoe UI" w:cs="Segoe UI"/>
              </w:rPr>
            </w:rPrChange>
          </w:rPr>
          <w:t xml:space="preserve">AI </w:t>
        </w:r>
        <w:r w:rsidRPr="00F82B83">
          <w:rPr>
            <w:rFonts w:hint="eastAsia"/>
            <w:b/>
            <w:rPrChange w:id="607" w:author="changjoon.yoo [2]" w:date="2025-07-25T12:33:00Z">
              <w:rPr>
                <w:rFonts w:ascii="Segoe UI" w:hAnsi="Segoe UI" w:cs="Segoe UI" w:hint="eastAsia"/>
              </w:rPr>
            </w:rPrChange>
          </w:rPr>
          <w:t>규제가</w:t>
        </w:r>
        <w:r w:rsidRPr="00F82B83">
          <w:rPr>
            <w:b/>
            <w:rPrChange w:id="608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09" w:author="changjoon.yoo [2]" w:date="2025-07-25T12:33:00Z">
              <w:rPr>
                <w:rFonts w:ascii="Segoe UI" w:hAnsi="Segoe UI" w:cs="Segoe UI" w:hint="eastAsia"/>
              </w:rPr>
            </w:rPrChange>
          </w:rPr>
          <w:t>과도한</w:t>
        </w:r>
        <w:r w:rsidRPr="00F82B83">
          <w:rPr>
            <w:b/>
            <w:rPrChange w:id="610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11" w:author="changjoon.yoo [2]" w:date="2025-07-25T12:33:00Z">
              <w:rPr>
                <w:rFonts w:ascii="Segoe UI" w:hAnsi="Segoe UI" w:cs="Segoe UI" w:hint="eastAsia"/>
              </w:rPr>
            </w:rPrChange>
          </w:rPr>
          <w:t>주에는</w:t>
        </w:r>
        <w:r w:rsidRPr="00F82B83">
          <w:rPr>
            <w:b/>
            <w:rPrChange w:id="612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13" w:author="changjoon.yoo [2]" w:date="2025-07-25T12:33:00Z">
              <w:rPr>
                <w:rFonts w:ascii="Segoe UI" w:hAnsi="Segoe UI" w:cs="Segoe UI" w:hint="eastAsia"/>
              </w:rPr>
            </w:rPrChange>
          </w:rPr>
          <w:t>연방</w:t>
        </w:r>
        <w:r w:rsidRPr="00F82B83">
          <w:rPr>
            <w:b/>
            <w:rPrChange w:id="614" w:author="changjoon.yoo [2]" w:date="2025-07-25T12:33:00Z">
              <w:rPr>
                <w:rFonts w:ascii="Segoe UI" w:hAnsi="Segoe UI" w:cs="Segoe UI"/>
              </w:rPr>
            </w:rPrChange>
          </w:rPr>
          <w:t xml:space="preserve"> AI </w:t>
        </w:r>
        <w:r w:rsidRPr="00F82B83">
          <w:rPr>
            <w:rFonts w:hint="eastAsia"/>
            <w:b/>
            <w:rPrChange w:id="615" w:author="changjoon.yoo [2]" w:date="2025-07-25T12:33:00Z">
              <w:rPr>
                <w:rFonts w:ascii="Segoe UI" w:hAnsi="Segoe UI" w:cs="Segoe UI" w:hint="eastAsia"/>
              </w:rPr>
            </w:rPrChange>
          </w:rPr>
          <w:t>예산</w:t>
        </w:r>
        <w:r w:rsidRPr="00F82B83">
          <w:rPr>
            <w:b/>
            <w:rPrChange w:id="616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17" w:author="changjoon.yoo [2]" w:date="2025-07-25T12:33:00Z">
              <w:rPr>
                <w:rFonts w:ascii="Segoe UI" w:hAnsi="Segoe UI" w:cs="Segoe UI" w:hint="eastAsia"/>
              </w:rPr>
            </w:rPrChange>
          </w:rPr>
          <w:t>및</w:t>
        </w:r>
        <w:r w:rsidRPr="00F82B83">
          <w:rPr>
            <w:b/>
            <w:rPrChange w:id="618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19" w:author="changjoon.yoo [2]" w:date="2025-07-25T12:33:00Z">
              <w:rPr>
                <w:rFonts w:ascii="Segoe UI" w:hAnsi="Segoe UI" w:cs="Segoe UI" w:hint="eastAsia"/>
              </w:rPr>
            </w:rPrChange>
          </w:rPr>
          <w:t>지원</w:t>
        </w:r>
        <w:r w:rsidRPr="00F82B83">
          <w:rPr>
            <w:b/>
            <w:rPrChange w:id="620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21" w:author="changjoon.yoo [2]" w:date="2025-07-25T12:33:00Z">
              <w:rPr>
                <w:rFonts w:ascii="Segoe UI" w:hAnsi="Segoe UI" w:cs="Segoe UI" w:hint="eastAsia"/>
              </w:rPr>
            </w:rPrChange>
          </w:rPr>
          <w:t>제한</w:t>
        </w:r>
        <w:r w:rsidRPr="00F82B83">
          <w:rPr>
            <w:b/>
            <w:rPrChange w:id="622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b/>
            <w:rPrChange w:id="623" w:author="changjoon.yoo [2]" w:date="2025-07-25T12:33:00Z">
              <w:rPr>
                <w:rFonts w:ascii="Segoe UI" w:hAnsi="Segoe UI" w:cs="Segoe UI" w:hint="eastAsia"/>
              </w:rPr>
            </w:rPrChange>
          </w:rPr>
          <w:t>검토</w:t>
        </w:r>
      </w:ins>
    </w:p>
    <w:p w14:paraId="253BB236" w14:textId="53529D01" w:rsidR="00F82B83" w:rsidRPr="00F82B8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624" w:author="changjoon.yoo [2]" w:date="2025-07-25T12:26:00Z"/>
          <w:rPrChange w:id="625" w:author="changjoon.yoo [2]" w:date="2025-07-25T12:33:00Z">
            <w:rPr>
              <w:ins w:id="626" w:author="changjoon.yoo [2]" w:date="2025-07-25T12:26:00Z"/>
              <w:rFonts w:cs="Calibri"/>
              <w:sz w:val="22"/>
            </w:rPr>
          </w:rPrChange>
        </w:rPr>
        <w:pPrChange w:id="627" w:author="changjoon.yoo [2]" w:date="2025-07-25T12:33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628" w:author="changjoon.yoo [2]" w:date="2025-07-25T12:32:00Z">
        <w:r w:rsidRPr="00F82B83">
          <w:rPr>
            <w:rFonts w:hint="eastAsia"/>
            <w:rPrChange w:id="629" w:author="changjoon.yoo [2]" w:date="2025-07-25T12:32:00Z">
              <w:rPr>
                <w:rFonts w:ascii="Segoe UI" w:hAnsi="Segoe UI" w:cs="Segoe UI" w:hint="eastAsia"/>
              </w:rPr>
            </w:rPrChange>
          </w:rPr>
          <w:t>각</w:t>
        </w:r>
        <w:r w:rsidRPr="00F82B83">
          <w:rPr>
            <w:rPrChange w:id="630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31" w:author="changjoon.yoo [2]" w:date="2025-07-25T12:32:00Z">
              <w:rPr>
                <w:rFonts w:ascii="Segoe UI" w:hAnsi="Segoe UI" w:cs="Segoe UI" w:hint="eastAsia"/>
              </w:rPr>
            </w:rPrChange>
          </w:rPr>
          <w:t>부처와</w:t>
        </w:r>
        <w:r w:rsidRPr="00F82B83">
          <w:rPr>
            <w:rPrChange w:id="632" w:author="changjoon.yoo [2]" w:date="2025-07-25T12:32:00Z">
              <w:rPr>
                <w:rFonts w:ascii="Segoe UI" w:hAnsi="Segoe UI" w:cs="Segoe UI"/>
              </w:rPr>
            </w:rPrChange>
          </w:rPr>
          <w:t xml:space="preserve"> OMB</w:t>
        </w:r>
        <w:r w:rsidRPr="00F82B83">
          <w:rPr>
            <w:rFonts w:hint="eastAsia"/>
            <w:rPrChange w:id="633" w:author="changjoon.yoo [2]" w:date="2025-07-25T12:32:00Z">
              <w:rPr>
                <w:rFonts w:ascii="Segoe UI" w:hAnsi="Segoe UI" w:cs="Segoe UI" w:hint="eastAsia"/>
              </w:rPr>
            </w:rPrChange>
          </w:rPr>
          <w:t>가</w:t>
        </w:r>
        <w:r w:rsidRPr="00F82B83">
          <w:rPr>
            <w:rPrChange w:id="634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35" w:author="changjoon.yoo [2]" w:date="2025-07-25T12:32:00Z">
              <w:rPr>
                <w:rFonts w:ascii="Segoe UI" w:hAnsi="Segoe UI" w:cs="Segoe UI" w:hint="eastAsia"/>
              </w:rPr>
            </w:rPrChange>
          </w:rPr>
          <w:t>기존</w:t>
        </w:r>
        <w:r w:rsidRPr="00F82B83">
          <w:rPr>
            <w:rPrChange w:id="636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37" w:author="changjoon.yoo [2]" w:date="2025-07-25T12:32:00Z">
              <w:rPr>
                <w:rFonts w:ascii="Segoe UI" w:hAnsi="Segoe UI" w:cs="Segoe UI" w:hint="eastAsia"/>
              </w:rPr>
            </w:rPrChange>
          </w:rPr>
          <w:t>명령</w:t>
        </w:r>
        <w:r w:rsidRPr="00F82B83">
          <w:rPr>
            <w:rPrChange w:id="638" w:author="changjoon.yoo [2]" w:date="2025-07-25T12:32:00Z">
              <w:rPr>
                <w:rFonts w:ascii="Segoe UI" w:hAnsi="Segoe UI" w:cs="Segoe UI"/>
              </w:rPr>
            </w:rPrChange>
          </w:rPr>
          <w:t xml:space="preserve">, </w:t>
        </w:r>
        <w:r w:rsidRPr="00F82B83">
          <w:rPr>
            <w:rFonts w:hint="eastAsia"/>
            <w:rPrChange w:id="639" w:author="changjoon.yoo [2]" w:date="2025-07-25T12:32:00Z">
              <w:rPr>
                <w:rFonts w:ascii="Segoe UI" w:hAnsi="Segoe UI" w:cs="Segoe UI" w:hint="eastAsia"/>
              </w:rPr>
            </w:rPrChange>
          </w:rPr>
          <w:t>지침</w:t>
        </w:r>
        <w:r w:rsidRPr="00F82B83">
          <w:rPr>
            <w:rPrChange w:id="640" w:author="changjoon.yoo [2]" w:date="2025-07-25T12:32:00Z">
              <w:rPr>
                <w:rFonts w:ascii="Segoe UI" w:hAnsi="Segoe UI" w:cs="Segoe UI"/>
              </w:rPr>
            </w:rPrChange>
          </w:rPr>
          <w:t xml:space="preserve">, FTC </w:t>
        </w:r>
        <w:r w:rsidRPr="00F82B83">
          <w:rPr>
            <w:rFonts w:hint="eastAsia"/>
            <w:rPrChange w:id="641" w:author="changjoon.yoo [2]" w:date="2025-07-25T12:32:00Z">
              <w:rPr>
                <w:rFonts w:ascii="Segoe UI" w:hAnsi="Segoe UI" w:cs="Segoe UI" w:hint="eastAsia"/>
              </w:rPr>
            </w:rPrChange>
          </w:rPr>
          <w:t>명령</w:t>
        </w:r>
        <w:r w:rsidRPr="00F82B83">
          <w:rPr>
            <w:rPrChange w:id="642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43" w:author="changjoon.yoo [2]" w:date="2025-07-25T12:32:00Z">
              <w:rPr>
                <w:rFonts w:ascii="Segoe UI" w:hAnsi="Segoe UI" w:cs="Segoe UI" w:hint="eastAsia"/>
              </w:rPr>
            </w:rPrChange>
          </w:rPr>
          <w:t>등을</w:t>
        </w:r>
        <w:r w:rsidRPr="00F82B83">
          <w:rPr>
            <w:rPrChange w:id="644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45" w:author="changjoon.yoo [2]" w:date="2025-07-25T12:32:00Z">
              <w:rPr>
                <w:rFonts w:ascii="Segoe UI" w:hAnsi="Segoe UI" w:cs="Segoe UI" w:hint="eastAsia"/>
              </w:rPr>
            </w:rPrChange>
          </w:rPr>
          <w:t>전면</w:t>
        </w:r>
        <w:r w:rsidRPr="00F82B83">
          <w:rPr>
            <w:rPrChange w:id="646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47" w:author="changjoon.yoo [2]" w:date="2025-07-25T12:32:00Z">
              <w:rPr>
                <w:rFonts w:ascii="Segoe UI" w:hAnsi="Segoe UI" w:cs="Segoe UI" w:hint="eastAsia"/>
              </w:rPr>
            </w:rPrChange>
          </w:rPr>
          <w:t>재검토하여</w:t>
        </w:r>
        <w:r w:rsidRPr="00F82B83">
          <w:rPr>
            <w:rPrChange w:id="648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49" w:author="changjoon.yoo [2]" w:date="2025-07-25T12:32:00Z">
              <w:rPr>
                <w:rFonts w:ascii="Segoe UI" w:hAnsi="Segoe UI" w:cs="Segoe UI" w:hint="eastAsia"/>
              </w:rPr>
            </w:rPrChange>
          </w:rPr>
          <w:t>필요시</w:t>
        </w:r>
        <w:r w:rsidRPr="00F82B83">
          <w:rPr>
            <w:rPrChange w:id="650" w:author="changjoon.yoo [2]" w:date="2025-07-25T12:32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651" w:author="changjoon.yoo [2]" w:date="2025-07-25T12:32:00Z">
              <w:rPr>
                <w:rFonts w:ascii="Segoe UI" w:hAnsi="Segoe UI" w:cs="Segoe UI" w:hint="eastAsia"/>
              </w:rPr>
            </w:rPrChange>
          </w:rPr>
          <w:t>변경</w:t>
        </w:r>
      </w:ins>
    </w:p>
    <w:p w14:paraId="25F20308" w14:textId="5CBA3ACE" w:rsidR="00E86763" w:rsidRPr="004521D2" w:rsidRDefault="00E86763" w:rsidP="00E86763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652" w:author="changjoon.yoo [2]" w:date="2025-07-25T12:33:00Z"/>
          <w:rFonts w:cs="Calibri"/>
          <w:b/>
          <w:sz w:val="22"/>
          <w:rPrChange w:id="653" w:author="changjoon.yoo [2]" w:date="2025-07-25T15:52:00Z">
            <w:rPr>
              <w:ins w:id="654" w:author="changjoon.yoo [2]" w:date="2025-07-25T12:33:00Z"/>
              <w:rFonts w:cs="Calibri"/>
              <w:sz w:val="22"/>
            </w:rPr>
          </w:rPrChange>
        </w:rPr>
      </w:pPr>
      <w:ins w:id="655" w:author="changjoon.yoo [2]" w:date="2025-07-25T12:26:00Z">
        <w:r w:rsidRPr="004521D2">
          <w:rPr>
            <w:rFonts w:cs="Calibri" w:hint="eastAsia"/>
            <w:b/>
            <w:sz w:val="22"/>
            <w:rPrChange w:id="656" w:author="changjoon.yoo [2]" w:date="2025-07-25T15:52:00Z">
              <w:rPr>
                <w:rFonts w:cs="Calibri" w:hint="eastAsia"/>
                <w:sz w:val="22"/>
              </w:rPr>
            </w:rPrChange>
          </w:rPr>
          <w:t>표현의</w:t>
        </w:r>
        <w:r w:rsidRPr="004521D2">
          <w:rPr>
            <w:rFonts w:cs="Calibri"/>
            <w:b/>
            <w:sz w:val="22"/>
            <w:rPrChange w:id="657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658" w:author="changjoon.yoo [2]" w:date="2025-07-25T15:52:00Z">
              <w:rPr>
                <w:rFonts w:cs="Calibri" w:hint="eastAsia"/>
                <w:sz w:val="22"/>
              </w:rPr>
            </w:rPrChange>
          </w:rPr>
          <w:t>자유</w:t>
        </w:r>
        <w:r w:rsidRPr="004521D2">
          <w:rPr>
            <w:rFonts w:cs="Calibri"/>
            <w:b/>
            <w:sz w:val="22"/>
            <w:rPrChange w:id="659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660" w:author="changjoon.yoo [2]" w:date="2025-07-25T15:52:00Z">
              <w:rPr>
                <w:rFonts w:cs="Calibri" w:hint="eastAsia"/>
                <w:sz w:val="22"/>
              </w:rPr>
            </w:rPrChange>
          </w:rPr>
          <w:t>및</w:t>
        </w:r>
        <w:r w:rsidRPr="004521D2">
          <w:rPr>
            <w:rFonts w:cs="Calibri"/>
            <w:b/>
            <w:sz w:val="22"/>
            <w:rPrChange w:id="661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662" w:author="changjoon.yoo [2]" w:date="2025-07-25T15:52:00Z">
              <w:rPr>
                <w:rFonts w:cs="Calibri" w:hint="eastAsia"/>
                <w:sz w:val="22"/>
              </w:rPr>
            </w:rPrChange>
          </w:rPr>
          <w:t>미국적</w:t>
        </w:r>
        <w:r w:rsidRPr="004521D2">
          <w:rPr>
            <w:rFonts w:cs="Calibri"/>
            <w:b/>
            <w:sz w:val="22"/>
            <w:rPrChange w:id="663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664" w:author="changjoon.yoo [2]" w:date="2025-07-25T15:52:00Z">
              <w:rPr>
                <w:rFonts w:cs="Calibri" w:hint="eastAsia"/>
                <w:sz w:val="22"/>
              </w:rPr>
            </w:rPrChange>
          </w:rPr>
          <w:t>가치</w:t>
        </w:r>
        <w:r w:rsidRPr="004521D2">
          <w:rPr>
            <w:rFonts w:cs="Calibri"/>
            <w:b/>
            <w:sz w:val="22"/>
            <w:rPrChange w:id="665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666" w:author="changjoon.yoo [2]" w:date="2025-07-25T15:52:00Z">
              <w:rPr>
                <w:rFonts w:cs="Calibri" w:hint="eastAsia"/>
                <w:sz w:val="22"/>
              </w:rPr>
            </w:rPrChange>
          </w:rPr>
          <w:t>보장</w:t>
        </w:r>
      </w:ins>
    </w:p>
    <w:p w14:paraId="2E70C0E0" w14:textId="094609DA" w:rsidR="00F82B83" w:rsidRPr="00F82B83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667" w:author="changjoon.yoo [2]" w:date="2025-07-25T12:33:00Z"/>
          <w:rPrChange w:id="668" w:author="changjoon.yoo [2]" w:date="2025-07-25T12:33:00Z">
            <w:rPr>
              <w:ins w:id="669" w:author="changjoon.yoo [2]" w:date="2025-07-25T12:33:00Z"/>
              <w:rFonts w:ascii="Segoe UI" w:hAnsi="Segoe UI" w:cs="Segoe UI"/>
            </w:rPr>
          </w:rPrChange>
        </w:rPr>
        <w:pPrChange w:id="670" w:author="changjoon.yoo [2]" w:date="2025-07-25T12:33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671" w:author="changjoon.yoo [2]" w:date="2025-07-25T13:03:00Z">
        <w:r>
          <w:rPr>
            <w:rFonts w:hint="eastAsia"/>
          </w:rPr>
          <w:t>국립표준기술연구소</w:t>
        </w:r>
        <w:r>
          <w:rPr>
            <w:rFonts w:hint="eastAsia"/>
          </w:rPr>
          <w:t>(</w:t>
        </w:r>
        <w:r>
          <w:t>NIST</w:t>
        </w:r>
        <w:r>
          <w:rPr>
            <w:rFonts w:hint="eastAsia"/>
          </w:rPr>
          <w:t>)</w:t>
        </w:r>
      </w:ins>
      <w:ins w:id="672" w:author="changjoon.yoo [2]" w:date="2025-07-25T12:33:00Z">
        <w:r w:rsidR="00F82B83" w:rsidRPr="00F82B83">
          <w:rPr>
            <w:rPrChange w:id="673" w:author="changjoon.yoo [2]" w:date="2025-07-25T12:33:00Z">
              <w:rPr>
                <w:rFonts w:ascii="Segoe UI" w:hAnsi="Segoe UI" w:cs="Segoe UI"/>
              </w:rPr>
            </w:rPrChange>
          </w:rPr>
          <w:t xml:space="preserve"> AI </w:t>
        </w:r>
        <w:r w:rsidR="00F82B83" w:rsidRPr="00F82B83">
          <w:rPr>
            <w:rFonts w:hint="eastAsia"/>
            <w:rPrChange w:id="674" w:author="changjoon.yoo [2]" w:date="2025-07-25T12:33:00Z">
              <w:rPr>
                <w:rFonts w:ascii="Segoe UI" w:hAnsi="Segoe UI" w:cs="Segoe UI" w:hint="eastAsia"/>
              </w:rPr>
            </w:rPrChange>
          </w:rPr>
          <w:t>리스크</w:t>
        </w:r>
        <w:r w:rsidR="00F82B83" w:rsidRPr="00F82B83">
          <w:rPr>
            <w:rPrChange w:id="675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="00F82B83" w:rsidRPr="00F82B83">
          <w:rPr>
            <w:rFonts w:hint="eastAsia"/>
            <w:rPrChange w:id="676" w:author="changjoon.yoo [2]" w:date="2025-07-25T12:33:00Z">
              <w:rPr>
                <w:rFonts w:ascii="Segoe UI" w:hAnsi="Segoe UI" w:cs="Segoe UI" w:hint="eastAsia"/>
              </w:rPr>
            </w:rPrChange>
          </w:rPr>
          <w:t>관리</w:t>
        </w:r>
        <w:r w:rsidR="00F82B83" w:rsidRPr="00F82B83">
          <w:rPr>
            <w:rPrChange w:id="677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="00F82B83" w:rsidRPr="00F82B83">
          <w:rPr>
            <w:rFonts w:hint="eastAsia"/>
            <w:rPrChange w:id="678" w:author="changjoon.yoo [2]" w:date="2025-07-25T12:33:00Z">
              <w:rPr>
                <w:rFonts w:ascii="Segoe UI" w:hAnsi="Segoe UI" w:cs="Segoe UI" w:hint="eastAsia"/>
              </w:rPr>
            </w:rPrChange>
          </w:rPr>
          <w:t>프레임워크에서</w:t>
        </w:r>
        <w:r w:rsidR="00F82B83" w:rsidRPr="00F82B83">
          <w:rPr>
            <w:rPrChange w:id="679" w:author="changjoon.yoo [2]" w:date="2025-07-25T12:33:00Z">
              <w:rPr>
                <w:rFonts w:ascii="Segoe UI" w:hAnsi="Segoe UI" w:cs="Segoe UI"/>
              </w:rPr>
            </w:rPrChange>
          </w:rPr>
          <w:t xml:space="preserve"> DEI, </w:t>
        </w:r>
        <w:r w:rsidR="00F82B83" w:rsidRPr="00F82B83">
          <w:rPr>
            <w:rFonts w:hint="eastAsia"/>
            <w:rPrChange w:id="680" w:author="changjoon.yoo [2]" w:date="2025-07-25T12:33:00Z">
              <w:rPr>
                <w:rFonts w:ascii="Segoe UI" w:hAnsi="Segoe UI" w:cs="Segoe UI" w:hint="eastAsia"/>
              </w:rPr>
            </w:rPrChange>
          </w:rPr>
          <w:t>기후변화</w:t>
        </w:r>
        <w:r w:rsidR="00F82B83" w:rsidRPr="00F82B83">
          <w:rPr>
            <w:rPrChange w:id="681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="00F82B83" w:rsidRPr="00F82B83">
          <w:rPr>
            <w:rFonts w:hint="eastAsia"/>
            <w:rPrChange w:id="682" w:author="changjoon.yoo [2]" w:date="2025-07-25T12:33:00Z">
              <w:rPr>
                <w:rFonts w:ascii="Segoe UI" w:hAnsi="Segoe UI" w:cs="Segoe UI" w:hint="eastAsia"/>
              </w:rPr>
            </w:rPrChange>
          </w:rPr>
          <w:t>등</w:t>
        </w:r>
        <w:r w:rsidR="00F82B83" w:rsidRPr="00F82B83">
          <w:rPr>
            <w:rPrChange w:id="683" w:author="changjoon.yoo [2]" w:date="2025-07-25T12:33:00Z">
              <w:rPr>
                <w:rFonts w:ascii="Segoe UI" w:hAnsi="Segoe UI" w:cs="Segoe UI"/>
              </w:rPr>
            </w:rPrChange>
          </w:rPr>
          <w:t xml:space="preserve"> ‘</w:t>
        </w:r>
        <w:r w:rsidR="00F82B83" w:rsidRPr="00F82B83">
          <w:rPr>
            <w:rFonts w:hint="eastAsia"/>
            <w:rPrChange w:id="684" w:author="changjoon.yoo [2]" w:date="2025-07-25T12:33:00Z">
              <w:rPr>
                <w:rFonts w:ascii="Segoe UI" w:hAnsi="Segoe UI" w:cs="Segoe UI" w:hint="eastAsia"/>
              </w:rPr>
            </w:rPrChange>
          </w:rPr>
          <w:t>이념적</w:t>
        </w:r>
        <w:r w:rsidR="00F82B83" w:rsidRPr="00F82B83">
          <w:rPr>
            <w:rPrChange w:id="685" w:author="changjoon.yoo [2]" w:date="2025-07-25T12:33:00Z">
              <w:rPr>
                <w:rFonts w:ascii="Segoe UI" w:hAnsi="Segoe UI" w:cs="Segoe UI"/>
              </w:rPr>
            </w:rPrChange>
          </w:rPr>
          <w:t xml:space="preserve">’ </w:t>
        </w:r>
        <w:r w:rsidR="00F82B83" w:rsidRPr="00F82B83">
          <w:rPr>
            <w:rFonts w:hint="eastAsia"/>
            <w:rPrChange w:id="686" w:author="changjoon.yoo [2]" w:date="2025-07-25T12:33:00Z">
              <w:rPr>
                <w:rFonts w:ascii="Segoe UI" w:hAnsi="Segoe UI" w:cs="Segoe UI" w:hint="eastAsia"/>
              </w:rPr>
            </w:rPrChange>
          </w:rPr>
          <w:t>요소</w:t>
        </w:r>
        <w:r w:rsidR="00F82B83" w:rsidRPr="00F82B83">
          <w:rPr>
            <w:rPrChange w:id="687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="00F82B83" w:rsidRPr="00F82B83">
          <w:rPr>
            <w:rFonts w:hint="eastAsia"/>
            <w:rPrChange w:id="688" w:author="changjoon.yoo [2]" w:date="2025-07-25T12:33:00Z">
              <w:rPr>
                <w:rFonts w:ascii="Segoe UI" w:hAnsi="Segoe UI" w:cs="Segoe UI" w:hint="eastAsia"/>
              </w:rPr>
            </w:rPrChange>
          </w:rPr>
          <w:t>삭제</w:t>
        </w:r>
      </w:ins>
    </w:p>
    <w:p w14:paraId="36A4193B" w14:textId="2BE5252C" w:rsidR="00F82B83" w:rsidRPr="00F82B8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689" w:author="changjoon.yoo [2]" w:date="2025-07-25T12:33:00Z"/>
          <w:rPrChange w:id="690" w:author="changjoon.yoo [2]" w:date="2025-07-25T12:33:00Z">
            <w:rPr>
              <w:ins w:id="691" w:author="changjoon.yoo [2]" w:date="2025-07-25T12:33:00Z"/>
              <w:rFonts w:ascii="Segoe UI" w:hAnsi="Segoe UI" w:cs="Segoe UI"/>
            </w:rPr>
          </w:rPrChange>
        </w:rPr>
        <w:pPrChange w:id="692" w:author="changjoon.yoo [2]" w:date="2025-07-25T12:33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693" w:author="changjoon.yoo [2]" w:date="2025-07-25T12:33:00Z">
        <w:r w:rsidRPr="00F82B83">
          <w:rPr>
            <w:rFonts w:hint="eastAsia"/>
            <w:rPrChange w:id="694" w:author="changjoon.yoo [2]" w:date="2025-07-25T12:33:00Z">
              <w:rPr>
                <w:rFonts w:ascii="Segoe UI" w:hAnsi="Segoe UI" w:cs="Segoe UI" w:hint="eastAsia"/>
              </w:rPr>
            </w:rPrChange>
          </w:rPr>
          <w:t>정부</w:t>
        </w:r>
      </w:ins>
      <w:ins w:id="695" w:author="changjoon.yoo [2]" w:date="2025-07-25T12:34:00Z">
        <w:r>
          <w:rPr>
            <w:rFonts w:hint="eastAsia"/>
          </w:rPr>
          <w:t>가</w:t>
        </w:r>
      </w:ins>
      <w:ins w:id="696" w:author="changjoon.yoo [2]" w:date="2025-07-25T12:33:00Z">
        <w:r w:rsidRPr="00F82B83">
          <w:rPr>
            <w:rPrChange w:id="697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</w:ins>
      <w:ins w:id="698" w:author="changjoon.yoo [2]" w:date="2025-07-25T12:35:00Z">
        <w:r>
          <w:t xml:space="preserve">AI </w:t>
        </w:r>
        <w:r>
          <w:rPr>
            <w:rFonts w:hint="eastAsia"/>
          </w:rPr>
          <w:t>도입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공정하며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편향되지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않은</w:t>
        </w:r>
        <w:r>
          <w:rPr>
            <w:rFonts w:hint="eastAsia"/>
          </w:rPr>
          <w:t xml:space="preserve"> </w:t>
        </w:r>
        <w:r>
          <w:t xml:space="preserve">LLM </w:t>
        </w:r>
        <w:r>
          <w:rPr>
            <w:rFonts w:hint="eastAsia"/>
          </w:rPr>
          <w:t>개발사와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있도록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연방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변경</w:t>
        </w:r>
      </w:ins>
    </w:p>
    <w:p w14:paraId="6F6ED097" w14:textId="7B8AB333" w:rsidR="00F82B83" w:rsidRPr="00F82B8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699" w:author="changjoon.yoo [2]" w:date="2025-07-25T12:26:00Z"/>
          <w:rPrChange w:id="700" w:author="changjoon.yoo [2]" w:date="2025-07-25T12:36:00Z">
            <w:rPr>
              <w:ins w:id="701" w:author="changjoon.yoo [2]" w:date="2025-07-25T12:26:00Z"/>
              <w:rFonts w:cs="Calibri"/>
              <w:sz w:val="22"/>
            </w:rPr>
          </w:rPrChange>
        </w:rPr>
        <w:pPrChange w:id="702" w:author="changjoon.yoo [2]" w:date="2025-07-25T12:36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703" w:author="changjoon.yoo [2]" w:date="2025-07-25T12:33:00Z">
        <w:r w:rsidRPr="00F82B83">
          <w:rPr>
            <w:rFonts w:hint="eastAsia"/>
            <w:rPrChange w:id="704" w:author="changjoon.yoo [2]" w:date="2025-07-25T12:33:00Z">
              <w:rPr>
                <w:rFonts w:ascii="Segoe UI" w:hAnsi="Segoe UI" w:cs="Segoe UI" w:hint="eastAsia"/>
              </w:rPr>
            </w:rPrChange>
          </w:rPr>
          <w:t>중국산</w:t>
        </w:r>
        <w:r w:rsidRPr="00F82B83">
          <w:rPr>
            <w:rPrChange w:id="705" w:author="changjoon.yoo [2]" w:date="2025-07-25T12:33:00Z">
              <w:rPr>
                <w:rFonts w:ascii="Segoe UI" w:hAnsi="Segoe UI" w:cs="Segoe UI"/>
              </w:rPr>
            </w:rPrChange>
          </w:rPr>
          <w:t xml:space="preserve"> AI </w:t>
        </w:r>
        <w:r w:rsidRPr="00F82B83">
          <w:rPr>
            <w:rFonts w:hint="eastAsia"/>
            <w:rPrChange w:id="706" w:author="changjoon.yoo [2]" w:date="2025-07-25T12:33:00Z">
              <w:rPr>
                <w:rFonts w:ascii="Segoe UI" w:hAnsi="Segoe UI" w:cs="Segoe UI" w:hint="eastAsia"/>
              </w:rPr>
            </w:rPrChange>
          </w:rPr>
          <w:t>모델의</w:t>
        </w:r>
        <w:r w:rsidRPr="00F82B83">
          <w:rPr>
            <w:rPrChange w:id="707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08" w:author="changjoon.yoo [2]" w:date="2025-07-25T12:33:00Z">
              <w:rPr>
                <w:rFonts w:ascii="Segoe UI" w:hAnsi="Segoe UI" w:cs="Segoe UI" w:hint="eastAsia"/>
              </w:rPr>
            </w:rPrChange>
          </w:rPr>
          <w:t>정치적</w:t>
        </w:r>
        <w:r w:rsidRPr="00F82B83">
          <w:rPr>
            <w:rPrChange w:id="709" w:author="changjoon.yoo [2]" w:date="2025-07-25T12:33:00Z">
              <w:rPr>
                <w:rFonts w:ascii="Segoe UI" w:hAnsi="Segoe UI" w:cs="Segoe UI"/>
              </w:rPr>
            </w:rPrChange>
          </w:rPr>
          <w:t>·</w:t>
        </w:r>
        <w:r w:rsidRPr="00F82B83">
          <w:rPr>
            <w:rFonts w:hint="eastAsia"/>
            <w:rPrChange w:id="710" w:author="changjoon.yoo [2]" w:date="2025-07-25T12:33:00Z">
              <w:rPr>
                <w:rFonts w:ascii="Segoe UI" w:hAnsi="Segoe UI" w:cs="Segoe UI" w:hint="eastAsia"/>
              </w:rPr>
            </w:rPrChange>
          </w:rPr>
          <w:t>이념적</w:t>
        </w:r>
        <w:r w:rsidRPr="00F82B83">
          <w:rPr>
            <w:rPrChange w:id="711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12" w:author="changjoon.yoo [2]" w:date="2025-07-25T12:33:00Z">
              <w:rPr>
                <w:rFonts w:ascii="Segoe UI" w:hAnsi="Segoe UI" w:cs="Segoe UI" w:hint="eastAsia"/>
              </w:rPr>
            </w:rPrChange>
          </w:rPr>
          <w:t>편향</w:t>
        </w:r>
        <w:r w:rsidRPr="00F82B83">
          <w:rPr>
            <w:rPrChange w:id="713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14" w:author="changjoon.yoo [2]" w:date="2025-07-25T12:33:00Z">
              <w:rPr>
                <w:rFonts w:ascii="Segoe UI" w:hAnsi="Segoe UI" w:cs="Segoe UI" w:hint="eastAsia"/>
              </w:rPr>
            </w:rPrChange>
          </w:rPr>
          <w:t>여부</w:t>
        </w:r>
        <w:r w:rsidRPr="00F82B83">
          <w:rPr>
            <w:rPrChange w:id="715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16" w:author="changjoon.yoo [2]" w:date="2025-07-25T12:33:00Z">
              <w:rPr>
                <w:rFonts w:ascii="Segoe UI" w:hAnsi="Segoe UI" w:cs="Segoe UI" w:hint="eastAsia"/>
              </w:rPr>
            </w:rPrChange>
          </w:rPr>
          <w:t>연구</w:t>
        </w:r>
        <w:r>
          <w:t xml:space="preserve"> </w:t>
        </w:r>
      </w:ins>
      <w:ins w:id="717" w:author="changjoon.yoo [2]" w:date="2025-07-25T12:36:00Z">
        <w:r>
          <w:rPr>
            <w:rFonts w:hint="eastAsia"/>
          </w:rPr>
          <w:t>및</w:t>
        </w:r>
      </w:ins>
      <w:ins w:id="718" w:author="changjoon.yoo [2]" w:date="2025-07-25T12:33:00Z">
        <w:r w:rsidRPr="00F82B83">
          <w:rPr>
            <w:rPrChange w:id="719" w:author="changjoon.yoo [2]" w:date="2025-07-25T12:33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20" w:author="changjoon.yoo [2]" w:date="2025-07-25T12:33:00Z">
              <w:rPr>
                <w:rFonts w:ascii="Segoe UI" w:hAnsi="Segoe UI" w:cs="Segoe UI" w:hint="eastAsia"/>
              </w:rPr>
            </w:rPrChange>
          </w:rPr>
          <w:t>평가</w:t>
        </w:r>
      </w:ins>
    </w:p>
    <w:p w14:paraId="47E2638D" w14:textId="58A7AA92" w:rsidR="00E86763" w:rsidRPr="004521D2" w:rsidRDefault="00E86763" w:rsidP="00E86763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721" w:author="changjoon.yoo [2]" w:date="2025-07-25T12:36:00Z"/>
          <w:rFonts w:cs="Calibri"/>
          <w:b/>
          <w:sz w:val="22"/>
          <w:rPrChange w:id="722" w:author="changjoon.yoo [2]" w:date="2025-07-25T15:52:00Z">
            <w:rPr>
              <w:ins w:id="723" w:author="changjoon.yoo [2]" w:date="2025-07-25T12:36:00Z"/>
              <w:rFonts w:cs="Calibri"/>
              <w:sz w:val="22"/>
            </w:rPr>
          </w:rPrChange>
        </w:rPr>
      </w:pPr>
      <w:ins w:id="724" w:author="changjoon.yoo [2]" w:date="2025-07-25T12:26:00Z">
        <w:r w:rsidRPr="004521D2">
          <w:rPr>
            <w:rFonts w:cs="Calibri" w:hint="eastAsia"/>
            <w:b/>
            <w:sz w:val="22"/>
            <w:rPrChange w:id="725" w:author="changjoon.yoo [2]" w:date="2025-07-25T15:52:00Z">
              <w:rPr>
                <w:rFonts w:cs="Calibri" w:hint="eastAsia"/>
                <w:sz w:val="22"/>
              </w:rPr>
            </w:rPrChange>
          </w:rPr>
          <w:t>오픈소스</w:t>
        </w:r>
        <w:r w:rsidRPr="004521D2">
          <w:rPr>
            <w:rFonts w:cs="Calibri"/>
            <w:b/>
            <w:sz w:val="22"/>
            <w:rPrChange w:id="726" w:author="changjoon.yoo [2]" w:date="2025-07-25T15:52:00Z">
              <w:rPr>
                <w:rFonts w:cs="Calibri"/>
                <w:sz w:val="22"/>
              </w:rPr>
            </w:rPrChange>
          </w:rPr>
          <w:t>·</w:t>
        </w:r>
        <w:r w:rsidRPr="004521D2">
          <w:rPr>
            <w:rFonts w:cs="Calibri" w:hint="eastAsia"/>
            <w:b/>
            <w:sz w:val="22"/>
            <w:rPrChange w:id="727" w:author="changjoon.yoo [2]" w:date="2025-07-25T15:52:00Z">
              <w:rPr>
                <w:rFonts w:cs="Calibri" w:hint="eastAsia"/>
                <w:sz w:val="22"/>
              </w:rPr>
            </w:rPrChange>
          </w:rPr>
          <w:t>오픈웨이트</w:t>
        </w:r>
        <w:r w:rsidRPr="004521D2">
          <w:rPr>
            <w:rFonts w:cs="Calibri"/>
            <w:b/>
            <w:sz w:val="22"/>
            <w:rPrChange w:id="728" w:author="changjoon.yoo [2]" w:date="2025-07-25T15:52:00Z">
              <w:rPr>
                <w:rFonts w:cs="Calibri"/>
                <w:sz w:val="22"/>
              </w:rPr>
            </w:rPrChange>
          </w:rPr>
          <w:t xml:space="preserve"> AI </w:t>
        </w:r>
        <w:r w:rsidRPr="004521D2">
          <w:rPr>
            <w:rFonts w:cs="Calibri" w:hint="eastAsia"/>
            <w:b/>
            <w:sz w:val="22"/>
            <w:rPrChange w:id="729" w:author="changjoon.yoo [2]" w:date="2025-07-25T15:52:00Z">
              <w:rPr>
                <w:rFonts w:cs="Calibri" w:hint="eastAsia"/>
                <w:sz w:val="22"/>
              </w:rPr>
            </w:rPrChange>
          </w:rPr>
          <w:t>장려</w:t>
        </w:r>
      </w:ins>
    </w:p>
    <w:p w14:paraId="52905536" w14:textId="4480C2A1" w:rsidR="002E7799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730" w:author="changjoon.yoo [2]" w:date="2025-07-25T12:40:00Z"/>
        </w:rPr>
        <w:pPrChange w:id="731" w:author="changjoon.yoo [2]" w:date="2025-07-25T12:36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732" w:author="changjoon.yoo [2]" w:date="2025-07-25T12:36:00Z">
        <w:r w:rsidRPr="00F82B83">
          <w:rPr>
            <w:rFonts w:hint="eastAsia"/>
            <w:rPrChange w:id="733" w:author="changjoon.yoo [2]" w:date="2025-07-25T12:36:00Z">
              <w:rPr>
                <w:rFonts w:ascii="Segoe UI" w:hAnsi="Segoe UI" w:cs="Segoe UI" w:hint="eastAsia"/>
              </w:rPr>
            </w:rPrChange>
          </w:rPr>
          <w:t>연구자</w:t>
        </w:r>
        <w:r w:rsidRPr="00F82B83">
          <w:rPr>
            <w:rPrChange w:id="734" w:author="changjoon.yoo [2]" w:date="2025-07-25T12:36:00Z">
              <w:rPr>
                <w:rFonts w:ascii="Segoe UI" w:hAnsi="Segoe UI" w:cs="Segoe UI"/>
              </w:rPr>
            </w:rPrChange>
          </w:rPr>
          <w:t>·</w:t>
        </w:r>
        <w:r w:rsidRPr="00F82B83">
          <w:rPr>
            <w:rFonts w:hint="eastAsia"/>
            <w:rPrChange w:id="735" w:author="changjoon.yoo [2]" w:date="2025-07-25T12:36:00Z">
              <w:rPr>
                <w:rFonts w:ascii="Segoe UI" w:hAnsi="Segoe UI" w:cs="Segoe UI" w:hint="eastAsia"/>
              </w:rPr>
            </w:rPrChange>
          </w:rPr>
          <w:t>스타트업</w:t>
        </w:r>
      </w:ins>
      <w:ins w:id="736" w:author="changjoon.yoo [2]" w:date="2025-07-25T12:38:00Z"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등이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대규모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컴퓨팅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자원에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접근할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수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있</w:t>
        </w:r>
      </w:ins>
      <w:ins w:id="737" w:author="changjoon.yoo [2]" w:date="2025-07-25T12:42:00Z">
        <w:r w:rsidR="002E7799">
          <w:rPr>
            <w:rFonts w:hint="eastAsia"/>
          </w:rPr>
          <w:t>도록</w:t>
        </w:r>
        <w:r w:rsidR="002E7799">
          <w:rPr>
            <w:rFonts w:hint="eastAsia"/>
          </w:rPr>
          <w:t xml:space="preserve"> </w:t>
        </w:r>
        <w:r w:rsidR="002E7799" w:rsidRPr="0098224F">
          <w:rPr>
            <w:rFonts w:hint="eastAsia"/>
            <w:b/>
            <w:rPrChange w:id="738" w:author="changjoon.yoo [2]" w:date="2025-07-25T12:53:00Z">
              <w:rPr>
                <w:rFonts w:hint="eastAsia"/>
              </w:rPr>
            </w:rPrChange>
          </w:rPr>
          <w:t>컴퓨팅</w:t>
        </w:r>
        <w:r w:rsidR="002E7799" w:rsidRPr="0098224F">
          <w:rPr>
            <w:b/>
            <w:rPrChange w:id="739" w:author="changjoon.yoo [2]" w:date="2025-07-25T12:53:00Z">
              <w:rPr/>
            </w:rPrChange>
          </w:rPr>
          <w:t xml:space="preserve"> </w:t>
        </w:r>
        <w:r w:rsidR="002E7799" w:rsidRPr="0098224F">
          <w:rPr>
            <w:rFonts w:hint="eastAsia"/>
            <w:b/>
            <w:rPrChange w:id="740" w:author="changjoon.yoo [2]" w:date="2025-07-25T12:53:00Z">
              <w:rPr>
                <w:rFonts w:hint="eastAsia"/>
              </w:rPr>
            </w:rPrChange>
          </w:rPr>
          <w:t>자원에</w:t>
        </w:r>
        <w:r w:rsidR="002E7799" w:rsidRPr="0098224F">
          <w:rPr>
            <w:b/>
            <w:rPrChange w:id="741" w:author="changjoon.yoo [2]" w:date="2025-07-25T12:53:00Z">
              <w:rPr/>
            </w:rPrChange>
          </w:rPr>
          <w:t xml:space="preserve"> </w:t>
        </w:r>
        <w:r w:rsidR="002E7799" w:rsidRPr="0098224F">
          <w:rPr>
            <w:rFonts w:hint="eastAsia"/>
            <w:b/>
            <w:rPrChange w:id="742" w:author="changjoon.yoo [2]" w:date="2025-07-25T12:53:00Z">
              <w:rPr>
                <w:rFonts w:hint="eastAsia"/>
              </w:rPr>
            </w:rPrChange>
          </w:rPr>
          <w:t>대한</w:t>
        </w:r>
      </w:ins>
      <w:ins w:id="743" w:author="changjoon.yoo [2]" w:date="2025-07-25T12:40:00Z">
        <w:r w:rsidR="002E7799" w:rsidRPr="0098224F">
          <w:rPr>
            <w:b/>
            <w:rPrChange w:id="744" w:author="changjoon.yoo [2]" w:date="2025-07-25T12:53:00Z">
              <w:rPr/>
            </w:rPrChange>
          </w:rPr>
          <w:t xml:space="preserve"> </w:t>
        </w:r>
      </w:ins>
      <w:ins w:id="745" w:author="changjoon.yoo [2]" w:date="2025-07-25T12:42:00Z">
        <w:r w:rsidR="002E7799" w:rsidRPr="0098224F">
          <w:rPr>
            <w:rFonts w:hint="eastAsia"/>
            <w:b/>
            <w:rPrChange w:id="746" w:author="changjoon.yoo [2]" w:date="2025-07-25T12:53:00Z">
              <w:rPr>
                <w:rFonts w:hint="eastAsia"/>
              </w:rPr>
            </w:rPrChange>
          </w:rPr>
          <w:t>거래</w:t>
        </w:r>
        <w:r w:rsidR="002E7799" w:rsidRPr="0098224F">
          <w:rPr>
            <w:b/>
            <w:rPrChange w:id="747" w:author="changjoon.yoo [2]" w:date="2025-07-25T12:53:00Z">
              <w:rPr/>
            </w:rPrChange>
          </w:rPr>
          <w:t xml:space="preserve"> </w:t>
        </w:r>
        <w:r w:rsidR="002E7799" w:rsidRPr="0098224F">
          <w:rPr>
            <w:rFonts w:hint="eastAsia"/>
            <w:b/>
            <w:rPrChange w:id="748" w:author="changjoon.yoo [2]" w:date="2025-07-25T12:53:00Z">
              <w:rPr>
                <w:rFonts w:hint="eastAsia"/>
              </w:rPr>
            </w:rPrChange>
          </w:rPr>
          <w:t>시스템</w:t>
        </w:r>
        <w:r w:rsidR="002E7799" w:rsidRPr="0098224F">
          <w:rPr>
            <w:b/>
            <w:rPrChange w:id="749" w:author="changjoon.yoo [2]" w:date="2025-07-25T12:53:00Z">
              <w:rPr/>
            </w:rPrChange>
          </w:rPr>
          <w:t xml:space="preserve"> </w:t>
        </w:r>
      </w:ins>
      <w:ins w:id="750" w:author="changjoon.yoo [2]" w:date="2025-07-25T12:40:00Z">
        <w:r w:rsidR="002E7799" w:rsidRPr="0098224F">
          <w:rPr>
            <w:rFonts w:hint="eastAsia"/>
            <w:b/>
            <w:rPrChange w:id="751" w:author="changjoon.yoo [2]" w:date="2025-07-25T12:53:00Z">
              <w:rPr>
                <w:rFonts w:hint="eastAsia"/>
              </w:rPr>
            </w:rPrChange>
          </w:rPr>
          <w:t>조성</w:t>
        </w:r>
      </w:ins>
    </w:p>
    <w:p w14:paraId="3B433CDE" w14:textId="6AAF9AAE" w:rsidR="002E7799" w:rsidRDefault="002E7799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ins w:id="752" w:author="changjoon.yoo [2]" w:date="2025-07-25T12:40:00Z"/>
        </w:rPr>
        <w:pPrChange w:id="753" w:author="changjoon.yoo [2]" w:date="2025-07-25T12:40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754" w:author="changjoon.yoo [2]" w:date="2025-07-25T12:40:00Z">
        <w:r>
          <w:rPr>
            <w:rFonts w:hint="eastAsia"/>
          </w:rPr>
          <w:t>현재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대규모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컴퓨팅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자원을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사용하기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위해서는</w:t>
        </w:r>
        <w:r>
          <w:rPr>
            <w:rFonts w:hint="eastAsia"/>
          </w:rPr>
          <w:t xml:space="preserve"> </w:t>
        </w:r>
      </w:ins>
      <w:ins w:id="755" w:author="changjoon.yoo [2]" w:date="2025-07-25T12:41:00Z">
        <w:r>
          <w:rPr>
            <w:rFonts w:hint="eastAsia"/>
          </w:rPr>
          <w:t>막대한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비용으로</w:t>
        </w:r>
        <w:r>
          <w:rPr>
            <w:rFonts w:hint="eastAsia"/>
          </w:rPr>
          <w:t xml:space="preserve"> </w:t>
        </w:r>
      </w:ins>
      <w:ins w:id="756" w:author="changjoon.yoo [2]" w:date="2025-07-25T12:40:00Z">
        <w:r>
          <w:rPr>
            <w:rFonts w:hint="eastAsia"/>
          </w:rPr>
          <w:t>초대형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클라우드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서비스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제공업</w:t>
        </w:r>
      </w:ins>
      <w:ins w:id="757" w:author="changjoon.yoo [2]" w:date="2025-07-25T12:41:00Z">
        <w:r>
          <w:rPr>
            <w:rFonts w:hint="eastAsia"/>
          </w:rPr>
          <w:t>체와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계약을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체결할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수밖에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없음</w:t>
        </w:r>
      </w:ins>
    </w:p>
    <w:p w14:paraId="6C629BE1" w14:textId="63DF6150" w:rsidR="00F82B83" w:rsidRPr="00F82B83" w:rsidRDefault="002E7799">
      <w:pPr>
        <w:pStyle w:val="a0"/>
        <w:widowControl/>
        <w:numPr>
          <w:ilvl w:val="3"/>
          <w:numId w:val="5"/>
        </w:numPr>
        <w:topLinePunct/>
        <w:autoSpaceDE w:val="0"/>
        <w:adjustRightInd/>
        <w:snapToGrid/>
        <w:spacing w:after="160" w:line="276" w:lineRule="auto"/>
        <w:rPr>
          <w:ins w:id="758" w:author="changjoon.yoo [2]" w:date="2025-07-25T12:36:00Z"/>
          <w:rPrChange w:id="759" w:author="changjoon.yoo [2]" w:date="2025-07-25T12:36:00Z">
            <w:rPr>
              <w:ins w:id="760" w:author="changjoon.yoo [2]" w:date="2025-07-25T12:36:00Z"/>
              <w:rFonts w:ascii="Segoe UI" w:hAnsi="Segoe UI" w:cs="Segoe UI"/>
            </w:rPr>
          </w:rPrChange>
        </w:rPr>
        <w:pPrChange w:id="761" w:author="changjoon.yoo [2]" w:date="2025-07-25T12:40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762" w:author="changjoon.yoo [2]" w:date="2025-07-25T12:41:00Z">
        <w:r>
          <w:rPr>
            <w:rFonts w:hint="eastAsia"/>
          </w:rPr>
          <w:t>이에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해결방안으로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컴퓨팅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자원을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필요한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만큼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거래할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있도록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시스템을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만들</w:t>
        </w:r>
      </w:ins>
      <w:ins w:id="763" w:author="changjoon.yoo [2]" w:date="2025-07-25T12:43:00Z">
        <w:r w:rsidR="004542A3">
          <w:rPr>
            <w:rFonts w:hint="eastAsia"/>
          </w:rPr>
          <w:t>고</w:t>
        </w:r>
        <w:r w:rsidR="004542A3">
          <w:rPr>
            <w:rFonts w:hint="eastAsia"/>
          </w:rPr>
          <w:t xml:space="preserve"> </w:t>
        </w:r>
        <w:r w:rsidR="004542A3">
          <w:rPr>
            <w:rFonts w:hint="eastAsia"/>
          </w:rPr>
          <w:t>정부가</w:t>
        </w:r>
        <w:r w:rsidR="004542A3">
          <w:rPr>
            <w:rFonts w:hint="eastAsia"/>
          </w:rPr>
          <w:t xml:space="preserve"> </w:t>
        </w:r>
        <w:r w:rsidR="004542A3">
          <w:rPr>
            <w:rFonts w:hint="eastAsia"/>
          </w:rPr>
          <w:t>지원하</w:t>
        </w:r>
      </w:ins>
      <w:ins w:id="764" w:author="changjoon.yoo [2]" w:date="2025-07-25T12:41:00Z">
        <w:r>
          <w:rPr>
            <w:rFonts w:hint="eastAsia"/>
          </w:rPr>
          <w:t>겠다는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취지</w:t>
        </w:r>
        <w:r>
          <w:rPr>
            <w:rFonts w:hint="eastAsia"/>
          </w:rPr>
          <w:t>(</w:t>
        </w:r>
      </w:ins>
      <w:ins w:id="765" w:author="changjoon.yoo [2]" w:date="2025-07-25T12:42:00Z">
        <w:r>
          <w:rPr>
            <w:rFonts w:hint="eastAsia"/>
          </w:rPr>
          <w:t>이를</w:t>
        </w:r>
        <w:r>
          <w:rPr>
            <w:rFonts w:hint="eastAsia"/>
          </w:rPr>
          <w:t xml:space="preserve"> </w:t>
        </w:r>
      </w:ins>
      <w:ins w:id="766" w:author="changjoon.yoo [2]" w:date="2025-07-25T12:41:00Z">
        <w:r>
          <w:t>‘</w:t>
        </w:r>
        <w:r>
          <w:rPr>
            <w:rFonts w:hint="eastAsia"/>
          </w:rPr>
          <w:t>금융시장</w:t>
        </w:r>
        <w:r>
          <w:t>’</w:t>
        </w:r>
      </w:ins>
      <w:ins w:id="767" w:author="changjoon.yoo [2]" w:date="2025-07-25T12:42:00Z">
        <w:r>
          <w:rPr>
            <w:rFonts w:hint="eastAsia"/>
          </w:rPr>
          <w:t>에</w:t>
        </w:r>
      </w:ins>
      <w:ins w:id="768" w:author="changjoon.yoo [2]" w:date="2025-07-25T12:41:00Z">
        <w:r>
          <w:rPr>
            <w:rFonts w:hint="eastAsia"/>
          </w:rPr>
          <w:t xml:space="preserve"> </w:t>
        </w:r>
        <w:r>
          <w:rPr>
            <w:rFonts w:hint="eastAsia"/>
          </w:rPr>
          <w:t>비유</w:t>
        </w:r>
        <w:r>
          <w:rPr>
            <w:rFonts w:hint="eastAsia"/>
          </w:rPr>
          <w:t>)</w:t>
        </w:r>
      </w:ins>
    </w:p>
    <w:p w14:paraId="1E0306CB" w14:textId="12DD83CC" w:rsidR="00F82B83" w:rsidRPr="00F82B8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769" w:author="changjoon.yoo [2]" w:date="2025-07-25T12:36:00Z"/>
          <w:rPrChange w:id="770" w:author="changjoon.yoo [2]" w:date="2025-07-25T12:36:00Z">
            <w:rPr>
              <w:ins w:id="771" w:author="changjoon.yoo [2]" w:date="2025-07-25T12:36:00Z"/>
              <w:rFonts w:ascii="Segoe UI" w:hAnsi="Segoe UI" w:cs="Segoe UI"/>
            </w:rPr>
          </w:rPrChange>
        </w:rPr>
        <w:pPrChange w:id="772" w:author="changjoon.yoo [2]" w:date="2025-07-25T12:36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773" w:author="changjoon.yoo [2]" w:date="2025-07-25T12:36:00Z">
        <w:r w:rsidRPr="00F82B83">
          <w:rPr>
            <w:rPrChange w:id="774" w:author="changjoon.yoo [2]" w:date="2025-07-25T12:36:00Z">
              <w:rPr>
                <w:rFonts w:ascii="Segoe UI" w:hAnsi="Segoe UI" w:cs="Segoe UI"/>
              </w:rPr>
            </w:rPrChange>
          </w:rPr>
          <w:t>NAIRR</w:t>
        </w:r>
      </w:ins>
      <w:ins w:id="775" w:author="changjoon.yoo [2]" w:date="2025-07-25T12:37:00Z">
        <w:r w:rsidR="002E7799">
          <w:t>(</w:t>
        </w:r>
        <w:r w:rsidR="002E7799" w:rsidRPr="002E7799">
          <w:t>National AI Research Resource</w:t>
        </w:r>
        <w:r w:rsidR="002E7799">
          <w:t>)</w:t>
        </w:r>
      </w:ins>
      <w:ins w:id="776" w:author="changjoon.yoo [2]" w:date="2025-07-25T12:36:00Z">
        <w:r w:rsidRPr="00F82B83">
          <w:rPr>
            <w:rPrChange w:id="777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78" w:author="changjoon.yoo [2]" w:date="2025-07-25T12:36:00Z">
              <w:rPr>
                <w:rFonts w:ascii="Segoe UI" w:hAnsi="Segoe UI" w:cs="Segoe UI" w:hint="eastAsia"/>
              </w:rPr>
            </w:rPrChange>
          </w:rPr>
          <w:t>등</w:t>
        </w:r>
      </w:ins>
      <w:ins w:id="779" w:author="changjoon.yoo [2]" w:date="2025-07-25T12:37:00Z"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시범</w:t>
        </w:r>
        <w:r w:rsidR="002E7799">
          <w:rPr>
            <w:rFonts w:hint="eastAsia"/>
          </w:rPr>
          <w:t xml:space="preserve"> </w:t>
        </w:r>
        <w:r w:rsidR="002E7799">
          <w:rPr>
            <w:rFonts w:hint="eastAsia"/>
          </w:rPr>
          <w:t>사업으로</w:t>
        </w:r>
      </w:ins>
      <w:ins w:id="780" w:author="changjoon.yoo [2]" w:date="2025-07-25T12:36:00Z">
        <w:r w:rsidRPr="00F82B83">
          <w:rPr>
            <w:rPrChange w:id="781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82" w:author="changjoon.yoo [2]" w:date="2025-07-25T12:36:00Z">
              <w:rPr>
                <w:rFonts w:ascii="Segoe UI" w:hAnsi="Segoe UI" w:cs="Segoe UI" w:hint="eastAsia"/>
              </w:rPr>
            </w:rPrChange>
          </w:rPr>
          <w:t>민간</w:t>
        </w:r>
        <w:r w:rsidRPr="00F82B83">
          <w:rPr>
            <w:rPrChange w:id="783" w:author="changjoon.yoo [2]" w:date="2025-07-25T12:36:00Z">
              <w:rPr>
                <w:rFonts w:ascii="Segoe UI" w:hAnsi="Segoe UI" w:cs="Segoe UI"/>
              </w:rPr>
            </w:rPrChange>
          </w:rPr>
          <w:t>·</w:t>
        </w:r>
        <w:r w:rsidRPr="00F82B83">
          <w:rPr>
            <w:rFonts w:hint="eastAsia"/>
            <w:rPrChange w:id="784" w:author="changjoon.yoo [2]" w:date="2025-07-25T12:36:00Z">
              <w:rPr>
                <w:rFonts w:ascii="Segoe UI" w:hAnsi="Segoe UI" w:cs="Segoe UI" w:hint="eastAsia"/>
              </w:rPr>
            </w:rPrChange>
          </w:rPr>
          <w:t>공공</w:t>
        </w:r>
        <w:r w:rsidRPr="00F82B83">
          <w:rPr>
            <w:rPrChange w:id="785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86" w:author="changjoon.yoo [2]" w:date="2025-07-25T12:36:00Z">
              <w:rPr>
                <w:rFonts w:ascii="Segoe UI" w:hAnsi="Segoe UI" w:cs="Segoe UI" w:hint="eastAsia"/>
              </w:rPr>
            </w:rPrChange>
          </w:rPr>
          <w:t>데이터</w:t>
        </w:r>
        <w:r w:rsidRPr="00F82B83">
          <w:rPr>
            <w:rPrChange w:id="787" w:author="changjoon.yoo [2]" w:date="2025-07-25T12:36:00Z">
              <w:rPr>
                <w:rFonts w:ascii="Segoe UI" w:hAnsi="Segoe UI" w:cs="Segoe UI"/>
              </w:rPr>
            </w:rPrChange>
          </w:rPr>
          <w:t>·</w:t>
        </w:r>
        <w:r w:rsidRPr="00F82B83">
          <w:rPr>
            <w:rFonts w:hint="eastAsia"/>
            <w:rPrChange w:id="788" w:author="changjoon.yoo [2]" w:date="2025-07-25T12:36:00Z">
              <w:rPr>
                <w:rFonts w:ascii="Segoe UI" w:hAnsi="Segoe UI" w:cs="Segoe UI" w:hint="eastAsia"/>
              </w:rPr>
            </w:rPrChange>
          </w:rPr>
          <w:t>모델</w:t>
        </w:r>
      </w:ins>
      <w:ins w:id="789" w:author="changjoon.yoo [2]" w:date="2025-07-25T15:52:00Z">
        <w:r w:rsidR="004521D2" w:rsidRPr="004521D2">
          <w:t>·</w:t>
        </w:r>
      </w:ins>
      <w:ins w:id="790" w:author="changjoon.yoo [2]" w:date="2025-07-25T12:36:00Z">
        <w:r w:rsidRPr="00F82B83">
          <w:rPr>
            <w:rFonts w:hint="eastAsia"/>
            <w:rPrChange w:id="791" w:author="changjoon.yoo [2]" w:date="2025-07-25T12:36:00Z">
              <w:rPr>
                <w:rFonts w:ascii="Segoe UI" w:hAnsi="Segoe UI" w:cs="Segoe UI" w:hint="eastAsia"/>
              </w:rPr>
            </w:rPrChange>
          </w:rPr>
          <w:t>컴퓨트</w:t>
        </w:r>
        <w:r w:rsidRPr="00F82B83">
          <w:rPr>
            <w:rPrChange w:id="792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93" w:author="changjoon.yoo [2]" w:date="2025-07-25T12:36:00Z">
              <w:rPr>
                <w:rFonts w:ascii="Segoe UI" w:hAnsi="Segoe UI" w:cs="Segoe UI" w:hint="eastAsia"/>
              </w:rPr>
            </w:rPrChange>
          </w:rPr>
          <w:t>자원</w:t>
        </w:r>
        <w:r w:rsidRPr="00F82B83">
          <w:rPr>
            <w:rPrChange w:id="794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95" w:author="changjoon.yoo [2]" w:date="2025-07-25T12:36:00Z">
              <w:rPr>
                <w:rFonts w:ascii="Segoe UI" w:hAnsi="Segoe UI" w:cs="Segoe UI" w:hint="eastAsia"/>
              </w:rPr>
            </w:rPrChange>
          </w:rPr>
          <w:t>제공</w:t>
        </w:r>
        <w:r w:rsidRPr="00F82B83">
          <w:rPr>
            <w:rPrChange w:id="796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797" w:author="changjoon.yoo [2]" w:date="2025-07-25T12:36:00Z">
              <w:rPr>
                <w:rFonts w:ascii="Segoe UI" w:hAnsi="Segoe UI" w:cs="Segoe UI" w:hint="eastAsia"/>
              </w:rPr>
            </w:rPrChange>
          </w:rPr>
          <w:t>확대</w:t>
        </w:r>
      </w:ins>
    </w:p>
    <w:p w14:paraId="33478D70" w14:textId="7FEA05DE" w:rsidR="00F82B83" w:rsidRPr="004542A3" w:rsidRDefault="00F82B8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798" w:author="changjoon.yoo [2]" w:date="2025-07-25T12:26:00Z"/>
          <w:rPrChange w:id="799" w:author="changjoon.yoo [2]" w:date="2025-07-25T12:44:00Z">
            <w:rPr>
              <w:ins w:id="800" w:author="changjoon.yoo [2]" w:date="2025-07-25T12:26:00Z"/>
              <w:rFonts w:cs="Calibri"/>
              <w:sz w:val="22"/>
            </w:rPr>
          </w:rPrChange>
        </w:rPr>
        <w:pPrChange w:id="801" w:author="changjoon.yoo [2]" w:date="2025-07-25T12:44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802" w:author="changjoon.yoo [2]" w:date="2025-07-25T12:36:00Z">
        <w:r w:rsidRPr="00F82B83">
          <w:rPr>
            <w:rFonts w:hint="eastAsia"/>
            <w:rPrChange w:id="803" w:author="changjoon.yoo [2]" w:date="2025-07-25T12:36:00Z">
              <w:rPr>
                <w:rFonts w:ascii="Segoe UI" w:hAnsi="Segoe UI" w:cs="Segoe UI" w:hint="eastAsia"/>
              </w:rPr>
            </w:rPrChange>
          </w:rPr>
          <w:t>중소기업</w:t>
        </w:r>
        <w:r w:rsidRPr="00F82B83">
          <w:rPr>
            <w:rPrChange w:id="804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805" w:author="changjoon.yoo [2]" w:date="2025-07-25T12:36:00Z">
              <w:rPr>
                <w:rFonts w:ascii="Segoe UI" w:hAnsi="Segoe UI" w:cs="Segoe UI" w:hint="eastAsia"/>
              </w:rPr>
            </w:rPrChange>
          </w:rPr>
          <w:t>오픈</w:t>
        </w:r>
      </w:ins>
      <w:ins w:id="806" w:author="changjoon.yoo [2]" w:date="2025-07-25T12:44:00Z">
        <w:r w:rsidR="004542A3">
          <w:rPr>
            <w:rFonts w:hint="eastAsia"/>
          </w:rPr>
          <w:t>소스</w:t>
        </w:r>
        <w:r w:rsidR="004542A3">
          <w:rPr>
            <w:rFonts w:hint="eastAsia"/>
          </w:rPr>
          <w:t xml:space="preserve"> </w:t>
        </w:r>
      </w:ins>
      <w:ins w:id="807" w:author="changjoon.yoo [2]" w:date="2025-07-25T12:36:00Z">
        <w:r w:rsidRPr="00F82B83">
          <w:rPr>
            <w:rPrChange w:id="808" w:author="changjoon.yoo [2]" w:date="2025-07-25T12:36:00Z">
              <w:rPr>
                <w:rFonts w:ascii="Segoe UI" w:hAnsi="Segoe UI" w:cs="Segoe UI"/>
              </w:rPr>
            </w:rPrChange>
          </w:rPr>
          <w:t xml:space="preserve">AI </w:t>
        </w:r>
        <w:r w:rsidRPr="00F82B83">
          <w:rPr>
            <w:rFonts w:hint="eastAsia"/>
            <w:rPrChange w:id="809" w:author="changjoon.yoo [2]" w:date="2025-07-25T12:36:00Z">
              <w:rPr>
                <w:rFonts w:ascii="Segoe UI" w:hAnsi="Segoe UI" w:cs="Segoe UI" w:hint="eastAsia"/>
              </w:rPr>
            </w:rPrChange>
          </w:rPr>
          <w:t>활용</w:t>
        </w:r>
        <w:r w:rsidRPr="00F82B83">
          <w:rPr>
            <w:rPrChange w:id="810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811" w:author="changjoon.yoo [2]" w:date="2025-07-25T12:36:00Z">
              <w:rPr>
                <w:rFonts w:ascii="Segoe UI" w:hAnsi="Segoe UI" w:cs="Segoe UI" w:hint="eastAsia"/>
              </w:rPr>
            </w:rPrChange>
          </w:rPr>
          <w:t>지원책</w:t>
        </w:r>
        <w:r w:rsidRPr="00F82B83">
          <w:rPr>
            <w:rPrChange w:id="812" w:author="changjoon.yoo [2]" w:date="2025-07-25T12:36:00Z">
              <w:rPr>
                <w:rFonts w:ascii="Segoe UI" w:hAnsi="Segoe UI" w:cs="Segoe UI"/>
              </w:rPr>
            </w:rPrChange>
          </w:rPr>
          <w:t xml:space="preserve"> </w:t>
        </w:r>
        <w:r w:rsidRPr="00F82B83">
          <w:rPr>
            <w:rFonts w:hint="eastAsia"/>
            <w:rPrChange w:id="813" w:author="changjoon.yoo [2]" w:date="2025-07-25T12:36:00Z">
              <w:rPr>
                <w:rFonts w:ascii="Segoe UI" w:hAnsi="Segoe UI" w:cs="Segoe UI" w:hint="eastAsia"/>
              </w:rPr>
            </w:rPrChange>
          </w:rPr>
          <w:t>마련</w:t>
        </w:r>
      </w:ins>
    </w:p>
    <w:p w14:paraId="7580F6AF" w14:textId="70BC8351" w:rsidR="00E86763" w:rsidRPr="004521D2" w:rsidRDefault="00E86763" w:rsidP="00E86763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814" w:author="changjoon.yoo [2]" w:date="2025-07-25T12:44:00Z"/>
          <w:rFonts w:cs="Calibri"/>
          <w:b/>
          <w:sz w:val="22"/>
          <w:rPrChange w:id="815" w:author="changjoon.yoo [2]" w:date="2025-07-25T15:52:00Z">
            <w:rPr>
              <w:ins w:id="816" w:author="changjoon.yoo [2]" w:date="2025-07-25T12:44:00Z"/>
              <w:rFonts w:cs="Calibri"/>
              <w:sz w:val="22"/>
            </w:rPr>
          </w:rPrChange>
        </w:rPr>
      </w:pPr>
      <w:ins w:id="817" w:author="changjoon.yoo [2]" w:date="2025-07-25T12:26:00Z">
        <w:r w:rsidRPr="004521D2">
          <w:rPr>
            <w:rFonts w:cs="Calibri"/>
            <w:b/>
            <w:sz w:val="22"/>
            <w:rPrChange w:id="818" w:author="changjoon.yoo [2]" w:date="2025-07-25T15:52:00Z">
              <w:rPr>
                <w:rFonts w:cs="Calibri"/>
                <w:sz w:val="22"/>
              </w:rPr>
            </w:rPrChange>
          </w:rPr>
          <w:t xml:space="preserve">AI </w:t>
        </w:r>
        <w:r w:rsidRPr="004521D2">
          <w:rPr>
            <w:rFonts w:cs="Calibri" w:hint="eastAsia"/>
            <w:b/>
            <w:sz w:val="22"/>
            <w:rPrChange w:id="819" w:author="changjoon.yoo [2]" w:date="2025-07-25T15:52:00Z">
              <w:rPr>
                <w:rFonts w:cs="Calibri" w:hint="eastAsia"/>
                <w:sz w:val="22"/>
              </w:rPr>
            </w:rPrChange>
          </w:rPr>
          <w:t>적용</w:t>
        </w:r>
        <w:r w:rsidRPr="004521D2">
          <w:rPr>
            <w:rFonts w:cs="Calibri"/>
            <w:b/>
            <w:sz w:val="22"/>
            <w:rPrChange w:id="820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821" w:author="changjoon.yoo [2]" w:date="2025-07-25T15:52:00Z">
              <w:rPr>
                <w:rFonts w:cs="Calibri" w:hint="eastAsia"/>
                <w:sz w:val="22"/>
              </w:rPr>
            </w:rPrChange>
          </w:rPr>
          <w:t>확산</w:t>
        </w:r>
      </w:ins>
    </w:p>
    <w:p w14:paraId="7453E819" w14:textId="3BCA2207" w:rsidR="004542A3" w:rsidRPr="004542A3" w:rsidRDefault="004542A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822" w:author="changjoon.yoo [2]" w:date="2025-07-25T12:44:00Z"/>
          <w:rPrChange w:id="823" w:author="changjoon.yoo [2]" w:date="2025-07-25T12:44:00Z">
            <w:rPr>
              <w:ins w:id="824" w:author="changjoon.yoo [2]" w:date="2025-07-25T12:44:00Z"/>
              <w:rFonts w:ascii="Segoe UI" w:hAnsi="Segoe UI" w:cs="Segoe UI"/>
            </w:rPr>
          </w:rPrChange>
        </w:rPr>
        <w:pPrChange w:id="825" w:author="changjoon.yoo [2]" w:date="2025-07-25T12:46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826" w:author="changjoon.yoo [2]" w:date="2025-07-25T12:44:00Z">
        <w:r w:rsidRPr="004542A3">
          <w:rPr>
            <w:rPrChange w:id="827" w:author="changjoon.yoo [2]" w:date="2025-07-25T12:44:00Z">
              <w:rPr>
                <w:rFonts w:ascii="Segoe UI" w:hAnsi="Segoe UI" w:cs="Segoe UI"/>
              </w:rPr>
            </w:rPrChange>
          </w:rPr>
          <w:t xml:space="preserve">AI </w:t>
        </w:r>
        <w:r w:rsidRPr="004542A3">
          <w:rPr>
            <w:rFonts w:hint="eastAsia"/>
            <w:rPrChange w:id="828" w:author="changjoon.yoo [2]" w:date="2025-07-25T12:44:00Z">
              <w:rPr>
                <w:rFonts w:ascii="Segoe UI" w:hAnsi="Segoe UI" w:cs="Segoe UI" w:hint="eastAsia"/>
              </w:rPr>
            </w:rPrChange>
          </w:rPr>
          <w:t>규제</w:t>
        </w:r>
        <w:r w:rsidRPr="004542A3">
          <w:rPr>
            <w:rPrChange w:id="829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30" w:author="changjoon.yoo [2]" w:date="2025-07-25T12:44:00Z">
              <w:rPr>
                <w:rFonts w:ascii="Segoe UI" w:hAnsi="Segoe UI" w:cs="Segoe UI" w:hint="eastAsia"/>
              </w:rPr>
            </w:rPrChange>
          </w:rPr>
          <w:t>샌드박스</w:t>
        </w:r>
      </w:ins>
      <w:ins w:id="831" w:author="changjoon.yoo [2]" w:date="2025-07-25T12:45:00Z">
        <w:r>
          <w:rPr>
            <w:rFonts w:hint="eastAsia"/>
          </w:rPr>
          <w:t>나</w:t>
        </w:r>
      </w:ins>
      <w:ins w:id="832" w:author="changjoon.yoo [2]" w:date="2025-07-25T12:44:00Z">
        <w:r w:rsidRPr="004542A3">
          <w:rPr>
            <w:rPrChange w:id="833" w:author="changjoon.yoo [2]" w:date="2025-07-25T12:44:00Z">
              <w:rPr>
                <w:rFonts w:ascii="Segoe UI" w:hAnsi="Segoe UI" w:cs="Segoe UI"/>
              </w:rPr>
            </w:rPrChange>
          </w:rPr>
          <w:t xml:space="preserve"> AI </w:t>
        </w:r>
        <w:r w:rsidRPr="004542A3">
          <w:rPr>
            <w:rFonts w:hint="eastAsia"/>
            <w:rPrChange w:id="834" w:author="changjoon.yoo [2]" w:date="2025-07-25T12:44:00Z">
              <w:rPr>
                <w:rFonts w:ascii="Segoe UI" w:hAnsi="Segoe UI" w:cs="Segoe UI" w:hint="eastAsia"/>
              </w:rPr>
            </w:rPrChange>
          </w:rPr>
          <w:t>센터</w:t>
        </w:r>
      </w:ins>
      <w:ins w:id="835" w:author="changjoon.yoo [2]" w:date="2025-07-25T12:45:00Z">
        <w:r>
          <w:rPr>
            <w:rFonts w:hint="eastAsia"/>
          </w:rPr>
          <w:t>를</w:t>
        </w:r>
      </w:ins>
      <w:ins w:id="836" w:author="changjoon.yoo [2]" w:date="2025-07-25T12:44:00Z">
        <w:r w:rsidRPr="004542A3">
          <w:rPr>
            <w:rPrChange w:id="837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38" w:author="changjoon.yoo [2]" w:date="2025-07-25T12:44:00Z">
              <w:rPr>
                <w:rFonts w:ascii="Segoe UI" w:hAnsi="Segoe UI" w:cs="Segoe UI" w:hint="eastAsia"/>
              </w:rPr>
            </w:rPrChange>
          </w:rPr>
          <w:t>구축</w:t>
        </w:r>
      </w:ins>
      <w:ins w:id="839" w:author="changjoon.yoo [2]" w:date="2025-07-25T12:46:00Z">
        <w:r>
          <w:rPr>
            <w:rFonts w:hint="eastAsia"/>
          </w:rPr>
          <w:t>하여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기업들이</w:t>
        </w:r>
        <w:r>
          <w:rPr>
            <w:rFonts w:hint="eastAsia"/>
          </w:rPr>
          <w:t xml:space="preserve"> </w:t>
        </w:r>
        <w:r>
          <w:t>AI</w:t>
        </w:r>
        <w:r>
          <w:rPr>
            <w:rFonts w:hint="eastAsia"/>
          </w:rPr>
          <w:t>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신속하게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적용할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있도록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환경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마련</w:t>
        </w:r>
      </w:ins>
    </w:p>
    <w:p w14:paraId="48FDA158" w14:textId="3030D42C" w:rsidR="004542A3" w:rsidRPr="004542A3" w:rsidRDefault="004542A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840" w:author="changjoon.yoo [2]" w:date="2025-07-25T12:44:00Z"/>
          <w:rPrChange w:id="841" w:author="changjoon.yoo [2]" w:date="2025-07-25T12:44:00Z">
            <w:rPr>
              <w:ins w:id="842" w:author="changjoon.yoo [2]" w:date="2025-07-25T12:44:00Z"/>
              <w:rFonts w:ascii="Segoe UI" w:hAnsi="Segoe UI" w:cs="Segoe UI"/>
            </w:rPr>
          </w:rPrChange>
        </w:rPr>
        <w:pPrChange w:id="843" w:author="changjoon.yoo [2]" w:date="2025-07-25T12:44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844" w:author="changjoon.yoo [2]" w:date="2025-07-25T12:44:00Z">
        <w:r w:rsidRPr="004542A3">
          <w:rPr>
            <w:rFonts w:hint="eastAsia"/>
            <w:rPrChange w:id="845" w:author="changjoon.yoo [2]" w:date="2025-07-25T12:44:00Z">
              <w:rPr>
                <w:rFonts w:ascii="Segoe UI" w:hAnsi="Segoe UI" w:cs="Segoe UI" w:hint="eastAsia"/>
              </w:rPr>
            </w:rPrChange>
          </w:rPr>
          <w:t>의료</w:t>
        </w:r>
        <w:r w:rsidRPr="004542A3">
          <w:rPr>
            <w:rPrChange w:id="846" w:author="changjoon.yoo [2]" w:date="2025-07-25T12:44:00Z">
              <w:rPr>
                <w:rFonts w:ascii="Segoe UI" w:hAnsi="Segoe UI" w:cs="Segoe UI"/>
              </w:rPr>
            </w:rPrChange>
          </w:rPr>
          <w:t xml:space="preserve">, </w:t>
        </w:r>
        <w:r w:rsidRPr="004542A3">
          <w:rPr>
            <w:rFonts w:hint="eastAsia"/>
            <w:rPrChange w:id="847" w:author="changjoon.yoo [2]" w:date="2025-07-25T12:44:00Z">
              <w:rPr>
                <w:rFonts w:ascii="Segoe UI" w:hAnsi="Segoe UI" w:cs="Segoe UI" w:hint="eastAsia"/>
              </w:rPr>
            </w:rPrChange>
          </w:rPr>
          <w:t>에너지</w:t>
        </w:r>
        <w:r w:rsidRPr="004542A3">
          <w:rPr>
            <w:rPrChange w:id="848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49" w:author="changjoon.yoo [2]" w:date="2025-07-25T12:44:00Z">
              <w:rPr>
                <w:rFonts w:ascii="Segoe UI" w:hAnsi="Segoe UI" w:cs="Segoe UI" w:hint="eastAsia"/>
              </w:rPr>
            </w:rPrChange>
          </w:rPr>
          <w:t>등</w:t>
        </w:r>
        <w:r w:rsidRPr="004542A3">
          <w:rPr>
            <w:rPrChange w:id="850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</w:ins>
      <w:ins w:id="851" w:author="changjoon.yoo [2]" w:date="2025-07-25T12:46:00Z">
        <w:r>
          <w:rPr>
            <w:rFonts w:hint="eastAsia"/>
          </w:rPr>
          <w:t>분야</w:t>
        </w:r>
      </w:ins>
      <w:ins w:id="852" w:author="changjoon.yoo [2]" w:date="2025-07-25T12:44:00Z">
        <w:r w:rsidRPr="004542A3">
          <w:rPr>
            <w:rFonts w:hint="eastAsia"/>
            <w:rPrChange w:id="853" w:author="changjoon.yoo [2]" w:date="2025-07-25T12:44:00Z">
              <w:rPr>
                <w:rFonts w:ascii="Segoe UI" w:hAnsi="Segoe UI" w:cs="Segoe UI" w:hint="eastAsia"/>
              </w:rPr>
            </w:rPrChange>
          </w:rPr>
          <w:t>별</w:t>
        </w:r>
      </w:ins>
      <w:ins w:id="854" w:author="changjoon.yoo [2]" w:date="2025-07-25T12:46:00Z">
        <w:r>
          <w:rPr>
            <w:rFonts w:hint="eastAsia"/>
          </w:rPr>
          <w:t xml:space="preserve"> AI</w:t>
        </w:r>
        <w:r>
          <w:t xml:space="preserve"> </w:t>
        </w:r>
        <w:r>
          <w:rPr>
            <w:rFonts w:hint="eastAsia"/>
          </w:rPr>
          <w:t>시스템에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국가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표준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개발과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도입을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가속화하고</w:t>
        </w:r>
        <w:r>
          <w:t>, A</w:t>
        </w:r>
      </w:ins>
      <w:ins w:id="855" w:author="changjoon.yoo [2]" w:date="2025-07-25T12:47:00Z">
        <w:r>
          <w:t>I</w:t>
        </w:r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</w:ins>
      <w:ins w:id="856" w:author="changjoon.yoo [2]" w:date="2025-07-25T12:44:00Z">
        <w:r w:rsidRPr="004542A3">
          <w:rPr>
            <w:rFonts w:hint="eastAsia"/>
            <w:rPrChange w:id="857" w:author="changjoon.yoo [2]" w:date="2025-07-25T12:44:00Z">
              <w:rPr>
                <w:rFonts w:ascii="Segoe UI" w:hAnsi="Segoe UI" w:cs="Segoe UI" w:hint="eastAsia"/>
              </w:rPr>
            </w:rPrChange>
          </w:rPr>
          <w:t>생산성</w:t>
        </w:r>
        <w:r w:rsidRPr="004542A3">
          <w:rPr>
            <w:rPrChange w:id="858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59" w:author="changjoon.yoo [2]" w:date="2025-07-25T12:44:00Z">
              <w:rPr>
                <w:rFonts w:ascii="Segoe UI" w:hAnsi="Segoe UI" w:cs="Segoe UI" w:hint="eastAsia"/>
              </w:rPr>
            </w:rPrChange>
          </w:rPr>
          <w:t>측정</w:t>
        </w:r>
        <w:r w:rsidRPr="004542A3">
          <w:rPr>
            <w:rPrChange w:id="860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61" w:author="changjoon.yoo [2]" w:date="2025-07-25T12:44:00Z">
              <w:rPr>
                <w:rFonts w:ascii="Segoe UI" w:hAnsi="Segoe UI" w:cs="Segoe UI" w:hint="eastAsia"/>
              </w:rPr>
            </w:rPrChange>
          </w:rPr>
          <w:t>체계</w:t>
        </w:r>
        <w:r w:rsidRPr="004542A3">
          <w:rPr>
            <w:rPrChange w:id="862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63" w:author="changjoon.yoo [2]" w:date="2025-07-25T12:44:00Z">
              <w:rPr>
                <w:rFonts w:ascii="Segoe UI" w:hAnsi="Segoe UI" w:cs="Segoe UI" w:hint="eastAsia"/>
              </w:rPr>
            </w:rPrChange>
          </w:rPr>
          <w:t>마련</w:t>
        </w:r>
      </w:ins>
    </w:p>
    <w:p w14:paraId="0B06C054" w14:textId="510BD7A4" w:rsidR="004542A3" w:rsidRPr="004542A3" w:rsidRDefault="004542A3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864" w:author="changjoon.yoo [2]" w:date="2025-07-25T12:26:00Z"/>
          <w:rPrChange w:id="865" w:author="changjoon.yoo [2]" w:date="2025-07-25T12:47:00Z">
            <w:rPr>
              <w:ins w:id="866" w:author="changjoon.yoo [2]" w:date="2025-07-25T12:26:00Z"/>
              <w:rFonts w:cs="Calibri"/>
              <w:sz w:val="22"/>
            </w:rPr>
          </w:rPrChange>
        </w:rPr>
        <w:pPrChange w:id="867" w:author="changjoon.yoo [2]" w:date="2025-07-25T12:47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868" w:author="changjoon.yoo [2]" w:date="2025-07-25T12:44:00Z">
        <w:r w:rsidRPr="004542A3">
          <w:rPr>
            <w:rFonts w:hint="eastAsia"/>
            <w:rPrChange w:id="869" w:author="changjoon.yoo [2]" w:date="2025-07-25T12:44:00Z">
              <w:rPr>
                <w:rFonts w:ascii="Segoe UI" w:hAnsi="Segoe UI" w:cs="Segoe UI" w:hint="eastAsia"/>
              </w:rPr>
            </w:rPrChange>
          </w:rPr>
          <w:t>국방</w:t>
        </w:r>
        <w:r w:rsidRPr="004542A3">
          <w:rPr>
            <w:rPrChange w:id="870" w:author="changjoon.yoo [2]" w:date="2025-07-25T12:44:00Z">
              <w:rPr>
                <w:rFonts w:ascii="Segoe UI" w:hAnsi="Segoe UI" w:cs="Segoe UI"/>
              </w:rPr>
            </w:rPrChange>
          </w:rPr>
          <w:t>·</w:t>
        </w:r>
        <w:r w:rsidRPr="004542A3">
          <w:rPr>
            <w:rFonts w:hint="eastAsia"/>
            <w:rPrChange w:id="871" w:author="changjoon.yoo [2]" w:date="2025-07-25T12:44:00Z">
              <w:rPr>
                <w:rFonts w:ascii="Segoe UI" w:hAnsi="Segoe UI" w:cs="Segoe UI" w:hint="eastAsia"/>
              </w:rPr>
            </w:rPrChange>
          </w:rPr>
          <w:t>정보기관의</w:t>
        </w:r>
        <w:r w:rsidRPr="004542A3">
          <w:rPr>
            <w:rPrChange w:id="872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73" w:author="changjoon.yoo [2]" w:date="2025-07-25T12:44:00Z">
              <w:rPr>
                <w:rFonts w:ascii="Segoe UI" w:hAnsi="Segoe UI" w:cs="Segoe UI" w:hint="eastAsia"/>
              </w:rPr>
            </w:rPrChange>
          </w:rPr>
          <w:t>미국</w:t>
        </w:r>
        <w:r w:rsidRPr="004542A3">
          <w:rPr>
            <w:rPrChange w:id="874" w:author="changjoon.yoo [2]" w:date="2025-07-25T12:44:00Z">
              <w:rPr>
                <w:rFonts w:ascii="Segoe UI" w:hAnsi="Segoe UI" w:cs="Segoe UI"/>
              </w:rPr>
            </w:rPrChange>
          </w:rPr>
          <w:t>/</w:t>
        </w:r>
        <w:r w:rsidRPr="004542A3">
          <w:rPr>
            <w:rFonts w:hint="eastAsia"/>
            <w:rPrChange w:id="875" w:author="changjoon.yoo [2]" w:date="2025-07-25T12:44:00Z">
              <w:rPr>
                <w:rFonts w:ascii="Segoe UI" w:hAnsi="Segoe UI" w:cs="Segoe UI" w:hint="eastAsia"/>
              </w:rPr>
            </w:rPrChange>
          </w:rPr>
          <w:t>경쟁국</w:t>
        </w:r>
        <w:r w:rsidRPr="004542A3">
          <w:rPr>
            <w:rPrChange w:id="876" w:author="changjoon.yoo [2]" w:date="2025-07-25T12:44:00Z">
              <w:rPr>
                <w:rFonts w:ascii="Segoe UI" w:hAnsi="Segoe UI" w:cs="Segoe UI"/>
              </w:rPr>
            </w:rPrChange>
          </w:rPr>
          <w:t>/</w:t>
        </w:r>
        <w:r w:rsidRPr="004542A3">
          <w:rPr>
            <w:rFonts w:hint="eastAsia"/>
            <w:rPrChange w:id="877" w:author="changjoon.yoo [2]" w:date="2025-07-25T12:44:00Z">
              <w:rPr>
                <w:rFonts w:ascii="Segoe UI" w:hAnsi="Segoe UI" w:cs="Segoe UI" w:hint="eastAsia"/>
              </w:rPr>
            </w:rPrChange>
          </w:rPr>
          <w:t>적대국</w:t>
        </w:r>
        <w:r w:rsidRPr="004542A3">
          <w:rPr>
            <w:rPrChange w:id="878" w:author="changjoon.yoo [2]" w:date="2025-07-25T12:44:00Z">
              <w:rPr>
                <w:rFonts w:ascii="Segoe UI" w:hAnsi="Segoe UI" w:cs="Segoe UI"/>
              </w:rPr>
            </w:rPrChange>
          </w:rPr>
          <w:t xml:space="preserve"> AI </w:t>
        </w:r>
        <w:r w:rsidRPr="004542A3">
          <w:rPr>
            <w:rFonts w:hint="eastAsia"/>
            <w:rPrChange w:id="879" w:author="changjoon.yoo [2]" w:date="2025-07-25T12:44:00Z">
              <w:rPr>
                <w:rFonts w:ascii="Segoe UI" w:hAnsi="Segoe UI" w:cs="Segoe UI" w:hint="eastAsia"/>
              </w:rPr>
            </w:rPrChange>
          </w:rPr>
          <w:t>도입</w:t>
        </w:r>
        <w:r w:rsidRPr="004542A3">
          <w:rPr>
            <w:rPrChange w:id="880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81" w:author="changjoon.yoo [2]" w:date="2025-07-25T12:44:00Z">
              <w:rPr>
                <w:rFonts w:ascii="Segoe UI" w:hAnsi="Segoe UI" w:cs="Segoe UI" w:hint="eastAsia"/>
              </w:rPr>
            </w:rPrChange>
          </w:rPr>
          <w:t>현황</w:t>
        </w:r>
        <w:r w:rsidRPr="004542A3">
          <w:rPr>
            <w:rPrChange w:id="882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83" w:author="changjoon.yoo [2]" w:date="2025-07-25T12:44:00Z">
              <w:rPr>
                <w:rFonts w:ascii="Segoe UI" w:hAnsi="Segoe UI" w:cs="Segoe UI" w:hint="eastAsia"/>
              </w:rPr>
            </w:rPrChange>
          </w:rPr>
          <w:t>모니터링</w:t>
        </w:r>
        <w:r w:rsidRPr="004542A3">
          <w:rPr>
            <w:rPrChange w:id="884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85" w:author="changjoon.yoo [2]" w:date="2025-07-25T12:44:00Z">
              <w:rPr>
                <w:rFonts w:ascii="Segoe UI" w:hAnsi="Segoe UI" w:cs="Segoe UI" w:hint="eastAsia"/>
              </w:rPr>
            </w:rPrChange>
          </w:rPr>
          <w:t>및</w:t>
        </w:r>
        <w:r w:rsidRPr="004542A3">
          <w:rPr>
            <w:rPrChange w:id="886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87" w:author="changjoon.yoo [2]" w:date="2025-07-25T12:44:00Z">
              <w:rPr>
                <w:rFonts w:ascii="Segoe UI" w:hAnsi="Segoe UI" w:cs="Segoe UI" w:hint="eastAsia"/>
              </w:rPr>
            </w:rPrChange>
          </w:rPr>
          <w:t>정보</w:t>
        </w:r>
        <w:r w:rsidRPr="004542A3">
          <w:rPr>
            <w:rPrChange w:id="888" w:author="changjoon.yoo [2]" w:date="2025-07-25T12:44:00Z">
              <w:rPr>
                <w:rFonts w:ascii="Segoe UI" w:hAnsi="Segoe UI" w:cs="Segoe UI"/>
              </w:rPr>
            </w:rPrChange>
          </w:rPr>
          <w:t xml:space="preserve"> </w:t>
        </w:r>
        <w:r w:rsidRPr="004542A3">
          <w:rPr>
            <w:rFonts w:hint="eastAsia"/>
            <w:rPrChange w:id="889" w:author="changjoon.yoo [2]" w:date="2025-07-25T12:44:00Z">
              <w:rPr>
                <w:rFonts w:ascii="Segoe UI" w:hAnsi="Segoe UI" w:cs="Segoe UI" w:hint="eastAsia"/>
              </w:rPr>
            </w:rPrChange>
          </w:rPr>
          <w:t>공유</w:t>
        </w:r>
      </w:ins>
    </w:p>
    <w:p w14:paraId="3C34CAD5" w14:textId="4A26F344" w:rsidR="00447C5E" w:rsidRPr="004521D2" w:rsidRDefault="00447C5E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890" w:author="changjoon.yoo [2]" w:date="2025-07-25T12:54:00Z"/>
          <w:rFonts w:cs="Calibri"/>
          <w:b/>
          <w:sz w:val="22"/>
          <w:rPrChange w:id="891" w:author="changjoon.yoo [2]" w:date="2025-07-25T15:52:00Z">
            <w:rPr>
              <w:ins w:id="892" w:author="changjoon.yoo [2]" w:date="2025-07-25T12:54:00Z"/>
              <w:rFonts w:cs="Calibri"/>
              <w:sz w:val="22"/>
            </w:rPr>
          </w:rPrChange>
        </w:rPr>
        <w:pPrChange w:id="893" w:author="changjoon.yoo [2]" w:date="2025-07-25T12:54:00Z">
          <w:pPr>
            <w:pStyle w:val="a0"/>
            <w:numPr>
              <w:ilvl w:val="1"/>
              <w:numId w:val="5"/>
            </w:numPr>
            <w:ind w:left="1367" w:hanging="400"/>
          </w:pPr>
        </w:pPrChange>
      </w:pPr>
      <w:ins w:id="894" w:author="changjoon.yoo [2]" w:date="2025-07-25T12:53:00Z">
        <w:r w:rsidRPr="004521D2">
          <w:rPr>
            <w:rFonts w:cs="Calibri" w:hint="eastAsia"/>
            <w:b/>
            <w:sz w:val="22"/>
            <w:rPrChange w:id="895" w:author="changjoon.yoo [2]" w:date="2025-07-25T15:52:00Z">
              <w:rPr>
                <w:rFonts w:cs="Calibri" w:hint="eastAsia"/>
                <w:sz w:val="22"/>
              </w:rPr>
            </w:rPrChange>
          </w:rPr>
          <w:t>차세대</w:t>
        </w:r>
        <w:r w:rsidRPr="004521D2">
          <w:rPr>
            <w:rFonts w:cs="Calibri"/>
            <w:b/>
            <w:sz w:val="22"/>
            <w:rPrChange w:id="896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897" w:author="changjoon.yoo [2]" w:date="2025-07-25T15:52:00Z">
              <w:rPr>
                <w:rFonts w:cs="Calibri" w:hint="eastAsia"/>
                <w:sz w:val="22"/>
              </w:rPr>
            </w:rPrChange>
          </w:rPr>
          <w:t>제조업</w:t>
        </w:r>
        <w:r w:rsidRPr="004521D2">
          <w:rPr>
            <w:rFonts w:cs="Calibri"/>
            <w:b/>
            <w:sz w:val="22"/>
            <w:rPrChange w:id="898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899" w:author="changjoon.yoo [2]" w:date="2025-07-25T15:52:00Z">
              <w:rPr>
                <w:rFonts w:cs="Calibri" w:hint="eastAsia"/>
                <w:sz w:val="22"/>
              </w:rPr>
            </w:rPrChange>
          </w:rPr>
          <w:t>지원</w:t>
        </w:r>
        <w:r w:rsidRPr="004521D2">
          <w:rPr>
            <w:rFonts w:cs="Calibri"/>
            <w:b/>
            <w:sz w:val="22"/>
            <w:rPrChange w:id="900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</w:ins>
    </w:p>
    <w:p w14:paraId="4BC85B6D" w14:textId="41948E32" w:rsidR="00BE2D31" w:rsidRDefault="00447C5E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901" w:author="changjoon.yoo [2]" w:date="2025-07-25T12:56:00Z"/>
        </w:rPr>
        <w:pPrChange w:id="902" w:author="changjoon.yoo [2]" w:date="2025-07-25T12:56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903" w:author="changjoon.yoo [2]" w:date="2025-07-25T12:54:00Z">
        <w:r w:rsidRPr="00447C5E">
          <w:rPr>
            <w:rFonts w:hint="eastAsia"/>
            <w:rPrChange w:id="904" w:author="changjoon.yoo [2]" w:date="2025-07-25T12:54:00Z">
              <w:rPr>
                <w:rFonts w:ascii="Segoe UI" w:hAnsi="Segoe UI" w:cs="Segoe UI" w:hint="eastAsia"/>
              </w:rPr>
            </w:rPrChange>
          </w:rPr>
          <w:t>로봇</w:t>
        </w:r>
        <w:r w:rsidRPr="00447C5E">
          <w:rPr>
            <w:rPrChange w:id="905" w:author="changjoon.yoo [2]" w:date="2025-07-25T12:54:00Z">
              <w:rPr>
                <w:rFonts w:ascii="Segoe UI" w:hAnsi="Segoe UI" w:cs="Segoe UI"/>
              </w:rPr>
            </w:rPrChange>
          </w:rPr>
          <w:t xml:space="preserve">, </w:t>
        </w:r>
        <w:r w:rsidRPr="00447C5E">
          <w:rPr>
            <w:rFonts w:hint="eastAsia"/>
            <w:rPrChange w:id="906" w:author="changjoon.yoo [2]" w:date="2025-07-25T12:54:00Z">
              <w:rPr>
                <w:rFonts w:ascii="Segoe UI" w:hAnsi="Segoe UI" w:cs="Segoe UI" w:hint="eastAsia"/>
              </w:rPr>
            </w:rPrChange>
          </w:rPr>
          <w:t>드론</w:t>
        </w:r>
      </w:ins>
      <w:ins w:id="907" w:author="changjoon.yoo [2]" w:date="2025-07-25T12:55:00Z">
        <w:r>
          <w:rPr>
            <w:rFonts w:hint="eastAsia"/>
          </w:rPr>
          <w:t xml:space="preserve">, </w:t>
        </w:r>
        <w:r>
          <w:rPr>
            <w:rFonts w:hint="eastAsia"/>
          </w:rPr>
          <w:t>자율주행차</w:t>
        </w:r>
      </w:ins>
      <w:ins w:id="908" w:author="changjoon.yoo [2]" w:date="2025-07-25T12:54:00Z">
        <w:r>
          <w:t xml:space="preserve"> </w:t>
        </w:r>
        <w:r>
          <w:rPr>
            <w:rFonts w:hint="eastAsia"/>
          </w:rPr>
          <w:t>등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차세대</w:t>
        </w:r>
        <w:r w:rsidRPr="00447C5E">
          <w:rPr>
            <w:rPrChange w:id="909" w:author="changjoon.yoo [2]" w:date="2025-07-25T12:54:00Z">
              <w:rPr>
                <w:rFonts w:ascii="Segoe UI" w:hAnsi="Segoe UI" w:cs="Segoe UI"/>
              </w:rPr>
            </w:rPrChange>
          </w:rPr>
          <w:t xml:space="preserve"> AI </w:t>
        </w:r>
      </w:ins>
      <w:ins w:id="910" w:author="changjoon.yoo [2]" w:date="2025-07-25T12:55:00Z">
        <w:r>
          <w:rPr>
            <w:rFonts w:hint="eastAsia"/>
          </w:rPr>
          <w:t>관련</w:t>
        </w:r>
        <w:r>
          <w:rPr>
            <w:rFonts w:hint="eastAsia"/>
          </w:rPr>
          <w:t xml:space="preserve"> </w:t>
        </w:r>
      </w:ins>
      <w:ins w:id="911" w:author="changjoon.yoo [2]" w:date="2025-07-25T12:54:00Z">
        <w:r w:rsidRPr="00447C5E">
          <w:rPr>
            <w:rFonts w:hint="eastAsia"/>
            <w:rPrChange w:id="912" w:author="changjoon.yoo [2]" w:date="2025-07-25T12:54:00Z">
              <w:rPr>
                <w:rFonts w:ascii="Segoe UI" w:hAnsi="Segoe UI" w:cs="Segoe UI" w:hint="eastAsia"/>
              </w:rPr>
            </w:rPrChange>
          </w:rPr>
          <w:t>제조기술</w:t>
        </w:r>
        <w:r w:rsidRPr="00447C5E">
          <w:rPr>
            <w:rPrChange w:id="913" w:author="changjoon.yoo [2]" w:date="2025-07-25T12:54:00Z">
              <w:rPr>
                <w:rFonts w:ascii="Segoe UI" w:hAnsi="Segoe UI" w:cs="Segoe UI"/>
              </w:rPr>
            </w:rPrChange>
          </w:rPr>
          <w:t xml:space="preserve"> R&amp;D </w:t>
        </w:r>
        <w:r w:rsidRPr="00447C5E">
          <w:rPr>
            <w:rFonts w:hint="eastAsia"/>
            <w:rPrChange w:id="914" w:author="changjoon.yoo [2]" w:date="2025-07-25T12:54:00Z">
              <w:rPr>
                <w:rFonts w:ascii="Segoe UI" w:hAnsi="Segoe UI" w:cs="Segoe UI" w:hint="eastAsia"/>
              </w:rPr>
            </w:rPrChange>
          </w:rPr>
          <w:t>투자</w:t>
        </w:r>
        <w:r w:rsidRPr="00447C5E">
          <w:rPr>
            <w:rPrChange w:id="915" w:author="changjoon.yoo [2]" w:date="2025-07-25T12:54:00Z">
              <w:rPr>
                <w:rFonts w:ascii="Segoe UI" w:hAnsi="Segoe UI" w:cs="Segoe UI"/>
              </w:rPr>
            </w:rPrChange>
          </w:rPr>
          <w:t xml:space="preserve"> </w:t>
        </w:r>
        <w:r w:rsidRPr="00447C5E">
          <w:rPr>
            <w:rFonts w:hint="eastAsia"/>
            <w:rPrChange w:id="916" w:author="changjoon.yoo [2]" w:date="2025-07-25T12:54:00Z">
              <w:rPr>
                <w:rFonts w:ascii="Segoe UI" w:hAnsi="Segoe UI" w:cs="Segoe UI" w:hint="eastAsia"/>
              </w:rPr>
            </w:rPrChange>
          </w:rPr>
          <w:t>확대</w:t>
        </w:r>
      </w:ins>
    </w:p>
    <w:p w14:paraId="3FD482FF" w14:textId="77777777" w:rsidR="00447C5E" w:rsidRPr="004521D2" w:rsidRDefault="00447C5E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917" w:author="changjoon.yoo [2]" w:date="2025-07-25T12:56:00Z"/>
          <w:rFonts w:cs="Calibri"/>
          <w:b/>
          <w:sz w:val="22"/>
          <w:rPrChange w:id="918" w:author="changjoon.yoo [2]" w:date="2025-07-25T15:52:00Z">
            <w:rPr>
              <w:ins w:id="919" w:author="changjoon.yoo [2]" w:date="2025-07-25T12:56:00Z"/>
            </w:rPr>
          </w:rPrChange>
        </w:rPr>
        <w:pPrChange w:id="920" w:author="changjoon.yoo [2]" w:date="2025-07-25T12:57:00Z">
          <w:pPr>
            <w:pStyle w:val="a0"/>
            <w:widowControl/>
            <w:numPr>
              <w:ilvl w:val="2"/>
              <w:numId w:val="5"/>
            </w:numPr>
            <w:topLinePunct/>
            <w:autoSpaceDE w:val="0"/>
            <w:adjustRightInd/>
            <w:snapToGrid/>
            <w:spacing w:after="160" w:line="276" w:lineRule="auto"/>
            <w:ind w:left="1767" w:hanging="400"/>
          </w:pPr>
        </w:pPrChange>
      </w:pPr>
      <w:ins w:id="921" w:author="changjoon.yoo [2]" w:date="2025-07-25T12:56:00Z">
        <w:r w:rsidRPr="004521D2">
          <w:rPr>
            <w:rFonts w:cs="Calibri" w:hint="eastAsia"/>
            <w:b/>
            <w:sz w:val="22"/>
            <w:rPrChange w:id="922" w:author="changjoon.yoo [2]" w:date="2025-07-25T15:52:00Z">
              <w:rPr>
                <w:rFonts w:hint="eastAsia"/>
              </w:rPr>
            </w:rPrChange>
          </w:rPr>
          <w:t>세계</w:t>
        </w:r>
        <w:r w:rsidRPr="004521D2">
          <w:rPr>
            <w:rFonts w:cs="Calibri"/>
            <w:b/>
            <w:sz w:val="22"/>
            <w:rPrChange w:id="923" w:author="changjoon.yoo [2]" w:date="2025-07-25T15:52:00Z">
              <w:rPr/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24" w:author="changjoon.yoo [2]" w:date="2025-07-25T15:52:00Z">
              <w:rPr>
                <w:rFonts w:hint="eastAsia"/>
              </w:rPr>
            </w:rPrChange>
          </w:rPr>
          <w:t>최고</w:t>
        </w:r>
        <w:r w:rsidRPr="004521D2">
          <w:rPr>
            <w:rFonts w:cs="Calibri"/>
            <w:b/>
            <w:sz w:val="22"/>
            <w:rPrChange w:id="925" w:author="changjoon.yoo [2]" w:date="2025-07-25T15:52:00Z">
              <w:rPr/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26" w:author="changjoon.yoo [2]" w:date="2025-07-25T15:52:00Z">
              <w:rPr>
                <w:rFonts w:hint="eastAsia"/>
              </w:rPr>
            </w:rPrChange>
          </w:rPr>
          <w:t>수준</w:t>
        </w:r>
        <w:r w:rsidRPr="004521D2">
          <w:rPr>
            <w:rFonts w:cs="Calibri"/>
            <w:b/>
            <w:sz w:val="22"/>
            <w:rPrChange w:id="927" w:author="changjoon.yoo [2]" w:date="2025-07-25T15:52:00Z">
              <w:rPr/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28" w:author="changjoon.yoo [2]" w:date="2025-07-25T15:52:00Z">
              <w:rPr>
                <w:rFonts w:hint="eastAsia"/>
              </w:rPr>
            </w:rPrChange>
          </w:rPr>
          <w:t>과학</w:t>
        </w:r>
        <w:r w:rsidRPr="004521D2">
          <w:rPr>
            <w:rFonts w:cs="Calibri"/>
            <w:b/>
            <w:sz w:val="22"/>
            <w:rPrChange w:id="929" w:author="changjoon.yoo [2]" w:date="2025-07-25T15:52:00Z">
              <w:rPr/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30" w:author="changjoon.yoo [2]" w:date="2025-07-25T15:52:00Z">
              <w:rPr>
                <w:rFonts w:hint="eastAsia"/>
              </w:rPr>
            </w:rPrChange>
          </w:rPr>
          <w:t>데이터셋</w:t>
        </w:r>
        <w:r w:rsidRPr="004521D2">
          <w:rPr>
            <w:rFonts w:cs="Calibri"/>
            <w:b/>
            <w:sz w:val="22"/>
            <w:rPrChange w:id="931" w:author="changjoon.yoo [2]" w:date="2025-07-25T15:52:00Z">
              <w:rPr/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32" w:author="changjoon.yoo [2]" w:date="2025-07-25T15:52:00Z">
              <w:rPr>
                <w:rFonts w:hint="eastAsia"/>
              </w:rPr>
            </w:rPrChange>
          </w:rPr>
          <w:t>구축</w:t>
        </w:r>
      </w:ins>
    </w:p>
    <w:p w14:paraId="56B233EC" w14:textId="3CD12960" w:rsidR="00447C5E" w:rsidRDefault="00447C5E" w:rsidP="00447C5E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933" w:author="changjoon.yoo [2]" w:date="2025-07-25T12:56:00Z"/>
        </w:rPr>
      </w:pPr>
      <w:ins w:id="934" w:author="changjoon.yoo [2]" w:date="2025-07-25T12:57:00Z">
        <w:r>
          <w:rPr>
            <w:rFonts w:hint="eastAsia"/>
          </w:rPr>
          <w:t>국립과학기술위원회</w:t>
        </w:r>
        <w:r>
          <w:rPr>
            <w:rFonts w:hint="eastAsia"/>
          </w:rPr>
          <w:t>(</w:t>
        </w:r>
      </w:ins>
      <w:ins w:id="935" w:author="changjoon.yoo [2]" w:date="2025-07-25T12:56:00Z">
        <w:r>
          <w:rPr>
            <w:rFonts w:hint="eastAsia"/>
          </w:rPr>
          <w:t>NSTC</w:t>
        </w:r>
      </w:ins>
      <w:ins w:id="936" w:author="changjoon.yoo [2]" w:date="2025-07-25T12:57:00Z">
        <w:r>
          <w:t>)</w:t>
        </w:r>
      </w:ins>
      <w:ins w:id="937" w:author="changjoon.yoo [2]" w:date="2025-07-25T12:56:00Z">
        <w:r>
          <w:rPr>
            <w:rFonts w:hint="eastAsia"/>
          </w:rPr>
          <w:t xml:space="preserve"> </w:t>
        </w:r>
        <w:r>
          <w:rPr>
            <w:rFonts w:hint="eastAsia"/>
          </w:rPr>
          <w:t>산하</w:t>
        </w:r>
      </w:ins>
      <w:ins w:id="938" w:author="changjoon.yoo [2]" w:date="2025-07-25T12:57:00Z">
        <w:r>
          <w:rPr>
            <w:rFonts w:hint="eastAsia"/>
          </w:rPr>
          <w:t xml:space="preserve"> </w:t>
        </w:r>
        <w:r>
          <w:rPr>
            <w:rFonts w:hint="eastAsia"/>
          </w:rPr>
          <w:t>머신러닝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t xml:space="preserve">AI </w:t>
        </w:r>
        <w:r>
          <w:rPr>
            <w:rFonts w:hint="eastAsia"/>
          </w:rPr>
          <w:t>위원</w:t>
        </w:r>
      </w:ins>
      <w:ins w:id="939" w:author="changjoon.yoo [2]" w:date="2025-07-25T12:58:00Z">
        <w:r>
          <w:rPr>
            <w:rFonts w:hint="eastAsia"/>
          </w:rPr>
          <w:t>회에</w:t>
        </w:r>
      </w:ins>
      <w:ins w:id="940" w:author="changjoon.yoo [2]" w:date="2025-07-25T12:56:00Z">
        <w:r>
          <w:rPr>
            <w:rFonts w:hint="eastAsia"/>
          </w:rPr>
          <w:t xml:space="preserve"> </w:t>
        </w:r>
      </w:ins>
      <w:ins w:id="941" w:author="changjoon.yoo [2]" w:date="2025-07-25T12:58:00Z">
        <w:r w:rsidR="001369A9">
          <w:rPr>
            <w:rFonts w:hint="eastAsia"/>
          </w:rPr>
          <w:t>생물학</w:t>
        </w:r>
        <w:r w:rsidR="001369A9">
          <w:rPr>
            <w:rFonts w:hint="eastAsia"/>
          </w:rPr>
          <w:t>,</w:t>
        </w:r>
        <w:r w:rsidR="001369A9">
          <w:t xml:space="preserve"> </w:t>
        </w:r>
        <w:r w:rsidR="001369A9">
          <w:rPr>
            <w:rFonts w:hint="eastAsia"/>
          </w:rPr>
          <w:t>화학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등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과학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데이터를</w:t>
        </w:r>
        <w:r w:rsidR="001369A9">
          <w:rPr>
            <w:rFonts w:hint="eastAsia"/>
          </w:rPr>
          <w:t xml:space="preserve"> </w:t>
        </w:r>
        <w:r w:rsidR="001369A9">
          <w:t xml:space="preserve">AI </w:t>
        </w:r>
        <w:r w:rsidR="001369A9">
          <w:rPr>
            <w:rFonts w:hint="eastAsia"/>
          </w:rPr>
          <w:t>모델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학습에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사용하기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위한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최소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데이터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품질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기준</w:t>
        </w:r>
        <w:r w:rsidR="001369A9">
          <w:rPr>
            <w:rFonts w:hint="eastAsia"/>
          </w:rPr>
          <w:t xml:space="preserve"> </w:t>
        </w:r>
        <w:r w:rsidR="001369A9">
          <w:rPr>
            <w:rFonts w:hint="eastAsia"/>
          </w:rPr>
          <w:t>정책</w:t>
        </w:r>
        <w:r w:rsidR="001369A9">
          <w:rPr>
            <w:rFonts w:hint="eastAsia"/>
          </w:rPr>
          <w:t xml:space="preserve"> </w:t>
        </w:r>
      </w:ins>
      <w:ins w:id="942" w:author="changjoon.yoo [2]" w:date="2025-07-25T12:56:00Z">
        <w:r>
          <w:rPr>
            <w:rFonts w:hint="eastAsia"/>
          </w:rPr>
          <w:t>제정</w:t>
        </w:r>
        <w:r w:rsidR="001369A9">
          <w:rPr>
            <w:rFonts w:hint="eastAsia"/>
          </w:rPr>
          <w:t xml:space="preserve"> </w:t>
        </w:r>
      </w:ins>
      <w:ins w:id="943" w:author="changjoon.yoo [2]" w:date="2025-07-25T12:58:00Z">
        <w:r w:rsidR="001369A9">
          <w:rPr>
            <w:rFonts w:hint="eastAsia"/>
          </w:rPr>
          <w:t>지시</w:t>
        </w:r>
      </w:ins>
    </w:p>
    <w:p w14:paraId="7B1FEEF9" w14:textId="1B95F6B8" w:rsidR="00447C5E" w:rsidRPr="00447C5E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944" w:author="changjoon.yoo [2]" w:date="2025-07-25T12:31:00Z"/>
          <w:rPrChange w:id="945" w:author="changjoon.yoo [2]" w:date="2025-07-25T12:56:00Z">
            <w:rPr>
              <w:ins w:id="946" w:author="changjoon.yoo [2]" w:date="2025-07-25T12:31:00Z"/>
              <w:rFonts w:cs="Calibri"/>
              <w:sz w:val="22"/>
            </w:rPr>
          </w:rPrChange>
        </w:rPr>
        <w:pPrChange w:id="947" w:author="changjoon.yoo [2]" w:date="2025-07-25T13:00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948" w:author="changjoon.yoo [2]" w:date="2025-07-25T13:03:00Z">
        <w:r>
          <w:rPr>
            <w:rFonts w:hint="eastAsia"/>
          </w:rPr>
          <w:t>국립과학재단</w:t>
        </w:r>
        <w:r>
          <w:rPr>
            <w:rFonts w:hint="eastAsia"/>
          </w:rPr>
          <w:t>(</w:t>
        </w:r>
      </w:ins>
      <w:ins w:id="949" w:author="changjoon.yoo [2]" w:date="2025-07-25T12:56:00Z">
        <w:r w:rsidR="00447C5E">
          <w:rPr>
            <w:rFonts w:hint="eastAsia"/>
          </w:rPr>
          <w:t>NSF</w:t>
        </w:r>
      </w:ins>
      <w:ins w:id="950" w:author="changjoon.yoo [2]" w:date="2025-07-25T13:03:00Z">
        <w:r>
          <w:t>)</w:t>
        </w:r>
      </w:ins>
      <w:ins w:id="951" w:author="changjoon.yoo [2]" w:date="2025-07-25T12:58:00Z"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국가</w:t>
        </w:r>
        <w:r>
          <w:rPr>
            <w:rFonts w:hint="eastAsia"/>
          </w:rPr>
          <w:t xml:space="preserve"> </w:t>
        </w:r>
      </w:ins>
      <w:ins w:id="952" w:author="changjoon.yoo [2]" w:date="2025-07-25T12:59:00Z">
        <w:r>
          <w:rPr>
            <w:rFonts w:hint="eastAsia"/>
          </w:rPr>
          <w:t>보안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데이터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서비스</w:t>
        </w:r>
      </w:ins>
      <w:ins w:id="953" w:author="changjoon.yoo [2]" w:date="2025-07-25T12:56:00Z">
        <w:r w:rsidR="00447C5E">
          <w:rPr>
            <w:rFonts w:hint="eastAsia"/>
          </w:rPr>
          <w:t>(NSDS)</w:t>
        </w:r>
      </w:ins>
      <w:ins w:id="954" w:author="changjoon.yoo [2]" w:date="2025-07-25T12:59:00Z">
        <w:r>
          <w:t xml:space="preserve"> </w:t>
        </w:r>
        <w:r>
          <w:rPr>
            <w:rFonts w:hint="eastAsia"/>
          </w:rPr>
          <w:t>시범사업을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통해</w:t>
        </w:r>
      </w:ins>
      <w:ins w:id="955" w:author="changjoon.yoo [2]" w:date="2025-07-25T12:56:00Z">
        <w:r w:rsidR="00447C5E">
          <w:rPr>
            <w:rFonts w:hint="eastAsia"/>
          </w:rPr>
          <w:t xml:space="preserve"> </w:t>
        </w:r>
        <w:r w:rsidR="00447C5E">
          <w:rPr>
            <w:rFonts w:hint="eastAsia"/>
          </w:rPr>
          <w:t>보안</w:t>
        </w:r>
        <w:r w:rsidR="00447C5E">
          <w:rPr>
            <w:rFonts w:hint="eastAsia"/>
          </w:rPr>
          <w:t xml:space="preserve"> </w:t>
        </w:r>
      </w:ins>
      <w:ins w:id="956" w:author="changjoon.yoo [2]" w:date="2025-07-25T12:59:00Z">
        <w:r>
          <w:rPr>
            <w:rFonts w:hint="eastAsia"/>
          </w:rPr>
          <w:t>대상인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연방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데이터</w:t>
        </w:r>
      </w:ins>
      <w:ins w:id="957" w:author="changjoon.yoo [2]" w:date="2025-07-25T13:00:00Z">
        <w:r>
          <w:rPr>
            <w:rFonts w:hint="eastAsia"/>
          </w:rPr>
          <w:t>를</w:t>
        </w:r>
      </w:ins>
      <w:ins w:id="958" w:author="changjoon.yoo [2]" w:date="2025-07-25T12:59:00Z">
        <w:r>
          <w:rPr>
            <w:rFonts w:hint="eastAsia"/>
          </w:rPr>
          <w:t xml:space="preserve"> </w:t>
        </w:r>
        <w:r>
          <w:t xml:space="preserve">AI </w:t>
        </w:r>
        <w:r>
          <w:rPr>
            <w:rFonts w:hint="eastAsia"/>
          </w:rPr>
          <w:t>활용을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위</w:t>
        </w:r>
      </w:ins>
      <w:ins w:id="959" w:author="changjoon.yoo [2]" w:date="2025-07-25T13:00:00Z">
        <w:r>
          <w:rPr>
            <w:rFonts w:hint="eastAsia"/>
          </w:rPr>
          <w:t>하여</w:t>
        </w:r>
      </w:ins>
      <w:ins w:id="960" w:author="changjoon.yoo [2]" w:date="2025-07-25T12:59:00Z">
        <w:r>
          <w:rPr>
            <w:rFonts w:hint="eastAsia"/>
          </w:rPr>
          <w:t xml:space="preserve"> </w:t>
        </w:r>
        <w:r>
          <w:rPr>
            <w:rFonts w:hint="eastAsia"/>
          </w:rPr>
          <w:t>일부</w:t>
        </w:r>
        <w:r>
          <w:rPr>
            <w:rFonts w:hint="eastAsia"/>
          </w:rPr>
          <w:t xml:space="preserve"> </w:t>
        </w:r>
      </w:ins>
      <w:ins w:id="961" w:author="changjoon.yoo [2]" w:date="2025-07-25T12:56:00Z">
        <w:r w:rsidR="00447C5E">
          <w:rPr>
            <w:rFonts w:hint="eastAsia"/>
          </w:rPr>
          <w:t>개방</w:t>
        </w:r>
      </w:ins>
    </w:p>
    <w:p w14:paraId="02369B0C" w14:textId="6F1626DF" w:rsidR="00956841" w:rsidRPr="004521D2" w:rsidRDefault="00956841" w:rsidP="0095684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962" w:author="changjoon.yoo [2]" w:date="2025-07-25T13:02:00Z"/>
          <w:rFonts w:cs="Calibri"/>
          <w:b/>
          <w:sz w:val="22"/>
          <w:rPrChange w:id="963" w:author="changjoon.yoo [2]" w:date="2025-07-25T15:52:00Z">
            <w:rPr>
              <w:ins w:id="964" w:author="changjoon.yoo [2]" w:date="2025-07-25T13:02:00Z"/>
              <w:rFonts w:cs="Calibri"/>
              <w:sz w:val="22"/>
            </w:rPr>
          </w:rPrChange>
        </w:rPr>
      </w:pPr>
      <w:ins w:id="965" w:author="changjoon.yoo [2]" w:date="2025-07-25T12:31:00Z">
        <w:r w:rsidRPr="004521D2">
          <w:rPr>
            <w:rFonts w:cs="Calibri"/>
            <w:b/>
            <w:sz w:val="22"/>
            <w:rPrChange w:id="966" w:author="changjoon.yoo [2]" w:date="2025-07-25T15:52:00Z">
              <w:rPr>
                <w:rFonts w:cs="Calibri"/>
                <w:sz w:val="22"/>
              </w:rPr>
            </w:rPrChange>
          </w:rPr>
          <w:t xml:space="preserve">AI </w:t>
        </w:r>
        <w:r w:rsidRPr="004521D2">
          <w:rPr>
            <w:rFonts w:cs="Calibri" w:hint="eastAsia"/>
            <w:b/>
            <w:sz w:val="22"/>
            <w:rPrChange w:id="967" w:author="changjoon.yoo [2]" w:date="2025-07-25T15:52:00Z">
              <w:rPr>
                <w:rFonts w:cs="Calibri" w:hint="eastAsia"/>
                <w:sz w:val="22"/>
              </w:rPr>
            </w:rPrChange>
          </w:rPr>
          <w:t>평가</w:t>
        </w:r>
        <w:r w:rsidRPr="004521D2">
          <w:rPr>
            <w:rFonts w:cs="Calibri"/>
            <w:b/>
            <w:sz w:val="22"/>
            <w:rPrChange w:id="968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69" w:author="changjoon.yoo [2]" w:date="2025-07-25T15:52:00Z">
              <w:rPr>
                <w:rFonts w:cs="Calibri" w:hint="eastAsia"/>
                <w:sz w:val="22"/>
              </w:rPr>
            </w:rPrChange>
          </w:rPr>
          <w:t>생태계</w:t>
        </w:r>
        <w:r w:rsidRPr="004521D2">
          <w:rPr>
            <w:rFonts w:cs="Calibri"/>
            <w:b/>
            <w:sz w:val="22"/>
            <w:rPrChange w:id="970" w:author="changjoon.yoo [2]" w:date="2025-07-25T15:52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cs="Calibri" w:hint="eastAsia"/>
            <w:b/>
            <w:sz w:val="22"/>
            <w:rPrChange w:id="971" w:author="changjoon.yoo [2]" w:date="2025-07-25T15:52:00Z">
              <w:rPr>
                <w:rFonts w:cs="Calibri" w:hint="eastAsia"/>
                <w:sz w:val="22"/>
              </w:rPr>
            </w:rPrChange>
          </w:rPr>
          <w:t>구축</w:t>
        </w:r>
      </w:ins>
    </w:p>
    <w:p w14:paraId="3988A6A6" w14:textId="3BE0EE31" w:rsidR="00956841" w:rsidRPr="00DD68C3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972" w:author="changjoon.yoo [2]" w:date="2025-07-25T12:31:00Z"/>
          <w:rPrChange w:id="973" w:author="changjoon.yoo [2]" w:date="2025-07-25T15:58:00Z">
            <w:rPr>
              <w:ins w:id="974" w:author="changjoon.yoo [2]" w:date="2025-07-25T12:31:00Z"/>
              <w:rFonts w:cs="Calibri"/>
              <w:sz w:val="22"/>
            </w:rPr>
          </w:rPrChange>
        </w:rPr>
        <w:pPrChange w:id="975" w:author="changjoon.yoo [2]" w:date="2025-07-25T15:58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976" w:author="changjoon.yoo [2]" w:date="2025-07-25T13:02:00Z">
        <w:r w:rsidRPr="001369A9">
          <w:rPr>
            <w:rPrChange w:id="977" w:author="changjoon.yoo [2]" w:date="2025-07-25T13:02:00Z">
              <w:rPr>
                <w:rFonts w:cs="Calibri"/>
                <w:sz w:val="22"/>
              </w:rPr>
            </w:rPrChange>
          </w:rPr>
          <w:t xml:space="preserve">NIST </w:t>
        </w:r>
        <w:r w:rsidRPr="001369A9">
          <w:rPr>
            <w:rFonts w:hint="eastAsia"/>
            <w:rPrChange w:id="978" w:author="changjoon.yoo [2]" w:date="2025-07-25T13:02:00Z">
              <w:rPr>
                <w:rFonts w:cs="Calibri" w:hint="eastAsia"/>
                <w:sz w:val="22"/>
              </w:rPr>
            </w:rPrChange>
          </w:rPr>
          <w:t>주도로</w:t>
        </w:r>
        <w:r w:rsidRPr="001369A9">
          <w:rPr>
            <w:rPrChange w:id="979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80" w:author="changjoon.yoo [2]" w:date="2025-07-25T13:02:00Z">
              <w:rPr>
                <w:rFonts w:cs="Calibri" w:hint="eastAsia"/>
                <w:sz w:val="22"/>
              </w:rPr>
            </w:rPrChange>
          </w:rPr>
          <w:t>연방기관</w:t>
        </w:r>
        <w:r w:rsidRPr="001369A9">
          <w:rPr>
            <w:rPrChange w:id="981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82" w:author="changjoon.yoo [2]" w:date="2025-07-25T13:02:00Z">
              <w:rPr>
                <w:rFonts w:cs="Calibri" w:hint="eastAsia"/>
                <w:sz w:val="22"/>
              </w:rPr>
            </w:rPrChange>
          </w:rPr>
          <w:t>평가</w:t>
        </w:r>
        <w:r w:rsidRPr="001369A9">
          <w:rPr>
            <w:rPrChange w:id="983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84" w:author="changjoon.yoo [2]" w:date="2025-07-25T13:02:00Z">
              <w:rPr>
                <w:rFonts w:cs="Calibri" w:hint="eastAsia"/>
                <w:sz w:val="22"/>
              </w:rPr>
            </w:rPrChange>
          </w:rPr>
          <w:t>표준</w:t>
        </w:r>
      </w:ins>
      <w:ins w:id="985" w:author="changjoon.yoo [2]" w:date="2025-07-25T13:03:00Z">
        <w:r w:rsidR="00723998" w:rsidRPr="00723998">
          <w:t>·</w:t>
        </w:r>
      </w:ins>
      <w:ins w:id="986" w:author="changjoon.yoo [2]" w:date="2025-07-25T13:02:00Z">
        <w:r w:rsidRPr="001369A9">
          <w:rPr>
            <w:rFonts w:hint="eastAsia"/>
            <w:rPrChange w:id="987" w:author="changjoon.yoo [2]" w:date="2025-07-25T13:02:00Z">
              <w:rPr>
                <w:rFonts w:cs="Calibri" w:hint="eastAsia"/>
                <w:sz w:val="22"/>
              </w:rPr>
            </w:rPrChange>
          </w:rPr>
          <w:t>리소스</w:t>
        </w:r>
        <w:r w:rsidRPr="001369A9">
          <w:rPr>
            <w:rPrChange w:id="988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89" w:author="changjoon.yoo [2]" w:date="2025-07-25T13:02:00Z">
              <w:rPr>
                <w:rFonts w:cs="Calibri" w:hint="eastAsia"/>
                <w:sz w:val="22"/>
              </w:rPr>
            </w:rPrChange>
          </w:rPr>
          <w:t>발간</w:t>
        </w:r>
        <w:r w:rsidRPr="001369A9">
          <w:rPr>
            <w:rPrChange w:id="990" w:author="changjoon.yoo [2]" w:date="2025-07-25T13:02:00Z">
              <w:rPr>
                <w:rFonts w:cs="Calibri"/>
                <w:sz w:val="22"/>
              </w:rPr>
            </w:rPrChange>
          </w:rPr>
          <w:t xml:space="preserve">, AI </w:t>
        </w:r>
        <w:r w:rsidRPr="001369A9">
          <w:rPr>
            <w:rFonts w:hint="eastAsia"/>
            <w:rPrChange w:id="991" w:author="changjoon.yoo [2]" w:date="2025-07-25T13:02:00Z">
              <w:rPr>
                <w:rFonts w:cs="Calibri" w:hint="eastAsia"/>
                <w:sz w:val="22"/>
              </w:rPr>
            </w:rPrChange>
          </w:rPr>
          <w:t>테스트베드</w:t>
        </w:r>
        <w:r w:rsidRPr="001369A9">
          <w:rPr>
            <w:rPrChange w:id="992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93" w:author="changjoon.yoo [2]" w:date="2025-07-25T13:02:00Z">
              <w:rPr>
                <w:rFonts w:cs="Calibri" w:hint="eastAsia"/>
                <w:sz w:val="22"/>
              </w:rPr>
            </w:rPrChange>
          </w:rPr>
          <w:t>구축</w:t>
        </w:r>
        <w:r w:rsidRPr="001369A9">
          <w:rPr>
            <w:rPrChange w:id="994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95" w:author="changjoon.yoo [2]" w:date="2025-07-25T13:02:00Z">
              <w:rPr>
                <w:rFonts w:cs="Calibri" w:hint="eastAsia"/>
                <w:sz w:val="22"/>
              </w:rPr>
            </w:rPrChange>
          </w:rPr>
          <w:t>및</w:t>
        </w:r>
        <w:r w:rsidRPr="001369A9">
          <w:rPr>
            <w:rPrChange w:id="996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97" w:author="changjoon.yoo [2]" w:date="2025-07-25T13:02:00Z">
              <w:rPr>
                <w:rFonts w:cs="Calibri" w:hint="eastAsia"/>
                <w:sz w:val="22"/>
              </w:rPr>
            </w:rPrChange>
          </w:rPr>
          <w:t>평가</w:t>
        </w:r>
        <w:r w:rsidRPr="001369A9">
          <w:rPr>
            <w:rPrChange w:id="998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999" w:author="changjoon.yoo [2]" w:date="2025-07-25T13:02:00Z">
              <w:rPr>
                <w:rFonts w:cs="Calibri" w:hint="eastAsia"/>
                <w:sz w:val="22"/>
              </w:rPr>
            </w:rPrChange>
          </w:rPr>
          <w:t>과학</w:t>
        </w:r>
        <w:r w:rsidRPr="001369A9">
          <w:rPr>
            <w:rPrChange w:id="1000" w:author="changjoon.yoo [2]" w:date="2025-07-25T13:02:00Z">
              <w:rPr>
                <w:rFonts w:cs="Calibri"/>
                <w:sz w:val="22"/>
              </w:rPr>
            </w:rPrChange>
          </w:rPr>
          <w:t xml:space="preserve"> </w:t>
        </w:r>
        <w:r w:rsidRPr="001369A9">
          <w:rPr>
            <w:rFonts w:hint="eastAsia"/>
            <w:rPrChange w:id="1001" w:author="changjoon.yoo [2]" w:date="2025-07-25T13:02:00Z">
              <w:rPr>
                <w:rFonts w:cs="Calibri" w:hint="eastAsia"/>
                <w:sz w:val="22"/>
              </w:rPr>
            </w:rPrChange>
          </w:rPr>
          <w:t>체계화</w:t>
        </w:r>
      </w:ins>
    </w:p>
    <w:p w14:paraId="003C23AF" w14:textId="473F73C4" w:rsidR="00956841" w:rsidRDefault="002E3BFB" w:rsidP="0095684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002" w:author="changjoon.yoo [2]" w:date="2025-07-25T16:08:00Z"/>
          <w:rFonts w:cs="Calibri"/>
          <w:b/>
          <w:sz w:val="22"/>
        </w:rPr>
      </w:pPr>
      <w:ins w:id="1003" w:author="changjoon.yoo [2]" w:date="2025-07-25T12:31:00Z">
        <w:r>
          <w:rPr>
            <w:rFonts w:cs="Calibri" w:hint="eastAsia"/>
            <w:b/>
            <w:sz w:val="22"/>
          </w:rPr>
          <w:t>법</w:t>
        </w:r>
        <w:r w:rsidR="00956841" w:rsidRPr="00DD68C3">
          <w:rPr>
            <w:rFonts w:cs="Calibri"/>
            <w:b/>
            <w:sz w:val="22"/>
            <w:rPrChange w:id="1004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DD68C3">
          <w:rPr>
            <w:rFonts w:cs="Calibri" w:hint="eastAsia"/>
            <w:b/>
            <w:sz w:val="22"/>
            <w:rPrChange w:id="1005" w:author="changjoon.yoo [2]" w:date="2025-07-25T15:58:00Z">
              <w:rPr>
                <w:rFonts w:cs="Calibri" w:hint="eastAsia"/>
                <w:sz w:val="22"/>
              </w:rPr>
            </w:rPrChange>
          </w:rPr>
          <w:t>시스템</w:t>
        </w:r>
        <w:r w:rsidR="00956841" w:rsidRPr="00DD68C3">
          <w:rPr>
            <w:rFonts w:cs="Calibri"/>
            <w:b/>
            <w:sz w:val="22"/>
            <w:rPrChange w:id="1006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DD68C3">
          <w:rPr>
            <w:rFonts w:cs="Calibri" w:hint="eastAsia"/>
            <w:b/>
            <w:sz w:val="22"/>
            <w:rPrChange w:id="1007" w:author="changjoon.yoo [2]" w:date="2025-07-25T15:58:00Z">
              <w:rPr>
                <w:rFonts w:cs="Calibri" w:hint="eastAsia"/>
                <w:sz w:val="22"/>
              </w:rPr>
            </w:rPrChange>
          </w:rPr>
          <w:t>내</w:t>
        </w:r>
        <w:r w:rsidR="00956841" w:rsidRPr="00DD68C3">
          <w:rPr>
            <w:rFonts w:cs="Calibri"/>
            <w:b/>
            <w:sz w:val="22"/>
            <w:rPrChange w:id="1008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DD68C3">
          <w:rPr>
            <w:rFonts w:cs="Calibri" w:hint="eastAsia"/>
            <w:b/>
            <w:sz w:val="22"/>
            <w:rPrChange w:id="1009" w:author="changjoon.yoo [2]" w:date="2025-07-25T15:58:00Z">
              <w:rPr>
                <w:rFonts w:cs="Calibri" w:hint="eastAsia"/>
                <w:sz w:val="22"/>
              </w:rPr>
            </w:rPrChange>
          </w:rPr>
          <w:t>합성미디어</w:t>
        </w:r>
        <w:r w:rsidR="00956841" w:rsidRPr="00DD68C3">
          <w:rPr>
            <w:rFonts w:cs="Calibri"/>
            <w:b/>
            <w:sz w:val="22"/>
            <w:rPrChange w:id="1010" w:author="changjoon.yoo [2]" w:date="2025-07-25T15:58:00Z">
              <w:rPr>
                <w:rFonts w:cs="Calibri"/>
                <w:sz w:val="22"/>
              </w:rPr>
            </w:rPrChange>
          </w:rPr>
          <w:t>(</w:t>
        </w:r>
        <w:r w:rsidR="00956841" w:rsidRPr="00DD68C3">
          <w:rPr>
            <w:rFonts w:cs="Calibri" w:hint="eastAsia"/>
            <w:b/>
            <w:sz w:val="22"/>
            <w:rPrChange w:id="1011" w:author="changjoon.yoo [2]" w:date="2025-07-25T15:58:00Z">
              <w:rPr>
                <w:rFonts w:cs="Calibri" w:hint="eastAsia"/>
                <w:sz w:val="22"/>
              </w:rPr>
            </w:rPrChange>
          </w:rPr>
          <w:t>딥페이크</w:t>
        </w:r>
        <w:r w:rsidR="00956841" w:rsidRPr="00DD68C3">
          <w:rPr>
            <w:rFonts w:cs="Calibri"/>
            <w:b/>
            <w:sz w:val="22"/>
            <w:rPrChange w:id="1012" w:author="changjoon.yoo [2]" w:date="2025-07-25T15:58:00Z">
              <w:rPr>
                <w:rFonts w:cs="Calibri"/>
                <w:sz w:val="22"/>
              </w:rPr>
            </w:rPrChange>
          </w:rPr>
          <w:t xml:space="preserve">) </w:t>
        </w:r>
        <w:r w:rsidR="00956841" w:rsidRPr="00DD68C3">
          <w:rPr>
            <w:rFonts w:cs="Calibri" w:hint="eastAsia"/>
            <w:b/>
            <w:sz w:val="22"/>
            <w:rPrChange w:id="1013" w:author="changjoon.yoo [2]" w:date="2025-07-25T15:58:00Z">
              <w:rPr>
                <w:rFonts w:cs="Calibri" w:hint="eastAsia"/>
                <w:sz w:val="22"/>
              </w:rPr>
            </w:rPrChange>
          </w:rPr>
          <w:t>대응</w:t>
        </w:r>
      </w:ins>
    </w:p>
    <w:p w14:paraId="49A14CB5" w14:textId="0353DCD0" w:rsidR="002E3BFB" w:rsidRPr="002E3BFB" w:rsidRDefault="002E3BF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014" w:author="changjoon.yoo [2]" w:date="2025-07-25T16:08:00Z"/>
          <w:rPrChange w:id="1015" w:author="changjoon.yoo [2]" w:date="2025-07-25T16:08:00Z">
            <w:rPr>
              <w:ins w:id="1016" w:author="changjoon.yoo [2]" w:date="2025-07-25T16:08:00Z"/>
              <w:rFonts w:ascii="맑은 고딕" w:eastAsia="맑은 고딕" w:hAnsi="맑은 고딕" w:cs="굴림"/>
              <w:color w:val="333333"/>
              <w:kern w:val="0"/>
              <w:sz w:val="24"/>
              <w:szCs w:val="24"/>
            </w:rPr>
          </w:rPrChange>
        </w:rPr>
        <w:pPrChange w:id="1017" w:author="changjoon.yoo [2]" w:date="2025-07-25T16:08:00Z">
          <w:pPr>
            <w:widowControl/>
            <w:numPr>
              <w:numId w:val="5"/>
            </w:numPr>
            <w:wordWrap/>
            <w:autoSpaceDN/>
            <w:adjustRightInd/>
            <w:snapToGrid/>
            <w:spacing w:before="100" w:beforeAutospacing="1" w:after="100" w:afterAutospacing="1" w:line="240" w:lineRule="auto"/>
            <w:ind w:left="967" w:hanging="400"/>
            <w:jc w:val="left"/>
            <w:textAlignment w:val="baseline"/>
          </w:pPr>
        </w:pPrChange>
      </w:pPr>
      <w:ins w:id="1018" w:author="changjoon.yoo [2]" w:date="2025-07-25T16:08:00Z">
        <w:r w:rsidRPr="002E3BFB">
          <w:rPr>
            <w:rPrChange w:id="1019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>NIST</w:t>
        </w:r>
        <w:r w:rsidRPr="002E3BFB">
          <w:rPr>
            <w:rFonts w:hint="eastAsia"/>
            <w:rPrChange w:id="1020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가</w:t>
        </w:r>
        <w:r w:rsidRPr="002E3BFB">
          <w:rPr>
            <w:rPrChange w:id="1021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22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주도하여</w:t>
        </w:r>
        <w:r w:rsidRPr="002E3BFB">
          <w:rPr>
            <w:rPrChange w:id="1023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NIST</w:t>
        </w:r>
        <w:r w:rsidRPr="002E3BFB">
          <w:rPr>
            <w:rFonts w:hint="eastAsia"/>
            <w:rPrChange w:id="1024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의</w:t>
        </w:r>
        <w:r w:rsidRPr="002E3BFB">
          <w:rPr>
            <w:rPrChange w:id="1025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26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딥페이크</w:t>
        </w:r>
        <w:r w:rsidRPr="002E3BFB">
          <w:rPr>
            <w:rPrChange w:id="1027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</w:ins>
      <w:ins w:id="1028" w:author="changjoon.yoo [2]" w:date="2025-07-25T16:09:00Z">
        <w:r>
          <w:rPr>
            <w:rFonts w:hint="eastAsia"/>
          </w:rPr>
          <w:t>판별</w:t>
        </w:r>
      </w:ins>
      <w:ins w:id="1029" w:author="changjoon.yoo [2]" w:date="2025-07-25T16:08:00Z">
        <w:r w:rsidRPr="002E3BFB">
          <w:rPr>
            <w:rPrChange w:id="103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3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프로그램을</w:t>
        </w:r>
        <w:r w:rsidRPr="002E3BFB">
          <w:rPr>
            <w:rPrChange w:id="103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33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공식</w:t>
        </w:r>
        <w:r w:rsidRPr="002E3BFB">
          <w:rPr>
            <w:rPrChange w:id="1034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</w:ins>
      <w:ins w:id="1035" w:author="changjoon.yoo [2]" w:date="2025-07-25T16:10:00Z">
        <w:r>
          <w:rPr>
            <w:rFonts w:hint="eastAsia"/>
          </w:rPr>
          <w:t>가이드라인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자발적인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성능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평가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기준으로</w:t>
        </w:r>
        <w:r>
          <w:rPr>
            <w:rFonts w:hint="eastAsia"/>
          </w:rPr>
          <w:t xml:space="preserve"> </w:t>
        </w:r>
      </w:ins>
      <w:ins w:id="1036" w:author="changjoon.yoo [2]" w:date="2025-07-25T16:08:00Z">
        <w:r w:rsidRPr="002E3BFB">
          <w:rPr>
            <w:rFonts w:hint="eastAsia"/>
            <w:rPrChange w:id="1037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발전시키는</w:t>
        </w:r>
        <w:r w:rsidRPr="002E3BFB">
          <w:rPr>
            <w:rPrChange w:id="1038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39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방안을</w:t>
        </w:r>
        <w:r w:rsidRPr="002E3BFB">
          <w:rPr>
            <w:rPrChange w:id="104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4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검토</w:t>
        </w:r>
      </w:ins>
    </w:p>
    <w:p w14:paraId="4C08A5C7" w14:textId="4C51EF5E" w:rsidR="002E3BFB" w:rsidRPr="002E3BFB" w:rsidRDefault="002E3BF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042" w:author="changjoon.yoo [2]" w:date="2025-07-25T16:08:00Z"/>
          <w:rPrChange w:id="1043" w:author="changjoon.yoo [2]" w:date="2025-07-25T16:08:00Z">
            <w:rPr>
              <w:ins w:id="1044" w:author="changjoon.yoo [2]" w:date="2025-07-25T16:08:00Z"/>
              <w:rFonts w:ascii="맑은 고딕" w:eastAsia="맑은 고딕" w:hAnsi="맑은 고딕" w:cs="굴림"/>
              <w:color w:val="333333"/>
              <w:kern w:val="0"/>
              <w:sz w:val="24"/>
              <w:szCs w:val="24"/>
            </w:rPr>
          </w:rPrChange>
        </w:rPr>
        <w:pPrChange w:id="1045" w:author="changjoon.yoo [2]" w:date="2025-07-25T16:08:00Z">
          <w:pPr>
            <w:widowControl/>
            <w:numPr>
              <w:numId w:val="5"/>
            </w:numPr>
            <w:wordWrap/>
            <w:autoSpaceDN/>
            <w:adjustRightInd/>
            <w:snapToGrid/>
            <w:spacing w:before="100" w:beforeAutospacing="1" w:after="100" w:afterAutospacing="1" w:line="240" w:lineRule="auto"/>
            <w:ind w:left="967" w:hanging="400"/>
            <w:jc w:val="left"/>
            <w:textAlignment w:val="baseline"/>
          </w:pPr>
        </w:pPrChange>
      </w:pPr>
      <w:ins w:id="1046" w:author="changjoon.yoo [2]" w:date="2025-07-25T16:08:00Z">
        <w:r w:rsidRPr="002E3BFB">
          <w:rPr>
            <w:rFonts w:hint="eastAsia"/>
            <w:rPrChange w:id="1047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법무부</w:t>
        </w:r>
        <w:r w:rsidRPr="002E3BFB">
          <w:rPr>
            <w:rPrChange w:id="1048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>(DOJ)</w:t>
        </w:r>
        <w:r w:rsidRPr="002E3BFB">
          <w:rPr>
            <w:rFonts w:hint="eastAsia"/>
            <w:rPrChange w:id="1049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가</w:t>
        </w:r>
        <w:r w:rsidRPr="002E3BFB">
          <w:rPr>
            <w:rPrChange w:id="105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5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주도하여</w:t>
        </w:r>
        <w:r w:rsidRPr="002E3BFB">
          <w:rPr>
            <w:rPrChange w:id="105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</w:ins>
      <w:ins w:id="1053" w:author="changjoon.yoo" w:date="2025-07-27T00:56:00Z">
        <w:r w:rsidR="00C43935">
          <w:rPr>
            <w:rFonts w:hint="eastAsia"/>
          </w:rPr>
          <w:t>법원</w:t>
        </w:r>
        <w:r w:rsidR="00C43935">
          <w:t xml:space="preserve"> </w:t>
        </w:r>
        <w:r w:rsidR="00C43935">
          <w:rPr>
            <w:rFonts w:hint="eastAsia"/>
          </w:rPr>
          <w:t>및</w:t>
        </w:r>
        <w:r w:rsidR="00C43935">
          <w:rPr>
            <w:rFonts w:hint="eastAsia"/>
          </w:rPr>
          <w:t xml:space="preserve"> </w:t>
        </w:r>
        <w:r w:rsidR="00C43935">
          <w:rPr>
            <w:rFonts w:hint="eastAsia"/>
          </w:rPr>
          <w:t>재판부</w:t>
        </w:r>
      </w:ins>
      <w:ins w:id="1054" w:author="changjoon.yoo [2]" w:date="2025-07-25T16:08:00Z">
        <w:del w:id="1055" w:author="changjoon.yoo" w:date="2025-07-27T00:56:00Z">
          <w:r w:rsidDel="00C43935">
            <w:rPr>
              <w:rFonts w:hint="eastAsia"/>
              <w:rPrChange w:id="1056" w:author="changjoon.yoo [2]" w:date="2025-07-25T16:08:00Z">
                <w:rPr>
                  <w:rFonts w:hint="eastAsia"/>
                </w:rPr>
              </w:rPrChange>
            </w:rPr>
            <w:delText>판결</w:delText>
          </w:r>
          <w:r w:rsidRPr="002E3BFB" w:rsidDel="00C43935">
            <w:rPr>
              <w:rPrChange w:id="1057" w:author="changjoon.yoo [2]" w:date="2025-07-25T16:08:00Z">
                <w:rPr>
                  <w:rFonts w:ascii="맑은 고딕" w:eastAsia="맑은 고딕" w:hAnsi="맑은 고딕" w:cs="굴림"/>
                  <w:color w:val="333333"/>
                  <w:kern w:val="0"/>
                  <w:sz w:val="24"/>
                  <w:szCs w:val="24"/>
                </w:rPr>
              </w:rPrChange>
            </w:rPr>
            <w:delText xml:space="preserve"> </w:delText>
          </w:r>
          <w:r w:rsidDel="00C43935">
            <w:rPr>
              <w:rFonts w:hint="eastAsia"/>
              <w:rPrChange w:id="1058" w:author="changjoon.yoo [2]" w:date="2025-07-25T16:08:00Z">
                <w:rPr>
                  <w:rFonts w:hint="eastAsia"/>
                </w:rPr>
              </w:rPrChange>
            </w:rPr>
            <w:delText>담당</w:delText>
          </w:r>
          <w:r w:rsidDel="00C43935">
            <w:rPr>
              <w:rPrChange w:id="1059" w:author="changjoon.yoo [2]" w:date="2025-07-25T16:08:00Z">
                <w:rPr/>
              </w:rPrChange>
            </w:rPr>
            <w:delText xml:space="preserve"> </w:delText>
          </w:r>
          <w:r w:rsidRPr="00C43935" w:rsidDel="00C43935">
            <w:rPr>
              <w:rFonts w:hint="eastAsia"/>
              <w:rPrChange w:id="1060" w:author="changjoon.yoo" w:date="2025-07-27T00:56:00Z">
                <w:rPr>
                  <w:rFonts w:ascii="맑은 고딕" w:eastAsia="맑은 고딕" w:hAnsi="맑은 고딕" w:cs="굴림" w:hint="eastAsia"/>
                  <w:color w:val="333333"/>
                  <w:kern w:val="0"/>
                  <w:sz w:val="24"/>
                  <w:szCs w:val="24"/>
                </w:rPr>
              </w:rPrChange>
            </w:rPr>
            <w:delText>기관</w:delText>
          </w:r>
        </w:del>
        <w:r w:rsidRPr="00C43935">
          <w:rPr>
            <w:rFonts w:hint="eastAsia"/>
            <w:rPrChange w:id="1061" w:author="changjoon.yoo" w:date="2025-07-27T00:56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에</w:t>
        </w:r>
        <w:r w:rsidRPr="002E3BFB">
          <w:rPr>
            <w:rPrChange w:id="106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63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딥페이크</w:t>
        </w:r>
        <w:r w:rsidRPr="002E3BFB">
          <w:rPr>
            <w:rPrChange w:id="1064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65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표준</w:t>
        </w:r>
        <w:r w:rsidRPr="002E3BFB">
          <w:rPr>
            <w:rPrChange w:id="1066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67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채택을</w:t>
        </w:r>
        <w:r w:rsidRPr="002E3BFB">
          <w:rPr>
            <w:rPrChange w:id="1068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69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모색하는</w:t>
        </w:r>
        <w:r w:rsidRPr="002E3BFB">
          <w:rPr>
            <w:rPrChange w:id="107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7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지침을</w:t>
        </w:r>
        <w:r w:rsidRPr="002E3BFB">
          <w:rPr>
            <w:rPrChange w:id="107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73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발행</w:t>
        </w:r>
      </w:ins>
    </w:p>
    <w:p w14:paraId="6848FD7E" w14:textId="18B86972" w:rsidR="002E3BFB" w:rsidRPr="002E3BFB" w:rsidRDefault="002E3BF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074" w:author="changjoon.yoo [2]" w:date="2025-07-25T12:31:00Z"/>
          <w:rPrChange w:id="1075" w:author="changjoon.yoo [2]" w:date="2025-07-25T16:10:00Z">
            <w:rPr>
              <w:ins w:id="1076" w:author="changjoon.yoo [2]" w:date="2025-07-25T12:31:00Z"/>
              <w:rFonts w:cs="Calibri"/>
              <w:sz w:val="22"/>
            </w:rPr>
          </w:rPrChange>
        </w:rPr>
        <w:pPrChange w:id="1077" w:author="changjoon.yoo [2]" w:date="2025-07-25T16:10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078" w:author="changjoon.yoo [2]" w:date="2025-07-25T16:08:00Z">
        <w:r w:rsidRPr="002E3BFB">
          <w:rPr>
            <w:rFonts w:hint="eastAsia"/>
            <w:rPrChange w:id="1079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연방</w:t>
        </w:r>
        <w:r w:rsidRPr="002E3BFB">
          <w:rPr>
            <w:rPrChange w:id="108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8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증거</w:t>
        </w:r>
        <w:r w:rsidRPr="002E3BFB">
          <w:rPr>
            <w:rPrChange w:id="108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83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법칙에</w:t>
        </w:r>
        <w:r w:rsidRPr="002E3BFB">
          <w:rPr>
            <w:rPrChange w:id="1084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85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딥페이크</w:t>
        </w:r>
        <w:r w:rsidRPr="002E3BFB">
          <w:rPr>
            <w:rPrChange w:id="1086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87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관련</w:t>
        </w:r>
        <w:r w:rsidRPr="002E3BFB">
          <w:rPr>
            <w:rPrChange w:id="1088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89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추가</w:t>
        </w:r>
        <w:r w:rsidRPr="002E3BFB">
          <w:rPr>
            <w:rPrChange w:id="109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9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조항이</w:t>
        </w:r>
        <w:r w:rsidRPr="002E3BFB">
          <w:rPr>
            <w:rPrChange w:id="109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93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제안될</w:t>
        </w:r>
        <w:r w:rsidRPr="002E3BFB">
          <w:rPr>
            <w:rPrChange w:id="1094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095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경우</w:t>
        </w:r>
        <w:r w:rsidRPr="002E3BFB">
          <w:rPr>
            <w:rPrChange w:id="1096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</w:ins>
      <w:ins w:id="1097" w:author="changjoon.yoo [2]" w:date="2025-07-25T16:10:00Z">
        <w:r w:rsidRPr="002E3BFB">
          <w:rPr>
            <w:rFonts w:hint="eastAsia"/>
          </w:rPr>
          <w:t>법무부</w:t>
        </w:r>
        <w:r w:rsidRPr="002E3BFB">
          <w:rPr>
            <w:rFonts w:hint="eastAsia"/>
          </w:rPr>
          <w:t xml:space="preserve"> </w:t>
        </w:r>
        <w:r>
          <w:rPr>
            <w:rFonts w:hint="eastAsia"/>
          </w:rPr>
          <w:t>법률정책실이</w:t>
        </w:r>
        <w:r>
          <w:rPr>
            <w:rFonts w:hint="eastAsia"/>
          </w:rPr>
          <w:t xml:space="preserve"> </w:t>
        </w:r>
      </w:ins>
      <w:ins w:id="1098" w:author="changjoon.yoo [2]" w:date="2025-07-25T16:08:00Z">
        <w:r w:rsidRPr="002E3BFB">
          <w:rPr>
            <w:rFonts w:hint="eastAsia"/>
            <w:rPrChange w:id="1099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공식</w:t>
        </w:r>
        <w:r w:rsidRPr="002E3BFB">
          <w:rPr>
            <w:rPrChange w:id="1100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 w:rsidRPr="002E3BFB">
          <w:rPr>
            <w:rFonts w:hint="eastAsia"/>
            <w:rPrChange w:id="1101" w:author="changjoon.yoo [2]" w:date="2025-07-25T16:08:00Z">
              <w:rPr>
                <w:rFonts w:ascii="맑은 고딕" w:eastAsia="맑은 고딕" w:hAnsi="맑은 고딕" w:cs="굴림" w:hint="eastAsia"/>
                <w:color w:val="333333"/>
                <w:kern w:val="0"/>
                <w:sz w:val="24"/>
                <w:szCs w:val="24"/>
              </w:rPr>
            </w:rPrChange>
          </w:rPr>
          <w:t>의견서를</w:t>
        </w:r>
        <w:r w:rsidRPr="002E3BFB">
          <w:rPr>
            <w:rPrChange w:id="1102" w:author="changjoon.yoo [2]" w:date="2025-07-25T16:08:00Z">
              <w:rPr>
                <w:rFonts w:ascii="맑은 고딕" w:eastAsia="맑은 고딕" w:hAnsi="맑은 고딕" w:cs="굴림"/>
                <w:color w:val="333333"/>
                <w:kern w:val="0"/>
                <w:sz w:val="24"/>
                <w:szCs w:val="24"/>
              </w:rPr>
            </w:rPrChange>
          </w:rPr>
          <w:t xml:space="preserve"> </w:t>
        </w:r>
        <w:r>
          <w:rPr>
            <w:rFonts w:hint="eastAsia"/>
          </w:rPr>
          <w:t>제출</w:t>
        </w:r>
      </w:ins>
      <w:ins w:id="1103" w:author="changjoon.yoo [2]" w:date="2025-07-25T16:10:00Z">
        <w:r>
          <w:rPr>
            <w:rFonts w:hint="eastAsia"/>
          </w:rPr>
          <w:t>하도록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함</w:t>
        </w:r>
      </w:ins>
    </w:p>
    <w:p w14:paraId="03A44CBE" w14:textId="77777777" w:rsidR="00BE2D31" w:rsidRPr="004521D2" w:rsidRDefault="0095684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104" w:author="changjoon.yoo [2]" w:date="2025-07-25T12:49:00Z"/>
          <w:rFonts w:cs="Calibri"/>
          <w:b/>
          <w:sz w:val="22"/>
          <w:rPrChange w:id="1105" w:author="changjoon.yoo [2]" w:date="2025-07-25T15:58:00Z">
            <w:rPr>
              <w:ins w:id="1106" w:author="changjoon.yoo [2]" w:date="2025-07-25T12:49:00Z"/>
              <w:rFonts w:cs="Calibri"/>
              <w:sz w:val="22"/>
            </w:rPr>
          </w:rPrChange>
        </w:rPr>
        <w:pPrChange w:id="1107" w:author="changjoon.yoo [2]" w:date="2025-07-25T12:49:00Z">
          <w:pPr>
            <w:pStyle w:val="a0"/>
            <w:numPr>
              <w:ilvl w:val="1"/>
              <w:numId w:val="5"/>
            </w:numPr>
            <w:ind w:left="1367" w:hanging="400"/>
          </w:pPr>
        </w:pPrChange>
      </w:pPr>
      <w:ins w:id="1108" w:author="changjoon.yoo [2]" w:date="2025-07-25T12:31:00Z">
        <w:r w:rsidRPr="004521D2">
          <w:rPr>
            <w:rFonts w:cs="Calibri" w:hint="eastAsia"/>
            <w:b/>
            <w:sz w:val="22"/>
            <w:rPrChange w:id="1109" w:author="changjoon.yoo [2]" w:date="2025-07-25T15:58:00Z">
              <w:rPr>
                <w:rFonts w:cs="Calibri" w:hint="eastAsia"/>
                <w:sz w:val="22"/>
              </w:rPr>
            </w:rPrChange>
          </w:rPr>
          <w:t>기타</w:t>
        </w:r>
        <w:r w:rsidRPr="004521D2">
          <w:rPr>
            <w:rFonts w:cs="Calibri"/>
            <w:b/>
            <w:sz w:val="22"/>
            <w:rPrChange w:id="1110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</w:ins>
    </w:p>
    <w:p w14:paraId="55343FB6" w14:textId="680CFE01" w:rsidR="00BE2D31" w:rsidRPr="00447C5E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111" w:author="changjoon.yoo [2]" w:date="2025-07-25T12:49:00Z"/>
          <w:rPrChange w:id="1112" w:author="changjoon.yoo [2]" w:date="2025-07-25T12:56:00Z">
            <w:rPr>
              <w:ins w:id="1113" w:author="changjoon.yoo [2]" w:date="2025-07-25T12:49:00Z"/>
              <w:rFonts w:cs="Calibri"/>
              <w:sz w:val="22"/>
            </w:rPr>
          </w:rPrChange>
        </w:rPr>
        <w:pPrChange w:id="1114" w:author="changjoon.yoo [2]" w:date="2025-07-25T12:56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115" w:author="changjoon.yoo [2]" w:date="2025-07-25T13:01:00Z">
        <w:r w:rsidRPr="004521D2">
          <w:rPr>
            <w:b/>
            <w:rPrChange w:id="1116" w:author="changjoon.yoo [2]" w:date="2025-07-25T15:58:00Z">
              <w:rPr/>
            </w:rPrChange>
          </w:rPr>
          <w:t>(</w:t>
        </w:r>
      </w:ins>
      <w:ins w:id="1117" w:author="changjoon.yoo [2]" w:date="2025-07-25T12:49:00Z">
        <w:r w:rsidR="00BE2D31" w:rsidRPr="004521D2">
          <w:rPr>
            <w:b/>
            <w:rPrChange w:id="1118" w:author="changjoon.yoo [2]" w:date="2025-07-25T15:58:00Z">
              <w:rPr>
                <w:rFonts w:cs="Calibri"/>
                <w:sz w:val="22"/>
              </w:rPr>
            </w:rPrChange>
          </w:rPr>
          <w:t xml:space="preserve">AI </w:t>
        </w:r>
        <w:r w:rsidR="00BE2D31" w:rsidRPr="004521D2">
          <w:rPr>
            <w:rFonts w:hint="eastAsia"/>
            <w:b/>
            <w:rPrChange w:id="1119" w:author="changjoon.yoo [2]" w:date="2025-07-25T15:58:00Z">
              <w:rPr>
                <w:rFonts w:cs="Calibri" w:hint="eastAsia"/>
                <w:sz w:val="22"/>
              </w:rPr>
            </w:rPrChange>
          </w:rPr>
          <w:t>시대</w:t>
        </w:r>
        <w:r w:rsidR="00BE2D31" w:rsidRPr="004521D2">
          <w:rPr>
            <w:b/>
            <w:rPrChange w:id="1120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521D2">
          <w:rPr>
            <w:rFonts w:hint="eastAsia"/>
            <w:b/>
            <w:rPrChange w:id="1121" w:author="changjoon.yoo [2]" w:date="2025-07-25T15:58:00Z">
              <w:rPr>
                <w:rFonts w:cs="Calibri" w:hint="eastAsia"/>
                <w:sz w:val="22"/>
              </w:rPr>
            </w:rPrChange>
          </w:rPr>
          <w:t>미국</w:t>
        </w:r>
        <w:r w:rsidR="00BE2D31" w:rsidRPr="004521D2">
          <w:rPr>
            <w:b/>
            <w:rPrChange w:id="1122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Pr="004521D2">
          <w:rPr>
            <w:rFonts w:hint="eastAsia"/>
            <w:b/>
            <w:rPrChange w:id="1123" w:author="changjoon.yoo [2]" w:date="2025-07-25T15:58:00Z">
              <w:rPr>
                <w:rFonts w:hint="eastAsia"/>
              </w:rPr>
            </w:rPrChange>
          </w:rPr>
          <w:t>노동자</w:t>
        </w:r>
      </w:ins>
      <w:ins w:id="1124" w:author="changjoon.yoo [2]" w:date="2025-07-25T13:01:00Z">
        <w:r w:rsidRPr="004521D2">
          <w:rPr>
            <w:b/>
            <w:rPrChange w:id="1125" w:author="changjoon.yoo [2]" w:date="2025-07-25T15:58:00Z">
              <w:rPr/>
            </w:rPrChange>
          </w:rPr>
          <w:t>·</w:t>
        </w:r>
      </w:ins>
      <w:ins w:id="1126" w:author="changjoon.yoo [2]" w:date="2025-07-25T12:49:00Z">
        <w:r w:rsidR="00BE2D31" w:rsidRPr="004521D2">
          <w:rPr>
            <w:rFonts w:hint="eastAsia"/>
            <w:b/>
            <w:rPrChange w:id="1127" w:author="changjoon.yoo [2]" w:date="2025-07-25T15:58:00Z">
              <w:rPr>
                <w:rFonts w:cs="Calibri" w:hint="eastAsia"/>
                <w:sz w:val="22"/>
              </w:rPr>
            </w:rPrChange>
          </w:rPr>
          <w:t>인재</w:t>
        </w:r>
        <w:r w:rsidR="00BE2D31" w:rsidRPr="004521D2">
          <w:rPr>
            <w:b/>
            <w:rPrChange w:id="1128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521D2">
          <w:rPr>
            <w:rFonts w:hint="eastAsia"/>
            <w:b/>
            <w:rPrChange w:id="1129" w:author="changjoon.yoo [2]" w:date="2025-07-25T15:58:00Z">
              <w:rPr>
                <w:rFonts w:cs="Calibri" w:hint="eastAsia"/>
                <w:sz w:val="22"/>
              </w:rPr>
            </w:rPrChange>
          </w:rPr>
          <w:t>역량</w:t>
        </w:r>
        <w:r w:rsidR="00BE2D31" w:rsidRPr="004521D2">
          <w:rPr>
            <w:b/>
            <w:rPrChange w:id="1130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521D2">
          <w:rPr>
            <w:rFonts w:hint="eastAsia"/>
            <w:b/>
            <w:rPrChange w:id="1131" w:author="changjoon.yoo [2]" w:date="2025-07-25T15:58:00Z">
              <w:rPr>
                <w:rFonts w:cs="Calibri" w:hint="eastAsia"/>
                <w:sz w:val="22"/>
              </w:rPr>
            </w:rPrChange>
          </w:rPr>
          <w:t>강화</w:t>
        </w:r>
      </w:ins>
      <w:ins w:id="1132" w:author="changjoon.yoo [2]" w:date="2025-07-25T13:01:00Z">
        <w:r w:rsidRPr="004521D2">
          <w:rPr>
            <w:b/>
            <w:rPrChange w:id="1133" w:author="changjoon.yoo [2]" w:date="2025-07-25T15:58:00Z">
              <w:rPr/>
            </w:rPrChange>
          </w:rPr>
          <w:t>)</w:t>
        </w:r>
      </w:ins>
      <w:ins w:id="1134" w:author="changjoon.yoo [2]" w:date="2025-07-25T12:49:00Z">
        <w:r w:rsidR="00BE2D31" w:rsidRPr="00447C5E">
          <w:rPr>
            <w:rPrChange w:id="1135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36" w:author="changjoon.yoo [2]" w:date="2025-07-25T12:56:00Z">
              <w:rPr>
                <w:rFonts w:cs="Calibri" w:hint="eastAsia"/>
                <w:sz w:val="22"/>
              </w:rPr>
            </w:rPrChange>
          </w:rPr>
          <w:t>미국</w:t>
        </w:r>
        <w:r w:rsidR="00BE2D31" w:rsidRPr="00447C5E">
          <w:rPr>
            <w:rPrChange w:id="1137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38" w:author="changjoon.yoo [2]" w:date="2025-07-25T12:56:00Z">
              <w:rPr>
                <w:rFonts w:cs="Calibri" w:hint="eastAsia"/>
                <w:sz w:val="22"/>
              </w:rPr>
            </w:rPrChange>
          </w:rPr>
          <w:t>내</w:t>
        </w:r>
        <w:r w:rsidR="00BE2D31" w:rsidRPr="00447C5E">
          <w:rPr>
            <w:rPrChange w:id="1139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40" w:author="changjoon.yoo [2]" w:date="2025-07-25T12:56:00Z">
              <w:rPr>
                <w:rFonts w:cs="Calibri" w:hint="eastAsia"/>
                <w:sz w:val="22"/>
              </w:rPr>
            </w:rPrChange>
          </w:rPr>
          <w:t>노동자에</w:t>
        </w:r>
        <w:r w:rsidR="00BE2D31" w:rsidRPr="00447C5E">
          <w:rPr>
            <w:rPrChange w:id="1141" w:author="changjoon.yoo [2]" w:date="2025-07-25T12:56:00Z">
              <w:rPr>
                <w:rFonts w:cs="Calibri"/>
                <w:sz w:val="22"/>
              </w:rPr>
            </w:rPrChange>
          </w:rPr>
          <w:t xml:space="preserve"> AI </w:t>
        </w:r>
        <w:r w:rsidR="00BE2D31" w:rsidRPr="00447C5E">
          <w:rPr>
            <w:rFonts w:hint="eastAsia"/>
            <w:rPrChange w:id="1142" w:author="changjoon.yoo [2]" w:date="2025-07-25T12:56:00Z">
              <w:rPr>
                <w:rFonts w:cs="Calibri" w:hint="eastAsia"/>
                <w:sz w:val="22"/>
              </w:rPr>
            </w:rPrChange>
          </w:rPr>
          <w:t>교육</w:t>
        </w:r>
      </w:ins>
      <w:ins w:id="1143" w:author="changjoon.yoo [2]" w:date="2025-07-25T13:01:00Z">
        <w:r w:rsidRPr="001369A9">
          <w:t>·</w:t>
        </w:r>
      </w:ins>
      <w:ins w:id="1144" w:author="changjoon.yoo [2]" w:date="2025-07-25T12:49:00Z">
        <w:r w:rsidR="00BE2D31" w:rsidRPr="00447C5E">
          <w:rPr>
            <w:rFonts w:hint="eastAsia"/>
            <w:rPrChange w:id="1145" w:author="changjoon.yoo [2]" w:date="2025-07-25T12:56:00Z">
              <w:rPr>
                <w:rFonts w:cs="Calibri" w:hint="eastAsia"/>
                <w:sz w:val="22"/>
              </w:rPr>
            </w:rPrChange>
          </w:rPr>
          <w:t>재훈련</w:t>
        </w:r>
        <w:r w:rsidR="00BE2D31" w:rsidRPr="00447C5E">
          <w:rPr>
            <w:rPrChange w:id="1146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47" w:author="changjoon.yoo [2]" w:date="2025-07-25T12:56:00Z">
              <w:rPr>
                <w:rFonts w:cs="Calibri" w:hint="eastAsia"/>
                <w:sz w:val="22"/>
              </w:rPr>
            </w:rPrChange>
          </w:rPr>
          <w:t>프로그램</w:t>
        </w:r>
        <w:r w:rsidR="00BE2D31" w:rsidRPr="00447C5E">
          <w:rPr>
            <w:rPrChange w:id="1148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49" w:author="changjoon.yoo [2]" w:date="2025-07-25T12:56:00Z">
              <w:rPr>
                <w:rFonts w:cs="Calibri" w:hint="eastAsia"/>
                <w:sz w:val="22"/>
              </w:rPr>
            </w:rPrChange>
          </w:rPr>
          <w:t>확대</w:t>
        </w:r>
        <w:r w:rsidR="00BE2D31" w:rsidRPr="00447C5E">
          <w:rPr>
            <w:rPrChange w:id="1150" w:author="changjoon.yoo [2]" w:date="2025-07-25T12:56:00Z">
              <w:rPr>
                <w:rFonts w:cs="Calibri"/>
                <w:sz w:val="22"/>
              </w:rPr>
            </w:rPrChange>
          </w:rPr>
          <w:t xml:space="preserve">, </w:t>
        </w:r>
        <w:r w:rsidR="00BE2D31" w:rsidRPr="00447C5E">
          <w:rPr>
            <w:rFonts w:hint="eastAsia"/>
            <w:rPrChange w:id="1151" w:author="changjoon.yoo [2]" w:date="2025-07-25T12:56:00Z">
              <w:rPr>
                <w:rFonts w:cs="Calibri" w:hint="eastAsia"/>
                <w:sz w:val="22"/>
              </w:rPr>
            </w:rPrChange>
          </w:rPr>
          <w:t>훈련비</w:t>
        </w:r>
        <w:r w:rsidR="00BE2D31" w:rsidRPr="00447C5E">
          <w:rPr>
            <w:rPrChange w:id="1152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53" w:author="changjoon.yoo [2]" w:date="2025-07-25T12:56:00Z">
              <w:rPr>
                <w:rFonts w:cs="Calibri" w:hint="eastAsia"/>
                <w:sz w:val="22"/>
              </w:rPr>
            </w:rPrChange>
          </w:rPr>
          <w:t>세제</w:t>
        </w:r>
        <w:r w:rsidR="00BE2D31" w:rsidRPr="00447C5E">
          <w:rPr>
            <w:rPrChange w:id="1154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55" w:author="changjoon.yoo [2]" w:date="2025-07-25T12:56:00Z">
              <w:rPr>
                <w:rFonts w:cs="Calibri" w:hint="eastAsia"/>
                <w:sz w:val="22"/>
              </w:rPr>
            </w:rPrChange>
          </w:rPr>
          <w:t>혜택</w:t>
        </w:r>
        <w:r w:rsidR="00BE2D31" w:rsidRPr="00447C5E">
          <w:rPr>
            <w:rPrChange w:id="1156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57" w:author="changjoon.yoo [2]" w:date="2025-07-25T12:56:00Z">
              <w:rPr>
                <w:rFonts w:cs="Calibri" w:hint="eastAsia"/>
                <w:sz w:val="22"/>
              </w:rPr>
            </w:rPrChange>
          </w:rPr>
          <w:t>제공</w:t>
        </w:r>
        <w:r w:rsidR="00BE2D31" w:rsidRPr="00447C5E">
          <w:rPr>
            <w:rPrChange w:id="1158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59" w:author="changjoon.yoo [2]" w:date="2025-07-25T12:56:00Z">
              <w:rPr>
                <w:rFonts w:cs="Calibri" w:hint="eastAsia"/>
                <w:sz w:val="22"/>
              </w:rPr>
            </w:rPrChange>
          </w:rPr>
          <w:t>등</w:t>
        </w:r>
      </w:ins>
    </w:p>
    <w:p w14:paraId="185ECEBC" w14:textId="0CDAACFF" w:rsidR="00447C5E" w:rsidRPr="00447C5E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160" w:author="changjoon.yoo [2]" w:date="2025-07-25T12:31:00Z"/>
          <w:rPrChange w:id="1161" w:author="changjoon.yoo [2]" w:date="2025-07-25T12:56:00Z">
            <w:rPr>
              <w:ins w:id="1162" w:author="changjoon.yoo [2]" w:date="2025-07-25T12:31:00Z"/>
              <w:rFonts w:cs="Calibri"/>
              <w:sz w:val="22"/>
            </w:rPr>
          </w:rPrChange>
        </w:rPr>
        <w:pPrChange w:id="1163" w:author="changjoon.yoo [2]" w:date="2025-07-25T13:00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164" w:author="changjoon.yoo [2]" w:date="2025-07-25T13:01:00Z">
        <w:r w:rsidRPr="004521D2">
          <w:rPr>
            <w:b/>
            <w:rPrChange w:id="1165" w:author="changjoon.yoo [2]" w:date="2025-07-25T15:58:00Z">
              <w:rPr/>
            </w:rPrChange>
          </w:rPr>
          <w:t>(</w:t>
        </w:r>
      </w:ins>
      <w:ins w:id="1166" w:author="changjoon.yoo [2]" w:date="2025-07-25T12:31:00Z">
        <w:r w:rsidR="00956841" w:rsidRPr="004521D2">
          <w:rPr>
            <w:b/>
            <w:rPrChange w:id="1167" w:author="changjoon.yoo [2]" w:date="2025-07-25T15:58:00Z">
              <w:rPr>
                <w:rFonts w:cs="Calibri"/>
                <w:sz w:val="22"/>
              </w:rPr>
            </w:rPrChange>
          </w:rPr>
          <w:t xml:space="preserve">AI </w:t>
        </w:r>
        <w:r w:rsidR="00956841" w:rsidRPr="004521D2">
          <w:rPr>
            <w:rFonts w:hint="eastAsia"/>
            <w:b/>
            <w:rPrChange w:id="1168" w:author="changjoon.yoo [2]" w:date="2025-07-25T15:58:00Z">
              <w:rPr>
                <w:rFonts w:cs="Calibri" w:hint="eastAsia"/>
                <w:sz w:val="22"/>
              </w:rPr>
            </w:rPrChange>
          </w:rPr>
          <w:t>기반</w:t>
        </w:r>
        <w:r w:rsidR="00956841" w:rsidRPr="004521D2">
          <w:rPr>
            <w:b/>
            <w:rPrChange w:id="1169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4521D2">
          <w:rPr>
            <w:rFonts w:hint="eastAsia"/>
            <w:b/>
            <w:rPrChange w:id="1170" w:author="changjoon.yoo [2]" w:date="2025-07-25T15:58:00Z">
              <w:rPr>
                <w:rFonts w:cs="Calibri" w:hint="eastAsia"/>
                <w:sz w:val="22"/>
              </w:rPr>
            </w:rPrChange>
          </w:rPr>
          <w:t>과학연구</w:t>
        </w:r>
        <w:r w:rsidR="00956841" w:rsidRPr="004521D2">
          <w:rPr>
            <w:b/>
            <w:rPrChange w:id="1171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4521D2">
          <w:rPr>
            <w:rFonts w:hint="eastAsia"/>
            <w:b/>
            <w:rPrChange w:id="1172" w:author="changjoon.yoo [2]" w:date="2025-07-25T15:58:00Z">
              <w:rPr>
                <w:rFonts w:cs="Calibri" w:hint="eastAsia"/>
                <w:sz w:val="22"/>
              </w:rPr>
            </w:rPrChange>
          </w:rPr>
          <w:t>투자</w:t>
        </w:r>
      </w:ins>
      <w:ins w:id="1173" w:author="changjoon.yoo [2]" w:date="2025-07-25T13:01:00Z">
        <w:r w:rsidRPr="004521D2">
          <w:rPr>
            <w:b/>
            <w:rPrChange w:id="1174" w:author="changjoon.yoo [2]" w:date="2025-07-25T15:58:00Z">
              <w:rPr/>
            </w:rPrChange>
          </w:rPr>
          <w:t>)</w:t>
        </w:r>
      </w:ins>
      <w:ins w:id="1175" w:author="changjoon.yoo [2]" w:date="2025-07-25T12:50:00Z">
        <w:r w:rsidR="00BE2D31" w:rsidRPr="00BE2D31">
          <w:rPr>
            <w:rFonts w:hint="eastAsia"/>
          </w:rPr>
          <w:t xml:space="preserve"> </w:t>
        </w:r>
        <w:r w:rsidR="00BE2D31" w:rsidRPr="00447C5E">
          <w:rPr>
            <w:rPrChange w:id="1176" w:author="changjoon.yoo [2]" w:date="2025-07-25T12:56:00Z">
              <w:rPr>
                <w:rFonts w:cs="Calibri"/>
                <w:sz w:val="22"/>
              </w:rPr>
            </w:rPrChange>
          </w:rPr>
          <w:t>AI</w:t>
        </w:r>
        <w:r w:rsidR="00BE2D31" w:rsidRPr="00447C5E">
          <w:rPr>
            <w:rFonts w:hint="eastAsia"/>
            <w:rPrChange w:id="1177" w:author="changjoon.yoo [2]" w:date="2025-07-25T12:56:00Z">
              <w:rPr>
                <w:rFonts w:cs="Calibri" w:hint="eastAsia"/>
                <w:sz w:val="22"/>
              </w:rPr>
            </w:rPrChange>
          </w:rPr>
          <w:t>가</w:t>
        </w:r>
        <w:r w:rsidR="00BE2D31" w:rsidRPr="00447C5E">
          <w:rPr>
            <w:rPrChange w:id="1178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79" w:author="changjoon.yoo [2]" w:date="2025-07-25T12:56:00Z">
              <w:rPr>
                <w:rFonts w:cs="Calibri" w:hint="eastAsia"/>
                <w:sz w:val="22"/>
              </w:rPr>
            </w:rPrChange>
          </w:rPr>
          <w:t>주도하는</w:t>
        </w:r>
        <w:r w:rsidR="00BE2D31" w:rsidRPr="00447C5E">
          <w:rPr>
            <w:rPrChange w:id="1180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81" w:author="changjoon.yoo [2]" w:date="2025-07-25T12:56:00Z">
              <w:rPr>
                <w:rFonts w:cs="Calibri" w:hint="eastAsia"/>
                <w:sz w:val="22"/>
              </w:rPr>
            </w:rPrChange>
          </w:rPr>
          <w:t>과학</w:t>
        </w:r>
        <w:r w:rsidR="00BE2D31" w:rsidRPr="00447C5E">
          <w:rPr>
            <w:rPrChange w:id="1182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83" w:author="changjoon.yoo [2]" w:date="2025-07-25T12:56:00Z">
              <w:rPr>
                <w:rFonts w:cs="Calibri" w:hint="eastAsia"/>
                <w:sz w:val="22"/>
              </w:rPr>
            </w:rPrChange>
          </w:rPr>
          <w:t>혁신</w:t>
        </w:r>
        <w:r w:rsidR="00BE2D31" w:rsidRPr="00447C5E">
          <w:rPr>
            <w:rPrChange w:id="1184" w:author="changjoon.yoo [2]" w:date="2025-07-25T12:56:00Z">
              <w:rPr>
                <w:rFonts w:cs="Calibri"/>
                <w:sz w:val="22"/>
              </w:rPr>
            </w:rPrChange>
          </w:rPr>
          <w:t>(</w:t>
        </w:r>
        <w:r w:rsidR="00BE2D31" w:rsidRPr="00447C5E">
          <w:rPr>
            <w:rFonts w:hint="eastAsia"/>
            <w:rPrChange w:id="1185" w:author="changjoon.yoo [2]" w:date="2025-07-25T12:56:00Z">
              <w:rPr>
                <w:rFonts w:cs="Calibri" w:hint="eastAsia"/>
                <w:sz w:val="22"/>
              </w:rPr>
            </w:rPrChange>
          </w:rPr>
          <w:t>생명과학</w:t>
        </w:r>
        <w:r w:rsidR="00BE2D31" w:rsidRPr="00447C5E">
          <w:rPr>
            <w:rPrChange w:id="1186" w:author="changjoon.yoo [2]" w:date="2025-07-25T12:56:00Z">
              <w:rPr>
                <w:rFonts w:cs="Calibri"/>
                <w:sz w:val="22"/>
              </w:rPr>
            </w:rPrChange>
          </w:rPr>
          <w:t xml:space="preserve">, </w:t>
        </w:r>
        <w:r w:rsidR="00BE2D31" w:rsidRPr="00447C5E">
          <w:rPr>
            <w:rFonts w:hint="eastAsia"/>
            <w:rPrChange w:id="1187" w:author="changjoon.yoo [2]" w:date="2025-07-25T12:56:00Z">
              <w:rPr>
                <w:rFonts w:cs="Calibri" w:hint="eastAsia"/>
                <w:sz w:val="22"/>
              </w:rPr>
            </w:rPrChange>
          </w:rPr>
          <w:t>신소재</w:t>
        </w:r>
        <w:r w:rsidR="00BE2D31" w:rsidRPr="00447C5E">
          <w:rPr>
            <w:rPrChange w:id="1188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89" w:author="changjoon.yoo [2]" w:date="2025-07-25T12:56:00Z">
              <w:rPr>
                <w:rFonts w:cs="Calibri" w:hint="eastAsia"/>
                <w:sz w:val="22"/>
              </w:rPr>
            </w:rPrChange>
          </w:rPr>
          <w:t>등</w:t>
        </w:r>
        <w:r w:rsidR="00BE2D31" w:rsidRPr="00447C5E">
          <w:rPr>
            <w:rPrChange w:id="1190" w:author="changjoon.yoo [2]" w:date="2025-07-25T12:56:00Z">
              <w:rPr>
                <w:rFonts w:cs="Calibri"/>
                <w:sz w:val="22"/>
              </w:rPr>
            </w:rPrChange>
          </w:rPr>
          <w:t xml:space="preserve">) </w:t>
        </w:r>
        <w:r w:rsidR="00BE2D31" w:rsidRPr="00447C5E">
          <w:rPr>
            <w:rFonts w:hint="eastAsia"/>
            <w:rPrChange w:id="1191" w:author="changjoon.yoo [2]" w:date="2025-07-25T12:56:00Z">
              <w:rPr>
                <w:rFonts w:cs="Calibri" w:hint="eastAsia"/>
                <w:sz w:val="22"/>
              </w:rPr>
            </w:rPrChange>
          </w:rPr>
          <w:t>본격</w:t>
        </w:r>
        <w:r w:rsidR="00BE2D31" w:rsidRPr="00447C5E">
          <w:rPr>
            <w:rPrChange w:id="1192" w:author="changjoon.yoo [2]" w:date="2025-07-25T12:56:00Z">
              <w:rPr>
                <w:rFonts w:cs="Calibri"/>
                <w:sz w:val="22"/>
              </w:rPr>
            </w:rPrChange>
          </w:rPr>
          <w:t xml:space="preserve"> </w:t>
        </w:r>
        <w:r w:rsidR="00BE2D31" w:rsidRPr="00447C5E">
          <w:rPr>
            <w:rFonts w:hint="eastAsia"/>
            <w:rPrChange w:id="1193" w:author="changjoon.yoo [2]" w:date="2025-07-25T12:56:00Z">
              <w:rPr>
                <w:rFonts w:cs="Calibri" w:hint="eastAsia"/>
                <w:sz w:val="22"/>
              </w:rPr>
            </w:rPrChange>
          </w:rPr>
          <w:t>지원</w:t>
        </w:r>
      </w:ins>
    </w:p>
    <w:p w14:paraId="4782916C" w14:textId="5041189F" w:rsidR="00956841" w:rsidRPr="00447C5E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194" w:author="changjoon.yoo [2]" w:date="2025-07-25T12:53:00Z"/>
          <w:rPrChange w:id="1195" w:author="changjoon.yoo [2]" w:date="2025-07-25T12:56:00Z">
            <w:rPr>
              <w:ins w:id="1196" w:author="changjoon.yoo [2]" w:date="2025-07-25T12:53:00Z"/>
              <w:rFonts w:cs="Calibri"/>
              <w:sz w:val="22"/>
            </w:rPr>
          </w:rPrChange>
        </w:rPr>
        <w:pPrChange w:id="1197" w:author="changjoon.yoo [2]" w:date="2025-07-25T12:56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198" w:author="changjoon.yoo [2]" w:date="2025-07-25T13:01:00Z">
        <w:r w:rsidRPr="004521D2">
          <w:rPr>
            <w:b/>
            <w:rPrChange w:id="1199" w:author="changjoon.yoo [2]" w:date="2025-07-25T15:58:00Z">
              <w:rPr/>
            </w:rPrChange>
          </w:rPr>
          <w:t>(</w:t>
        </w:r>
      </w:ins>
      <w:ins w:id="1200" w:author="changjoon.yoo [2]" w:date="2025-07-25T12:31:00Z">
        <w:r w:rsidR="00956841" w:rsidRPr="004521D2">
          <w:rPr>
            <w:b/>
            <w:rPrChange w:id="1201" w:author="changjoon.yoo [2]" w:date="2025-07-25T15:58:00Z">
              <w:rPr>
                <w:rFonts w:cs="Calibri"/>
                <w:sz w:val="22"/>
              </w:rPr>
            </w:rPrChange>
          </w:rPr>
          <w:t xml:space="preserve">AI </w:t>
        </w:r>
        <w:r w:rsidR="00956841" w:rsidRPr="004521D2">
          <w:rPr>
            <w:rFonts w:hint="eastAsia"/>
            <w:b/>
            <w:rPrChange w:id="1202" w:author="changjoon.yoo [2]" w:date="2025-07-25T15:58:00Z">
              <w:rPr>
                <w:rFonts w:cs="Calibri" w:hint="eastAsia"/>
                <w:sz w:val="22"/>
              </w:rPr>
            </w:rPrChange>
          </w:rPr>
          <w:t>과학</w:t>
        </w:r>
        <w:r w:rsidR="00956841" w:rsidRPr="004521D2">
          <w:rPr>
            <w:b/>
            <w:rPrChange w:id="1203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4521D2">
          <w:rPr>
            <w:rFonts w:hint="eastAsia"/>
            <w:b/>
            <w:rPrChange w:id="1204" w:author="changjoon.yoo [2]" w:date="2025-07-25T15:58:00Z">
              <w:rPr>
                <w:rFonts w:cs="Calibri" w:hint="eastAsia"/>
                <w:sz w:val="22"/>
              </w:rPr>
            </w:rPrChange>
          </w:rPr>
          <w:t>심화</w:t>
        </w:r>
        <w:r w:rsidR="00956841" w:rsidRPr="004521D2">
          <w:rPr>
            <w:b/>
            <w:rPrChange w:id="1205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4521D2">
          <w:rPr>
            <w:rFonts w:hint="eastAsia"/>
            <w:b/>
            <w:rPrChange w:id="1206" w:author="changjoon.yoo [2]" w:date="2025-07-25T15:58:00Z">
              <w:rPr>
                <w:rFonts w:cs="Calibri" w:hint="eastAsia"/>
                <w:sz w:val="22"/>
              </w:rPr>
            </w:rPrChange>
          </w:rPr>
          <w:t>연구</w:t>
        </w:r>
        <w:r w:rsidR="00956841" w:rsidRPr="004521D2">
          <w:rPr>
            <w:b/>
            <w:rPrChange w:id="1207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4521D2">
          <w:rPr>
            <w:rFonts w:hint="eastAsia"/>
            <w:b/>
            <w:rPrChange w:id="1208" w:author="changjoon.yoo [2]" w:date="2025-07-25T15:58:00Z">
              <w:rPr>
                <w:rFonts w:cs="Calibri" w:hint="eastAsia"/>
                <w:sz w:val="22"/>
              </w:rPr>
            </w:rPrChange>
          </w:rPr>
          <w:t>선도</w:t>
        </w:r>
      </w:ins>
      <w:ins w:id="1209" w:author="changjoon.yoo [2]" w:date="2025-07-25T13:01:00Z">
        <w:r w:rsidRPr="004521D2">
          <w:rPr>
            <w:b/>
            <w:rPrChange w:id="1210" w:author="changjoon.yoo [2]" w:date="2025-07-25T15:58:00Z">
              <w:rPr/>
            </w:rPrChange>
          </w:rPr>
          <w:t>)</w:t>
        </w:r>
      </w:ins>
      <w:ins w:id="1211" w:author="changjoon.yoo [2]" w:date="2025-07-25T13:00:00Z">
        <w:r>
          <w:rPr>
            <w:rFonts w:hint="eastAsia"/>
          </w:rPr>
          <w:t xml:space="preserve"> </w:t>
        </w:r>
        <w:r w:rsidRPr="001369A9">
          <w:rPr>
            <w:rFonts w:hint="eastAsia"/>
          </w:rPr>
          <w:t xml:space="preserve">AI </w:t>
        </w:r>
        <w:r w:rsidRPr="001369A9">
          <w:rPr>
            <w:rFonts w:hint="eastAsia"/>
          </w:rPr>
          <w:t>이론</w:t>
        </w:r>
      </w:ins>
      <w:ins w:id="1212" w:author="changjoon.yoo [2]" w:date="2025-07-25T13:01:00Z">
        <w:r w:rsidRPr="001369A9">
          <w:t>·</w:t>
        </w:r>
      </w:ins>
      <w:ins w:id="1213" w:author="changjoon.yoo [2]" w:date="2025-07-25T13:00:00Z">
        <w:r w:rsidRPr="001369A9">
          <w:rPr>
            <w:rFonts w:hint="eastAsia"/>
          </w:rPr>
          <w:t>계산</w:t>
        </w:r>
      </w:ins>
      <w:ins w:id="1214" w:author="changjoon.yoo [2]" w:date="2025-07-25T13:01:00Z">
        <w:r w:rsidRPr="001369A9">
          <w:t>·</w:t>
        </w:r>
      </w:ins>
      <w:ins w:id="1215" w:author="changjoon.yoo [2]" w:date="2025-07-25T13:00:00Z">
        <w:r w:rsidRPr="001369A9">
          <w:rPr>
            <w:rFonts w:hint="eastAsia"/>
          </w:rPr>
          <w:t>실험연구</w:t>
        </w:r>
        <w:r w:rsidRPr="001369A9">
          <w:rPr>
            <w:rFonts w:hint="eastAsia"/>
          </w:rPr>
          <w:t xml:space="preserve"> </w:t>
        </w:r>
        <w:r w:rsidRPr="001369A9">
          <w:rPr>
            <w:rFonts w:hint="eastAsia"/>
          </w:rPr>
          <w:t>등</w:t>
        </w:r>
        <w:r w:rsidRPr="001369A9">
          <w:rPr>
            <w:rFonts w:hint="eastAsia"/>
          </w:rPr>
          <w:t xml:space="preserve"> </w:t>
        </w:r>
        <w:r w:rsidRPr="001369A9">
          <w:rPr>
            <w:rFonts w:hint="eastAsia"/>
          </w:rPr>
          <w:t>혁신적</w:t>
        </w:r>
        <w:r w:rsidRPr="001369A9">
          <w:rPr>
            <w:rFonts w:hint="eastAsia"/>
          </w:rPr>
          <w:t xml:space="preserve"> </w:t>
        </w:r>
        <w:r w:rsidRPr="001369A9">
          <w:rPr>
            <w:rFonts w:hint="eastAsia"/>
          </w:rPr>
          <w:t>프런티어</w:t>
        </w:r>
        <w:r w:rsidRPr="001369A9">
          <w:rPr>
            <w:rFonts w:hint="eastAsia"/>
          </w:rPr>
          <w:t xml:space="preserve"> </w:t>
        </w:r>
        <w:r w:rsidRPr="001369A9">
          <w:rPr>
            <w:rFonts w:hint="eastAsia"/>
          </w:rPr>
          <w:t>연구에</w:t>
        </w:r>
        <w:r w:rsidRPr="001369A9">
          <w:rPr>
            <w:rFonts w:hint="eastAsia"/>
          </w:rPr>
          <w:t xml:space="preserve"> </w:t>
        </w:r>
        <w:r w:rsidRPr="001369A9">
          <w:rPr>
            <w:rFonts w:hint="eastAsia"/>
          </w:rPr>
          <w:t>투자</w:t>
        </w:r>
        <w:r w:rsidRPr="001369A9">
          <w:rPr>
            <w:rFonts w:hint="eastAsia"/>
          </w:rPr>
          <w:t xml:space="preserve"> </w:t>
        </w:r>
        <w:r w:rsidRPr="001369A9">
          <w:rPr>
            <w:rFonts w:hint="eastAsia"/>
          </w:rPr>
          <w:t>확대</w:t>
        </w:r>
      </w:ins>
    </w:p>
    <w:p w14:paraId="6151C294" w14:textId="459AEF6B" w:rsidR="00447C5E" w:rsidRPr="00447C5E" w:rsidRDefault="001369A9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216" w:author="changjoon.yoo [2]" w:date="2025-07-25T12:53:00Z"/>
          <w:rPrChange w:id="1217" w:author="changjoon.yoo [2]" w:date="2025-07-25T12:56:00Z">
            <w:rPr>
              <w:ins w:id="1218" w:author="changjoon.yoo [2]" w:date="2025-07-25T12:53:00Z"/>
              <w:rFonts w:cs="Calibri"/>
              <w:sz w:val="22"/>
            </w:rPr>
          </w:rPrChange>
        </w:rPr>
        <w:pPrChange w:id="1219" w:author="changjoon.yoo [2]" w:date="2025-07-25T12:56:00Z">
          <w:pPr>
            <w:pStyle w:val="a0"/>
            <w:numPr>
              <w:ilvl w:val="1"/>
              <w:numId w:val="5"/>
            </w:numPr>
            <w:ind w:left="1367" w:hanging="400"/>
          </w:pPr>
        </w:pPrChange>
      </w:pPr>
      <w:ins w:id="1220" w:author="changjoon.yoo [2]" w:date="2025-07-25T13:01:00Z">
        <w:r w:rsidRPr="004521D2">
          <w:rPr>
            <w:b/>
            <w:rPrChange w:id="1221" w:author="changjoon.yoo [2]" w:date="2025-07-25T15:58:00Z">
              <w:rPr/>
            </w:rPrChange>
          </w:rPr>
          <w:t>(</w:t>
        </w:r>
      </w:ins>
      <w:ins w:id="1222" w:author="changjoon.yoo [2]" w:date="2025-07-25T12:53:00Z">
        <w:r w:rsidR="00447C5E" w:rsidRPr="004521D2">
          <w:rPr>
            <w:b/>
            <w:rPrChange w:id="1223" w:author="changjoon.yoo [2]" w:date="2025-07-25T15:58:00Z">
              <w:rPr>
                <w:rFonts w:cs="Calibri"/>
                <w:sz w:val="22"/>
              </w:rPr>
            </w:rPrChange>
          </w:rPr>
          <w:t xml:space="preserve">AI </w:t>
        </w:r>
        <w:r w:rsidRPr="004521D2">
          <w:rPr>
            <w:rFonts w:hint="eastAsia"/>
            <w:b/>
            <w:rPrChange w:id="1224" w:author="changjoon.yoo [2]" w:date="2025-07-25T15:58:00Z">
              <w:rPr>
                <w:rFonts w:hint="eastAsia"/>
              </w:rPr>
            </w:rPrChange>
          </w:rPr>
          <w:t>해석가능성</w:t>
        </w:r>
      </w:ins>
      <w:ins w:id="1225" w:author="changjoon.yoo [2]" w:date="2025-07-25T13:01:00Z">
        <w:r w:rsidRPr="004521D2">
          <w:rPr>
            <w:b/>
            <w:rPrChange w:id="1226" w:author="changjoon.yoo [2]" w:date="2025-07-25T15:58:00Z">
              <w:rPr/>
            </w:rPrChange>
          </w:rPr>
          <w:t>·</w:t>
        </w:r>
      </w:ins>
      <w:ins w:id="1227" w:author="changjoon.yoo [2]" w:date="2025-07-25T12:53:00Z">
        <w:r w:rsidRPr="004521D2">
          <w:rPr>
            <w:rFonts w:hint="eastAsia"/>
            <w:b/>
            <w:rPrChange w:id="1228" w:author="changjoon.yoo [2]" w:date="2025-07-25T15:58:00Z">
              <w:rPr>
                <w:rFonts w:hint="eastAsia"/>
              </w:rPr>
            </w:rPrChange>
          </w:rPr>
          <w:t>통제성</w:t>
        </w:r>
      </w:ins>
      <w:ins w:id="1229" w:author="changjoon.yoo [2]" w:date="2025-07-25T13:01:00Z">
        <w:r w:rsidRPr="004521D2">
          <w:rPr>
            <w:b/>
            <w:rPrChange w:id="1230" w:author="changjoon.yoo [2]" w:date="2025-07-25T15:58:00Z">
              <w:rPr/>
            </w:rPrChange>
          </w:rPr>
          <w:t>·</w:t>
        </w:r>
      </w:ins>
      <w:ins w:id="1231" w:author="changjoon.yoo [2]" w:date="2025-07-25T12:53:00Z">
        <w:r w:rsidR="00447C5E" w:rsidRPr="004521D2">
          <w:rPr>
            <w:rFonts w:hint="eastAsia"/>
            <w:b/>
            <w:rPrChange w:id="1232" w:author="changjoon.yoo [2]" w:date="2025-07-25T15:58:00Z">
              <w:rPr>
                <w:rFonts w:cs="Calibri" w:hint="eastAsia"/>
                <w:sz w:val="22"/>
              </w:rPr>
            </w:rPrChange>
          </w:rPr>
          <w:t>강인성</w:t>
        </w:r>
        <w:r w:rsidR="00447C5E" w:rsidRPr="004521D2">
          <w:rPr>
            <w:b/>
            <w:rPrChange w:id="1233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447C5E" w:rsidRPr="004521D2">
          <w:rPr>
            <w:rFonts w:hint="eastAsia"/>
            <w:b/>
            <w:rPrChange w:id="1234" w:author="changjoon.yoo [2]" w:date="2025-07-25T15:58:00Z">
              <w:rPr>
                <w:rFonts w:cs="Calibri" w:hint="eastAsia"/>
                <w:sz w:val="22"/>
              </w:rPr>
            </w:rPrChange>
          </w:rPr>
          <w:t>혁신기술</w:t>
        </w:r>
        <w:r w:rsidR="00447C5E" w:rsidRPr="004521D2">
          <w:rPr>
            <w:b/>
            <w:rPrChange w:id="1235" w:author="changjoon.yoo [2]" w:date="2025-07-25T15:58:00Z">
              <w:rPr>
                <w:rFonts w:cs="Calibri"/>
                <w:sz w:val="22"/>
              </w:rPr>
            </w:rPrChange>
          </w:rPr>
          <w:t xml:space="preserve"> </w:t>
        </w:r>
        <w:r w:rsidR="00447C5E" w:rsidRPr="004521D2">
          <w:rPr>
            <w:rFonts w:hint="eastAsia"/>
            <w:b/>
            <w:rPrChange w:id="1236" w:author="changjoon.yoo [2]" w:date="2025-07-25T15:58:00Z">
              <w:rPr>
                <w:rFonts w:cs="Calibri" w:hint="eastAsia"/>
                <w:sz w:val="22"/>
              </w:rPr>
            </w:rPrChange>
          </w:rPr>
          <w:t>투자</w:t>
        </w:r>
      </w:ins>
      <w:ins w:id="1237" w:author="changjoon.yoo [2]" w:date="2025-07-25T13:01:00Z">
        <w:r w:rsidRPr="004521D2">
          <w:rPr>
            <w:b/>
            <w:rPrChange w:id="1238" w:author="changjoon.yoo [2]" w:date="2025-07-25T15:58:00Z">
              <w:rPr/>
            </w:rPrChange>
          </w:rPr>
          <w:t>)</w:t>
        </w:r>
      </w:ins>
      <w:ins w:id="1239" w:author="changjoon.yoo [2]" w:date="2025-07-25T12:53:00Z">
        <w:r>
          <w:t xml:space="preserve"> </w:t>
        </w:r>
      </w:ins>
      <w:ins w:id="1240" w:author="changjoon.yoo [2]" w:date="2025-07-25T13:02:00Z">
        <w:r>
          <w:t xml:space="preserve">AI </w:t>
        </w:r>
      </w:ins>
      <w:ins w:id="1241" w:author="changjoon.yoo [2]" w:date="2025-07-25T12:53:00Z">
        <w:r>
          <w:rPr>
            <w:rFonts w:hint="eastAsia"/>
          </w:rPr>
          <w:t>해석</w:t>
        </w:r>
      </w:ins>
      <w:ins w:id="1242" w:author="changjoon.yoo [2]" w:date="2025-07-25T13:02:00Z">
        <w:r>
          <w:rPr>
            <w:rFonts w:hint="eastAsia"/>
          </w:rPr>
          <w:t xml:space="preserve">, </w:t>
        </w:r>
        <w:r>
          <w:rPr>
            <w:rFonts w:hint="eastAsia"/>
          </w:rPr>
          <w:t>통제</w:t>
        </w:r>
        <w:r>
          <w:rPr>
            <w:rFonts w:hint="eastAsia"/>
          </w:rPr>
          <w:t>,</w:t>
        </w:r>
        <w:r>
          <w:t xml:space="preserve"> </w:t>
        </w:r>
        <w:r>
          <w:rPr>
            <w:rFonts w:hint="eastAsia"/>
          </w:rPr>
          <w:t>안정성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측면의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핵심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원천기술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강화</w:t>
        </w:r>
      </w:ins>
    </w:p>
    <w:p w14:paraId="04DDE21F" w14:textId="3A484A62" w:rsidR="00447C5E" w:rsidRPr="00447C5E" w:rsidRDefault="004521D2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243" w:author="changjoon.yoo [2]" w:date="2025-07-25T12:31:00Z"/>
          <w:rPrChange w:id="1244" w:author="changjoon.yoo [2]" w:date="2025-07-25T12:56:00Z">
            <w:rPr>
              <w:ins w:id="1245" w:author="changjoon.yoo [2]" w:date="2025-07-25T12:31:00Z"/>
              <w:rFonts w:cs="Calibri"/>
              <w:sz w:val="22"/>
            </w:rPr>
          </w:rPrChange>
        </w:rPr>
        <w:pPrChange w:id="1246" w:author="changjoon.yoo [2]" w:date="2025-07-25T12:56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247" w:author="changjoon.yoo [2]" w:date="2025-07-25T15:57:00Z">
        <w:r w:rsidRPr="004521D2">
          <w:rPr>
            <w:b/>
            <w:rPrChange w:id="1248" w:author="changjoon.yoo [2]" w:date="2025-07-25T15:58:00Z">
              <w:rPr/>
            </w:rPrChange>
          </w:rPr>
          <w:t>(</w:t>
        </w:r>
        <w:r w:rsidRPr="004521D2">
          <w:rPr>
            <w:rFonts w:hint="eastAsia"/>
            <w:b/>
            <w:rPrChange w:id="1249" w:author="changjoon.yoo [2]" w:date="2025-07-25T15:58:00Z">
              <w:rPr>
                <w:rFonts w:hint="eastAsia"/>
              </w:rPr>
            </w:rPrChange>
          </w:rPr>
          <w:t>민간</w:t>
        </w:r>
        <w:r w:rsidRPr="004521D2">
          <w:rPr>
            <w:b/>
            <w:rPrChange w:id="1250" w:author="changjoon.yoo [2]" w:date="2025-07-25T15:58:00Z">
              <w:rPr/>
            </w:rPrChange>
          </w:rPr>
          <w:t>·</w:t>
        </w:r>
        <w:r w:rsidRPr="004521D2">
          <w:rPr>
            <w:rFonts w:hint="eastAsia"/>
            <w:b/>
            <w:rPrChange w:id="1251" w:author="changjoon.yoo [2]" w:date="2025-07-25T15:58:00Z">
              <w:rPr>
                <w:rFonts w:hint="eastAsia"/>
              </w:rPr>
            </w:rPrChange>
          </w:rPr>
          <w:t>정부</w:t>
        </w:r>
        <w:r w:rsidRPr="004521D2">
          <w:rPr>
            <w:b/>
            <w:rPrChange w:id="1252" w:author="changjoon.yoo [2]" w:date="2025-07-25T15:58:00Z">
              <w:rPr/>
            </w:rPrChange>
          </w:rPr>
          <w:t xml:space="preserve"> AI </w:t>
        </w:r>
        <w:r w:rsidRPr="004521D2">
          <w:rPr>
            <w:rFonts w:hint="eastAsia"/>
            <w:b/>
            <w:rPrChange w:id="1253" w:author="changjoon.yoo [2]" w:date="2025-07-25T15:58:00Z">
              <w:rPr>
                <w:rFonts w:hint="eastAsia"/>
              </w:rPr>
            </w:rPrChange>
          </w:rPr>
          <w:t>혁신</w:t>
        </w:r>
        <w:r w:rsidRPr="004521D2">
          <w:rPr>
            <w:b/>
            <w:rPrChange w:id="1254" w:author="changjoon.yoo [2]" w:date="2025-07-25T15:58:00Z">
              <w:rPr/>
            </w:rPrChange>
          </w:rPr>
          <w:t xml:space="preserve"> </w:t>
        </w:r>
        <w:r w:rsidRPr="004521D2">
          <w:rPr>
            <w:rFonts w:hint="eastAsia"/>
            <w:b/>
            <w:rPrChange w:id="1255" w:author="changjoon.yoo [2]" w:date="2025-07-25T15:58:00Z">
              <w:rPr>
                <w:rFonts w:hint="eastAsia"/>
              </w:rPr>
            </w:rPrChange>
          </w:rPr>
          <w:t>보호</w:t>
        </w:r>
        <w:r w:rsidRPr="004521D2">
          <w:rPr>
            <w:b/>
            <w:rPrChange w:id="1256" w:author="changjoon.yoo [2]" w:date="2025-07-25T15:58:00Z">
              <w:rPr/>
            </w:rPrChange>
          </w:rPr>
          <w:t>)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국방부</w:t>
        </w:r>
        <w:r w:rsidRPr="004521D2">
          <w:rPr>
            <w:rFonts w:hint="eastAsia"/>
          </w:rPr>
          <w:t xml:space="preserve">(DOD) </w:t>
        </w:r>
        <w:r w:rsidRPr="004521D2">
          <w:rPr>
            <w:rFonts w:hint="eastAsia"/>
          </w:rPr>
          <w:t>등이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주도하여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미국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주요</w:t>
        </w:r>
        <w:r w:rsidRPr="004521D2">
          <w:rPr>
            <w:rFonts w:hint="eastAsia"/>
          </w:rPr>
          <w:t xml:space="preserve"> AI </w:t>
        </w:r>
        <w:r w:rsidRPr="004521D2">
          <w:rPr>
            <w:rFonts w:hint="eastAsia"/>
          </w:rPr>
          <w:t>개발자와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협력해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민간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부문이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보안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위험으로부터</w:t>
        </w:r>
        <w:r w:rsidRPr="004521D2">
          <w:rPr>
            <w:rFonts w:hint="eastAsia"/>
          </w:rPr>
          <w:t xml:space="preserve"> AI </w:t>
        </w:r>
        <w:r w:rsidRPr="004521D2">
          <w:rPr>
            <w:rFonts w:hint="eastAsia"/>
          </w:rPr>
          <w:t>혁신을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적극적으로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보호하도록</w:t>
        </w:r>
        <w:r w:rsidRPr="004521D2">
          <w:rPr>
            <w:rFonts w:hint="eastAsia"/>
          </w:rPr>
          <w:t xml:space="preserve"> </w:t>
        </w:r>
        <w:r w:rsidRPr="004521D2">
          <w:rPr>
            <w:rFonts w:hint="eastAsia"/>
          </w:rPr>
          <w:t>함</w:t>
        </w:r>
      </w:ins>
    </w:p>
    <w:p w14:paraId="7711C5A8" w14:textId="4FC463D9" w:rsidR="00956841" w:rsidRPr="00447C5E" w:rsidRDefault="002E3BF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257" w:author="changjoon.yoo [2]" w:date="2025-07-25T12:31:00Z"/>
          <w:rPrChange w:id="1258" w:author="changjoon.yoo [2]" w:date="2025-07-25T12:56:00Z">
            <w:rPr>
              <w:ins w:id="1259" w:author="changjoon.yoo [2]" w:date="2025-07-25T12:31:00Z"/>
              <w:rFonts w:cs="Calibri"/>
              <w:sz w:val="22"/>
            </w:rPr>
          </w:rPrChange>
        </w:rPr>
        <w:pPrChange w:id="1260" w:author="changjoon.yoo [2]" w:date="2025-07-25T12:56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261" w:author="changjoon.yoo [2]" w:date="2025-07-25T16:11:00Z">
        <w:r w:rsidRPr="002E3BFB">
          <w:rPr>
            <w:b/>
            <w:rPrChange w:id="1262" w:author="changjoon.yoo [2]" w:date="2025-07-25T16:11:00Z">
              <w:rPr/>
            </w:rPrChange>
          </w:rPr>
          <w:t>(</w:t>
        </w:r>
      </w:ins>
      <w:ins w:id="1263" w:author="changjoon.yoo [2]" w:date="2025-07-25T12:31:00Z">
        <w:r w:rsidR="00956841" w:rsidRPr="002E3BFB">
          <w:rPr>
            <w:rFonts w:hint="eastAsia"/>
            <w:b/>
            <w:rPrChange w:id="1264" w:author="changjoon.yoo [2]" w:date="2025-07-25T16:11:00Z">
              <w:rPr>
                <w:rFonts w:cs="Calibri" w:hint="eastAsia"/>
                <w:sz w:val="22"/>
              </w:rPr>
            </w:rPrChange>
          </w:rPr>
          <w:t>연방정부</w:t>
        </w:r>
        <w:r w:rsidR="00956841" w:rsidRPr="002E3BFB">
          <w:rPr>
            <w:b/>
            <w:rPrChange w:id="1265" w:author="changjoon.yoo [2]" w:date="2025-07-25T16:11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2E3BFB">
          <w:rPr>
            <w:rFonts w:hint="eastAsia"/>
            <w:b/>
            <w:rPrChange w:id="1266" w:author="changjoon.yoo [2]" w:date="2025-07-25T16:11:00Z">
              <w:rPr>
                <w:rFonts w:cs="Calibri" w:hint="eastAsia"/>
                <w:sz w:val="22"/>
              </w:rPr>
            </w:rPrChange>
          </w:rPr>
          <w:t>내</w:t>
        </w:r>
        <w:r w:rsidR="00956841" w:rsidRPr="002E3BFB">
          <w:rPr>
            <w:b/>
            <w:rPrChange w:id="1267" w:author="changjoon.yoo [2]" w:date="2025-07-25T16:11:00Z">
              <w:rPr>
                <w:rFonts w:cs="Calibri"/>
                <w:sz w:val="22"/>
              </w:rPr>
            </w:rPrChange>
          </w:rPr>
          <w:t xml:space="preserve"> AI </w:t>
        </w:r>
        <w:r w:rsidR="00956841" w:rsidRPr="002E3BFB">
          <w:rPr>
            <w:rFonts w:hint="eastAsia"/>
            <w:b/>
            <w:rPrChange w:id="1268" w:author="changjoon.yoo [2]" w:date="2025-07-25T16:11:00Z">
              <w:rPr>
                <w:rFonts w:cs="Calibri" w:hint="eastAsia"/>
                <w:sz w:val="22"/>
              </w:rPr>
            </w:rPrChange>
          </w:rPr>
          <w:t>도입</w:t>
        </w:r>
        <w:r w:rsidR="00956841" w:rsidRPr="002E3BFB">
          <w:rPr>
            <w:b/>
            <w:rPrChange w:id="1269" w:author="changjoon.yoo [2]" w:date="2025-07-25T16:11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2E3BFB">
          <w:rPr>
            <w:rFonts w:hint="eastAsia"/>
            <w:b/>
            <w:rPrChange w:id="1270" w:author="changjoon.yoo [2]" w:date="2025-07-25T16:11:00Z">
              <w:rPr>
                <w:rFonts w:cs="Calibri" w:hint="eastAsia"/>
                <w:sz w:val="22"/>
              </w:rPr>
            </w:rPrChange>
          </w:rPr>
          <w:t>가속화</w:t>
        </w:r>
      </w:ins>
      <w:ins w:id="1271" w:author="changjoon.yoo [2]" w:date="2025-07-25T16:11:00Z">
        <w:r w:rsidRPr="002E3BFB">
          <w:rPr>
            <w:b/>
            <w:rPrChange w:id="1272" w:author="changjoon.yoo [2]" w:date="2025-07-25T16:11:00Z">
              <w:rPr/>
            </w:rPrChange>
          </w:rPr>
          <w:t>)</w:t>
        </w:r>
        <w:r w:rsidRPr="002E3BFB">
          <w:rPr>
            <w:rFonts w:hint="eastAsia"/>
          </w:rPr>
          <w:t xml:space="preserve"> Chief AI Officer Council(CAIOC) </w:t>
        </w:r>
        <w:r w:rsidRPr="002E3BFB">
          <w:rPr>
            <w:rFonts w:hint="eastAsia"/>
          </w:rPr>
          <w:t>설치</w:t>
        </w:r>
        <w:r w:rsidRPr="002E3BFB">
          <w:rPr>
            <w:rFonts w:hint="eastAsia"/>
          </w:rPr>
          <w:t xml:space="preserve">, </w:t>
        </w:r>
        <w:r w:rsidRPr="002E3BFB">
          <w:rPr>
            <w:rFonts w:hint="eastAsia"/>
          </w:rPr>
          <w:t>조직별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인재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교류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및</w:t>
        </w:r>
        <w:r w:rsidRPr="002E3BFB">
          <w:rPr>
            <w:rFonts w:hint="eastAsia"/>
          </w:rPr>
          <w:t xml:space="preserve"> AI </w:t>
        </w:r>
        <w:r w:rsidRPr="002E3BFB">
          <w:rPr>
            <w:rFonts w:hint="eastAsia"/>
          </w:rPr>
          <w:t>조달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위한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툴박스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구축</w:t>
        </w:r>
      </w:ins>
      <w:ins w:id="1273" w:author="changjoon.yoo [2]" w:date="2025-07-25T16:13:00Z">
        <w:r>
          <w:rPr>
            <w:rFonts w:hint="eastAsia"/>
          </w:rPr>
          <w:t xml:space="preserve"> </w:t>
        </w:r>
        <w:r>
          <w:rPr>
            <w:rFonts w:hint="eastAsia"/>
          </w:rPr>
          <w:t>등</w:t>
        </w:r>
      </w:ins>
    </w:p>
    <w:p w14:paraId="646D49CE" w14:textId="1BA7BFCE" w:rsidR="00E86763" w:rsidRPr="004D62AE" w:rsidRDefault="002E3BFB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274" w:author="changjoon.yoo [2]" w:date="2025-07-25T12:23:00Z"/>
          <w:rPrChange w:id="1275" w:author="changjoon.yoo [2]" w:date="2025-07-25T16:15:00Z">
            <w:rPr>
              <w:ins w:id="1276" w:author="changjoon.yoo [2]" w:date="2025-07-25T12:23:00Z"/>
              <w:rFonts w:cs="Calibri"/>
              <w:b/>
              <w:spacing w:val="3"/>
              <w:sz w:val="22"/>
            </w:rPr>
          </w:rPrChange>
        </w:rPr>
        <w:pPrChange w:id="1277" w:author="changjoon.yoo [2]" w:date="2025-07-25T16:1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278" w:author="changjoon.yoo [2]" w:date="2025-07-25T16:13:00Z">
        <w:r w:rsidRPr="002E3BFB">
          <w:rPr>
            <w:b/>
            <w:rPrChange w:id="1279" w:author="changjoon.yoo [2]" w:date="2025-07-25T16:13:00Z">
              <w:rPr/>
            </w:rPrChange>
          </w:rPr>
          <w:t>(</w:t>
        </w:r>
      </w:ins>
      <w:ins w:id="1280" w:author="changjoon.yoo [2]" w:date="2025-07-25T12:31:00Z">
        <w:r w:rsidR="00956841" w:rsidRPr="002E3BFB">
          <w:rPr>
            <w:rFonts w:hint="eastAsia"/>
            <w:b/>
            <w:rPrChange w:id="1281" w:author="changjoon.yoo [2]" w:date="2025-07-25T16:13:00Z">
              <w:rPr>
                <w:rFonts w:cs="Calibri" w:hint="eastAsia"/>
                <w:sz w:val="22"/>
              </w:rPr>
            </w:rPrChange>
          </w:rPr>
          <w:t>국방부</w:t>
        </w:r>
        <w:r w:rsidR="00956841" w:rsidRPr="002E3BFB">
          <w:rPr>
            <w:b/>
            <w:rPrChange w:id="1282" w:author="changjoon.yoo [2]" w:date="2025-07-25T16:13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2E3BFB">
          <w:rPr>
            <w:rFonts w:hint="eastAsia"/>
            <w:b/>
            <w:rPrChange w:id="1283" w:author="changjoon.yoo [2]" w:date="2025-07-25T16:13:00Z">
              <w:rPr>
                <w:rFonts w:cs="Calibri" w:hint="eastAsia"/>
                <w:sz w:val="22"/>
              </w:rPr>
            </w:rPrChange>
          </w:rPr>
          <w:t>내</w:t>
        </w:r>
        <w:r w:rsidR="00956841" w:rsidRPr="002E3BFB">
          <w:rPr>
            <w:b/>
            <w:rPrChange w:id="1284" w:author="changjoon.yoo [2]" w:date="2025-07-25T16:13:00Z">
              <w:rPr>
                <w:rFonts w:cs="Calibri"/>
                <w:sz w:val="22"/>
              </w:rPr>
            </w:rPrChange>
          </w:rPr>
          <w:t xml:space="preserve"> AI </w:t>
        </w:r>
        <w:r w:rsidR="00956841" w:rsidRPr="002E3BFB">
          <w:rPr>
            <w:rFonts w:hint="eastAsia"/>
            <w:b/>
            <w:rPrChange w:id="1285" w:author="changjoon.yoo [2]" w:date="2025-07-25T16:13:00Z">
              <w:rPr>
                <w:rFonts w:cs="Calibri" w:hint="eastAsia"/>
                <w:sz w:val="22"/>
              </w:rPr>
            </w:rPrChange>
          </w:rPr>
          <w:t>도입</w:t>
        </w:r>
        <w:r w:rsidR="00956841" w:rsidRPr="002E3BFB">
          <w:rPr>
            <w:b/>
            <w:rPrChange w:id="1286" w:author="changjoon.yoo [2]" w:date="2025-07-25T16:13:00Z">
              <w:rPr>
                <w:rFonts w:cs="Calibri"/>
                <w:sz w:val="22"/>
              </w:rPr>
            </w:rPrChange>
          </w:rPr>
          <w:t xml:space="preserve"> </w:t>
        </w:r>
        <w:r w:rsidR="00956841" w:rsidRPr="002E3BFB">
          <w:rPr>
            <w:rFonts w:hint="eastAsia"/>
            <w:b/>
            <w:rPrChange w:id="1287" w:author="changjoon.yoo [2]" w:date="2025-07-25T16:13:00Z">
              <w:rPr>
                <w:rFonts w:cs="Calibri" w:hint="eastAsia"/>
                <w:sz w:val="22"/>
              </w:rPr>
            </w:rPrChange>
          </w:rPr>
          <w:t>촉진</w:t>
        </w:r>
      </w:ins>
      <w:ins w:id="1288" w:author="changjoon.yoo [2]" w:date="2025-07-25T16:13:00Z">
        <w:r w:rsidRPr="002E3BFB">
          <w:rPr>
            <w:b/>
            <w:rPrChange w:id="1289" w:author="changjoon.yoo [2]" w:date="2025-07-25T16:13:00Z">
              <w:rPr/>
            </w:rPrChange>
          </w:rPr>
          <w:t>)</w:t>
        </w:r>
        <w:r>
          <w:t xml:space="preserve"> </w:t>
        </w:r>
        <w:r w:rsidRPr="002E3BFB">
          <w:rPr>
            <w:rFonts w:hint="eastAsia"/>
          </w:rPr>
          <w:t xml:space="preserve">AI </w:t>
        </w:r>
        <w:r w:rsidRPr="002E3BFB">
          <w:rPr>
            <w:rFonts w:hint="eastAsia"/>
          </w:rPr>
          <w:t>인재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교육</w:t>
        </w:r>
        <w:r w:rsidRPr="002E3BFB">
          <w:rPr>
            <w:rFonts w:hint="eastAsia"/>
          </w:rPr>
          <w:t xml:space="preserve">, </w:t>
        </w:r>
        <w:r>
          <w:rPr>
            <w:rFonts w:hint="eastAsia"/>
          </w:rPr>
          <w:t>국방부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내</w:t>
        </w:r>
        <w:r>
          <w:rPr>
            <w:rFonts w:hint="eastAsia"/>
          </w:rPr>
          <w:t xml:space="preserve"> </w:t>
        </w:r>
        <w:r>
          <w:t xml:space="preserve">AI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자율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시스템</w:t>
        </w:r>
        <w:r>
          <w:rPr>
            <w:rFonts w:hint="eastAsia"/>
          </w:rPr>
          <w:t xml:space="preserve"> </w:t>
        </w:r>
        <w:r w:rsidRPr="002E3BFB">
          <w:rPr>
            <w:rFonts w:hint="eastAsia"/>
          </w:rPr>
          <w:t>가상실험장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설립</w:t>
        </w:r>
        <w:r w:rsidRPr="002E3BFB">
          <w:rPr>
            <w:rFonts w:hint="eastAsia"/>
          </w:rPr>
          <w:t xml:space="preserve">, </w:t>
        </w:r>
      </w:ins>
      <w:ins w:id="1290" w:author="changjoon.yoo [2]" w:date="2025-07-25T16:14:00Z">
        <w:r w:rsidR="004D62AE">
          <w:rPr>
            <w:rFonts w:hint="eastAsia"/>
          </w:rPr>
          <w:t>국가</w:t>
        </w:r>
        <w:r w:rsidR="004D62AE">
          <w:rPr>
            <w:rFonts w:hint="eastAsia"/>
          </w:rPr>
          <w:t xml:space="preserve"> </w:t>
        </w:r>
        <w:r w:rsidR="004D62AE">
          <w:rPr>
            <w:rFonts w:hint="eastAsia"/>
          </w:rPr>
          <w:t>비상</w:t>
        </w:r>
        <w:r w:rsidR="004D62AE">
          <w:rPr>
            <w:rFonts w:hint="eastAsia"/>
          </w:rPr>
          <w:t xml:space="preserve"> </w:t>
        </w:r>
        <w:r w:rsidR="004D62AE">
          <w:rPr>
            <w:rFonts w:hint="eastAsia"/>
          </w:rPr>
          <w:t>사태</w:t>
        </w:r>
        <w:r w:rsidR="004D62AE">
          <w:rPr>
            <w:rFonts w:hint="eastAsia"/>
          </w:rPr>
          <w:t xml:space="preserve"> </w:t>
        </w:r>
        <w:r w:rsidR="004D62AE">
          <w:rPr>
            <w:rFonts w:hint="eastAsia"/>
          </w:rPr>
          <w:t>시</w:t>
        </w:r>
        <w:r w:rsidR="004D62AE">
          <w:rPr>
            <w:rFonts w:hint="eastAsia"/>
          </w:rPr>
          <w:t xml:space="preserve"> </w:t>
        </w:r>
      </w:ins>
      <w:ins w:id="1291" w:author="changjoon.yoo [2]" w:date="2025-07-25T16:13:00Z">
        <w:r w:rsidRPr="002E3BFB">
          <w:rPr>
            <w:rFonts w:hint="eastAsia"/>
          </w:rPr>
          <w:t>우선접근권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체계</w:t>
        </w:r>
        <w:r w:rsidRPr="002E3BFB">
          <w:rPr>
            <w:rFonts w:hint="eastAsia"/>
          </w:rPr>
          <w:t xml:space="preserve"> </w:t>
        </w:r>
        <w:r w:rsidRPr="002E3BFB">
          <w:rPr>
            <w:rFonts w:hint="eastAsia"/>
          </w:rPr>
          <w:t>마련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등</w:t>
        </w:r>
      </w:ins>
    </w:p>
    <w:p w14:paraId="1086B3D1" w14:textId="67FEA2E9" w:rsidR="00E86763" w:rsidRDefault="00E86763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1292" w:author="changjoon.yoo [2]" w:date="2025-07-25T16:25:00Z"/>
          <w:rFonts w:cs="Calibri"/>
          <w:b/>
          <w:spacing w:val="3"/>
          <w:sz w:val="22"/>
        </w:rPr>
        <w:pPrChange w:id="1293" w:author="changjoon.yoo [2]" w:date="2025-07-25T12:23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294" w:author="changjoon.yoo [2]" w:date="2025-07-25T12:23:00Z">
        <w:r w:rsidRPr="00E86763">
          <w:rPr>
            <w:rFonts w:cs="Calibri"/>
            <w:b/>
            <w:spacing w:val="3"/>
            <w:sz w:val="22"/>
          </w:rPr>
          <w:t>Pillar I</w:t>
        </w:r>
      </w:ins>
      <w:ins w:id="1295" w:author="changjoon.yoo [2]" w:date="2025-07-25T12:24:00Z">
        <w:r w:rsidRPr="00E86763">
          <w:rPr>
            <w:rFonts w:cs="Calibri"/>
            <w:b/>
            <w:spacing w:val="3"/>
            <w:sz w:val="22"/>
          </w:rPr>
          <w:t>I</w:t>
        </w:r>
      </w:ins>
      <w:ins w:id="1296" w:author="changjoon.yoo [2]" w:date="2025-07-25T12:23:00Z">
        <w:r w:rsidRPr="00E86763">
          <w:rPr>
            <w:rFonts w:cs="Calibri"/>
            <w:b/>
            <w:spacing w:val="3"/>
            <w:sz w:val="22"/>
          </w:rPr>
          <w:t xml:space="preserve">: </w:t>
        </w:r>
        <w:r w:rsidRPr="00E86763">
          <w:rPr>
            <w:rFonts w:cs="Calibri" w:hint="eastAsia"/>
            <w:b/>
            <w:spacing w:val="3"/>
            <w:sz w:val="22"/>
          </w:rPr>
          <w:t>미국</w:t>
        </w:r>
        <w:r w:rsidRPr="00E86763">
          <w:rPr>
            <w:rFonts w:cs="Calibri"/>
            <w:b/>
            <w:spacing w:val="3"/>
            <w:sz w:val="22"/>
          </w:rPr>
          <w:t xml:space="preserve"> AI </w:t>
        </w:r>
        <w:r w:rsidRPr="00E86763">
          <w:rPr>
            <w:rFonts w:cs="Calibri" w:hint="eastAsia"/>
            <w:b/>
            <w:spacing w:val="3"/>
            <w:sz w:val="22"/>
          </w:rPr>
          <w:t>인프라</w:t>
        </w:r>
        <w:r w:rsidRPr="00E86763">
          <w:rPr>
            <w:rFonts w:cs="Calibri"/>
            <w:b/>
            <w:spacing w:val="3"/>
            <w:sz w:val="22"/>
          </w:rPr>
          <w:t xml:space="preserve"> </w:t>
        </w:r>
        <w:r w:rsidRPr="00E86763">
          <w:rPr>
            <w:rFonts w:cs="Calibri" w:hint="eastAsia"/>
            <w:b/>
            <w:spacing w:val="3"/>
            <w:sz w:val="22"/>
          </w:rPr>
          <w:t>구축</w:t>
        </w:r>
        <w:r w:rsidRPr="00E86763">
          <w:rPr>
            <w:rFonts w:cs="Calibri"/>
            <w:b/>
            <w:spacing w:val="3"/>
            <w:sz w:val="22"/>
          </w:rPr>
          <w:t>(Build American AI Infrastructure)</w:t>
        </w:r>
      </w:ins>
    </w:p>
    <w:p w14:paraId="2EBCB962" w14:textId="511A104A" w:rsidR="007B2BE6" w:rsidRDefault="007B2BE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297" w:author="changjoon.yoo [2]" w:date="2025-07-25T16:27:00Z"/>
          <w:rFonts w:cs="Calibri"/>
          <w:b/>
          <w:sz w:val="22"/>
        </w:rPr>
        <w:pPrChange w:id="1298" w:author="changjoon.yoo [2]" w:date="2025-07-25T16:27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299" w:author="changjoon.yoo [2]" w:date="2025-07-25T16:25:00Z">
        <w:r w:rsidRPr="007B2BE6">
          <w:rPr>
            <w:rFonts w:cs="Calibri" w:hint="eastAsia"/>
            <w:b/>
            <w:sz w:val="22"/>
          </w:rPr>
          <w:t>데이터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센터</w:t>
        </w:r>
        <w:r w:rsidRPr="007B2BE6">
          <w:rPr>
            <w:rFonts w:cs="Calibri" w:hint="eastAsia"/>
            <w:b/>
            <w:sz w:val="22"/>
          </w:rPr>
          <w:t xml:space="preserve">, </w:t>
        </w:r>
        <w:r w:rsidRPr="007B2BE6">
          <w:rPr>
            <w:rFonts w:cs="Calibri" w:hint="eastAsia"/>
            <w:b/>
            <w:sz w:val="22"/>
          </w:rPr>
          <w:t>반도체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제조시설</w:t>
        </w:r>
        <w:r w:rsidRPr="007B2BE6">
          <w:rPr>
            <w:rFonts w:cs="Calibri" w:hint="eastAsia"/>
            <w:b/>
            <w:sz w:val="22"/>
          </w:rPr>
          <w:t xml:space="preserve">, </w:t>
        </w:r>
        <w:r w:rsidRPr="007B2BE6">
          <w:rPr>
            <w:rFonts w:cs="Calibri" w:hint="eastAsia"/>
            <w:b/>
            <w:sz w:val="22"/>
          </w:rPr>
          <w:t>에너지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인프라에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대한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허가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절차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간소화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및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보안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보장</w:t>
        </w:r>
      </w:ins>
    </w:p>
    <w:p w14:paraId="403C426D" w14:textId="7223666F" w:rsidR="007B2BE6" w:rsidRPr="007B2BE6" w:rsidRDefault="007B2BE6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300" w:author="changjoon.yoo [2]" w:date="2025-07-25T16:27:00Z"/>
          <w:rPrChange w:id="1301" w:author="changjoon.yoo [2]" w:date="2025-07-25T16:27:00Z">
            <w:rPr>
              <w:ins w:id="1302" w:author="changjoon.yoo [2]" w:date="2025-07-25T16:27:00Z"/>
              <w:rFonts w:ascii="Segoe UI" w:hAnsi="Segoe UI" w:cs="Segoe UI"/>
            </w:rPr>
          </w:rPrChange>
        </w:rPr>
        <w:pPrChange w:id="1303" w:author="changjoon.yoo [2]" w:date="2025-07-25T16:27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304" w:author="changjoon.yoo [2]" w:date="2025-07-25T16:27:00Z">
        <w:r w:rsidRPr="007B2BE6">
          <w:rPr>
            <w:rPrChange w:id="1305" w:author="changjoon.yoo [2]" w:date="2025-07-25T16:27:00Z">
              <w:rPr>
                <w:rFonts w:ascii="Segoe UI" w:hAnsi="Segoe UI" w:cs="Segoe UI"/>
              </w:rPr>
            </w:rPrChange>
          </w:rPr>
          <w:t xml:space="preserve">AI </w:t>
        </w:r>
        <w:r w:rsidRPr="007B2BE6">
          <w:rPr>
            <w:rFonts w:hint="eastAsia"/>
            <w:rPrChange w:id="1306" w:author="changjoon.yoo [2]" w:date="2025-07-25T16:27:00Z">
              <w:rPr>
                <w:rFonts w:ascii="Segoe UI" w:hAnsi="Segoe UI" w:cs="Segoe UI" w:hint="eastAsia"/>
              </w:rPr>
            </w:rPrChange>
          </w:rPr>
          <w:t>인프라</w:t>
        </w:r>
        <w:r w:rsidRPr="007B2BE6">
          <w:rPr>
            <w:rPrChange w:id="130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08" w:author="changjoon.yoo [2]" w:date="2025-07-25T16:27:00Z">
              <w:rPr>
                <w:rFonts w:ascii="Segoe UI" w:hAnsi="Segoe UI" w:cs="Segoe UI" w:hint="eastAsia"/>
              </w:rPr>
            </w:rPrChange>
          </w:rPr>
          <w:t>구축에</w:t>
        </w:r>
        <w:r w:rsidRPr="007B2BE6">
          <w:rPr>
            <w:rPrChange w:id="1309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10" w:author="changjoon.yoo [2]" w:date="2025-07-25T16:27:00Z">
              <w:rPr>
                <w:rFonts w:ascii="Segoe UI" w:hAnsi="Segoe UI" w:cs="Segoe UI" w:hint="eastAsia"/>
              </w:rPr>
            </w:rPrChange>
          </w:rPr>
          <w:t>필수적인</w:t>
        </w:r>
        <w:r w:rsidRPr="007B2BE6">
          <w:rPr>
            <w:rPrChange w:id="131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12" w:author="changjoon.yoo [2]" w:date="2025-07-25T16:27:00Z">
              <w:rPr>
                <w:rFonts w:ascii="Segoe UI" w:hAnsi="Segoe UI" w:cs="Segoe UI" w:hint="eastAsia"/>
              </w:rPr>
            </w:rPrChange>
          </w:rPr>
          <w:t>데이터</w:t>
        </w:r>
        <w:r w:rsidRPr="007B2BE6">
          <w:rPr>
            <w:rPrChange w:id="1313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14" w:author="changjoon.yoo [2]" w:date="2025-07-25T16:27:00Z">
              <w:rPr>
                <w:rFonts w:ascii="Segoe UI" w:hAnsi="Segoe UI" w:cs="Segoe UI" w:hint="eastAsia"/>
              </w:rPr>
            </w:rPrChange>
          </w:rPr>
          <w:t>센터</w:t>
        </w:r>
        <w:r w:rsidRPr="007B2BE6">
          <w:rPr>
            <w:rPrChange w:id="1315" w:author="changjoon.yoo [2]" w:date="2025-07-25T16:27:00Z">
              <w:rPr>
                <w:rFonts w:ascii="Segoe UI" w:hAnsi="Segoe UI" w:cs="Segoe UI"/>
              </w:rPr>
            </w:rPrChange>
          </w:rPr>
          <w:t xml:space="preserve">, </w:t>
        </w:r>
        <w:r w:rsidRPr="007B2BE6">
          <w:rPr>
            <w:rFonts w:hint="eastAsia"/>
            <w:rPrChange w:id="1316" w:author="changjoon.yoo [2]" w:date="2025-07-25T16:27:00Z">
              <w:rPr>
                <w:rFonts w:ascii="Segoe UI" w:hAnsi="Segoe UI" w:cs="Segoe UI" w:hint="eastAsia"/>
              </w:rPr>
            </w:rPrChange>
          </w:rPr>
          <w:t>반도체</w:t>
        </w:r>
        <w:r w:rsidRPr="007B2BE6">
          <w:rPr>
            <w:rPrChange w:id="131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18" w:author="changjoon.yoo [2]" w:date="2025-07-25T16:27:00Z">
              <w:rPr>
                <w:rFonts w:ascii="Segoe UI" w:hAnsi="Segoe UI" w:cs="Segoe UI" w:hint="eastAsia"/>
              </w:rPr>
            </w:rPrChange>
          </w:rPr>
          <w:t>공장</w:t>
        </w:r>
        <w:r w:rsidRPr="007B2BE6">
          <w:rPr>
            <w:rPrChange w:id="1319" w:author="changjoon.yoo [2]" w:date="2025-07-25T16:27:00Z">
              <w:rPr>
                <w:rFonts w:ascii="Segoe UI" w:hAnsi="Segoe UI" w:cs="Segoe UI"/>
              </w:rPr>
            </w:rPrChange>
          </w:rPr>
          <w:t xml:space="preserve">, </w:t>
        </w:r>
        <w:r w:rsidRPr="007B2BE6">
          <w:rPr>
            <w:rFonts w:hint="eastAsia"/>
            <w:rPrChange w:id="1320" w:author="changjoon.yoo [2]" w:date="2025-07-25T16:27:00Z">
              <w:rPr>
                <w:rFonts w:ascii="Segoe UI" w:hAnsi="Segoe UI" w:cs="Segoe UI" w:hint="eastAsia"/>
              </w:rPr>
            </w:rPrChange>
          </w:rPr>
          <w:t>에너지</w:t>
        </w:r>
        <w:r w:rsidRPr="007B2BE6">
          <w:rPr>
            <w:rPrChange w:id="132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22" w:author="changjoon.yoo [2]" w:date="2025-07-25T16:27:00Z">
              <w:rPr>
                <w:rFonts w:ascii="Segoe UI" w:hAnsi="Segoe UI" w:cs="Segoe UI" w:hint="eastAsia"/>
              </w:rPr>
            </w:rPrChange>
          </w:rPr>
          <w:t>시설</w:t>
        </w:r>
        <w:r w:rsidRPr="007B2BE6">
          <w:rPr>
            <w:rPrChange w:id="1323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24" w:author="changjoon.yoo [2]" w:date="2025-07-25T16:27:00Z">
              <w:rPr>
                <w:rFonts w:ascii="Segoe UI" w:hAnsi="Segoe UI" w:cs="Segoe UI" w:hint="eastAsia"/>
              </w:rPr>
            </w:rPrChange>
          </w:rPr>
          <w:t>건설에</w:t>
        </w:r>
        <w:r w:rsidRPr="007B2BE6">
          <w:rPr>
            <w:rPrChange w:id="1325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26" w:author="changjoon.yoo [2]" w:date="2025-07-25T16:27:00Z">
              <w:rPr>
                <w:rFonts w:ascii="Segoe UI" w:hAnsi="Segoe UI" w:cs="Segoe UI" w:hint="eastAsia"/>
              </w:rPr>
            </w:rPrChange>
          </w:rPr>
          <w:t>걸림돌이</w:t>
        </w:r>
        <w:r w:rsidRPr="007B2BE6">
          <w:rPr>
            <w:rPrChange w:id="132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28" w:author="changjoon.yoo [2]" w:date="2025-07-25T16:27:00Z">
              <w:rPr>
                <w:rFonts w:ascii="Segoe UI" w:hAnsi="Segoe UI" w:cs="Segoe UI" w:hint="eastAsia"/>
              </w:rPr>
            </w:rPrChange>
          </w:rPr>
          <w:t>되는</w:t>
        </w:r>
        <w:r w:rsidRPr="007B2BE6">
          <w:rPr>
            <w:rPrChange w:id="1329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30" w:author="changjoon.yoo [2]" w:date="2025-07-25T16:27:00Z">
              <w:rPr>
                <w:rFonts w:ascii="Segoe UI" w:hAnsi="Segoe UI" w:cs="Segoe UI" w:hint="eastAsia"/>
              </w:rPr>
            </w:rPrChange>
          </w:rPr>
          <w:t>환경</w:t>
        </w:r>
        <w:r w:rsidRPr="007B2BE6">
          <w:rPr>
            <w:rPrChange w:id="133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32" w:author="changjoon.yoo [2]" w:date="2025-07-25T16:27:00Z">
              <w:rPr>
                <w:rFonts w:ascii="Segoe UI" w:hAnsi="Segoe UI" w:cs="Segoe UI" w:hint="eastAsia"/>
              </w:rPr>
            </w:rPrChange>
          </w:rPr>
          <w:t>규제</w:t>
        </w:r>
        <w:r w:rsidRPr="007B2BE6">
          <w:rPr>
            <w:rPrChange w:id="1333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34" w:author="changjoon.yoo [2]" w:date="2025-07-25T16:27:00Z">
              <w:rPr>
                <w:rFonts w:ascii="Segoe UI" w:hAnsi="Segoe UI" w:cs="Segoe UI" w:hint="eastAsia"/>
              </w:rPr>
            </w:rPrChange>
          </w:rPr>
          <w:t>및</w:t>
        </w:r>
        <w:r w:rsidRPr="007B2BE6">
          <w:rPr>
            <w:rPrChange w:id="1335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36" w:author="changjoon.yoo [2]" w:date="2025-07-25T16:27:00Z">
              <w:rPr>
                <w:rFonts w:ascii="Segoe UI" w:hAnsi="Segoe UI" w:cs="Segoe UI" w:hint="eastAsia"/>
              </w:rPr>
            </w:rPrChange>
          </w:rPr>
          <w:t>허가</w:t>
        </w:r>
        <w:r w:rsidRPr="007B2BE6">
          <w:rPr>
            <w:rPrChange w:id="133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38" w:author="changjoon.yoo [2]" w:date="2025-07-25T16:27:00Z">
              <w:rPr>
                <w:rFonts w:ascii="Segoe UI" w:hAnsi="Segoe UI" w:cs="Segoe UI" w:hint="eastAsia"/>
              </w:rPr>
            </w:rPrChange>
          </w:rPr>
          <w:t>절차를</w:t>
        </w:r>
        <w:r w:rsidRPr="007B2BE6">
          <w:rPr>
            <w:rPrChange w:id="1339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40" w:author="changjoon.yoo [2]" w:date="2025-07-25T16:27:00Z">
              <w:rPr>
                <w:rFonts w:ascii="Segoe UI" w:hAnsi="Segoe UI" w:cs="Segoe UI" w:hint="eastAsia"/>
              </w:rPr>
            </w:rPrChange>
          </w:rPr>
          <w:t>간소화하여</w:t>
        </w:r>
        <w:r w:rsidRPr="007B2BE6">
          <w:rPr>
            <w:rPrChange w:id="134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42" w:author="changjoon.yoo [2]" w:date="2025-07-25T16:27:00Z">
              <w:rPr>
                <w:rFonts w:ascii="Segoe UI" w:hAnsi="Segoe UI" w:cs="Segoe UI" w:hint="eastAsia"/>
              </w:rPr>
            </w:rPrChange>
          </w:rPr>
          <w:t>신속</w:t>
        </w:r>
        <w:r w:rsidRPr="007B2BE6">
          <w:rPr>
            <w:rPrChange w:id="1343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44" w:author="changjoon.yoo [2]" w:date="2025-07-25T16:27:00Z">
              <w:rPr>
                <w:rFonts w:ascii="Segoe UI" w:hAnsi="Segoe UI" w:cs="Segoe UI" w:hint="eastAsia"/>
              </w:rPr>
            </w:rPrChange>
          </w:rPr>
          <w:t>구축</w:t>
        </w:r>
        <w:r w:rsidRPr="007B2BE6">
          <w:rPr>
            <w:rPrChange w:id="1345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46" w:author="changjoon.yoo [2]" w:date="2025-07-25T16:27:00Z">
              <w:rPr>
                <w:rFonts w:ascii="Segoe UI" w:hAnsi="Segoe UI" w:cs="Segoe UI" w:hint="eastAsia"/>
              </w:rPr>
            </w:rPrChange>
          </w:rPr>
          <w:t>지원</w:t>
        </w:r>
      </w:ins>
    </w:p>
    <w:p w14:paraId="72A4ABE7" w14:textId="676B1A23" w:rsidR="007B2BE6" w:rsidRPr="007B2BE6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347" w:author="changjoon.yoo [2]" w:date="2025-07-25T16:27:00Z"/>
          <w:rPrChange w:id="1348" w:author="changjoon.yoo [2]" w:date="2025-07-25T16:27:00Z">
            <w:rPr>
              <w:ins w:id="1349" w:author="changjoon.yoo [2]" w:date="2025-07-25T16:27:00Z"/>
              <w:rFonts w:ascii="Segoe UI" w:hAnsi="Segoe UI" w:cs="Segoe UI"/>
            </w:rPr>
          </w:rPrChange>
        </w:rPr>
        <w:pPrChange w:id="1350" w:author="changjoon.yoo [2]" w:date="2025-07-25T16:27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351" w:author="changjoon.yoo [2]" w:date="2025-07-25T16:30:00Z">
        <w:r>
          <w:rPr>
            <w:rFonts w:hint="eastAsia"/>
          </w:rPr>
          <w:t>데이터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센터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활동에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적용되는</w:t>
        </w:r>
        <w:r>
          <w:rPr>
            <w:rFonts w:hint="eastAsia"/>
          </w:rPr>
          <w:t xml:space="preserve"> </w:t>
        </w:r>
      </w:ins>
      <w:ins w:id="1352" w:author="changjoon.yoo [2]" w:date="2025-07-25T16:28:00Z">
        <w:r w:rsidR="007B2BE6">
          <w:rPr>
            <w:rFonts w:hint="eastAsia"/>
          </w:rPr>
          <w:t>국가환경정책법</w:t>
        </w:r>
        <w:r w:rsidR="007B2BE6">
          <w:rPr>
            <w:rFonts w:hint="eastAsia"/>
          </w:rPr>
          <w:t>(</w:t>
        </w:r>
      </w:ins>
      <w:ins w:id="1353" w:author="changjoon.yoo [2]" w:date="2025-07-25T16:27:00Z">
        <w:r w:rsidR="007B2BE6" w:rsidRPr="007B2BE6">
          <w:rPr>
            <w:rPrChange w:id="1354" w:author="changjoon.yoo [2]" w:date="2025-07-25T16:27:00Z">
              <w:rPr>
                <w:rFonts w:ascii="Segoe UI" w:hAnsi="Segoe UI" w:cs="Segoe UI"/>
              </w:rPr>
            </w:rPrChange>
          </w:rPr>
          <w:t>NEPA</w:t>
        </w:r>
      </w:ins>
      <w:ins w:id="1355" w:author="changjoon.yoo [2]" w:date="2025-07-25T16:28:00Z">
        <w:r w:rsidR="007B2BE6">
          <w:t>)</w:t>
        </w:r>
      </w:ins>
      <w:ins w:id="1356" w:author="changjoon.yoo [2]" w:date="2025-07-25T16:27:00Z">
        <w:r w:rsidR="007B2BE6" w:rsidRPr="007B2BE6">
          <w:rPr>
            <w:rPrChange w:id="135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="007B2BE6" w:rsidRPr="007B2BE6">
          <w:rPr>
            <w:rFonts w:hint="eastAsia"/>
            <w:rPrChange w:id="1358" w:author="changjoon.yoo [2]" w:date="2025-07-25T16:27:00Z">
              <w:rPr>
                <w:rFonts w:ascii="Segoe UI" w:hAnsi="Segoe UI" w:cs="Segoe UI" w:hint="eastAsia"/>
              </w:rPr>
            </w:rPrChange>
          </w:rPr>
          <w:t>등</w:t>
        </w:r>
        <w:r w:rsidR="007B2BE6" w:rsidRPr="007B2BE6">
          <w:rPr>
            <w:rPrChange w:id="1359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="007B2BE6" w:rsidRPr="007B2BE6">
          <w:rPr>
            <w:rFonts w:hint="eastAsia"/>
            <w:rPrChange w:id="1360" w:author="changjoon.yoo [2]" w:date="2025-07-25T16:27:00Z">
              <w:rPr>
                <w:rFonts w:ascii="Segoe UI" w:hAnsi="Segoe UI" w:cs="Segoe UI" w:hint="eastAsia"/>
              </w:rPr>
            </w:rPrChange>
          </w:rPr>
          <w:t>환경법상</w:t>
        </w:r>
        <w:r w:rsidR="007B2BE6" w:rsidRPr="007B2BE6">
          <w:rPr>
            <w:rPrChange w:id="136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</w:ins>
      <w:ins w:id="1362" w:author="changjoon.yoo [2]" w:date="2025-07-25T16:29:00Z">
        <w:r w:rsidR="007B2BE6">
          <w:rPr>
            <w:rFonts w:hint="eastAsia"/>
          </w:rPr>
          <w:t>예외</w:t>
        </w:r>
        <w:r w:rsidR="007B2BE6">
          <w:rPr>
            <w:rFonts w:hint="eastAsia"/>
          </w:rPr>
          <w:t xml:space="preserve"> </w:t>
        </w:r>
        <w:r>
          <w:rPr>
            <w:rFonts w:hint="eastAsia"/>
          </w:rPr>
          <w:t>조항</w:t>
        </w:r>
        <w:r w:rsidR="007B2BE6">
          <w:rPr>
            <w:rFonts w:hint="eastAsia"/>
          </w:rPr>
          <w:t xml:space="preserve"> </w:t>
        </w:r>
      </w:ins>
      <w:ins w:id="1363" w:author="changjoon.yoo [2]" w:date="2025-07-25T16:27:00Z">
        <w:r w:rsidR="007B2BE6" w:rsidRPr="007B2BE6">
          <w:rPr>
            <w:rFonts w:hint="eastAsia"/>
            <w:rPrChange w:id="1364" w:author="changjoon.yoo [2]" w:date="2025-07-25T16:27:00Z">
              <w:rPr>
                <w:rFonts w:ascii="Segoe UI" w:hAnsi="Segoe UI" w:cs="Segoe UI" w:hint="eastAsia"/>
              </w:rPr>
            </w:rPrChange>
          </w:rPr>
          <w:t>확대</w:t>
        </w:r>
      </w:ins>
    </w:p>
    <w:p w14:paraId="6FEFBED9" w14:textId="7A10FCE2" w:rsidR="007B2BE6" w:rsidRPr="00F8192F" w:rsidRDefault="007B2BE6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365" w:author="changjoon.yoo [2]" w:date="2025-07-25T16:26:00Z"/>
          <w:rPrChange w:id="1366" w:author="changjoon.yoo [2]" w:date="2025-07-25T16:30:00Z">
            <w:rPr>
              <w:ins w:id="1367" w:author="changjoon.yoo [2]" w:date="2025-07-25T16:26:00Z"/>
              <w:rFonts w:cs="Calibri"/>
              <w:b/>
              <w:spacing w:val="3"/>
              <w:sz w:val="22"/>
            </w:rPr>
          </w:rPrChange>
        </w:rPr>
        <w:pPrChange w:id="1368" w:author="changjoon.yoo [2]" w:date="2025-07-25T16:30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369" w:author="changjoon.yoo [2]" w:date="2025-07-25T16:27:00Z">
        <w:r w:rsidRPr="007B2BE6">
          <w:rPr>
            <w:rFonts w:hint="eastAsia"/>
            <w:rPrChange w:id="1370" w:author="changjoon.yoo [2]" w:date="2025-07-25T16:27:00Z">
              <w:rPr>
                <w:rFonts w:ascii="Segoe UI" w:hAnsi="Segoe UI" w:cs="Segoe UI" w:hint="eastAsia"/>
              </w:rPr>
            </w:rPrChange>
          </w:rPr>
          <w:t>연방</w:t>
        </w:r>
        <w:r w:rsidRPr="007B2BE6">
          <w:rPr>
            <w:rPrChange w:id="137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72" w:author="changjoon.yoo [2]" w:date="2025-07-25T16:27:00Z">
              <w:rPr>
                <w:rFonts w:ascii="Segoe UI" w:hAnsi="Segoe UI" w:cs="Segoe UI" w:hint="eastAsia"/>
              </w:rPr>
            </w:rPrChange>
          </w:rPr>
          <w:t>토지</w:t>
        </w:r>
        <w:r w:rsidRPr="007B2BE6">
          <w:rPr>
            <w:rPrChange w:id="1373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74" w:author="changjoon.yoo [2]" w:date="2025-07-25T16:27:00Z">
              <w:rPr>
                <w:rFonts w:ascii="Segoe UI" w:hAnsi="Segoe UI" w:cs="Segoe UI" w:hint="eastAsia"/>
              </w:rPr>
            </w:rPrChange>
          </w:rPr>
          <w:t>활용</w:t>
        </w:r>
        <w:r w:rsidRPr="007B2BE6">
          <w:rPr>
            <w:rPrChange w:id="1375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76" w:author="changjoon.yoo [2]" w:date="2025-07-25T16:27:00Z">
              <w:rPr>
                <w:rFonts w:ascii="Segoe UI" w:hAnsi="Segoe UI" w:cs="Segoe UI" w:hint="eastAsia"/>
              </w:rPr>
            </w:rPrChange>
          </w:rPr>
          <w:t>활성화</w:t>
        </w:r>
        <w:r w:rsidRPr="007B2BE6">
          <w:rPr>
            <w:rPrChange w:id="137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78" w:author="changjoon.yoo [2]" w:date="2025-07-25T16:27:00Z">
              <w:rPr>
                <w:rFonts w:ascii="Segoe UI" w:hAnsi="Segoe UI" w:cs="Segoe UI" w:hint="eastAsia"/>
              </w:rPr>
            </w:rPrChange>
          </w:rPr>
          <w:t>및</w:t>
        </w:r>
        <w:r w:rsidRPr="007B2BE6">
          <w:rPr>
            <w:rPrChange w:id="1379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80" w:author="changjoon.yoo [2]" w:date="2025-07-25T16:27:00Z">
              <w:rPr>
                <w:rFonts w:ascii="Segoe UI" w:hAnsi="Segoe UI" w:cs="Segoe UI" w:hint="eastAsia"/>
              </w:rPr>
            </w:rPrChange>
          </w:rPr>
          <w:t>데이터</w:t>
        </w:r>
        <w:r w:rsidRPr="007B2BE6">
          <w:rPr>
            <w:rPrChange w:id="138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82" w:author="changjoon.yoo [2]" w:date="2025-07-25T16:27:00Z">
              <w:rPr>
                <w:rFonts w:ascii="Segoe UI" w:hAnsi="Segoe UI" w:cs="Segoe UI" w:hint="eastAsia"/>
              </w:rPr>
            </w:rPrChange>
          </w:rPr>
          <w:t>센터</w:t>
        </w:r>
        <w:r w:rsidRPr="007B2BE6">
          <w:rPr>
            <w:rPrChange w:id="1383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84" w:author="changjoon.yoo [2]" w:date="2025-07-25T16:27:00Z">
              <w:rPr>
                <w:rFonts w:ascii="Segoe UI" w:hAnsi="Segoe UI" w:cs="Segoe UI" w:hint="eastAsia"/>
              </w:rPr>
            </w:rPrChange>
          </w:rPr>
          <w:t>관련</w:t>
        </w:r>
        <w:r w:rsidRPr="007B2BE6">
          <w:rPr>
            <w:rPrChange w:id="1385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86" w:author="changjoon.yoo [2]" w:date="2025-07-25T16:27:00Z">
              <w:rPr>
                <w:rFonts w:ascii="Segoe UI" w:hAnsi="Segoe UI" w:cs="Segoe UI" w:hint="eastAsia"/>
              </w:rPr>
            </w:rPrChange>
          </w:rPr>
          <w:t>인프라</w:t>
        </w:r>
        <w:r w:rsidRPr="007B2BE6">
          <w:rPr>
            <w:rPrChange w:id="1387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88" w:author="changjoon.yoo [2]" w:date="2025-07-25T16:27:00Z">
              <w:rPr>
                <w:rFonts w:ascii="Segoe UI" w:hAnsi="Segoe UI" w:cs="Segoe UI" w:hint="eastAsia"/>
              </w:rPr>
            </w:rPrChange>
          </w:rPr>
          <w:t>개발에</w:t>
        </w:r>
        <w:r w:rsidRPr="007B2BE6">
          <w:rPr>
            <w:rPrChange w:id="1389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90" w:author="changjoon.yoo [2]" w:date="2025-07-25T16:27:00Z">
              <w:rPr>
                <w:rFonts w:ascii="Segoe UI" w:hAnsi="Segoe UI" w:cs="Segoe UI" w:hint="eastAsia"/>
              </w:rPr>
            </w:rPrChange>
          </w:rPr>
          <w:t>연방부처</w:t>
        </w:r>
        <w:r w:rsidRPr="007B2BE6">
          <w:rPr>
            <w:rPrChange w:id="1391" w:author="changjoon.yoo [2]" w:date="2025-07-25T16:27:00Z">
              <w:rPr>
                <w:rFonts w:ascii="Segoe UI" w:hAnsi="Segoe UI" w:cs="Segoe UI"/>
              </w:rPr>
            </w:rPrChange>
          </w:rPr>
          <w:t xml:space="preserve"> </w:t>
        </w:r>
        <w:r w:rsidRPr="007B2BE6">
          <w:rPr>
            <w:rFonts w:hint="eastAsia"/>
            <w:rPrChange w:id="1392" w:author="changjoon.yoo [2]" w:date="2025-07-25T16:27:00Z">
              <w:rPr>
                <w:rFonts w:ascii="Segoe UI" w:hAnsi="Segoe UI" w:cs="Segoe UI" w:hint="eastAsia"/>
              </w:rPr>
            </w:rPrChange>
          </w:rPr>
          <w:t>협력</w:t>
        </w:r>
      </w:ins>
    </w:p>
    <w:p w14:paraId="07068DED" w14:textId="25173D9F" w:rsidR="007B2BE6" w:rsidRDefault="007B2BE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393" w:author="changjoon.yoo [2]" w:date="2025-07-25T16:30:00Z"/>
          <w:rFonts w:cs="Calibri"/>
          <w:b/>
          <w:sz w:val="22"/>
        </w:rPr>
        <w:pPrChange w:id="1394" w:author="changjoon.yoo [2]" w:date="2025-07-25T16:27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395" w:author="changjoon.yoo [2]" w:date="2025-07-25T16:26:00Z">
        <w:r w:rsidRPr="007B2BE6">
          <w:rPr>
            <w:rFonts w:cs="Calibri" w:hint="eastAsia"/>
            <w:b/>
            <w:sz w:val="22"/>
          </w:rPr>
          <w:t xml:space="preserve">AI </w:t>
        </w:r>
        <w:r w:rsidRPr="007B2BE6">
          <w:rPr>
            <w:rFonts w:cs="Calibri" w:hint="eastAsia"/>
            <w:b/>
            <w:sz w:val="22"/>
          </w:rPr>
          <w:t>혁신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속도에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맞는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전력망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구축</w:t>
        </w:r>
      </w:ins>
    </w:p>
    <w:p w14:paraId="1C71D8DB" w14:textId="68A39304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396" w:author="changjoon.yoo [2]" w:date="2025-07-25T16:30:00Z"/>
          <w:rPrChange w:id="1397" w:author="changjoon.yoo [2]" w:date="2025-07-25T16:30:00Z">
            <w:rPr>
              <w:ins w:id="1398" w:author="changjoon.yoo [2]" w:date="2025-07-25T16:30:00Z"/>
              <w:rFonts w:ascii="Segoe UI" w:hAnsi="Segoe UI" w:cs="Segoe UI"/>
            </w:rPr>
          </w:rPrChange>
        </w:rPr>
        <w:pPrChange w:id="1399" w:author="changjoon.yoo [2]" w:date="2025-07-25T16:30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400" w:author="changjoon.yoo [2]" w:date="2025-07-25T16:30:00Z">
        <w:r w:rsidRPr="00F8192F">
          <w:rPr>
            <w:rPrChange w:id="1401" w:author="changjoon.yoo [2]" w:date="2025-07-25T16:30:00Z">
              <w:rPr>
                <w:rFonts w:ascii="Segoe UI" w:hAnsi="Segoe UI" w:cs="Segoe UI"/>
              </w:rPr>
            </w:rPrChange>
          </w:rPr>
          <w:t xml:space="preserve">AI </w:t>
        </w:r>
        <w:r w:rsidRPr="00F8192F">
          <w:rPr>
            <w:rFonts w:hint="eastAsia"/>
            <w:rPrChange w:id="1402" w:author="changjoon.yoo [2]" w:date="2025-07-25T16:30:00Z">
              <w:rPr>
                <w:rFonts w:ascii="Segoe UI" w:hAnsi="Segoe UI" w:cs="Segoe UI" w:hint="eastAsia"/>
              </w:rPr>
            </w:rPrChange>
          </w:rPr>
          <w:t>데이터</w:t>
        </w:r>
        <w:r w:rsidRPr="00F8192F">
          <w:rPr>
            <w:rPrChange w:id="140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04" w:author="changjoon.yoo [2]" w:date="2025-07-25T16:30:00Z">
              <w:rPr>
                <w:rFonts w:ascii="Segoe UI" w:hAnsi="Segoe UI" w:cs="Segoe UI" w:hint="eastAsia"/>
              </w:rPr>
            </w:rPrChange>
          </w:rPr>
          <w:t>센터</w:t>
        </w:r>
        <w:r w:rsidRPr="00F8192F">
          <w:rPr>
            <w:rPrChange w:id="140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06" w:author="changjoon.yoo [2]" w:date="2025-07-25T16:30:00Z">
              <w:rPr>
                <w:rFonts w:ascii="Segoe UI" w:hAnsi="Segoe UI" w:cs="Segoe UI" w:hint="eastAsia"/>
              </w:rPr>
            </w:rPrChange>
          </w:rPr>
          <w:t>등</w:t>
        </w:r>
        <w:r w:rsidRPr="00F8192F">
          <w:rPr>
            <w:rPrChange w:id="140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08" w:author="changjoon.yoo [2]" w:date="2025-07-25T16:30:00Z">
              <w:rPr>
                <w:rFonts w:ascii="Segoe UI" w:hAnsi="Segoe UI" w:cs="Segoe UI" w:hint="eastAsia"/>
              </w:rPr>
            </w:rPrChange>
          </w:rPr>
          <w:t>에너지</w:t>
        </w:r>
        <w:r w:rsidRPr="00F8192F">
          <w:rPr>
            <w:rPrChange w:id="140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10" w:author="changjoon.yoo [2]" w:date="2025-07-25T16:30:00Z">
              <w:rPr>
                <w:rFonts w:ascii="Segoe UI" w:hAnsi="Segoe UI" w:cs="Segoe UI" w:hint="eastAsia"/>
              </w:rPr>
            </w:rPrChange>
          </w:rPr>
          <w:t>대량소비</w:t>
        </w:r>
        <w:r w:rsidRPr="00F8192F">
          <w:rPr>
            <w:rPrChange w:id="141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12" w:author="changjoon.yoo [2]" w:date="2025-07-25T16:30:00Z">
              <w:rPr>
                <w:rFonts w:ascii="Segoe UI" w:hAnsi="Segoe UI" w:cs="Segoe UI" w:hint="eastAsia"/>
              </w:rPr>
            </w:rPrChange>
          </w:rPr>
          <w:t>시설</w:t>
        </w:r>
        <w:r w:rsidRPr="00F8192F">
          <w:rPr>
            <w:rPrChange w:id="141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14" w:author="changjoon.yoo [2]" w:date="2025-07-25T16:30:00Z">
              <w:rPr>
                <w:rFonts w:ascii="Segoe UI" w:hAnsi="Segoe UI" w:cs="Segoe UI" w:hint="eastAsia"/>
              </w:rPr>
            </w:rPrChange>
          </w:rPr>
          <w:t>급증에</w:t>
        </w:r>
        <w:r w:rsidRPr="00F8192F">
          <w:rPr>
            <w:rPrChange w:id="141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16" w:author="changjoon.yoo [2]" w:date="2025-07-25T16:30:00Z">
              <w:rPr>
                <w:rFonts w:ascii="Segoe UI" w:hAnsi="Segoe UI" w:cs="Segoe UI" w:hint="eastAsia"/>
              </w:rPr>
            </w:rPrChange>
          </w:rPr>
          <w:t>선제</w:t>
        </w:r>
        <w:r w:rsidRPr="00F8192F">
          <w:rPr>
            <w:rPrChange w:id="141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18" w:author="changjoon.yoo [2]" w:date="2025-07-25T16:30:00Z">
              <w:rPr>
                <w:rFonts w:ascii="Segoe UI" w:hAnsi="Segoe UI" w:cs="Segoe UI" w:hint="eastAsia"/>
              </w:rPr>
            </w:rPrChange>
          </w:rPr>
          <w:t>대응</w:t>
        </w:r>
        <w:r w:rsidRPr="00F8192F">
          <w:rPr>
            <w:rPrChange w:id="141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20" w:author="changjoon.yoo [2]" w:date="2025-07-25T16:30:00Z">
              <w:rPr>
                <w:rFonts w:ascii="Segoe UI" w:hAnsi="Segoe UI" w:cs="Segoe UI" w:hint="eastAsia"/>
              </w:rPr>
            </w:rPrChange>
          </w:rPr>
          <w:t>차원에서</w:t>
        </w:r>
        <w:r w:rsidRPr="00F8192F">
          <w:rPr>
            <w:rPrChange w:id="142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22" w:author="changjoon.yoo [2]" w:date="2025-07-25T16:30:00Z">
              <w:rPr>
                <w:rFonts w:ascii="Segoe UI" w:hAnsi="Segoe UI" w:cs="Segoe UI" w:hint="eastAsia"/>
              </w:rPr>
            </w:rPrChange>
          </w:rPr>
          <w:t>전력망</w:t>
        </w:r>
        <w:r w:rsidRPr="00F8192F">
          <w:rPr>
            <w:rPrChange w:id="142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24" w:author="changjoon.yoo [2]" w:date="2025-07-25T16:30:00Z">
              <w:rPr>
                <w:rFonts w:ascii="Segoe UI" w:hAnsi="Segoe UI" w:cs="Segoe UI" w:hint="eastAsia"/>
              </w:rPr>
            </w:rPrChange>
          </w:rPr>
          <w:t>현대화</w:t>
        </w:r>
        <w:r w:rsidRPr="00F8192F">
          <w:rPr>
            <w:rPrChange w:id="1425" w:author="changjoon.yoo [2]" w:date="2025-07-25T16:30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426" w:author="changjoon.yoo [2]" w:date="2025-07-25T16:30:00Z">
              <w:rPr>
                <w:rFonts w:ascii="Segoe UI" w:hAnsi="Segoe UI" w:cs="Segoe UI" w:hint="eastAsia"/>
              </w:rPr>
            </w:rPrChange>
          </w:rPr>
          <w:t>확장</w:t>
        </w:r>
        <w:r w:rsidRPr="00F8192F">
          <w:rPr>
            <w:rPrChange w:id="142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28" w:author="changjoon.yoo [2]" w:date="2025-07-25T16:30:00Z">
              <w:rPr>
                <w:rFonts w:ascii="Segoe UI" w:hAnsi="Segoe UI" w:cs="Segoe UI" w:hint="eastAsia"/>
              </w:rPr>
            </w:rPrChange>
          </w:rPr>
          <w:t>계획</w:t>
        </w:r>
        <w:r w:rsidRPr="00F8192F">
          <w:rPr>
            <w:rPrChange w:id="142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30" w:author="changjoon.yoo [2]" w:date="2025-07-25T16:30:00Z">
              <w:rPr>
                <w:rFonts w:ascii="Segoe UI" w:hAnsi="Segoe UI" w:cs="Segoe UI" w:hint="eastAsia"/>
              </w:rPr>
            </w:rPrChange>
          </w:rPr>
          <w:t>수립</w:t>
        </w:r>
      </w:ins>
    </w:p>
    <w:p w14:paraId="56991815" w14:textId="4697E749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431" w:author="changjoon.yoo [2]" w:date="2025-07-25T16:30:00Z"/>
          <w:rPrChange w:id="1432" w:author="changjoon.yoo [2]" w:date="2025-07-25T16:30:00Z">
            <w:rPr>
              <w:ins w:id="1433" w:author="changjoon.yoo [2]" w:date="2025-07-25T16:30:00Z"/>
              <w:rFonts w:ascii="Segoe UI" w:hAnsi="Segoe UI" w:cs="Segoe UI"/>
            </w:rPr>
          </w:rPrChange>
        </w:rPr>
        <w:pPrChange w:id="1434" w:author="changjoon.yoo [2]" w:date="2025-07-25T16:30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435" w:author="changjoon.yoo [2]" w:date="2025-07-25T16:30:00Z">
        <w:r w:rsidRPr="00F8192F">
          <w:rPr>
            <w:rFonts w:hint="eastAsia"/>
            <w:rPrChange w:id="1436" w:author="changjoon.yoo [2]" w:date="2025-07-25T16:30:00Z">
              <w:rPr>
                <w:rFonts w:ascii="Segoe UI" w:hAnsi="Segoe UI" w:cs="Segoe UI" w:hint="eastAsia"/>
              </w:rPr>
            </w:rPrChange>
          </w:rPr>
          <w:t>노후</w:t>
        </w:r>
        <w:r w:rsidRPr="00F8192F">
          <w:rPr>
            <w:rPrChange w:id="143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38" w:author="changjoon.yoo [2]" w:date="2025-07-25T16:30:00Z">
              <w:rPr>
                <w:rFonts w:ascii="Segoe UI" w:hAnsi="Segoe UI" w:cs="Segoe UI" w:hint="eastAsia"/>
              </w:rPr>
            </w:rPrChange>
          </w:rPr>
          <w:t>전력</w:t>
        </w:r>
        <w:r w:rsidRPr="00F8192F">
          <w:rPr>
            <w:rPrChange w:id="143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40" w:author="changjoon.yoo [2]" w:date="2025-07-25T16:30:00Z">
              <w:rPr>
                <w:rFonts w:ascii="Segoe UI" w:hAnsi="Segoe UI" w:cs="Segoe UI" w:hint="eastAsia"/>
              </w:rPr>
            </w:rPrChange>
          </w:rPr>
          <w:t>자원</w:t>
        </w:r>
        <w:r w:rsidRPr="00F8192F">
          <w:rPr>
            <w:rPrChange w:id="144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42" w:author="changjoon.yoo [2]" w:date="2025-07-25T16:30:00Z">
              <w:rPr>
                <w:rFonts w:ascii="Segoe UI" w:hAnsi="Segoe UI" w:cs="Segoe UI" w:hint="eastAsia"/>
              </w:rPr>
            </w:rPrChange>
          </w:rPr>
          <w:t>안정화</w:t>
        </w:r>
        <w:r w:rsidRPr="00F8192F">
          <w:rPr>
            <w:rPrChange w:id="1443" w:author="changjoon.yoo [2]" w:date="2025-07-25T16:30:00Z">
              <w:rPr>
                <w:rFonts w:ascii="Segoe UI" w:hAnsi="Segoe UI" w:cs="Segoe UI"/>
              </w:rPr>
            </w:rPrChange>
          </w:rPr>
          <w:t xml:space="preserve">, </w:t>
        </w:r>
        <w:r w:rsidRPr="00F8192F">
          <w:rPr>
            <w:rFonts w:hint="eastAsia"/>
            <w:rPrChange w:id="1444" w:author="changjoon.yoo [2]" w:date="2025-07-25T16:30:00Z">
              <w:rPr>
                <w:rFonts w:ascii="Segoe UI" w:hAnsi="Segoe UI" w:cs="Segoe UI" w:hint="eastAsia"/>
              </w:rPr>
            </w:rPrChange>
          </w:rPr>
          <w:t>효율적</w:t>
        </w:r>
        <w:r w:rsidRPr="00F8192F">
          <w:rPr>
            <w:rPrChange w:id="144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46" w:author="changjoon.yoo [2]" w:date="2025-07-25T16:30:00Z">
              <w:rPr>
                <w:rFonts w:ascii="Segoe UI" w:hAnsi="Segoe UI" w:cs="Segoe UI" w:hint="eastAsia"/>
              </w:rPr>
            </w:rPrChange>
          </w:rPr>
          <w:t>자원</w:t>
        </w:r>
        <w:r w:rsidRPr="00F8192F">
          <w:rPr>
            <w:rPrChange w:id="144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48" w:author="changjoon.yoo [2]" w:date="2025-07-25T16:30:00Z">
              <w:rPr>
                <w:rFonts w:ascii="Segoe UI" w:hAnsi="Segoe UI" w:cs="Segoe UI" w:hint="eastAsia"/>
              </w:rPr>
            </w:rPrChange>
          </w:rPr>
          <w:t>활용</w:t>
        </w:r>
        <w:r w:rsidRPr="00F8192F">
          <w:rPr>
            <w:rPrChange w:id="1449" w:author="changjoon.yoo [2]" w:date="2025-07-25T16:30:00Z">
              <w:rPr>
                <w:rFonts w:ascii="Segoe UI" w:hAnsi="Segoe UI" w:cs="Segoe UI"/>
              </w:rPr>
            </w:rPrChange>
          </w:rPr>
          <w:t xml:space="preserve">, </w:t>
        </w:r>
        <w:r w:rsidRPr="00F8192F">
          <w:rPr>
            <w:rFonts w:hint="eastAsia"/>
            <w:rPrChange w:id="1450" w:author="changjoon.yoo [2]" w:date="2025-07-25T16:30:00Z">
              <w:rPr>
                <w:rFonts w:ascii="Segoe UI" w:hAnsi="Segoe UI" w:cs="Segoe UI" w:hint="eastAsia"/>
              </w:rPr>
            </w:rPrChange>
          </w:rPr>
          <w:t>첨단</w:t>
        </w:r>
        <w:r w:rsidRPr="00F8192F">
          <w:rPr>
            <w:rPrChange w:id="145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52" w:author="changjoon.yoo [2]" w:date="2025-07-25T16:30:00Z">
              <w:rPr>
                <w:rFonts w:ascii="Segoe UI" w:hAnsi="Segoe UI" w:cs="Segoe UI" w:hint="eastAsia"/>
              </w:rPr>
            </w:rPrChange>
          </w:rPr>
          <w:t>전력망</w:t>
        </w:r>
        <w:r w:rsidRPr="00F8192F">
          <w:rPr>
            <w:rPrChange w:id="145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54" w:author="changjoon.yoo [2]" w:date="2025-07-25T16:30:00Z">
              <w:rPr>
                <w:rFonts w:ascii="Segoe UI" w:hAnsi="Segoe UI" w:cs="Segoe UI" w:hint="eastAsia"/>
              </w:rPr>
            </w:rPrChange>
          </w:rPr>
          <w:t>관리기술</w:t>
        </w:r>
        <w:r w:rsidRPr="00F8192F">
          <w:rPr>
            <w:rPrChange w:id="145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56" w:author="changjoon.yoo [2]" w:date="2025-07-25T16:30:00Z">
              <w:rPr>
                <w:rFonts w:ascii="Segoe UI" w:hAnsi="Segoe UI" w:cs="Segoe UI" w:hint="eastAsia"/>
              </w:rPr>
            </w:rPrChange>
          </w:rPr>
          <w:t>도입</w:t>
        </w:r>
        <w:r w:rsidRPr="00F8192F">
          <w:rPr>
            <w:rPrChange w:id="145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58" w:author="changjoon.yoo [2]" w:date="2025-07-25T16:30:00Z">
              <w:rPr>
                <w:rFonts w:ascii="Segoe UI" w:hAnsi="Segoe UI" w:cs="Segoe UI" w:hint="eastAsia"/>
              </w:rPr>
            </w:rPrChange>
          </w:rPr>
          <w:t>추진</w:t>
        </w:r>
      </w:ins>
    </w:p>
    <w:p w14:paraId="4A3DC541" w14:textId="6A499F02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459" w:author="changjoon.yoo [2]" w:date="2025-07-25T16:30:00Z"/>
          <w:rPrChange w:id="1460" w:author="changjoon.yoo [2]" w:date="2025-07-25T16:30:00Z">
            <w:rPr>
              <w:ins w:id="1461" w:author="changjoon.yoo [2]" w:date="2025-07-25T16:30:00Z"/>
              <w:rFonts w:ascii="Segoe UI" w:hAnsi="Segoe UI" w:cs="Segoe UI"/>
            </w:rPr>
          </w:rPrChange>
        </w:rPr>
        <w:pPrChange w:id="1462" w:author="changjoon.yoo [2]" w:date="2025-07-25T16:30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463" w:author="changjoon.yoo [2]" w:date="2025-07-25T16:30:00Z">
        <w:r w:rsidRPr="00F8192F">
          <w:rPr>
            <w:rFonts w:hint="eastAsia"/>
            <w:rPrChange w:id="1464" w:author="changjoon.yoo [2]" w:date="2025-07-25T16:30:00Z">
              <w:rPr>
                <w:rFonts w:ascii="Segoe UI" w:hAnsi="Segoe UI" w:cs="Segoe UI" w:hint="eastAsia"/>
              </w:rPr>
            </w:rPrChange>
          </w:rPr>
          <w:t>신재생에너지</w:t>
        </w:r>
        <w:r w:rsidRPr="00F8192F">
          <w:rPr>
            <w:rPrChange w:id="1465" w:author="changjoon.yoo [2]" w:date="2025-07-25T16:30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466" w:author="changjoon.yoo [2]" w:date="2025-07-25T16:30:00Z">
              <w:rPr>
                <w:rFonts w:ascii="Segoe UI" w:hAnsi="Segoe UI" w:cs="Segoe UI" w:hint="eastAsia"/>
              </w:rPr>
            </w:rPrChange>
          </w:rPr>
          <w:t>핵융합</w:t>
        </w:r>
        <w:r w:rsidRPr="00F8192F">
          <w:rPr>
            <w:rPrChange w:id="1467" w:author="changjoon.yoo [2]" w:date="2025-07-25T16:30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468" w:author="changjoon.yoo [2]" w:date="2025-07-25T16:30:00Z">
              <w:rPr>
                <w:rFonts w:ascii="Segoe UI" w:hAnsi="Segoe UI" w:cs="Segoe UI" w:hint="eastAsia"/>
              </w:rPr>
            </w:rPrChange>
          </w:rPr>
          <w:t>지열</w:t>
        </w:r>
        <w:r w:rsidRPr="00F8192F">
          <w:rPr>
            <w:rPrChange w:id="146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70" w:author="changjoon.yoo [2]" w:date="2025-07-25T16:30:00Z">
              <w:rPr>
                <w:rFonts w:ascii="Segoe UI" w:hAnsi="Segoe UI" w:cs="Segoe UI" w:hint="eastAsia"/>
              </w:rPr>
            </w:rPrChange>
          </w:rPr>
          <w:t>등</w:t>
        </w:r>
        <w:r w:rsidRPr="00F8192F">
          <w:rPr>
            <w:rPrChange w:id="147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72" w:author="changjoon.yoo [2]" w:date="2025-07-25T16:30:00Z">
              <w:rPr>
                <w:rFonts w:ascii="Segoe UI" w:hAnsi="Segoe UI" w:cs="Segoe UI" w:hint="eastAsia"/>
              </w:rPr>
            </w:rPrChange>
          </w:rPr>
          <w:t>첨단</w:t>
        </w:r>
        <w:r w:rsidRPr="00F8192F">
          <w:rPr>
            <w:rPrChange w:id="147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74" w:author="changjoon.yoo [2]" w:date="2025-07-25T16:30:00Z">
              <w:rPr>
                <w:rFonts w:ascii="Segoe UI" w:hAnsi="Segoe UI" w:cs="Segoe UI" w:hint="eastAsia"/>
              </w:rPr>
            </w:rPrChange>
          </w:rPr>
          <w:t>발전원</w:t>
        </w:r>
        <w:r w:rsidRPr="00F8192F">
          <w:rPr>
            <w:rPrChange w:id="147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76" w:author="changjoon.yoo [2]" w:date="2025-07-25T16:30:00Z">
              <w:rPr>
                <w:rFonts w:ascii="Segoe UI" w:hAnsi="Segoe UI" w:cs="Segoe UI" w:hint="eastAsia"/>
              </w:rPr>
            </w:rPrChange>
          </w:rPr>
          <w:t>연결</w:t>
        </w:r>
        <w:r w:rsidRPr="00F8192F">
          <w:rPr>
            <w:rPrChange w:id="147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78" w:author="changjoon.yoo [2]" w:date="2025-07-25T16:30:00Z">
              <w:rPr>
                <w:rFonts w:ascii="Segoe UI" w:hAnsi="Segoe UI" w:cs="Segoe UI" w:hint="eastAsia"/>
              </w:rPr>
            </w:rPrChange>
          </w:rPr>
          <w:t>우선</w:t>
        </w:r>
        <w:r w:rsidRPr="00F8192F">
          <w:rPr>
            <w:rPrChange w:id="147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80" w:author="changjoon.yoo [2]" w:date="2025-07-25T16:30:00Z">
              <w:rPr>
                <w:rFonts w:ascii="Segoe UI" w:hAnsi="Segoe UI" w:cs="Segoe UI" w:hint="eastAsia"/>
              </w:rPr>
            </w:rPrChange>
          </w:rPr>
          <w:t>추진</w:t>
        </w:r>
        <w:r w:rsidRPr="00F8192F">
          <w:rPr>
            <w:rPrChange w:id="1481" w:author="changjoon.yoo [2]" w:date="2025-07-25T16:30:00Z">
              <w:rPr>
                <w:rFonts w:ascii="Segoe UI" w:hAnsi="Segoe UI" w:cs="Segoe UI"/>
              </w:rPr>
            </w:rPrChange>
          </w:rPr>
          <w:t xml:space="preserve">, </w:t>
        </w:r>
        <w:r w:rsidRPr="00F8192F">
          <w:rPr>
            <w:rFonts w:hint="eastAsia"/>
            <w:rPrChange w:id="1482" w:author="changjoon.yoo [2]" w:date="2025-07-25T16:30:00Z">
              <w:rPr>
                <w:rFonts w:ascii="Segoe UI" w:hAnsi="Segoe UI" w:cs="Segoe UI" w:hint="eastAsia"/>
              </w:rPr>
            </w:rPrChange>
          </w:rPr>
          <w:t>전력</w:t>
        </w:r>
        <w:r w:rsidRPr="00F8192F">
          <w:rPr>
            <w:rPrChange w:id="148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84" w:author="changjoon.yoo [2]" w:date="2025-07-25T16:30:00Z">
              <w:rPr>
                <w:rFonts w:ascii="Segoe UI" w:hAnsi="Segoe UI" w:cs="Segoe UI" w:hint="eastAsia"/>
              </w:rPr>
            </w:rPrChange>
          </w:rPr>
          <w:t>시장</w:t>
        </w:r>
        <w:r w:rsidRPr="00F8192F">
          <w:rPr>
            <w:rPrChange w:id="148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86" w:author="changjoon.yoo [2]" w:date="2025-07-25T16:30:00Z">
              <w:rPr>
                <w:rFonts w:ascii="Segoe UI" w:hAnsi="Segoe UI" w:cs="Segoe UI" w:hint="eastAsia"/>
              </w:rPr>
            </w:rPrChange>
          </w:rPr>
          <w:t>개혁</w:t>
        </w:r>
        <w:r w:rsidRPr="00F8192F">
          <w:rPr>
            <w:rPrChange w:id="148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88" w:author="changjoon.yoo [2]" w:date="2025-07-25T16:30:00Z">
              <w:rPr>
                <w:rFonts w:ascii="Segoe UI" w:hAnsi="Segoe UI" w:cs="Segoe UI" w:hint="eastAsia"/>
              </w:rPr>
            </w:rPrChange>
          </w:rPr>
          <w:t>검토</w:t>
        </w:r>
      </w:ins>
    </w:p>
    <w:p w14:paraId="07A3BD5B" w14:textId="5DEAD8AB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489" w:author="changjoon.yoo [2]" w:date="2025-07-25T16:26:00Z"/>
          <w:rPrChange w:id="1490" w:author="changjoon.yoo [2]" w:date="2025-07-25T16:30:00Z">
            <w:rPr>
              <w:ins w:id="1491" w:author="changjoon.yoo [2]" w:date="2025-07-25T16:26:00Z"/>
              <w:rFonts w:cs="Calibri"/>
              <w:b/>
              <w:spacing w:val="3"/>
              <w:sz w:val="22"/>
            </w:rPr>
          </w:rPrChange>
        </w:rPr>
        <w:pPrChange w:id="1492" w:author="changjoon.yoo [2]" w:date="2025-07-25T16:30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493" w:author="changjoon.yoo [2]" w:date="2025-07-25T16:30:00Z">
        <w:r w:rsidRPr="00F8192F">
          <w:rPr>
            <w:rFonts w:hint="eastAsia"/>
            <w:rPrChange w:id="1494" w:author="changjoon.yoo [2]" w:date="2025-07-25T16:30:00Z">
              <w:rPr>
                <w:rFonts w:ascii="Segoe UI" w:hAnsi="Segoe UI" w:cs="Segoe UI" w:hint="eastAsia"/>
              </w:rPr>
            </w:rPrChange>
          </w:rPr>
          <w:t>전국적</w:t>
        </w:r>
        <w:r w:rsidRPr="00F8192F">
          <w:rPr>
            <w:rPrChange w:id="149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96" w:author="changjoon.yoo [2]" w:date="2025-07-25T16:30:00Z">
              <w:rPr>
                <w:rFonts w:ascii="Segoe UI" w:hAnsi="Segoe UI" w:cs="Segoe UI" w:hint="eastAsia"/>
              </w:rPr>
            </w:rPrChange>
          </w:rPr>
          <w:t>전력</w:t>
        </w:r>
        <w:r w:rsidRPr="00F8192F">
          <w:rPr>
            <w:rPrChange w:id="149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498" w:author="changjoon.yoo [2]" w:date="2025-07-25T16:30:00Z">
              <w:rPr>
                <w:rFonts w:ascii="Segoe UI" w:hAnsi="Segoe UI" w:cs="Segoe UI" w:hint="eastAsia"/>
              </w:rPr>
            </w:rPrChange>
          </w:rPr>
          <w:t>공급안정</w:t>
        </w:r>
        <w:r w:rsidRPr="00F8192F">
          <w:rPr>
            <w:rPrChange w:id="149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00" w:author="changjoon.yoo [2]" w:date="2025-07-25T16:30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50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02" w:author="changjoon.yoo [2]" w:date="2025-07-25T16:30:00Z">
              <w:rPr>
                <w:rFonts w:ascii="Segoe UI" w:hAnsi="Segoe UI" w:cs="Segoe UI" w:hint="eastAsia"/>
              </w:rPr>
            </w:rPrChange>
          </w:rPr>
          <w:t>수요관리</w:t>
        </w:r>
        <w:r w:rsidRPr="00F8192F">
          <w:rPr>
            <w:rPrChange w:id="150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04" w:author="changjoon.yoo [2]" w:date="2025-07-25T16:30:00Z">
              <w:rPr>
                <w:rFonts w:ascii="Segoe UI" w:hAnsi="Segoe UI" w:cs="Segoe UI" w:hint="eastAsia"/>
              </w:rPr>
            </w:rPrChange>
          </w:rPr>
          <w:t>강화로</w:t>
        </w:r>
        <w:r w:rsidRPr="00F8192F">
          <w:rPr>
            <w:rPrChange w:id="1505" w:author="changjoon.yoo [2]" w:date="2025-07-25T16:30:00Z">
              <w:rPr>
                <w:rFonts w:ascii="Segoe UI" w:hAnsi="Segoe UI" w:cs="Segoe UI"/>
              </w:rPr>
            </w:rPrChange>
          </w:rPr>
          <w:t xml:space="preserve"> AI </w:t>
        </w:r>
        <w:r w:rsidRPr="00F8192F">
          <w:rPr>
            <w:rFonts w:hint="eastAsia"/>
            <w:rPrChange w:id="1506" w:author="changjoon.yoo [2]" w:date="2025-07-25T16:30:00Z">
              <w:rPr>
                <w:rFonts w:ascii="Segoe UI" w:hAnsi="Segoe UI" w:cs="Segoe UI" w:hint="eastAsia"/>
              </w:rPr>
            </w:rPrChange>
          </w:rPr>
          <w:t>경제</w:t>
        </w:r>
        <w:r w:rsidRPr="00F8192F">
          <w:rPr>
            <w:rPrChange w:id="150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08" w:author="changjoon.yoo [2]" w:date="2025-07-25T16:30:00Z">
              <w:rPr>
                <w:rFonts w:ascii="Segoe UI" w:hAnsi="Segoe UI" w:cs="Segoe UI" w:hint="eastAsia"/>
              </w:rPr>
            </w:rPrChange>
          </w:rPr>
          <w:t>수요</w:t>
        </w:r>
        <w:r w:rsidRPr="00F8192F">
          <w:rPr>
            <w:rPrChange w:id="1509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10" w:author="changjoon.yoo [2]" w:date="2025-07-25T16:30:00Z">
              <w:rPr>
                <w:rFonts w:ascii="Segoe UI" w:hAnsi="Segoe UI" w:cs="Segoe UI" w:hint="eastAsia"/>
              </w:rPr>
            </w:rPrChange>
          </w:rPr>
          <w:t>견딜</w:t>
        </w:r>
        <w:r w:rsidRPr="00F8192F">
          <w:rPr>
            <w:rPrChange w:id="1511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12" w:author="changjoon.yoo [2]" w:date="2025-07-25T16:30:00Z">
              <w:rPr>
                <w:rFonts w:ascii="Segoe UI" w:hAnsi="Segoe UI" w:cs="Segoe UI" w:hint="eastAsia"/>
              </w:rPr>
            </w:rPrChange>
          </w:rPr>
          <w:t>수</w:t>
        </w:r>
        <w:r w:rsidRPr="00F8192F">
          <w:rPr>
            <w:rPrChange w:id="1513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14" w:author="changjoon.yoo [2]" w:date="2025-07-25T16:30:00Z">
              <w:rPr>
                <w:rFonts w:ascii="Segoe UI" w:hAnsi="Segoe UI" w:cs="Segoe UI" w:hint="eastAsia"/>
              </w:rPr>
            </w:rPrChange>
          </w:rPr>
          <w:t>있는</w:t>
        </w:r>
        <w:r w:rsidRPr="00F8192F">
          <w:rPr>
            <w:rPrChange w:id="1515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16" w:author="changjoon.yoo [2]" w:date="2025-07-25T16:30:00Z">
              <w:rPr>
                <w:rFonts w:ascii="Segoe UI" w:hAnsi="Segoe UI" w:cs="Segoe UI" w:hint="eastAsia"/>
              </w:rPr>
            </w:rPrChange>
          </w:rPr>
          <w:t>전력망</w:t>
        </w:r>
        <w:r w:rsidRPr="00F8192F">
          <w:rPr>
            <w:rPrChange w:id="1517" w:author="changjoon.yoo [2]" w:date="2025-07-25T16:30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18" w:author="changjoon.yoo [2]" w:date="2025-07-25T16:30:00Z">
              <w:rPr>
                <w:rFonts w:ascii="Segoe UI" w:hAnsi="Segoe UI" w:cs="Segoe UI" w:hint="eastAsia"/>
              </w:rPr>
            </w:rPrChange>
          </w:rPr>
          <w:t>마련</w:t>
        </w:r>
      </w:ins>
    </w:p>
    <w:p w14:paraId="1392BCE4" w14:textId="6227EEF6" w:rsidR="007B2BE6" w:rsidRDefault="007B2BE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519" w:author="changjoon.yoo [2]" w:date="2025-07-25T16:30:00Z"/>
          <w:rFonts w:cs="Calibri"/>
          <w:b/>
          <w:sz w:val="22"/>
        </w:rPr>
        <w:pPrChange w:id="1520" w:author="changjoon.yoo [2]" w:date="2025-07-25T16:27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521" w:author="changjoon.yoo [2]" w:date="2025-07-25T16:26:00Z">
        <w:r w:rsidRPr="007B2BE6">
          <w:rPr>
            <w:rFonts w:cs="Calibri" w:hint="eastAsia"/>
            <w:b/>
            <w:sz w:val="22"/>
          </w:rPr>
          <w:t>미국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내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반도체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제조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부활</w:t>
        </w:r>
      </w:ins>
    </w:p>
    <w:p w14:paraId="6FC0506D" w14:textId="5CF113F1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522" w:author="changjoon.yoo [2]" w:date="2025-07-25T16:30:00Z"/>
          <w:rPrChange w:id="1523" w:author="changjoon.yoo [2]" w:date="2025-07-25T16:31:00Z">
            <w:rPr>
              <w:ins w:id="1524" w:author="changjoon.yoo [2]" w:date="2025-07-25T16:30:00Z"/>
              <w:rFonts w:ascii="Segoe UI" w:hAnsi="Segoe UI" w:cs="Segoe UI"/>
            </w:rPr>
          </w:rPrChange>
        </w:rPr>
        <w:pPrChange w:id="1525" w:author="changjoon.yoo [2]" w:date="2025-07-25T16:31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526" w:author="changjoon.yoo [2]" w:date="2025-07-25T16:30:00Z">
        <w:r w:rsidRPr="00F8192F">
          <w:rPr>
            <w:rFonts w:hint="eastAsia"/>
            <w:rPrChange w:id="1527" w:author="changjoon.yoo [2]" w:date="2025-07-25T16:31:00Z">
              <w:rPr>
                <w:rFonts w:ascii="Segoe UI" w:hAnsi="Segoe UI" w:cs="Segoe UI" w:hint="eastAsia"/>
              </w:rPr>
            </w:rPrChange>
          </w:rPr>
          <w:t>첨단</w:t>
        </w:r>
        <w:r w:rsidRPr="00F8192F">
          <w:rPr>
            <w:rPrChange w:id="152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29" w:author="changjoon.yoo [2]" w:date="2025-07-25T16:31:00Z">
              <w:rPr>
                <w:rFonts w:ascii="Segoe UI" w:hAnsi="Segoe UI" w:cs="Segoe UI" w:hint="eastAsia"/>
              </w:rPr>
            </w:rPrChange>
          </w:rPr>
          <w:t>반도체</w:t>
        </w:r>
        <w:r w:rsidRPr="00F8192F">
          <w:rPr>
            <w:rPrChange w:id="153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31" w:author="changjoon.yoo [2]" w:date="2025-07-25T16:31:00Z">
              <w:rPr>
                <w:rFonts w:ascii="Segoe UI" w:hAnsi="Segoe UI" w:cs="Segoe UI" w:hint="eastAsia"/>
              </w:rPr>
            </w:rPrChange>
          </w:rPr>
          <w:t>제조시설</w:t>
        </w:r>
        <w:r w:rsidRPr="00F8192F">
          <w:rPr>
            <w:rPrChange w:id="1532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33" w:author="changjoon.yoo [2]" w:date="2025-07-25T16:31:00Z">
              <w:rPr>
                <w:rFonts w:ascii="Segoe UI" w:hAnsi="Segoe UI" w:cs="Segoe UI" w:hint="eastAsia"/>
              </w:rPr>
            </w:rPrChange>
          </w:rPr>
          <w:t>재건</w:t>
        </w:r>
        <w:r w:rsidRPr="00F8192F">
          <w:rPr>
            <w:rPrChange w:id="1534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35" w:author="changjoon.yoo [2]" w:date="2025-07-25T16:31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536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37" w:author="changjoon.yoo [2]" w:date="2025-07-25T16:31:00Z">
              <w:rPr>
                <w:rFonts w:ascii="Segoe UI" w:hAnsi="Segoe UI" w:cs="Segoe UI" w:hint="eastAsia"/>
              </w:rPr>
            </w:rPrChange>
          </w:rPr>
          <w:t>확충을</w:t>
        </w:r>
        <w:r w:rsidRPr="00F8192F">
          <w:rPr>
            <w:rPrChange w:id="153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39" w:author="changjoon.yoo [2]" w:date="2025-07-25T16:31:00Z">
              <w:rPr>
                <w:rFonts w:ascii="Segoe UI" w:hAnsi="Segoe UI" w:cs="Segoe UI" w:hint="eastAsia"/>
              </w:rPr>
            </w:rPrChange>
          </w:rPr>
          <w:t>국가</w:t>
        </w:r>
        <w:r w:rsidRPr="00F8192F">
          <w:rPr>
            <w:rPrChange w:id="154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41" w:author="changjoon.yoo [2]" w:date="2025-07-25T16:31:00Z">
              <w:rPr>
                <w:rFonts w:ascii="Segoe UI" w:hAnsi="Segoe UI" w:cs="Segoe UI" w:hint="eastAsia"/>
              </w:rPr>
            </w:rPrChange>
          </w:rPr>
          <w:t>핵심</w:t>
        </w:r>
        <w:r w:rsidRPr="00F8192F">
          <w:rPr>
            <w:rPrChange w:id="1542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43" w:author="changjoon.yoo [2]" w:date="2025-07-25T16:31:00Z">
              <w:rPr>
                <w:rFonts w:ascii="Segoe UI" w:hAnsi="Segoe UI" w:cs="Segoe UI" w:hint="eastAsia"/>
              </w:rPr>
            </w:rPrChange>
          </w:rPr>
          <w:t>과제로</w:t>
        </w:r>
        <w:r w:rsidRPr="00F8192F">
          <w:rPr>
            <w:rPrChange w:id="1544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45" w:author="changjoon.yoo [2]" w:date="2025-07-25T16:31:00Z">
              <w:rPr>
                <w:rFonts w:ascii="Segoe UI" w:hAnsi="Segoe UI" w:cs="Segoe UI" w:hint="eastAsia"/>
              </w:rPr>
            </w:rPrChange>
          </w:rPr>
          <w:t>설정</w:t>
        </w:r>
      </w:ins>
    </w:p>
    <w:p w14:paraId="3FDA576A" w14:textId="5CDDDF64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546" w:author="changjoon.yoo [2]" w:date="2025-07-25T16:30:00Z"/>
          <w:rPrChange w:id="1547" w:author="changjoon.yoo [2]" w:date="2025-07-25T16:31:00Z">
            <w:rPr>
              <w:ins w:id="1548" w:author="changjoon.yoo [2]" w:date="2025-07-25T16:30:00Z"/>
              <w:rFonts w:ascii="Segoe UI" w:hAnsi="Segoe UI" w:cs="Segoe UI"/>
            </w:rPr>
          </w:rPrChange>
        </w:rPr>
        <w:pPrChange w:id="1549" w:author="changjoon.yoo [2]" w:date="2025-07-25T16:31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550" w:author="changjoon.yoo [2]" w:date="2025-07-25T16:30:00Z">
        <w:r w:rsidRPr="00F8192F">
          <w:rPr>
            <w:rPrChange w:id="1551" w:author="changjoon.yoo [2]" w:date="2025-07-25T16:31:00Z">
              <w:rPr>
                <w:rFonts w:ascii="Segoe UI" w:hAnsi="Segoe UI" w:cs="Segoe UI"/>
              </w:rPr>
            </w:rPrChange>
          </w:rPr>
          <w:t xml:space="preserve">CHIPS </w:t>
        </w:r>
        <w:r w:rsidRPr="00F8192F">
          <w:rPr>
            <w:rFonts w:hint="eastAsia"/>
            <w:rPrChange w:id="1552" w:author="changjoon.yoo [2]" w:date="2025-07-25T16:31:00Z">
              <w:rPr>
                <w:rFonts w:ascii="Segoe UI" w:hAnsi="Segoe UI" w:cs="Segoe UI" w:hint="eastAsia"/>
              </w:rPr>
            </w:rPrChange>
          </w:rPr>
          <w:t>프로그램</w:t>
        </w:r>
        <w:r w:rsidRPr="00F8192F">
          <w:rPr>
            <w:rPrChange w:id="1553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54" w:author="changjoon.yoo [2]" w:date="2025-07-25T16:31:00Z">
              <w:rPr>
                <w:rFonts w:ascii="Segoe UI" w:hAnsi="Segoe UI" w:cs="Segoe UI" w:hint="eastAsia"/>
              </w:rPr>
            </w:rPrChange>
          </w:rPr>
          <w:t>등</w:t>
        </w:r>
        <w:r w:rsidRPr="00F8192F">
          <w:rPr>
            <w:rPrChange w:id="1555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56" w:author="changjoon.yoo [2]" w:date="2025-07-25T16:31:00Z">
              <w:rPr>
                <w:rFonts w:ascii="Segoe UI" w:hAnsi="Segoe UI" w:cs="Segoe UI" w:hint="eastAsia"/>
              </w:rPr>
            </w:rPrChange>
          </w:rPr>
          <w:t>연방지원</w:t>
        </w:r>
        <w:r w:rsidRPr="00F8192F">
          <w:rPr>
            <w:rPrChange w:id="1557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58" w:author="changjoon.yoo [2]" w:date="2025-07-25T16:31:00Z">
              <w:rPr>
                <w:rFonts w:ascii="Segoe UI" w:hAnsi="Segoe UI" w:cs="Segoe UI" w:hint="eastAsia"/>
              </w:rPr>
            </w:rPrChange>
          </w:rPr>
          <w:t>사업의</w:t>
        </w:r>
        <w:r w:rsidRPr="00F8192F">
          <w:rPr>
            <w:rPrChange w:id="1559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60" w:author="changjoon.yoo [2]" w:date="2025-07-25T16:31:00Z">
              <w:rPr>
                <w:rFonts w:ascii="Segoe UI" w:hAnsi="Segoe UI" w:cs="Segoe UI" w:hint="eastAsia"/>
              </w:rPr>
            </w:rPrChange>
          </w:rPr>
          <w:t>정책</w:t>
        </w:r>
        <w:r w:rsidRPr="00F8192F">
          <w:rPr>
            <w:rPrChange w:id="1561" w:author="changjoon.yoo [2]" w:date="2025-07-25T16:31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562" w:author="changjoon.yoo [2]" w:date="2025-07-25T16:31:00Z">
              <w:rPr>
                <w:rFonts w:ascii="Segoe UI" w:hAnsi="Segoe UI" w:cs="Segoe UI" w:hint="eastAsia"/>
              </w:rPr>
            </w:rPrChange>
          </w:rPr>
          <w:t>규제</w:t>
        </w:r>
        <w:r w:rsidRPr="00F8192F">
          <w:rPr>
            <w:rPrChange w:id="1563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64" w:author="changjoon.yoo [2]" w:date="2025-07-25T16:31:00Z">
              <w:rPr>
                <w:rFonts w:ascii="Segoe UI" w:hAnsi="Segoe UI" w:cs="Segoe UI" w:hint="eastAsia"/>
              </w:rPr>
            </w:rPrChange>
          </w:rPr>
          <w:t>간소화로</w:t>
        </w:r>
        <w:r w:rsidRPr="00F8192F">
          <w:rPr>
            <w:rPrChange w:id="1565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66" w:author="changjoon.yoo [2]" w:date="2025-07-25T16:31:00Z">
              <w:rPr>
                <w:rFonts w:ascii="Segoe UI" w:hAnsi="Segoe UI" w:cs="Segoe UI" w:hint="eastAsia"/>
              </w:rPr>
            </w:rPrChange>
          </w:rPr>
          <w:t>제조</w:t>
        </w:r>
        <w:r w:rsidRPr="00F8192F">
          <w:rPr>
            <w:rPrChange w:id="1567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68" w:author="changjoon.yoo [2]" w:date="2025-07-25T16:31:00Z">
              <w:rPr>
                <w:rFonts w:ascii="Segoe UI" w:hAnsi="Segoe UI" w:cs="Segoe UI" w:hint="eastAsia"/>
              </w:rPr>
            </w:rPrChange>
          </w:rPr>
          <w:t>투자</w:t>
        </w:r>
        <w:r w:rsidRPr="00F8192F">
          <w:rPr>
            <w:rPrChange w:id="1569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70" w:author="changjoon.yoo [2]" w:date="2025-07-25T16:31:00Z">
              <w:rPr>
                <w:rFonts w:ascii="Segoe UI" w:hAnsi="Segoe UI" w:cs="Segoe UI" w:hint="eastAsia"/>
              </w:rPr>
            </w:rPrChange>
          </w:rPr>
          <w:t>촉진</w:t>
        </w:r>
      </w:ins>
    </w:p>
    <w:p w14:paraId="31073227" w14:textId="58ED07A1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571" w:author="changjoon.yoo [2]" w:date="2025-07-25T16:26:00Z"/>
          <w:rPrChange w:id="1572" w:author="changjoon.yoo [2]" w:date="2025-07-25T16:31:00Z">
            <w:rPr>
              <w:ins w:id="1573" w:author="changjoon.yoo [2]" w:date="2025-07-25T16:26:00Z"/>
              <w:rFonts w:cs="Calibri"/>
              <w:b/>
              <w:spacing w:val="3"/>
              <w:sz w:val="22"/>
            </w:rPr>
          </w:rPrChange>
        </w:rPr>
        <w:pPrChange w:id="1574" w:author="changjoon.yoo [2]" w:date="2025-07-25T16:31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575" w:author="changjoon.yoo [2]" w:date="2025-07-25T16:30:00Z">
        <w:r w:rsidRPr="00F8192F">
          <w:rPr>
            <w:rPrChange w:id="1576" w:author="changjoon.yoo [2]" w:date="2025-07-25T16:31:00Z">
              <w:rPr>
                <w:rFonts w:ascii="Segoe UI" w:hAnsi="Segoe UI" w:cs="Segoe UI"/>
              </w:rPr>
            </w:rPrChange>
          </w:rPr>
          <w:t xml:space="preserve">AI </w:t>
        </w:r>
        <w:r w:rsidRPr="00F8192F">
          <w:rPr>
            <w:rFonts w:hint="eastAsia"/>
            <w:rPrChange w:id="1577" w:author="changjoon.yoo [2]" w:date="2025-07-25T16:31:00Z">
              <w:rPr>
                <w:rFonts w:ascii="Segoe UI" w:hAnsi="Segoe UI" w:cs="Segoe UI" w:hint="eastAsia"/>
              </w:rPr>
            </w:rPrChange>
          </w:rPr>
          <w:t>집적</w:t>
        </w:r>
        <w:r w:rsidRPr="00F8192F">
          <w:rPr>
            <w:rPrChange w:id="157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79" w:author="changjoon.yoo [2]" w:date="2025-07-25T16:31:00Z">
              <w:rPr>
                <w:rFonts w:ascii="Segoe UI" w:hAnsi="Segoe UI" w:cs="Segoe UI" w:hint="eastAsia"/>
              </w:rPr>
            </w:rPrChange>
          </w:rPr>
          <w:t>반도체</w:t>
        </w:r>
        <w:r w:rsidRPr="00F8192F">
          <w:rPr>
            <w:rPrChange w:id="158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81" w:author="changjoon.yoo [2]" w:date="2025-07-25T16:31:00Z">
              <w:rPr>
                <w:rFonts w:ascii="Segoe UI" w:hAnsi="Segoe UI" w:cs="Segoe UI" w:hint="eastAsia"/>
              </w:rPr>
            </w:rPrChange>
          </w:rPr>
          <w:t>등</w:t>
        </w:r>
        <w:r w:rsidRPr="00F8192F">
          <w:rPr>
            <w:rPrChange w:id="1582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83" w:author="changjoon.yoo [2]" w:date="2025-07-25T16:31:00Z">
              <w:rPr>
                <w:rFonts w:ascii="Segoe UI" w:hAnsi="Segoe UI" w:cs="Segoe UI" w:hint="eastAsia"/>
              </w:rPr>
            </w:rPrChange>
          </w:rPr>
          <w:t>차세대</w:t>
        </w:r>
        <w:r w:rsidRPr="00F8192F">
          <w:rPr>
            <w:rPrChange w:id="1584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85" w:author="changjoon.yoo [2]" w:date="2025-07-25T16:31:00Z">
              <w:rPr>
                <w:rFonts w:ascii="Segoe UI" w:hAnsi="Segoe UI" w:cs="Segoe UI" w:hint="eastAsia"/>
              </w:rPr>
            </w:rPrChange>
          </w:rPr>
          <w:t>칩</w:t>
        </w:r>
        <w:r w:rsidRPr="00F8192F">
          <w:rPr>
            <w:rPrChange w:id="1586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87" w:author="changjoon.yoo [2]" w:date="2025-07-25T16:31:00Z">
              <w:rPr>
                <w:rFonts w:ascii="Segoe UI" w:hAnsi="Segoe UI" w:cs="Segoe UI" w:hint="eastAsia"/>
              </w:rPr>
            </w:rPrChange>
          </w:rPr>
          <w:t>제조</w:t>
        </w:r>
        <w:r w:rsidRPr="00F8192F">
          <w:rPr>
            <w:rPrChange w:id="158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89" w:author="changjoon.yoo [2]" w:date="2025-07-25T16:31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59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91" w:author="changjoon.yoo [2]" w:date="2025-07-25T16:31:00Z">
              <w:rPr>
                <w:rFonts w:ascii="Segoe UI" w:hAnsi="Segoe UI" w:cs="Segoe UI" w:hint="eastAsia"/>
              </w:rPr>
            </w:rPrChange>
          </w:rPr>
          <w:t>설계</w:t>
        </w:r>
        <w:r w:rsidRPr="00F8192F">
          <w:rPr>
            <w:rPrChange w:id="1592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93" w:author="changjoon.yoo [2]" w:date="2025-07-25T16:31:00Z">
              <w:rPr>
                <w:rFonts w:ascii="Segoe UI" w:hAnsi="Segoe UI" w:cs="Segoe UI" w:hint="eastAsia"/>
              </w:rPr>
            </w:rPrChange>
          </w:rPr>
          <w:t>기술</w:t>
        </w:r>
        <w:r w:rsidRPr="00F8192F">
          <w:rPr>
            <w:rPrChange w:id="1594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95" w:author="changjoon.yoo [2]" w:date="2025-07-25T16:31:00Z">
              <w:rPr>
                <w:rFonts w:ascii="Segoe UI" w:hAnsi="Segoe UI" w:cs="Segoe UI" w:hint="eastAsia"/>
              </w:rPr>
            </w:rPrChange>
          </w:rPr>
          <w:t>연방</w:t>
        </w:r>
        <w:r w:rsidRPr="00F8192F">
          <w:rPr>
            <w:rPrChange w:id="1596" w:author="changjoon.yoo [2]" w:date="2025-07-25T16:31:00Z">
              <w:rPr>
                <w:rFonts w:ascii="Segoe UI" w:hAnsi="Segoe UI" w:cs="Segoe UI"/>
              </w:rPr>
            </w:rPrChange>
          </w:rPr>
          <w:t xml:space="preserve"> R&amp;D </w:t>
        </w:r>
        <w:r w:rsidRPr="00F8192F">
          <w:rPr>
            <w:rFonts w:hint="eastAsia"/>
            <w:rPrChange w:id="1597" w:author="changjoon.yoo [2]" w:date="2025-07-25T16:31:00Z">
              <w:rPr>
                <w:rFonts w:ascii="Segoe UI" w:hAnsi="Segoe UI" w:cs="Segoe UI" w:hint="eastAsia"/>
              </w:rPr>
            </w:rPrChange>
          </w:rPr>
          <w:t>연계</w:t>
        </w:r>
        <w:r w:rsidRPr="00F8192F">
          <w:rPr>
            <w:rPrChange w:id="159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599" w:author="changjoon.yoo [2]" w:date="2025-07-25T16:31:00Z">
              <w:rPr>
                <w:rFonts w:ascii="Segoe UI" w:hAnsi="Segoe UI" w:cs="Segoe UI" w:hint="eastAsia"/>
              </w:rPr>
            </w:rPrChange>
          </w:rPr>
          <w:t>강화</w:t>
        </w:r>
      </w:ins>
    </w:p>
    <w:p w14:paraId="77477BDD" w14:textId="312279F7" w:rsidR="007B2BE6" w:rsidRDefault="007B2BE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600" w:author="changjoon.yoo [2]" w:date="2025-07-25T16:31:00Z"/>
          <w:rFonts w:cs="Calibri"/>
          <w:b/>
          <w:sz w:val="22"/>
        </w:rPr>
        <w:pPrChange w:id="1601" w:author="changjoon.yoo [2]" w:date="2025-07-25T16:27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602" w:author="changjoon.yoo [2]" w:date="2025-07-25T16:26:00Z">
        <w:r w:rsidRPr="007B2BE6">
          <w:rPr>
            <w:rFonts w:cs="Calibri" w:hint="eastAsia"/>
            <w:b/>
            <w:sz w:val="22"/>
          </w:rPr>
          <w:t>핵심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인프라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사이버보안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강화</w:t>
        </w:r>
      </w:ins>
    </w:p>
    <w:p w14:paraId="794B45BA" w14:textId="2C2A7F77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603" w:author="changjoon.yoo [2]" w:date="2025-07-25T16:31:00Z"/>
          <w:rPrChange w:id="1604" w:author="changjoon.yoo [2]" w:date="2025-07-25T16:31:00Z">
            <w:rPr>
              <w:ins w:id="1605" w:author="changjoon.yoo [2]" w:date="2025-07-25T16:31:00Z"/>
              <w:rFonts w:ascii="Segoe UI" w:hAnsi="Segoe UI" w:cs="Segoe UI"/>
            </w:rPr>
          </w:rPrChange>
        </w:rPr>
        <w:pPrChange w:id="1606" w:author="changjoon.yoo [2]" w:date="2025-07-25T16:31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607" w:author="changjoon.yoo [2]" w:date="2025-07-25T16:31:00Z">
        <w:r w:rsidRPr="00F8192F">
          <w:rPr>
            <w:rPrChange w:id="1608" w:author="changjoon.yoo [2]" w:date="2025-07-25T16:31:00Z">
              <w:rPr>
                <w:rFonts w:ascii="Segoe UI" w:hAnsi="Segoe UI" w:cs="Segoe UI"/>
              </w:rPr>
            </w:rPrChange>
          </w:rPr>
          <w:t xml:space="preserve">AI </w:t>
        </w:r>
        <w:r w:rsidRPr="00F8192F">
          <w:rPr>
            <w:rFonts w:hint="eastAsia"/>
            <w:rPrChange w:id="1609" w:author="changjoon.yoo [2]" w:date="2025-07-25T16:31:00Z">
              <w:rPr>
                <w:rFonts w:ascii="Segoe UI" w:hAnsi="Segoe UI" w:cs="Segoe UI" w:hint="eastAsia"/>
              </w:rPr>
            </w:rPrChange>
          </w:rPr>
          <w:t>발전에</w:t>
        </w:r>
        <w:r w:rsidRPr="00F8192F">
          <w:rPr>
            <w:rPrChange w:id="161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11" w:author="changjoon.yoo [2]" w:date="2025-07-25T16:31:00Z">
              <w:rPr>
                <w:rFonts w:ascii="Segoe UI" w:hAnsi="Segoe UI" w:cs="Segoe UI" w:hint="eastAsia"/>
              </w:rPr>
            </w:rPrChange>
          </w:rPr>
          <w:t>따른</w:t>
        </w:r>
        <w:r w:rsidRPr="00F8192F">
          <w:rPr>
            <w:rPrChange w:id="1612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13" w:author="changjoon.yoo [2]" w:date="2025-07-25T16:31:00Z">
              <w:rPr>
                <w:rFonts w:ascii="Segoe UI" w:hAnsi="Segoe UI" w:cs="Segoe UI" w:hint="eastAsia"/>
              </w:rPr>
            </w:rPrChange>
          </w:rPr>
          <w:t>사이버</w:t>
        </w:r>
        <w:r w:rsidRPr="00F8192F">
          <w:rPr>
            <w:rPrChange w:id="1614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15" w:author="changjoon.yoo [2]" w:date="2025-07-25T16:31:00Z">
              <w:rPr>
                <w:rFonts w:ascii="Segoe UI" w:hAnsi="Segoe UI" w:cs="Segoe UI" w:hint="eastAsia"/>
              </w:rPr>
            </w:rPrChange>
          </w:rPr>
          <w:t>공격</w:t>
        </w:r>
        <w:r w:rsidRPr="00F8192F">
          <w:rPr>
            <w:rPrChange w:id="1616" w:author="changjoon.yoo [2]" w:date="2025-07-25T16:31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617" w:author="changjoon.yoo [2]" w:date="2025-07-25T16:31:00Z">
              <w:rPr>
                <w:rFonts w:ascii="Segoe UI" w:hAnsi="Segoe UI" w:cs="Segoe UI" w:hint="eastAsia"/>
              </w:rPr>
            </w:rPrChange>
          </w:rPr>
          <w:t>방어</w:t>
        </w:r>
        <w:r w:rsidRPr="00F8192F">
          <w:rPr>
            <w:rPrChange w:id="161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19" w:author="changjoon.yoo [2]" w:date="2025-07-25T16:31:00Z">
              <w:rPr>
                <w:rFonts w:ascii="Segoe UI" w:hAnsi="Segoe UI" w:cs="Segoe UI" w:hint="eastAsia"/>
              </w:rPr>
            </w:rPrChange>
          </w:rPr>
          <w:t>역량</w:t>
        </w:r>
        <w:r w:rsidRPr="00F8192F">
          <w:rPr>
            <w:rPrChange w:id="162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21" w:author="changjoon.yoo [2]" w:date="2025-07-25T16:31:00Z">
              <w:rPr>
                <w:rFonts w:ascii="Segoe UI" w:hAnsi="Segoe UI" w:cs="Segoe UI" w:hint="eastAsia"/>
              </w:rPr>
            </w:rPrChange>
          </w:rPr>
          <w:t>고도화</w:t>
        </w:r>
        <w:r w:rsidRPr="00F8192F">
          <w:rPr>
            <w:rPrChange w:id="1622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23" w:author="changjoon.yoo [2]" w:date="2025-07-25T16:31:00Z">
              <w:rPr>
                <w:rFonts w:ascii="Segoe UI" w:hAnsi="Segoe UI" w:cs="Segoe UI" w:hint="eastAsia"/>
              </w:rPr>
            </w:rPrChange>
          </w:rPr>
          <w:t>필요성</w:t>
        </w:r>
        <w:r w:rsidRPr="00F8192F">
          <w:rPr>
            <w:rPrChange w:id="1624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25" w:author="changjoon.yoo [2]" w:date="2025-07-25T16:31:00Z">
              <w:rPr>
                <w:rFonts w:ascii="Segoe UI" w:hAnsi="Segoe UI" w:cs="Segoe UI" w:hint="eastAsia"/>
              </w:rPr>
            </w:rPrChange>
          </w:rPr>
          <w:t>인식과</w:t>
        </w:r>
        <w:r w:rsidRPr="00F8192F">
          <w:rPr>
            <w:rPrChange w:id="1626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27" w:author="changjoon.yoo [2]" w:date="2025-07-25T16:31:00Z">
              <w:rPr>
                <w:rFonts w:ascii="Segoe UI" w:hAnsi="Segoe UI" w:cs="Segoe UI" w:hint="eastAsia"/>
              </w:rPr>
            </w:rPrChange>
          </w:rPr>
          <w:t>방어</w:t>
        </w:r>
        <w:r w:rsidRPr="00F8192F">
          <w:rPr>
            <w:rPrChange w:id="1628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29" w:author="changjoon.yoo [2]" w:date="2025-07-25T16:31:00Z">
              <w:rPr>
                <w:rFonts w:ascii="Segoe UI" w:hAnsi="Segoe UI" w:cs="Segoe UI" w:hint="eastAsia"/>
              </w:rPr>
            </w:rPrChange>
          </w:rPr>
          <w:t>체계</w:t>
        </w:r>
        <w:r w:rsidRPr="00F8192F">
          <w:rPr>
            <w:rPrChange w:id="1630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31" w:author="changjoon.yoo [2]" w:date="2025-07-25T16:31:00Z">
              <w:rPr>
                <w:rFonts w:ascii="Segoe UI" w:hAnsi="Segoe UI" w:cs="Segoe UI" w:hint="eastAsia"/>
              </w:rPr>
            </w:rPrChange>
          </w:rPr>
          <w:t>구축</w:t>
        </w:r>
      </w:ins>
    </w:p>
    <w:p w14:paraId="57BEEF0C" w14:textId="5B30CB81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632" w:author="changjoon.yoo [2]" w:date="2025-07-25T16:31:00Z"/>
          <w:rPrChange w:id="1633" w:author="changjoon.yoo [2]" w:date="2025-07-25T16:31:00Z">
            <w:rPr>
              <w:ins w:id="1634" w:author="changjoon.yoo [2]" w:date="2025-07-25T16:31:00Z"/>
              <w:rFonts w:ascii="Segoe UI" w:hAnsi="Segoe UI" w:cs="Segoe UI"/>
            </w:rPr>
          </w:rPrChange>
        </w:rPr>
        <w:pPrChange w:id="1635" w:author="changjoon.yoo [2]" w:date="2025-07-25T16:31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636" w:author="changjoon.yoo [2]" w:date="2025-07-25T16:31:00Z">
        <w:r w:rsidRPr="00F8192F">
          <w:rPr>
            <w:rPrChange w:id="1637" w:author="changjoon.yoo [2]" w:date="2025-07-25T16:31:00Z">
              <w:rPr>
                <w:rFonts w:ascii="Segoe UI" w:hAnsi="Segoe UI" w:cs="Segoe UI"/>
              </w:rPr>
            </w:rPrChange>
          </w:rPr>
          <w:t xml:space="preserve">AI </w:t>
        </w:r>
        <w:r w:rsidRPr="00F8192F">
          <w:rPr>
            <w:rFonts w:hint="eastAsia"/>
            <w:rPrChange w:id="1638" w:author="changjoon.yoo [2]" w:date="2025-07-25T16:31:00Z">
              <w:rPr>
                <w:rFonts w:ascii="Segoe UI" w:hAnsi="Segoe UI" w:cs="Segoe UI" w:hint="eastAsia"/>
              </w:rPr>
            </w:rPrChange>
          </w:rPr>
          <w:t>관련</w:t>
        </w:r>
        <w:r w:rsidRPr="00F8192F">
          <w:rPr>
            <w:rPrChange w:id="1639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40" w:author="changjoon.yoo [2]" w:date="2025-07-25T16:31:00Z">
              <w:rPr>
                <w:rFonts w:ascii="Segoe UI" w:hAnsi="Segoe UI" w:cs="Segoe UI" w:hint="eastAsia"/>
              </w:rPr>
            </w:rPrChange>
          </w:rPr>
          <w:t>사이버</w:t>
        </w:r>
        <w:r w:rsidRPr="00F8192F">
          <w:rPr>
            <w:rPrChange w:id="1641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42" w:author="changjoon.yoo [2]" w:date="2025-07-25T16:31:00Z">
              <w:rPr>
                <w:rFonts w:ascii="Segoe UI" w:hAnsi="Segoe UI" w:cs="Segoe UI" w:hint="eastAsia"/>
              </w:rPr>
            </w:rPrChange>
          </w:rPr>
          <w:t>위협</w:t>
        </w:r>
        <w:r w:rsidRPr="00F8192F">
          <w:rPr>
            <w:rPrChange w:id="1643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44" w:author="changjoon.yoo [2]" w:date="2025-07-25T16:31:00Z">
              <w:rPr>
                <w:rFonts w:ascii="Segoe UI" w:hAnsi="Segoe UI" w:cs="Segoe UI" w:hint="eastAsia"/>
              </w:rPr>
            </w:rPrChange>
          </w:rPr>
          <w:t>정보</w:t>
        </w:r>
        <w:r w:rsidRPr="00F8192F">
          <w:rPr>
            <w:rPrChange w:id="1645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46" w:author="changjoon.yoo [2]" w:date="2025-07-25T16:31:00Z">
              <w:rPr>
                <w:rFonts w:ascii="Segoe UI" w:hAnsi="Segoe UI" w:cs="Segoe UI" w:hint="eastAsia"/>
              </w:rPr>
            </w:rPrChange>
          </w:rPr>
          <w:t>공유</w:t>
        </w:r>
        <w:r w:rsidRPr="00F8192F">
          <w:rPr>
            <w:rPrChange w:id="1647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48" w:author="changjoon.yoo [2]" w:date="2025-07-25T16:31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649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50" w:author="changjoon.yoo [2]" w:date="2025-07-25T16:31:00Z">
              <w:rPr>
                <w:rFonts w:ascii="Segoe UI" w:hAnsi="Segoe UI" w:cs="Segoe UI" w:hint="eastAsia"/>
              </w:rPr>
            </w:rPrChange>
          </w:rPr>
          <w:t>대응을</w:t>
        </w:r>
        <w:r w:rsidRPr="00F8192F">
          <w:rPr>
            <w:rPrChange w:id="1651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52" w:author="changjoon.yoo [2]" w:date="2025-07-25T16:31:00Z">
              <w:rPr>
                <w:rFonts w:ascii="Segoe UI" w:hAnsi="Segoe UI" w:cs="Segoe UI" w:hint="eastAsia"/>
              </w:rPr>
            </w:rPrChange>
          </w:rPr>
          <w:t>위한</w:t>
        </w:r>
        <w:r w:rsidRPr="00F8192F">
          <w:rPr>
            <w:rPrChange w:id="1653" w:author="changjoon.yoo [2]" w:date="2025-07-25T16:31:00Z">
              <w:rPr>
                <w:rFonts w:ascii="Segoe UI" w:hAnsi="Segoe UI" w:cs="Segoe UI"/>
              </w:rPr>
            </w:rPrChange>
          </w:rPr>
          <w:t xml:space="preserve"> AI </w:t>
        </w:r>
        <w:r w:rsidRPr="00F8192F">
          <w:rPr>
            <w:rFonts w:hint="eastAsia"/>
            <w:rPrChange w:id="1654" w:author="changjoon.yoo [2]" w:date="2025-07-25T16:31:00Z">
              <w:rPr>
                <w:rFonts w:ascii="Segoe UI" w:hAnsi="Segoe UI" w:cs="Segoe UI" w:hint="eastAsia"/>
              </w:rPr>
            </w:rPrChange>
          </w:rPr>
          <w:t>정보</w:t>
        </w:r>
        <w:r w:rsidRPr="00F8192F">
          <w:rPr>
            <w:rPrChange w:id="1655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56" w:author="changjoon.yoo [2]" w:date="2025-07-25T16:31:00Z">
              <w:rPr>
                <w:rFonts w:ascii="Segoe UI" w:hAnsi="Segoe UI" w:cs="Segoe UI" w:hint="eastAsia"/>
              </w:rPr>
            </w:rPrChange>
          </w:rPr>
          <w:t>공유</w:t>
        </w:r>
        <w:r w:rsidRPr="00F8192F">
          <w:rPr>
            <w:rPrChange w:id="1657" w:author="changjoon.yoo [2]" w:date="2025-07-25T16:31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658" w:author="changjoon.yoo [2]" w:date="2025-07-25T16:31:00Z">
              <w:rPr>
                <w:rFonts w:ascii="Segoe UI" w:hAnsi="Segoe UI" w:cs="Segoe UI" w:hint="eastAsia"/>
              </w:rPr>
            </w:rPrChange>
          </w:rPr>
          <w:t>분석</w:t>
        </w:r>
        <w:r w:rsidRPr="00F8192F">
          <w:rPr>
            <w:rPrChange w:id="1659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60" w:author="changjoon.yoo [2]" w:date="2025-07-25T16:31:00Z">
              <w:rPr>
                <w:rFonts w:ascii="Segoe UI" w:hAnsi="Segoe UI" w:cs="Segoe UI" w:hint="eastAsia"/>
              </w:rPr>
            </w:rPrChange>
          </w:rPr>
          <w:t>센터</w:t>
        </w:r>
        <w:r w:rsidRPr="00F8192F">
          <w:rPr>
            <w:rPrChange w:id="1661" w:author="changjoon.yoo [2]" w:date="2025-07-25T16:31:00Z">
              <w:rPr>
                <w:rFonts w:ascii="Segoe UI" w:hAnsi="Segoe UI" w:cs="Segoe UI"/>
              </w:rPr>
            </w:rPrChange>
          </w:rPr>
          <w:t xml:space="preserve">(AI-ISAC) </w:t>
        </w:r>
        <w:r w:rsidRPr="00F8192F">
          <w:rPr>
            <w:rFonts w:hint="eastAsia"/>
            <w:rPrChange w:id="1662" w:author="changjoon.yoo [2]" w:date="2025-07-25T16:31:00Z">
              <w:rPr>
                <w:rFonts w:ascii="Segoe UI" w:hAnsi="Segoe UI" w:cs="Segoe UI" w:hint="eastAsia"/>
              </w:rPr>
            </w:rPrChange>
          </w:rPr>
          <w:t>설치</w:t>
        </w:r>
      </w:ins>
    </w:p>
    <w:p w14:paraId="12ADCBE7" w14:textId="455C93FC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663" w:author="changjoon.yoo [2]" w:date="2025-07-25T16:26:00Z"/>
          <w:rPrChange w:id="1664" w:author="changjoon.yoo [2]" w:date="2025-07-25T16:31:00Z">
            <w:rPr>
              <w:ins w:id="1665" w:author="changjoon.yoo [2]" w:date="2025-07-25T16:26:00Z"/>
              <w:rFonts w:cs="Calibri"/>
              <w:b/>
              <w:spacing w:val="3"/>
              <w:sz w:val="22"/>
            </w:rPr>
          </w:rPrChange>
        </w:rPr>
        <w:pPrChange w:id="1666" w:author="changjoon.yoo [2]" w:date="2025-07-25T16:31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667" w:author="changjoon.yoo [2]" w:date="2025-07-25T16:31:00Z">
        <w:r w:rsidRPr="00F8192F">
          <w:rPr>
            <w:rFonts w:hint="eastAsia"/>
            <w:rPrChange w:id="1668" w:author="changjoon.yoo [2]" w:date="2025-07-25T16:31:00Z">
              <w:rPr>
                <w:rFonts w:ascii="Segoe UI" w:hAnsi="Segoe UI" w:cs="Segoe UI" w:hint="eastAsia"/>
              </w:rPr>
            </w:rPrChange>
          </w:rPr>
          <w:t>민간</w:t>
        </w:r>
        <w:r w:rsidRPr="00F8192F">
          <w:rPr>
            <w:rPrChange w:id="1669" w:author="changjoon.yoo [2]" w:date="2025-07-25T16:31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670" w:author="changjoon.yoo [2]" w:date="2025-07-25T16:31:00Z">
              <w:rPr>
                <w:rFonts w:ascii="Segoe UI" w:hAnsi="Segoe UI" w:cs="Segoe UI" w:hint="eastAsia"/>
              </w:rPr>
            </w:rPrChange>
          </w:rPr>
          <w:t>연방부처</w:t>
        </w:r>
        <w:r w:rsidRPr="00F8192F">
          <w:rPr>
            <w:rPrChange w:id="1671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72" w:author="changjoon.yoo [2]" w:date="2025-07-25T16:31:00Z">
              <w:rPr>
                <w:rFonts w:ascii="Segoe UI" w:hAnsi="Segoe UI" w:cs="Segoe UI" w:hint="eastAsia"/>
              </w:rPr>
            </w:rPrChange>
          </w:rPr>
          <w:t>간</w:t>
        </w:r>
        <w:r w:rsidRPr="00F8192F">
          <w:rPr>
            <w:rPrChange w:id="1673" w:author="changjoon.yoo [2]" w:date="2025-07-25T16:31:00Z">
              <w:rPr>
                <w:rFonts w:ascii="Segoe UI" w:hAnsi="Segoe UI" w:cs="Segoe UI"/>
              </w:rPr>
            </w:rPrChange>
          </w:rPr>
          <w:t xml:space="preserve"> AI </w:t>
        </w:r>
        <w:r w:rsidRPr="00F8192F">
          <w:rPr>
            <w:rFonts w:hint="eastAsia"/>
            <w:rPrChange w:id="1674" w:author="changjoon.yoo [2]" w:date="2025-07-25T16:31:00Z">
              <w:rPr>
                <w:rFonts w:ascii="Segoe UI" w:hAnsi="Segoe UI" w:cs="Segoe UI" w:hint="eastAsia"/>
              </w:rPr>
            </w:rPrChange>
          </w:rPr>
          <w:t>보안</w:t>
        </w:r>
        <w:r w:rsidRPr="00F8192F">
          <w:rPr>
            <w:rPrChange w:id="1675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76" w:author="changjoon.yoo [2]" w:date="2025-07-25T16:31:00Z">
              <w:rPr>
                <w:rFonts w:ascii="Segoe UI" w:hAnsi="Segoe UI" w:cs="Segoe UI" w:hint="eastAsia"/>
              </w:rPr>
            </w:rPrChange>
          </w:rPr>
          <w:t>취약점</w:t>
        </w:r>
        <w:r w:rsidRPr="00F8192F">
          <w:rPr>
            <w:rPrChange w:id="1677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78" w:author="changjoon.yoo [2]" w:date="2025-07-25T16:31:00Z">
              <w:rPr>
                <w:rFonts w:ascii="Segoe UI" w:hAnsi="Segoe UI" w:cs="Segoe UI" w:hint="eastAsia"/>
              </w:rPr>
            </w:rPrChange>
          </w:rPr>
          <w:t>협력</w:t>
        </w:r>
        <w:r w:rsidRPr="00F8192F">
          <w:rPr>
            <w:rPrChange w:id="1679" w:author="changjoon.yoo [2]" w:date="2025-07-25T16:31:00Z">
              <w:rPr>
                <w:rFonts w:ascii="Segoe UI" w:hAnsi="Segoe UI" w:cs="Segoe UI"/>
              </w:rPr>
            </w:rPrChange>
          </w:rPr>
          <w:t xml:space="preserve">, </w:t>
        </w:r>
        <w:r w:rsidRPr="00F8192F">
          <w:rPr>
            <w:rFonts w:hint="eastAsia"/>
            <w:rPrChange w:id="1680" w:author="changjoon.yoo [2]" w:date="2025-07-25T16:31:00Z">
              <w:rPr>
                <w:rFonts w:ascii="Segoe UI" w:hAnsi="Segoe UI" w:cs="Segoe UI" w:hint="eastAsia"/>
              </w:rPr>
            </w:rPrChange>
          </w:rPr>
          <w:t>표준</w:t>
        </w:r>
        <w:r w:rsidRPr="00F8192F">
          <w:rPr>
            <w:rPrChange w:id="1681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82" w:author="changjoon.yoo [2]" w:date="2025-07-25T16:31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683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84" w:author="changjoon.yoo [2]" w:date="2025-07-25T16:31:00Z">
              <w:rPr>
                <w:rFonts w:ascii="Segoe UI" w:hAnsi="Segoe UI" w:cs="Segoe UI" w:hint="eastAsia"/>
              </w:rPr>
            </w:rPrChange>
          </w:rPr>
          <w:t>대응</w:t>
        </w:r>
        <w:r w:rsidRPr="00F8192F">
          <w:rPr>
            <w:rPrChange w:id="1685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86" w:author="changjoon.yoo [2]" w:date="2025-07-25T16:31:00Z">
              <w:rPr>
                <w:rFonts w:ascii="Segoe UI" w:hAnsi="Segoe UI" w:cs="Segoe UI" w:hint="eastAsia"/>
              </w:rPr>
            </w:rPrChange>
          </w:rPr>
          <w:t>지침</w:t>
        </w:r>
        <w:r w:rsidRPr="00F8192F">
          <w:rPr>
            <w:rPrChange w:id="1687" w:author="changjoon.yoo [2]" w:date="2025-07-25T16:31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688" w:author="changjoon.yoo [2]" w:date="2025-07-25T16:31:00Z">
              <w:rPr>
                <w:rFonts w:ascii="Segoe UI" w:hAnsi="Segoe UI" w:cs="Segoe UI" w:hint="eastAsia"/>
              </w:rPr>
            </w:rPrChange>
          </w:rPr>
          <w:t>마련</w:t>
        </w:r>
        <w:r w:rsidRPr="00F8192F">
          <w:rPr>
            <w:rPrChange w:id="1689" w:author="changjoon.yoo [2]" w:date="2025-07-25T16:31:00Z">
              <w:rPr>
                <w:rFonts w:ascii="Segoe UI" w:hAnsi="Segoe UI" w:cs="Segoe UI"/>
              </w:rPr>
            </w:rPrChange>
          </w:rPr>
          <w:t>.</w:t>
        </w:r>
      </w:ins>
    </w:p>
    <w:p w14:paraId="7832744A" w14:textId="17C4C3B7" w:rsidR="007B2BE6" w:rsidRDefault="007B2BE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690" w:author="changjoon.yoo [2]" w:date="2025-07-25T16:32:00Z"/>
          <w:rFonts w:cs="Calibri"/>
          <w:b/>
          <w:sz w:val="22"/>
        </w:rPr>
        <w:pPrChange w:id="1691" w:author="changjoon.yoo [2]" w:date="2025-07-25T16:27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692" w:author="changjoon.yoo [2]" w:date="2025-07-25T16:26:00Z">
        <w:r w:rsidRPr="007B2BE6">
          <w:rPr>
            <w:rFonts w:cs="Calibri" w:hint="eastAsia"/>
            <w:b/>
            <w:sz w:val="22"/>
          </w:rPr>
          <w:t>보안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내재형</w:t>
        </w:r>
        <w:r w:rsidRPr="007B2BE6">
          <w:rPr>
            <w:rFonts w:cs="Calibri" w:hint="eastAsia"/>
            <w:b/>
            <w:sz w:val="22"/>
          </w:rPr>
          <w:t xml:space="preserve"> AI </w:t>
        </w:r>
        <w:r w:rsidRPr="007B2BE6">
          <w:rPr>
            <w:rFonts w:cs="Calibri" w:hint="eastAsia"/>
            <w:b/>
            <w:sz w:val="22"/>
          </w:rPr>
          <w:t>기술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및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응용</w:t>
        </w:r>
        <w:r w:rsidRPr="007B2BE6">
          <w:rPr>
            <w:rFonts w:cs="Calibri" w:hint="eastAsia"/>
            <w:b/>
            <w:sz w:val="22"/>
          </w:rPr>
          <w:t xml:space="preserve"> </w:t>
        </w:r>
        <w:r w:rsidRPr="007B2BE6">
          <w:rPr>
            <w:rFonts w:cs="Calibri" w:hint="eastAsia"/>
            <w:b/>
            <w:sz w:val="22"/>
          </w:rPr>
          <w:t>촉진</w:t>
        </w:r>
      </w:ins>
    </w:p>
    <w:p w14:paraId="48781D60" w14:textId="51E0D26A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693" w:author="changjoon.yoo [2]" w:date="2025-07-25T16:32:00Z"/>
          <w:rPrChange w:id="1694" w:author="changjoon.yoo [2]" w:date="2025-07-25T16:32:00Z">
            <w:rPr>
              <w:ins w:id="1695" w:author="changjoon.yoo [2]" w:date="2025-07-25T16:32:00Z"/>
              <w:rFonts w:ascii="Segoe UI" w:hAnsi="Segoe UI" w:cs="Segoe UI"/>
            </w:rPr>
          </w:rPrChange>
        </w:rPr>
        <w:pPrChange w:id="1696" w:author="changjoon.yoo [2]" w:date="2025-07-25T16:32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697" w:author="changjoon.yoo [2]" w:date="2025-07-25T16:32:00Z">
        <w:r w:rsidRPr="00F8192F">
          <w:rPr>
            <w:rPrChange w:id="1698" w:author="changjoon.yoo [2]" w:date="2025-07-25T16:32:00Z">
              <w:rPr>
                <w:rFonts w:ascii="Segoe UI" w:hAnsi="Segoe UI" w:cs="Segoe UI"/>
              </w:rPr>
            </w:rPrChange>
          </w:rPr>
          <w:t xml:space="preserve">AI </w:t>
        </w:r>
        <w:r w:rsidRPr="00F8192F">
          <w:rPr>
            <w:rFonts w:hint="eastAsia"/>
            <w:rPrChange w:id="1699" w:author="changjoon.yoo [2]" w:date="2025-07-25T16:32:00Z">
              <w:rPr>
                <w:rFonts w:ascii="Segoe UI" w:hAnsi="Segoe UI" w:cs="Segoe UI" w:hint="eastAsia"/>
              </w:rPr>
            </w:rPrChange>
          </w:rPr>
          <w:t>시스템의</w:t>
        </w:r>
        <w:r w:rsidRPr="00F8192F">
          <w:rPr>
            <w:rPrChange w:id="1700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01" w:author="changjoon.yoo [2]" w:date="2025-07-25T16:32:00Z">
              <w:rPr>
                <w:rFonts w:ascii="Segoe UI" w:hAnsi="Segoe UI" w:cs="Segoe UI" w:hint="eastAsia"/>
              </w:rPr>
            </w:rPrChange>
          </w:rPr>
          <w:t>공격</w:t>
        </w:r>
        <w:r w:rsidRPr="00F8192F">
          <w:rPr>
            <w:rPrChange w:id="1702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03" w:author="changjoon.yoo [2]" w:date="2025-07-25T16:32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704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05" w:author="changjoon.yoo [2]" w:date="2025-07-25T16:32:00Z">
              <w:rPr>
                <w:rFonts w:ascii="Segoe UI" w:hAnsi="Segoe UI" w:cs="Segoe UI" w:hint="eastAsia"/>
              </w:rPr>
            </w:rPrChange>
          </w:rPr>
          <w:t>위변조</w:t>
        </w:r>
        <w:r w:rsidRPr="00F8192F">
          <w:rPr>
            <w:rPrChange w:id="1706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07" w:author="changjoon.yoo [2]" w:date="2025-07-25T16:32:00Z">
              <w:rPr>
                <w:rFonts w:ascii="Segoe UI" w:hAnsi="Segoe UI" w:cs="Segoe UI" w:hint="eastAsia"/>
              </w:rPr>
            </w:rPrChange>
          </w:rPr>
          <w:t>가능성을</w:t>
        </w:r>
        <w:r w:rsidRPr="00F8192F">
          <w:rPr>
            <w:rPrChange w:id="1708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09" w:author="changjoon.yoo [2]" w:date="2025-07-25T16:32:00Z">
              <w:rPr>
                <w:rFonts w:ascii="Segoe UI" w:hAnsi="Segoe UI" w:cs="Segoe UI" w:hint="eastAsia"/>
              </w:rPr>
            </w:rPrChange>
          </w:rPr>
          <w:t>최소화하는</w:t>
        </w:r>
        <w:r w:rsidRPr="00F8192F">
          <w:rPr>
            <w:rPrChange w:id="1710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11" w:author="changjoon.yoo [2]" w:date="2025-07-25T16:32:00Z">
              <w:rPr>
                <w:rFonts w:ascii="Segoe UI" w:hAnsi="Segoe UI" w:cs="Segoe UI" w:hint="eastAsia"/>
              </w:rPr>
            </w:rPrChange>
          </w:rPr>
          <w:t>설계</w:t>
        </w:r>
        <w:r w:rsidRPr="00F8192F">
          <w:rPr>
            <w:rPrChange w:id="1712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13" w:author="changjoon.yoo [2]" w:date="2025-07-25T16:32:00Z">
              <w:rPr>
                <w:rFonts w:ascii="Segoe UI" w:hAnsi="Segoe UI" w:cs="Segoe UI" w:hint="eastAsia"/>
              </w:rPr>
            </w:rPrChange>
          </w:rPr>
          <w:t>원칙과</w:t>
        </w:r>
        <w:r w:rsidRPr="00F8192F">
          <w:rPr>
            <w:rPrChange w:id="1714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15" w:author="changjoon.yoo [2]" w:date="2025-07-25T16:32:00Z">
              <w:rPr>
                <w:rFonts w:ascii="Segoe UI" w:hAnsi="Segoe UI" w:cs="Segoe UI" w:hint="eastAsia"/>
              </w:rPr>
            </w:rPrChange>
          </w:rPr>
          <w:t>기술</w:t>
        </w:r>
        <w:r w:rsidRPr="00F8192F">
          <w:rPr>
            <w:rPrChange w:id="1716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17" w:author="changjoon.yoo [2]" w:date="2025-07-25T16:32:00Z">
              <w:rPr>
                <w:rFonts w:ascii="Segoe UI" w:hAnsi="Segoe UI" w:cs="Segoe UI" w:hint="eastAsia"/>
              </w:rPr>
            </w:rPrChange>
          </w:rPr>
          <w:t>강화</w:t>
        </w:r>
      </w:ins>
    </w:p>
    <w:p w14:paraId="430BCC88" w14:textId="7A287AA2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718" w:author="changjoon.yoo [2]" w:date="2025-07-25T16:32:00Z"/>
          <w:rPrChange w:id="1719" w:author="changjoon.yoo [2]" w:date="2025-07-25T16:32:00Z">
            <w:rPr>
              <w:ins w:id="1720" w:author="changjoon.yoo [2]" w:date="2025-07-25T16:32:00Z"/>
              <w:rFonts w:ascii="Segoe UI" w:hAnsi="Segoe UI" w:cs="Segoe UI"/>
            </w:rPr>
          </w:rPrChange>
        </w:rPr>
        <w:pPrChange w:id="1721" w:author="changjoon.yoo [2]" w:date="2025-07-25T16:32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722" w:author="changjoon.yoo [2]" w:date="2025-07-25T16:32:00Z">
        <w:r w:rsidRPr="00F8192F">
          <w:rPr>
            <w:rFonts w:hint="eastAsia"/>
            <w:rPrChange w:id="1723" w:author="changjoon.yoo [2]" w:date="2025-07-25T16:32:00Z">
              <w:rPr>
                <w:rFonts w:ascii="Segoe UI" w:hAnsi="Segoe UI" w:cs="Segoe UI" w:hint="eastAsia"/>
              </w:rPr>
            </w:rPrChange>
          </w:rPr>
          <w:t>국방부</w:t>
        </w:r>
        <w:r w:rsidRPr="00F8192F">
          <w:rPr>
            <w:rPrChange w:id="1724" w:author="changjoon.yoo [2]" w:date="2025-07-25T16:32:00Z">
              <w:rPr>
                <w:rFonts w:ascii="Segoe UI" w:hAnsi="Segoe UI" w:cs="Segoe UI"/>
              </w:rPr>
            </w:rPrChange>
          </w:rPr>
          <w:t xml:space="preserve">, NIST, ODNI </w:t>
        </w:r>
        <w:r w:rsidRPr="00F8192F">
          <w:rPr>
            <w:rFonts w:hint="eastAsia"/>
            <w:rPrChange w:id="1725" w:author="changjoon.yoo [2]" w:date="2025-07-25T16:32:00Z">
              <w:rPr>
                <w:rFonts w:ascii="Segoe UI" w:hAnsi="Segoe UI" w:cs="Segoe UI" w:hint="eastAsia"/>
              </w:rPr>
            </w:rPrChange>
          </w:rPr>
          <w:t>등이</w:t>
        </w:r>
        <w:r w:rsidRPr="00F8192F">
          <w:rPr>
            <w:rPrChange w:id="1726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27" w:author="changjoon.yoo [2]" w:date="2025-07-25T16:32:00Z">
              <w:rPr>
                <w:rFonts w:ascii="Segoe UI" w:hAnsi="Segoe UI" w:cs="Segoe UI" w:hint="eastAsia"/>
              </w:rPr>
            </w:rPrChange>
          </w:rPr>
          <w:t>협력해</w:t>
        </w:r>
        <w:r w:rsidRPr="00F8192F">
          <w:rPr>
            <w:rPrChange w:id="1728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29" w:author="changjoon.yoo [2]" w:date="2025-07-25T16:32:00Z">
              <w:rPr>
                <w:rFonts w:ascii="Segoe UI" w:hAnsi="Segoe UI" w:cs="Segoe UI" w:hint="eastAsia"/>
              </w:rPr>
            </w:rPrChange>
          </w:rPr>
          <w:t>책임</w:t>
        </w:r>
        <w:r w:rsidRPr="00F8192F">
          <w:rPr>
            <w:rPrChange w:id="1730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31" w:author="changjoon.yoo [2]" w:date="2025-07-25T16:32:00Z">
              <w:rPr>
                <w:rFonts w:ascii="Segoe UI" w:hAnsi="Segoe UI" w:cs="Segoe UI" w:hint="eastAsia"/>
              </w:rPr>
            </w:rPrChange>
          </w:rPr>
          <w:t>있는</w:t>
        </w:r>
        <w:r w:rsidRPr="00F8192F">
          <w:rPr>
            <w:rPrChange w:id="1732" w:author="changjoon.yoo [2]" w:date="2025-07-25T16:32:00Z">
              <w:rPr>
                <w:rFonts w:ascii="Segoe UI" w:hAnsi="Segoe UI" w:cs="Segoe UI"/>
              </w:rPr>
            </w:rPrChange>
          </w:rPr>
          <w:t xml:space="preserve"> AI </w:t>
        </w:r>
        <w:r w:rsidRPr="00F8192F">
          <w:rPr>
            <w:rFonts w:hint="eastAsia"/>
            <w:rPrChange w:id="1733" w:author="changjoon.yoo [2]" w:date="2025-07-25T16:32:00Z">
              <w:rPr>
                <w:rFonts w:ascii="Segoe UI" w:hAnsi="Segoe UI" w:cs="Segoe UI" w:hint="eastAsia"/>
              </w:rPr>
            </w:rPrChange>
          </w:rPr>
          <w:t>개발</w:t>
        </w:r>
        <w:r w:rsidRPr="00F8192F">
          <w:rPr>
            <w:rPrChange w:id="1734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35" w:author="changjoon.yoo [2]" w:date="2025-07-25T16:32:00Z">
              <w:rPr>
                <w:rFonts w:ascii="Segoe UI" w:hAnsi="Segoe UI" w:cs="Segoe UI" w:hint="eastAsia"/>
              </w:rPr>
            </w:rPrChange>
          </w:rPr>
          <w:t>프레임워크</w:t>
        </w:r>
        <w:r w:rsidRPr="00F8192F">
          <w:rPr>
            <w:rPrChange w:id="1736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37" w:author="changjoon.yoo [2]" w:date="2025-07-25T16:32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738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39" w:author="changjoon.yoo [2]" w:date="2025-07-25T16:32:00Z">
              <w:rPr>
                <w:rFonts w:ascii="Segoe UI" w:hAnsi="Segoe UI" w:cs="Segoe UI" w:hint="eastAsia"/>
              </w:rPr>
            </w:rPrChange>
          </w:rPr>
          <w:t>표준</w:t>
        </w:r>
        <w:r w:rsidRPr="00F8192F">
          <w:rPr>
            <w:rPrChange w:id="1740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41" w:author="changjoon.yoo [2]" w:date="2025-07-25T16:32:00Z">
              <w:rPr>
                <w:rFonts w:ascii="Segoe UI" w:hAnsi="Segoe UI" w:cs="Segoe UI" w:hint="eastAsia"/>
              </w:rPr>
            </w:rPrChange>
          </w:rPr>
          <w:t>조성</w:t>
        </w:r>
      </w:ins>
    </w:p>
    <w:p w14:paraId="7294EFD6" w14:textId="7EC9DEBC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742" w:author="changjoon.yoo [2]" w:date="2025-07-25T16:26:00Z"/>
          <w:rPrChange w:id="1743" w:author="changjoon.yoo [2]" w:date="2025-07-25T16:32:00Z">
            <w:rPr>
              <w:ins w:id="1744" w:author="changjoon.yoo [2]" w:date="2025-07-25T16:26:00Z"/>
              <w:rFonts w:cs="Calibri"/>
              <w:b/>
              <w:spacing w:val="3"/>
              <w:sz w:val="22"/>
            </w:rPr>
          </w:rPrChange>
        </w:rPr>
        <w:pPrChange w:id="1745" w:author="changjoon.yoo [2]" w:date="2025-07-25T16:32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746" w:author="changjoon.yoo [2]" w:date="2025-07-25T16:32:00Z">
        <w:r w:rsidRPr="00F8192F">
          <w:rPr>
            <w:rPrChange w:id="1747" w:author="changjoon.yoo [2]" w:date="2025-07-25T16:32:00Z">
              <w:rPr>
                <w:rFonts w:ascii="Segoe UI" w:hAnsi="Segoe UI" w:cs="Segoe UI"/>
              </w:rPr>
            </w:rPrChange>
          </w:rPr>
          <w:t xml:space="preserve">AI </w:t>
        </w:r>
        <w:r w:rsidRPr="00F8192F">
          <w:rPr>
            <w:rFonts w:hint="eastAsia"/>
            <w:rPrChange w:id="1748" w:author="changjoon.yoo [2]" w:date="2025-07-25T16:32:00Z">
              <w:rPr>
                <w:rFonts w:ascii="Segoe UI" w:hAnsi="Segoe UI" w:cs="Segoe UI" w:hint="eastAsia"/>
              </w:rPr>
            </w:rPrChange>
          </w:rPr>
          <w:t>보안</w:t>
        </w:r>
        <w:r w:rsidRPr="00F8192F">
          <w:rPr>
            <w:rPrChange w:id="1749" w:author="changjoon.yoo [2]" w:date="2025-07-25T16:32:00Z">
              <w:rPr>
                <w:rFonts w:ascii="Segoe UI" w:hAnsi="Segoe UI" w:cs="Segoe UI"/>
              </w:rPr>
            </w:rPrChange>
          </w:rPr>
          <w:t>·</w:t>
        </w:r>
        <w:r w:rsidRPr="00F8192F">
          <w:rPr>
            <w:rFonts w:hint="eastAsia"/>
            <w:rPrChange w:id="1750" w:author="changjoon.yoo [2]" w:date="2025-07-25T16:32:00Z">
              <w:rPr>
                <w:rFonts w:ascii="Segoe UI" w:hAnsi="Segoe UI" w:cs="Segoe UI" w:hint="eastAsia"/>
              </w:rPr>
            </w:rPrChange>
          </w:rPr>
          <w:t>신뢰성</w:t>
        </w:r>
        <w:r w:rsidRPr="00F8192F">
          <w:rPr>
            <w:rPrChange w:id="1751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52" w:author="changjoon.yoo [2]" w:date="2025-07-25T16:32:00Z">
              <w:rPr>
                <w:rFonts w:ascii="Segoe UI" w:hAnsi="Segoe UI" w:cs="Segoe UI" w:hint="eastAsia"/>
              </w:rPr>
            </w:rPrChange>
          </w:rPr>
          <w:t>보장</w:t>
        </w:r>
        <w:r w:rsidRPr="00F8192F">
          <w:rPr>
            <w:rPrChange w:id="1753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54" w:author="changjoon.yoo [2]" w:date="2025-07-25T16:32:00Z">
              <w:rPr>
                <w:rFonts w:ascii="Segoe UI" w:hAnsi="Segoe UI" w:cs="Segoe UI" w:hint="eastAsia"/>
              </w:rPr>
            </w:rPrChange>
          </w:rPr>
          <w:t>관련</w:t>
        </w:r>
        <w:r w:rsidRPr="00F8192F">
          <w:rPr>
            <w:rPrChange w:id="1755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56" w:author="changjoon.yoo [2]" w:date="2025-07-25T16:32:00Z">
              <w:rPr>
                <w:rFonts w:ascii="Segoe UI" w:hAnsi="Segoe UI" w:cs="Segoe UI" w:hint="eastAsia"/>
              </w:rPr>
            </w:rPrChange>
          </w:rPr>
          <w:t>연구</w:t>
        </w:r>
        <w:r w:rsidRPr="00F8192F">
          <w:rPr>
            <w:rPrChange w:id="1757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58" w:author="changjoon.yoo [2]" w:date="2025-07-25T16:32:00Z">
              <w:rPr>
                <w:rFonts w:ascii="Segoe UI" w:hAnsi="Segoe UI" w:cs="Segoe UI" w:hint="eastAsia"/>
              </w:rPr>
            </w:rPrChange>
          </w:rPr>
          <w:t>및</w:t>
        </w:r>
        <w:r w:rsidRPr="00F8192F">
          <w:rPr>
            <w:rPrChange w:id="1759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60" w:author="changjoon.yoo [2]" w:date="2025-07-25T16:32:00Z">
              <w:rPr>
                <w:rFonts w:ascii="Segoe UI" w:hAnsi="Segoe UI" w:cs="Segoe UI" w:hint="eastAsia"/>
              </w:rPr>
            </w:rPrChange>
          </w:rPr>
          <w:t>정책</w:t>
        </w:r>
        <w:r w:rsidRPr="00F8192F">
          <w:rPr>
            <w:rPrChange w:id="1761" w:author="changjoon.yoo [2]" w:date="2025-07-25T16:32:00Z">
              <w:rPr>
                <w:rFonts w:ascii="Segoe UI" w:hAnsi="Segoe UI" w:cs="Segoe UI"/>
              </w:rPr>
            </w:rPrChange>
          </w:rPr>
          <w:t xml:space="preserve"> </w:t>
        </w:r>
        <w:r w:rsidRPr="00F8192F">
          <w:rPr>
            <w:rFonts w:hint="eastAsia"/>
            <w:rPrChange w:id="1762" w:author="changjoon.yoo [2]" w:date="2025-07-25T16:32:00Z">
              <w:rPr>
                <w:rFonts w:ascii="Segoe UI" w:hAnsi="Segoe UI" w:cs="Segoe UI" w:hint="eastAsia"/>
              </w:rPr>
            </w:rPrChange>
          </w:rPr>
          <w:t>추진</w:t>
        </w:r>
      </w:ins>
    </w:p>
    <w:p w14:paraId="7BD0A9C4" w14:textId="0D596B6A" w:rsidR="007B2BE6" w:rsidRDefault="007B2BE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763" w:author="changjoon.yoo [2]" w:date="2025-07-25T16:31:00Z"/>
          <w:rFonts w:cs="Calibri"/>
          <w:b/>
          <w:sz w:val="22"/>
        </w:rPr>
        <w:pPrChange w:id="1764" w:author="changjoon.yoo [2]" w:date="2025-07-25T16:27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765" w:author="changjoon.yoo [2]" w:date="2025-07-25T16:27:00Z">
        <w:r>
          <w:rPr>
            <w:rFonts w:cs="Calibri" w:hint="eastAsia"/>
            <w:b/>
            <w:sz w:val="22"/>
          </w:rPr>
          <w:t>기타</w:t>
        </w:r>
      </w:ins>
    </w:p>
    <w:p w14:paraId="2F2C0446" w14:textId="720BED7D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766" w:author="changjoon.yoo [2]" w:date="2025-07-25T16:31:00Z"/>
          <w:rPrChange w:id="1767" w:author="changjoon.yoo [2]" w:date="2025-07-25T16:32:00Z">
            <w:rPr>
              <w:ins w:id="1768" w:author="changjoon.yoo [2]" w:date="2025-07-25T16:31:00Z"/>
              <w:rFonts w:cs="Calibri"/>
              <w:b/>
              <w:sz w:val="22"/>
            </w:rPr>
          </w:rPrChange>
        </w:rPr>
        <w:pPrChange w:id="1769" w:author="changjoon.yoo [2]" w:date="2025-07-25T16:32:00Z">
          <w:pPr>
            <w:pStyle w:val="a0"/>
            <w:numPr>
              <w:ilvl w:val="1"/>
              <w:numId w:val="5"/>
            </w:numPr>
            <w:topLinePunct/>
            <w:autoSpaceDE w:val="0"/>
            <w:spacing w:after="160" w:line="276" w:lineRule="auto"/>
            <w:ind w:left="1367" w:hanging="400"/>
          </w:pPr>
        </w:pPrChange>
      </w:pPr>
      <w:ins w:id="1770" w:author="changjoon.yoo [2]" w:date="2025-07-25T16:32:00Z">
        <w:r w:rsidRPr="00F8192F">
          <w:rPr>
            <w:b/>
            <w:rPrChange w:id="1771" w:author="changjoon.yoo [2]" w:date="2025-07-25T16:33:00Z">
              <w:rPr/>
            </w:rPrChange>
          </w:rPr>
          <w:t>(</w:t>
        </w:r>
      </w:ins>
      <w:ins w:id="1772" w:author="changjoon.yoo [2]" w:date="2025-07-25T16:31:00Z">
        <w:r w:rsidRPr="00F8192F">
          <w:rPr>
            <w:rFonts w:hint="eastAsia"/>
            <w:b/>
            <w:rPrChange w:id="1773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군</w:t>
        </w:r>
      </w:ins>
      <w:ins w:id="1774" w:author="changjoon.yoo [2]" w:date="2025-07-25T16:32:00Z">
        <w:r w:rsidRPr="00F8192F">
          <w:rPr>
            <w:b/>
            <w:rPrChange w:id="1775" w:author="changjoon.yoo [2]" w:date="2025-07-25T16:33:00Z">
              <w:rPr/>
            </w:rPrChange>
          </w:rPr>
          <w:t>·</w:t>
        </w:r>
      </w:ins>
      <w:ins w:id="1776" w:author="changjoon.yoo [2]" w:date="2025-07-25T16:31:00Z">
        <w:r w:rsidRPr="00F8192F">
          <w:rPr>
            <w:rFonts w:hint="eastAsia"/>
            <w:b/>
            <w:rPrChange w:id="1777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정보기관용</w:t>
        </w:r>
        <w:r w:rsidRPr="00F8192F">
          <w:rPr>
            <w:b/>
            <w:rPrChange w:id="1778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779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고보안</w:t>
        </w:r>
        <w:r w:rsidRPr="00F8192F">
          <w:rPr>
            <w:b/>
            <w:rPrChange w:id="1780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781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데이터</w:t>
        </w:r>
        <w:r w:rsidRPr="00F8192F">
          <w:rPr>
            <w:b/>
            <w:rPrChange w:id="1782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783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센터</w:t>
        </w:r>
        <w:r w:rsidRPr="00F8192F">
          <w:rPr>
            <w:b/>
            <w:rPrChange w:id="1784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785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구축</w:t>
        </w:r>
      </w:ins>
      <w:ins w:id="1786" w:author="changjoon.yoo [2]" w:date="2025-07-25T16:33:00Z">
        <w:r w:rsidRPr="00F8192F">
          <w:rPr>
            <w:b/>
            <w:rPrChange w:id="1787" w:author="changjoon.yoo [2]" w:date="2025-07-25T16:33:00Z">
              <w:rPr/>
            </w:rPrChange>
          </w:rPr>
          <w:t>)</w:t>
        </w:r>
        <w:r>
          <w:rPr>
            <w:rFonts w:hint="eastAsia"/>
          </w:rPr>
          <w:t xml:space="preserve"> </w:t>
        </w:r>
        <w:r w:rsidRPr="00F8192F">
          <w:rPr>
            <w:rFonts w:hint="eastAsia"/>
          </w:rPr>
          <w:t xml:space="preserve">DOD, </w:t>
        </w:r>
        <w:r w:rsidRPr="00F8192F">
          <w:rPr>
            <w:rFonts w:hint="eastAsia"/>
          </w:rPr>
          <w:t>국가정보국</w:t>
        </w:r>
        <w:r w:rsidRPr="00F8192F">
          <w:rPr>
            <w:rFonts w:hint="eastAsia"/>
          </w:rPr>
          <w:t xml:space="preserve">, NIST </w:t>
        </w:r>
        <w:r w:rsidRPr="00F8192F">
          <w:rPr>
            <w:rFonts w:hint="eastAsia"/>
          </w:rPr>
          <w:t>등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주도로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기술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기준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마련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및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산업계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협력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강화</w:t>
        </w:r>
      </w:ins>
    </w:p>
    <w:p w14:paraId="209243BC" w14:textId="683EDFD0" w:rsidR="00F8192F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788" w:author="changjoon.yoo [2]" w:date="2025-07-25T16:32:00Z"/>
          <w:rPrChange w:id="1789" w:author="changjoon.yoo [2]" w:date="2025-07-25T16:32:00Z">
            <w:rPr>
              <w:ins w:id="1790" w:author="changjoon.yoo [2]" w:date="2025-07-25T16:32:00Z"/>
              <w:rFonts w:cs="Calibri"/>
              <w:b/>
              <w:sz w:val="22"/>
            </w:rPr>
          </w:rPrChange>
        </w:rPr>
        <w:pPrChange w:id="1791" w:author="changjoon.yoo [2]" w:date="2025-07-25T16:32:00Z">
          <w:pPr>
            <w:pStyle w:val="a0"/>
            <w:numPr>
              <w:ilvl w:val="1"/>
              <w:numId w:val="5"/>
            </w:numPr>
            <w:ind w:left="1367" w:hanging="400"/>
          </w:pPr>
        </w:pPrChange>
      </w:pPr>
      <w:ins w:id="1792" w:author="changjoon.yoo [2]" w:date="2025-07-25T16:33:00Z">
        <w:r w:rsidRPr="00F8192F">
          <w:rPr>
            <w:b/>
            <w:rPrChange w:id="1793" w:author="changjoon.yoo [2]" w:date="2025-07-25T16:33:00Z">
              <w:rPr/>
            </w:rPrChange>
          </w:rPr>
          <w:t>(</w:t>
        </w:r>
      </w:ins>
      <w:ins w:id="1794" w:author="changjoon.yoo [2]" w:date="2025-07-25T16:31:00Z">
        <w:r w:rsidRPr="00F8192F">
          <w:rPr>
            <w:b/>
            <w:rPrChange w:id="1795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AI </w:t>
        </w:r>
        <w:r w:rsidRPr="00F8192F">
          <w:rPr>
            <w:rFonts w:hint="eastAsia"/>
            <w:b/>
            <w:rPrChange w:id="1796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인프라</w:t>
        </w:r>
        <w:r w:rsidRPr="00F8192F">
          <w:rPr>
            <w:b/>
            <w:rPrChange w:id="1797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798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구축</w:t>
        </w:r>
      </w:ins>
      <w:ins w:id="1799" w:author="changjoon.yoo [2]" w:date="2025-07-25T16:32:00Z">
        <w:r w:rsidRPr="00F8192F">
          <w:rPr>
            <w:b/>
            <w:rPrChange w:id="1800" w:author="changjoon.yoo [2]" w:date="2025-07-25T16:33:00Z">
              <w:rPr/>
            </w:rPrChange>
          </w:rPr>
          <w:t>·</w:t>
        </w:r>
      </w:ins>
      <w:ins w:id="1801" w:author="changjoon.yoo [2]" w:date="2025-07-25T16:31:00Z">
        <w:r w:rsidRPr="00F8192F">
          <w:rPr>
            <w:rFonts w:hint="eastAsia"/>
            <w:b/>
            <w:rPrChange w:id="1802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운영을</w:t>
        </w:r>
        <w:r w:rsidRPr="00F8192F">
          <w:rPr>
            <w:b/>
            <w:rPrChange w:id="1803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04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위한</w:t>
        </w:r>
        <w:r w:rsidRPr="00F8192F">
          <w:rPr>
            <w:b/>
            <w:rPrChange w:id="1805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06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숙련</w:t>
        </w:r>
        <w:r w:rsidRPr="00F8192F">
          <w:rPr>
            <w:b/>
            <w:rPrChange w:id="1807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08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인력</w:t>
        </w:r>
        <w:r w:rsidRPr="00F8192F">
          <w:rPr>
            <w:b/>
            <w:rPrChange w:id="1809" w:author="changjoon.yoo [2]" w:date="2025-07-25T16:33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10" w:author="changjoon.yoo [2]" w:date="2025-07-25T16:33:00Z">
              <w:rPr>
                <w:rFonts w:cs="Calibri" w:hint="eastAsia"/>
                <w:b/>
                <w:sz w:val="22"/>
              </w:rPr>
            </w:rPrChange>
          </w:rPr>
          <w:t>양성</w:t>
        </w:r>
      </w:ins>
      <w:ins w:id="1811" w:author="changjoon.yoo [2]" w:date="2025-07-25T16:33:00Z">
        <w:r w:rsidRPr="00F8192F">
          <w:rPr>
            <w:b/>
            <w:rPrChange w:id="1812" w:author="changjoon.yoo [2]" w:date="2025-07-25T16:33:00Z">
              <w:rPr/>
            </w:rPrChange>
          </w:rPr>
          <w:t>)</w:t>
        </w:r>
        <w:r>
          <w:rPr>
            <w:rFonts w:hint="eastAsia"/>
          </w:rPr>
          <w:t xml:space="preserve"> AI </w:t>
        </w:r>
        <w:r>
          <w:rPr>
            <w:rFonts w:hint="eastAsia"/>
          </w:rPr>
          <w:t>인프라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고숙련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인력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부족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문제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해소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계획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수립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국가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차원의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직무</w:t>
        </w:r>
        <w:r w:rsidRPr="00F8192F">
          <w:t>·</w:t>
        </w:r>
        <w:r>
          <w:rPr>
            <w:rFonts w:hint="eastAsia"/>
          </w:rPr>
          <w:t>역량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체계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정립</w:t>
        </w:r>
      </w:ins>
    </w:p>
    <w:p w14:paraId="41DE3BB9" w14:textId="56D5FDA4" w:rsidR="007B2BE6" w:rsidRPr="00F8192F" w:rsidRDefault="00F8192F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813" w:author="changjoon.yoo [2]" w:date="2025-07-25T12:23:00Z"/>
          <w:rPrChange w:id="1814" w:author="changjoon.yoo [2]" w:date="2025-07-25T16:34:00Z">
            <w:rPr>
              <w:ins w:id="1815" w:author="changjoon.yoo [2]" w:date="2025-07-25T12:23:00Z"/>
              <w:rFonts w:cs="Calibri"/>
              <w:b/>
              <w:spacing w:val="3"/>
              <w:sz w:val="22"/>
            </w:rPr>
          </w:rPrChange>
        </w:rPr>
        <w:pPrChange w:id="1816" w:author="changjoon.yoo [2]" w:date="2025-07-25T16:2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817" w:author="changjoon.yoo [2]" w:date="2025-07-25T16:34:00Z">
        <w:r w:rsidRPr="00F8192F">
          <w:rPr>
            <w:b/>
            <w:rPrChange w:id="1818" w:author="changjoon.yoo [2]" w:date="2025-07-25T16:34:00Z">
              <w:rPr/>
            </w:rPrChange>
          </w:rPr>
          <w:t>(</w:t>
        </w:r>
      </w:ins>
      <w:ins w:id="1819" w:author="changjoon.yoo [2]" w:date="2025-07-25T16:32:00Z">
        <w:r w:rsidRPr="00F8192F">
          <w:rPr>
            <w:rFonts w:hint="eastAsia"/>
            <w:b/>
            <w:rPrChange w:id="1820" w:author="changjoon.yoo [2]" w:date="2025-07-25T16:34:00Z">
              <w:rPr>
                <w:rFonts w:cs="Calibri" w:hint="eastAsia"/>
                <w:b/>
                <w:sz w:val="22"/>
              </w:rPr>
            </w:rPrChange>
          </w:rPr>
          <w:t>성숙한</w:t>
        </w:r>
        <w:r w:rsidRPr="00F8192F">
          <w:rPr>
            <w:b/>
            <w:rPrChange w:id="1821" w:author="changjoon.yoo [2]" w:date="2025-07-25T16:34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22" w:author="changjoon.yoo [2]" w:date="2025-07-25T16:34:00Z">
              <w:rPr>
                <w:rFonts w:cs="Calibri" w:hint="eastAsia"/>
                <w:b/>
                <w:sz w:val="22"/>
              </w:rPr>
            </w:rPrChange>
          </w:rPr>
          <w:t>연방</w:t>
        </w:r>
        <w:r w:rsidRPr="00F8192F">
          <w:rPr>
            <w:b/>
            <w:rPrChange w:id="1823" w:author="changjoon.yoo [2]" w:date="2025-07-25T16:34:00Z">
              <w:rPr>
                <w:rFonts w:cs="Calibri"/>
                <w:b/>
                <w:sz w:val="22"/>
              </w:rPr>
            </w:rPrChange>
          </w:rPr>
          <w:t xml:space="preserve"> AI </w:t>
        </w:r>
        <w:r w:rsidRPr="00F8192F">
          <w:rPr>
            <w:rFonts w:hint="eastAsia"/>
            <w:b/>
            <w:rPrChange w:id="1824" w:author="changjoon.yoo [2]" w:date="2025-07-25T16:34:00Z">
              <w:rPr>
                <w:rFonts w:cs="Calibri" w:hint="eastAsia"/>
                <w:b/>
                <w:sz w:val="22"/>
              </w:rPr>
            </w:rPrChange>
          </w:rPr>
          <w:t>사고</w:t>
        </w:r>
        <w:r w:rsidRPr="00F8192F">
          <w:rPr>
            <w:b/>
            <w:rPrChange w:id="1825" w:author="changjoon.yoo [2]" w:date="2025-07-25T16:34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26" w:author="changjoon.yoo [2]" w:date="2025-07-25T16:34:00Z">
              <w:rPr>
                <w:rFonts w:cs="Calibri" w:hint="eastAsia"/>
                <w:b/>
                <w:sz w:val="22"/>
              </w:rPr>
            </w:rPrChange>
          </w:rPr>
          <w:t>대응</w:t>
        </w:r>
        <w:r w:rsidRPr="00F8192F">
          <w:rPr>
            <w:b/>
            <w:rPrChange w:id="1827" w:author="changjoon.yoo [2]" w:date="2025-07-25T16:34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28" w:author="changjoon.yoo [2]" w:date="2025-07-25T16:34:00Z">
              <w:rPr>
                <w:rFonts w:cs="Calibri" w:hint="eastAsia"/>
                <w:b/>
                <w:sz w:val="22"/>
              </w:rPr>
            </w:rPrChange>
          </w:rPr>
          <w:t>역량</w:t>
        </w:r>
        <w:r w:rsidRPr="00F8192F">
          <w:rPr>
            <w:b/>
            <w:rPrChange w:id="1829" w:author="changjoon.yoo [2]" w:date="2025-07-25T16:34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F8192F">
          <w:rPr>
            <w:rFonts w:hint="eastAsia"/>
            <w:b/>
            <w:rPrChange w:id="1830" w:author="changjoon.yoo [2]" w:date="2025-07-25T16:34:00Z">
              <w:rPr>
                <w:rFonts w:cs="Calibri" w:hint="eastAsia"/>
                <w:b/>
                <w:sz w:val="22"/>
              </w:rPr>
            </w:rPrChange>
          </w:rPr>
          <w:t>강화</w:t>
        </w:r>
      </w:ins>
      <w:ins w:id="1831" w:author="changjoon.yoo [2]" w:date="2025-07-25T16:34:00Z">
        <w:r w:rsidRPr="00F8192F">
          <w:rPr>
            <w:b/>
            <w:rPrChange w:id="1832" w:author="changjoon.yoo [2]" w:date="2025-07-25T16:34:00Z">
              <w:rPr/>
            </w:rPrChange>
          </w:rPr>
          <w:t>)</w:t>
        </w:r>
        <w:r>
          <w:rPr>
            <w:rFonts w:hint="eastAsia"/>
          </w:rPr>
          <w:t xml:space="preserve"> </w:t>
        </w:r>
        <w:r w:rsidRPr="00F8192F">
          <w:rPr>
            <w:rFonts w:hint="eastAsia"/>
          </w:rPr>
          <w:t xml:space="preserve">AI </w:t>
        </w:r>
        <w:r w:rsidRPr="00F8192F">
          <w:rPr>
            <w:rFonts w:hint="eastAsia"/>
          </w:rPr>
          <w:t>시스템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고장</w:t>
        </w:r>
        <w:r w:rsidRPr="00F8192F">
          <w:rPr>
            <w:b/>
          </w:rPr>
          <w:t>·</w:t>
        </w:r>
        <w:r w:rsidRPr="00F8192F">
          <w:rPr>
            <w:rFonts w:hint="eastAsia"/>
          </w:rPr>
          <w:t>사고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발생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시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민</w:t>
        </w:r>
        <w:r w:rsidRPr="00F8192F">
          <w:rPr>
            <w:b/>
          </w:rPr>
          <w:t>·</w:t>
        </w:r>
        <w:r w:rsidRPr="00F8192F">
          <w:rPr>
            <w:rFonts w:hint="eastAsia"/>
          </w:rPr>
          <w:t>관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공동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대응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체계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구축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및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훈련</w:t>
        </w:r>
        <w:r w:rsidRPr="00F8192F">
          <w:rPr>
            <w:rFonts w:hint="eastAsia"/>
          </w:rPr>
          <w:t xml:space="preserve"> </w:t>
        </w:r>
        <w:r w:rsidRPr="00F8192F">
          <w:rPr>
            <w:rFonts w:hint="eastAsia"/>
          </w:rPr>
          <w:t>강화</w:t>
        </w:r>
      </w:ins>
    </w:p>
    <w:p w14:paraId="42D5AE9E" w14:textId="3F5D61F1" w:rsidR="00E86763" w:rsidRDefault="00E86763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1833" w:author="changjoon.yoo [2]" w:date="2025-07-25T16:34:00Z"/>
          <w:rFonts w:cs="Calibri"/>
          <w:b/>
          <w:spacing w:val="3"/>
          <w:sz w:val="22"/>
        </w:rPr>
        <w:pPrChange w:id="1834" w:author="changjoon.yoo [2]" w:date="2025-07-25T12:23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835" w:author="changjoon.yoo [2]" w:date="2025-07-25T12:24:00Z">
        <w:r w:rsidRPr="00E86763">
          <w:rPr>
            <w:rFonts w:cs="Calibri"/>
            <w:b/>
            <w:spacing w:val="3"/>
            <w:sz w:val="22"/>
          </w:rPr>
          <w:t xml:space="preserve">Pillar III: </w:t>
        </w:r>
      </w:ins>
      <w:ins w:id="1836" w:author="changjoon.yoo [2]" w:date="2025-07-25T12:23:00Z">
        <w:r w:rsidRPr="00E86763">
          <w:rPr>
            <w:rFonts w:cs="Calibri" w:hint="eastAsia"/>
            <w:b/>
            <w:spacing w:val="3"/>
            <w:sz w:val="22"/>
          </w:rPr>
          <w:t>국제</w:t>
        </w:r>
        <w:r w:rsidRPr="00E86763">
          <w:rPr>
            <w:rFonts w:cs="Calibri"/>
            <w:b/>
            <w:spacing w:val="3"/>
            <w:sz w:val="22"/>
          </w:rPr>
          <w:t xml:space="preserve"> AI </w:t>
        </w:r>
        <w:r w:rsidRPr="00E86763">
          <w:rPr>
            <w:rFonts w:cs="Calibri" w:hint="eastAsia"/>
            <w:b/>
            <w:spacing w:val="3"/>
            <w:sz w:val="22"/>
          </w:rPr>
          <w:t>외교</w:t>
        </w:r>
        <w:r w:rsidRPr="00E86763">
          <w:rPr>
            <w:rFonts w:cs="Calibri"/>
            <w:b/>
            <w:spacing w:val="3"/>
            <w:sz w:val="22"/>
          </w:rPr>
          <w:t>∙</w:t>
        </w:r>
        <w:r w:rsidRPr="00E86763">
          <w:rPr>
            <w:rFonts w:cs="Calibri" w:hint="eastAsia"/>
            <w:b/>
            <w:spacing w:val="3"/>
            <w:sz w:val="22"/>
          </w:rPr>
          <w:t>안보</w:t>
        </w:r>
        <w:r w:rsidRPr="00E86763">
          <w:rPr>
            <w:rFonts w:cs="Calibri"/>
            <w:b/>
            <w:spacing w:val="3"/>
            <w:sz w:val="22"/>
          </w:rPr>
          <w:t xml:space="preserve"> </w:t>
        </w:r>
        <w:r w:rsidRPr="00E86763">
          <w:rPr>
            <w:rFonts w:cs="Calibri" w:hint="eastAsia"/>
            <w:b/>
            <w:spacing w:val="3"/>
            <w:sz w:val="22"/>
          </w:rPr>
          <w:t>리더십</w:t>
        </w:r>
        <w:r w:rsidRPr="00E86763">
          <w:rPr>
            <w:rFonts w:cs="Calibri"/>
            <w:b/>
            <w:spacing w:val="3"/>
            <w:sz w:val="22"/>
          </w:rPr>
          <w:t>(Lead in International Diplomacy and Security)</w:t>
        </w:r>
      </w:ins>
    </w:p>
    <w:p w14:paraId="7C8341B9" w14:textId="42DDFB42" w:rsidR="00F8192F" w:rsidRDefault="00B31B4C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837" w:author="changjoon.yoo [2]" w:date="2025-07-25T16:35:00Z"/>
          <w:rFonts w:cs="Calibri"/>
          <w:b/>
          <w:sz w:val="22"/>
        </w:rPr>
        <w:pPrChange w:id="1838" w:author="changjoon.yoo [2]" w:date="2025-07-25T16:3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839" w:author="changjoon.yoo [2]" w:date="2025-07-25T16:35:00Z">
        <w:r w:rsidRPr="00B31B4C">
          <w:rPr>
            <w:rFonts w:cs="Calibri" w:hint="eastAsia"/>
            <w:b/>
            <w:sz w:val="22"/>
          </w:rPr>
          <w:t>미국</w:t>
        </w:r>
        <w:r w:rsidRPr="00B31B4C">
          <w:rPr>
            <w:rFonts w:cs="Calibri" w:hint="eastAsia"/>
            <w:b/>
            <w:sz w:val="22"/>
          </w:rPr>
          <w:t xml:space="preserve"> AI</w:t>
        </w:r>
        <w:r w:rsidRPr="00B31B4C">
          <w:rPr>
            <w:rFonts w:cs="Calibri" w:hint="eastAsia"/>
            <w:b/>
            <w:sz w:val="22"/>
          </w:rPr>
          <w:t>의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동맹국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및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파트너국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수출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촉진</w:t>
        </w:r>
      </w:ins>
    </w:p>
    <w:p w14:paraId="6B09E14B" w14:textId="2F5644C5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840" w:author="changjoon.yoo [2]" w:date="2025-07-25T16:36:00Z"/>
          <w:rPrChange w:id="1841" w:author="changjoon.yoo [2]" w:date="2025-07-25T16:36:00Z">
            <w:rPr>
              <w:ins w:id="1842" w:author="changjoon.yoo [2]" w:date="2025-07-25T16:36:00Z"/>
              <w:rFonts w:ascii="Segoe UI" w:hAnsi="Segoe UI" w:cs="Segoe UI"/>
            </w:rPr>
          </w:rPrChange>
        </w:rPr>
        <w:pPrChange w:id="1843" w:author="changjoon.yoo [2]" w:date="2025-07-25T16:36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844" w:author="changjoon.yoo [2]" w:date="2025-07-25T16:36:00Z">
        <w:r w:rsidRPr="00B31B4C">
          <w:rPr>
            <w:rFonts w:hint="eastAsia"/>
            <w:rPrChange w:id="1845" w:author="changjoon.yoo [2]" w:date="2025-07-25T16:36:00Z">
              <w:rPr>
                <w:rFonts w:ascii="Segoe UI" w:hAnsi="Segoe UI" w:cs="Segoe UI" w:hint="eastAsia"/>
              </w:rPr>
            </w:rPrChange>
          </w:rPr>
          <w:t>미국산</w:t>
        </w:r>
        <w:r w:rsidRPr="00B31B4C">
          <w:rPr>
            <w:rPrChange w:id="1846" w:author="changjoon.yoo [2]" w:date="2025-07-25T16:36:00Z">
              <w:rPr>
                <w:rFonts w:ascii="Segoe UI" w:hAnsi="Segoe UI" w:cs="Segoe UI"/>
              </w:rPr>
            </w:rPrChange>
          </w:rPr>
          <w:t xml:space="preserve"> AI </w:t>
        </w:r>
        <w:r w:rsidRPr="00B31B4C">
          <w:rPr>
            <w:rFonts w:hint="eastAsia"/>
            <w:rPrChange w:id="1847" w:author="changjoon.yoo [2]" w:date="2025-07-25T16:36:00Z">
              <w:rPr>
                <w:rFonts w:ascii="Segoe UI" w:hAnsi="Segoe UI" w:cs="Segoe UI" w:hint="eastAsia"/>
              </w:rPr>
            </w:rPrChange>
          </w:rPr>
          <w:t>기술</w:t>
        </w:r>
        <w:r w:rsidRPr="00B31B4C">
          <w:rPr>
            <w:rPrChange w:id="1848" w:author="changjoon.yoo [2]" w:date="2025-07-25T16:36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1849" w:author="changjoon.yoo [2]" w:date="2025-07-25T16:36:00Z">
              <w:rPr>
                <w:rFonts w:ascii="Segoe UI" w:hAnsi="Segoe UI" w:cs="Segoe UI" w:hint="eastAsia"/>
              </w:rPr>
            </w:rPrChange>
          </w:rPr>
          <w:t>하드웨어</w:t>
        </w:r>
        <w:r w:rsidRPr="00B31B4C">
          <w:rPr>
            <w:rPrChange w:id="1850" w:author="changjoon.yoo [2]" w:date="2025-07-25T16:36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1851" w:author="changjoon.yoo [2]" w:date="2025-07-25T16:36:00Z">
              <w:rPr>
                <w:rFonts w:ascii="Segoe UI" w:hAnsi="Segoe UI" w:cs="Segoe UI" w:hint="eastAsia"/>
              </w:rPr>
            </w:rPrChange>
          </w:rPr>
          <w:t>소프트웨어</w:t>
        </w:r>
        <w:r w:rsidRPr="00B31B4C">
          <w:rPr>
            <w:rPrChange w:id="1852" w:author="changjoon.yoo [2]" w:date="2025-07-25T16:36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1853" w:author="changjoon.yoo [2]" w:date="2025-07-25T16:36:00Z">
              <w:rPr>
                <w:rFonts w:ascii="Segoe UI" w:hAnsi="Segoe UI" w:cs="Segoe UI" w:hint="eastAsia"/>
              </w:rPr>
            </w:rPrChange>
          </w:rPr>
          <w:t>표준</w:t>
        </w:r>
        <w:r w:rsidRPr="00B31B4C">
          <w:rPr>
            <w:rPrChange w:id="1854" w:author="changjoon.yoo [2]" w:date="2025-07-25T16:36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1855" w:author="changjoon.yoo [2]" w:date="2025-07-25T16:36:00Z">
              <w:rPr>
                <w:rFonts w:ascii="Segoe UI" w:hAnsi="Segoe UI" w:cs="Segoe UI" w:hint="eastAsia"/>
              </w:rPr>
            </w:rPrChange>
          </w:rPr>
          <w:t>응용</w:t>
        </w:r>
        <w:r w:rsidRPr="00B31B4C">
          <w:rPr>
            <w:rPrChange w:id="185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57" w:author="changjoon.yoo [2]" w:date="2025-07-25T16:36:00Z">
              <w:rPr>
                <w:rFonts w:ascii="Segoe UI" w:hAnsi="Segoe UI" w:cs="Segoe UI" w:hint="eastAsia"/>
              </w:rPr>
            </w:rPrChange>
          </w:rPr>
          <w:t>제품의</w:t>
        </w:r>
        <w:r w:rsidRPr="00B31B4C">
          <w:rPr>
            <w:rPrChange w:id="1858" w:author="changjoon.yoo [2]" w:date="2025-07-25T16:36:00Z">
              <w:rPr>
                <w:rFonts w:ascii="Segoe UI" w:hAnsi="Segoe UI" w:cs="Segoe UI"/>
              </w:rPr>
            </w:rPrChange>
          </w:rPr>
          <w:t xml:space="preserve"> ‘</w:t>
        </w:r>
        <w:r w:rsidRPr="00B31B4C">
          <w:rPr>
            <w:rFonts w:hint="eastAsia"/>
            <w:rPrChange w:id="1859" w:author="changjoon.yoo [2]" w:date="2025-07-25T16:36:00Z">
              <w:rPr>
                <w:rFonts w:ascii="Segoe UI" w:hAnsi="Segoe UI" w:cs="Segoe UI" w:hint="eastAsia"/>
              </w:rPr>
            </w:rPrChange>
          </w:rPr>
          <w:t>풀</w:t>
        </w:r>
        <w:r w:rsidRPr="00B31B4C">
          <w:rPr>
            <w:rPrChange w:id="186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61" w:author="changjoon.yoo [2]" w:date="2025-07-25T16:36:00Z">
              <w:rPr>
                <w:rFonts w:ascii="Segoe UI" w:hAnsi="Segoe UI" w:cs="Segoe UI" w:hint="eastAsia"/>
              </w:rPr>
            </w:rPrChange>
          </w:rPr>
          <w:t>스택</w:t>
        </w:r>
        <w:r w:rsidRPr="00B31B4C">
          <w:rPr>
            <w:rPrChange w:id="1862" w:author="changjoon.yoo [2]" w:date="2025-07-25T16:36:00Z">
              <w:rPr>
                <w:rFonts w:ascii="Segoe UI" w:hAnsi="Segoe UI" w:cs="Segoe UI"/>
              </w:rPr>
            </w:rPrChange>
          </w:rPr>
          <w:t>’</w:t>
        </w:r>
        <w:r w:rsidRPr="00B31B4C">
          <w:rPr>
            <w:rFonts w:hint="eastAsia"/>
            <w:rPrChange w:id="1863" w:author="changjoon.yoo [2]" w:date="2025-07-25T16:36:00Z">
              <w:rPr>
                <w:rFonts w:ascii="Segoe UI" w:hAnsi="Segoe UI" w:cs="Segoe UI" w:hint="eastAsia"/>
              </w:rPr>
            </w:rPrChange>
          </w:rPr>
          <w:t>을</w:t>
        </w:r>
        <w:r w:rsidRPr="00B31B4C">
          <w:rPr>
            <w:rPrChange w:id="1864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65" w:author="changjoon.yoo [2]" w:date="2025-07-25T16:36:00Z">
              <w:rPr>
                <w:rFonts w:ascii="Segoe UI" w:hAnsi="Segoe UI" w:cs="Segoe UI" w:hint="eastAsia"/>
              </w:rPr>
            </w:rPrChange>
          </w:rPr>
          <w:t>동맹</w:t>
        </w:r>
        <w:r w:rsidRPr="00B31B4C">
          <w:rPr>
            <w:rPrChange w:id="186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67" w:author="changjoon.yoo [2]" w:date="2025-07-25T16:36:00Z">
              <w:rPr>
                <w:rFonts w:ascii="Segoe UI" w:hAnsi="Segoe UI" w:cs="Segoe UI" w:hint="eastAsia"/>
              </w:rPr>
            </w:rPrChange>
          </w:rPr>
          <w:t>및</w:t>
        </w:r>
        <w:r w:rsidRPr="00B31B4C">
          <w:rPr>
            <w:rPrChange w:id="1868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69" w:author="changjoon.yoo [2]" w:date="2025-07-25T16:36:00Z">
              <w:rPr>
                <w:rFonts w:ascii="Segoe UI" w:hAnsi="Segoe UI" w:cs="Segoe UI" w:hint="eastAsia"/>
              </w:rPr>
            </w:rPrChange>
          </w:rPr>
          <w:t>파트너에</w:t>
        </w:r>
        <w:r w:rsidRPr="00B31B4C">
          <w:rPr>
            <w:rPrChange w:id="187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71" w:author="changjoon.yoo [2]" w:date="2025-07-25T16:36:00Z">
              <w:rPr>
                <w:rFonts w:ascii="Segoe UI" w:hAnsi="Segoe UI" w:cs="Segoe UI" w:hint="eastAsia"/>
              </w:rPr>
            </w:rPrChange>
          </w:rPr>
          <w:t>적극적으로</w:t>
        </w:r>
        <w:r w:rsidRPr="00B31B4C">
          <w:rPr>
            <w:rPrChange w:id="187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73" w:author="changjoon.yoo [2]" w:date="2025-07-25T16:36:00Z">
              <w:rPr>
                <w:rFonts w:ascii="Segoe UI" w:hAnsi="Segoe UI" w:cs="Segoe UI" w:hint="eastAsia"/>
              </w:rPr>
            </w:rPrChange>
          </w:rPr>
          <w:t>수출하고</w:t>
        </w:r>
        <w:r w:rsidRPr="00B31B4C">
          <w:rPr>
            <w:rPrChange w:id="1874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75" w:author="changjoon.yoo [2]" w:date="2025-07-25T16:36:00Z">
              <w:rPr>
                <w:rFonts w:ascii="Segoe UI" w:hAnsi="Segoe UI" w:cs="Segoe UI" w:hint="eastAsia"/>
              </w:rPr>
            </w:rPrChange>
          </w:rPr>
          <w:t>글로벌</w:t>
        </w:r>
        <w:r w:rsidRPr="00B31B4C">
          <w:rPr>
            <w:rPrChange w:id="187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77" w:author="changjoon.yoo [2]" w:date="2025-07-25T16:36:00Z">
              <w:rPr>
                <w:rFonts w:ascii="Segoe UI" w:hAnsi="Segoe UI" w:cs="Segoe UI" w:hint="eastAsia"/>
              </w:rPr>
            </w:rPrChange>
          </w:rPr>
          <w:t>시장</w:t>
        </w:r>
        <w:r w:rsidRPr="00B31B4C">
          <w:rPr>
            <w:rPrChange w:id="1878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79" w:author="changjoon.yoo [2]" w:date="2025-07-25T16:36:00Z">
              <w:rPr>
                <w:rFonts w:ascii="Segoe UI" w:hAnsi="Segoe UI" w:cs="Segoe UI" w:hint="eastAsia"/>
              </w:rPr>
            </w:rPrChange>
          </w:rPr>
          <w:t>확산을</w:t>
        </w:r>
        <w:r w:rsidRPr="00B31B4C">
          <w:rPr>
            <w:rPrChange w:id="188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81" w:author="changjoon.yoo [2]" w:date="2025-07-25T16:36:00Z">
              <w:rPr>
                <w:rFonts w:ascii="Segoe UI" w:hAnsi="Segoe UI" w:cs="Segoe UI" w:hint="eastAsia"/>
              </w:rPr>
            </w:rPrChange>
          </w:rPr>
          <w:t>주도하는</w:t>
        </w:r>
        <w:r w:rsidRPr="00B31B4C">
          <w:rPr>
            <w:rPrChange w:id="188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83" w:author="changjoon.yoo [2]" w:date="2025-07-25T16:36:00Z">
              <w:rPr>
                <w:rFonts w:ascii="Segoe UI" w:hAnsi="Segoe UI" w:cs="Segoe UI" w:hint="eastAsia"/>
              </w:rPr>
            </w:rPrChange>
          </w:rPr>
          <w:t>것이</w:t>
        </w:r>
        <w:r w:rsidRPr="00B31B4C">
          <w:rPr>
            <w:rPrChange w:id="1884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85" w:author="changjoon.yoo [2]" w:date="2025-07-25T16:36:00Z">
              <w:rPr>
                <w:rFonts w:ascii="Segoe UI" w:hAnsi="Segoe UI" w:cs="Segoe UI" w:hint="eastAsia"/>
              </w:rPr>
            </w:rPrChange>
          </w:rPr>
          <w:t>핵심</w:t>
        </w:r>
        <w:r w:rsidRPr="00B31B4C">
          <w:rPr>
            <w:rPrChange w:id="188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87" w:author="changjoon.yoo [2]" w:date="2025-07-25T16:36:00Z">
              <w:rPr>
                <w:rFonts w:ascii="Segoe UI" w:hAnsi="Segoe UI" w:cs="Segoe UI" w:hint="eastAsia"/>
              </w:rPr>
            </w:rPrChange>
          </w:rPr>
          <w:t>목표</w:t>
        </w:r>
      </w:ins>
    </w:p>
    <w:p w14:paraId="7514DC06" w14:textId="3B19E694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888" w:author="changjoon.yoo [2]" w:date="2025-07-25T16:36:00Z"/>
          <w:rPrChange w:id="1889" w:author="changjoon.yoo [2]" w:date="2025-07-25T16:36:00Z">
            <w:rPr>
              <w:ins w:id="1890" w:author="changjoon.yoo [2]" w:date="2025-07-25T16:36:00Z"/>
              <w:rFonts w:ascii="Segoe UI" w:hAnsi="Segoe UI" w:cs="Segoe UI"/>
            </w:rPr>
          </w:rPrChange>
        </w:rPr>
        <w:pPrChange w:id="1891" w:author="changjoon.yoo [2]" w:date="2025-07-25T16:36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892" w:author="changjoon.yoo [2]" w:date="2025-07-25T16:36:00Z">
        <w:r w:rsidRPr="00B31B4C">
          <w:rPr>
            <w:rFonts w:hint="eastAsia"/>
            <w:rPrChange w:id="1893" w:author="changjoon.yoo [2]" w:date="2025-07-25T16:36:00Z">
              <w:rPr>
                <w:rFonts w:ascii="Segoe UI" w:hAnsi="Segoe UI" w:cs="Segoe UI" w:hint="eastAsia"/>
              </w:rPr>
            </w:rPrChange>
          </w:rPr>
          <w:t>적합한</w:t>
        </w:r>
        <w:r w:rsidRPr="00B31B4C">
          <w:rPr>
            <w:rPrChange w:id="1894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95" w:author="changjoon.yoo [2]" w:date="2025-07-25T16:36:00Z">
              <w:rPr>
                <w:rFonts w:ascii="Segoe UI" w:hAnsi="Segoe UI" w:cs="Segoe UI" w:hint="eastAsia"/>
              </w:rPr>
            </w:rPrChange>
          </w:rPr>
          <w:t>산업</w:t>
        </w:r>
        <w:r w:rsidRPr="00B31B4C">
          <w:rPr>
            <w:rPrChange w:id="189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97" w:author="changjoon.yoo [2]" w:date="2025-07-25T16:36:00Z">
              <w:rPr>
                <w:rFonts w:ascii="Segoe UI" w:hAnsi="Segoe UI" w:cs="Segoe UI" w:hint="eastAsia"/>
              </w:rPr>
            </w:rPrChange>
          </w:rPr>
          <w:t>컨소시엄</w:t>
        </w:r>
        <w:r w:rsidRPr="00B31B4C">
          <w:rPr>
            <w:rPrChange w:id="1898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899" w:author="changjoon.yoo [2]" w:date="2025-07-25T16:36:00Z">
              <w:rPr>
                <w:rFonts w:ascii="Segoe UI" w:hAnsi="Segoe UI" w:cs="Segoe UI" w:hint="eastAsia"/>
              </w:rPr>
            </w:rPrChange>
          </w:rPr>
          <w:t>선발</w:t>
        </w:r>
        <w:r w:rsidRPr="00B31B4C">
          <w:rPr>
            <w:rPrChange w:id="190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01" w:author="changjoon.yoo [2]" w:date="2025-07-25T16:36:00Z">
              <w:rPr>
                <w:rFonts w:ascii="Segoe UI" w:hAnsi="Segoe UI" w:cs="Segoe UI" w:hint="eastAsia"/>
              </w:rPr>
            </w:rPrChange>
          </w:rPr>
          <w:t>및</w:t>
        </w:r>
        <w:r w:rsidRPr="00B31B4C">
          <w:rPr>
            <w:rPrChange w:id="190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03" w:author="changjoon.yoo [2]" w:date="2025-07-25T16:36:00Z">
              <w:rPr>
                <w:rFonts w:ascii="Segoe UI" w:hAnsi="Segoe UI" w:cs="Segoe UI" w:hint="eastAsia"/>
              </w:rPr>
            </w:rPrChange>
          </w:rPr>
          <w:t>지원</w:t>
        </w:r>
        <w:r w:rsidRPr="00B31B4C">
          <w:rPr>
            <w:rPrChange w:id="1904" w:author="changjoon.yoo [2]" w:date="2025-07-25T16:36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1905" w:author="changjoon.yoo [2]" w:date="2025-07-25T16:36:00Z">
              <w:rPr>
                <w:rFonts w:ascii="Segoe UI" w:hAnsi="Segoe UI" w:cs="Segoe UI" w:hint="eastAsia"/>
              </w:rPr>
            </w:rPrChange>
          </w:rPr>
          <w:t>외교</w:t>
        </w:r>
        <w:r w:rsidRPr="00B31B4C">
          <w:rPr>
            <w:rPrChange w:id="1906" w:author="changjoon.yoo [2]" w:date="2025-07-25T16:36:00Z">
              <w:rPr>
                <w:rFonts w:ascii="Segoe UI" w:hAnsi="Segoe UI" w:cs="Segoe UI"/>
              </w:rPr>
            </w:rPrChange>
          </w:rPr>
          <w:t>∙</w:t>
        </w:r>
        <w:r w:rsidRPr="00B31B4C">
          <w:rPr>
            <w:rFonts w:hint="eastAsia"/>
            <w:rPrChange w:id="1907" w:author="changjoon.yoo [2]" w:date="2025-07-25T16:36:00Z">
              <w:rPr>
                <w:rFonts w:ascii="Segoe UI" w:hAnsi="Segoe UI" w:cs="Segoe UI" w:hint="eastAsia"/>
              </w:rPr>
            </w:rPrChange>
          </w:rPr>
          <w:t>무역</w:t>
        </w:r>
        <w:r w:rsidRPr="00B31B4C">
          <w:rPr>
            <w:rPrChange w:id="1908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09" w:author="changjoon.yoo [2]" w:date="2025-07-25T16:36:00Z">
              <w:rPr>
                <w:rFonts w:ascii="Segoe UI" w:hAnsi="Segoe UI" w:cs="Segoe UI" w:hint="eastAsia"/>
              </w:rPr>
            </w:rPrChange>
          </w:rPr>
          <w:t>지원</w:t>
        </w:r>
        <w:r w:rsidRPr="00B31B4C">
          <w:rPr>
            <w:rPrChange w:id="191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11" w:author="changjoon.yoo [2]" w:date="2025-07-25T16:36:00Z">
              <w:rPr>
                <w:rFonts w:ascii="Segoe UI" w:hAnsi="Segoe UI" w:cs="Segoe UI" w:hint="eastAsia"/>
              </w:rPr>
            </w:rPrChange>
          </w:rPr>
          <w:t>프로그램과</w:t>
        </w:r>
        <w:r w:rsidRPr="00B31B4C">
          <w:rPr>
            <w:rPrChange w:id="191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13" w:author="changjoon.yoo [2]" w:date="2025-07-25T16:36:00Z">
              <w:rPr>
                <w:rFonts w:ascii="Segoe UI" w:hAnsi="Segoe UI" w:cs="Segoe UI" w:hint="eastAsia"/>
              </w:rPr>
            </w:rPrChange>
          </w:rPr>
          <w:t>연계</w:t>
        </w:r>
      </w:ins>
    </w:p>
    <w:p w14:paraId="58FCFCA0" w14:textId="7446612A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914" w:author="changjoon.yoo [2]" w:date="2025-07-25T16:35:00Z"/>
          <w:rPrChange w:id="1915" w:author="changjoon.yoo [2]" w:date="2025-07-25T16:36:00Z">
            <w:rPr>
              <w:ins w:id="1916" w:author="changjoon.yoo [2]" w:date="2025-07-25T16:35:00Z"/>
              <w:rFonts w:cs="Calibri"/>
              <w:b/>
              <w:spacing w:val="3"/>
              <w:sz w:val="22"/>
            </w:rPr>
          </w:rPrChange>
        </w:rPr>
        <w:pPrChange w:id="1917" w:author="changjoon.yoo [2]" w:date="2025-07-25T16:36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918" w:author="changjoon.yoo [2]" w:date="2025-07-25T16:36:00Z">
        <w:r w:rsidRPr="00B31B4C">
          <w:rPr>
            <w:rFonts w:hint="eastAsia"/>
            <w:rPrChange w:id="1919" w:author="changjoon.yoo [2]" w:date="2025-07-25T16:36:00Z">
              <w:rPr>
                <w:rFonts w:ascii="Segoe UI" w:hAnsi="Segoe UI" w:cs="Segoe UI" w:hint="eastAsia"/>
              </w:rPr>
            </w:rPrChange>
          </w:rPr>
          <w:t>동맹국이</w:t>
        </w:r>
        <w:r w:rsidRPr="00B31B4C">
          <w:rPr>
            <w:rPrChange w:id="192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21" w:author="changjoon.yoo [2]" w:date="2025-07-25T16:36:00Z">
              <w:rPr>
                <w:rFonts w:ascii="Segoe UI" w:hAnsi="Segoe UI" w:cs="Segoe UI" w:hint="eastAsia"/>
              </w:rPr>
            </w:rPrChange>
          </w:rPr>
          <w:t>미국</w:t>
        </w:r>
        <w:r w:rsidRPr="00B31B4C">
          <w:rPr>
            <w:rPrChange w:id="1922" w:author="changjoon.yoo [2]" w:date="2025-07-25T16:36:00Z">
              <w:rPr>
                <w:rFonts w:ascii="Segoe UI" w:hAnsi="Segoe UI" w:cs="Segoe UI"/>
              </w:rPr>
            </w:rPrChange>
          </w:rPr>
          <w:t xml:space="preserve"> AI</w:t>
        </w:r>
        <w:r w:rsidRPr="00B31B4C">
          <w:rPr>
            <w:rFonts w:hint="eastAsia"/>
            <w:rPrChange w:id="1923" w:author="changjoon.yoo [2]" w:date="2025-07-25T16:36:00Z">
              <w:rPr>
                <w:rFonts w:ascii="Segoe UI" w:hAnsi="Segoe UI" w:cs="Segoe UI" w:hint="eastAsia"/>
              </w:rPr>
            </w:rPrChange>
          </w:rPr>
          <w:t>기술에</w:t>
        </w:r>
        <w:r w:rsidRPr="00B31B4C">
          <w:rPr>
            <w:rPrChange w:id="1924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25" w:author="changjoon.yoo [2]" w:date="2025-07-25T16:36:00Z">
              <w:rPr>
                <w:rFonts w:ascii="Segoe UI" w:hAnsi="Segoe UI" w:cs="Segoe UI" w:hint="eastAsia"/>
              </w:rPr>
            </w:rPrChange>
          </w:rPr>
          <w:t>의존하도록</w:t>
        </w:r>
        <w:r w:rsidRPr="00B31B4C">
          <w:rPr>
            <w:rPrChange w:id="192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27" w:author="changjoon.yoo [2]" w:date="2025-07-25T16:36:00Z">
              <w:rPr>
                <w:rFonts w:ascii="Segoe UI" w:hAnsi="Segoe UI" w:cs="Segoe UI" w:hint="eastAsia"/>
              </w:rPr>
            </w:rPrChange>
          </w:rPr>
          <w:t>하여</w:t>
        </w:r>
        <w:r w:rsidRPr="00B31B4C">
          <w:rPr>
            <w:rPrChange w:id="1928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29" w:author="changjoon.yoo [2]" w:date="2025-07-25T16:36:00Z">
              <w:rPr>
                <w:rFonts w:ascii="Segoe UI" w:hAnsi="Segoe UI" w:cs="Segoe UI" w:hint="eastAsia"/>
              </w:rPr>
            </w:rPrChange>
          </w:rPr>
          <w:t>경쟁국</w:t>
        </w:r>
        <w:r w:rsidRPr="00B31B4C">
          <w:rPr>
            <w:rPrChange w:id="1930" w:author="changjoon.yoo [2]" w:date="2025-07-25T16:36:00Z">
              <w:rPr>
                <w:rFonts w:ascii="Segoe UI" w:hAnsi="Segoe UI" w:cs="Segoe UI"/>
              </w:rPr>
            </w:rPrChange>
          </w:rPr>
          <w:t>(</w:t>
        </w:r>
        <w:r w:rsidRPr="00B31B4C">
          <w:rPr>
            <w:rFonts w:hint="eastAsia"/>
            <w:rPrChange w:id="1931" w:author="changjoon.yoo [2]" w:date="2025-07-25T16:36:00Z">
              <w:rPr>
                <w:rFonts w:ascii="Segoe UI" w:hAnsi="Segoe UI" w:cs="Segoe UI" w:hint="eastAsia"/>
              </w:rPr>
            </w:rPrChange>
          </w:rPr>
          <w:t>중국</w:t>
        </w:r>
        <w:r w:rsidRPr="00B31B4C">
          <w:rPr>
            <w:rPrChange w:id="193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33" w:author="changjoon.yoo [2]" w:date="2025-07-25T16:36:00Z">
              <w:rPr>
                <w:rFonts w:ascii="Segoe UI" w:hAnsi="Segoe UI" w:cs="Segoe UI" w:hint="eastAsia"/>
              </w:rPr>
            </w:rPrChange>
          </w:rPr>
          <w:t>등</w:t>
        </w:r>
        <w:r w:rsidRPr="00B31B4C">
          <w:rPr>
            <w:rPrChange w:id="1934" w:author="changjoon.yoo [2]" w:date="2025-07-25T16:36:00Z">
              <w:rPr>
                <w:rFonts w:ascii="Segoe UI" w:hAnsi="Segoe UI" w:cs="Segoe UI"/>
              </w:rPr>
            </w:rPrChange>
          </w:rPr>
          <w:t xml:space="preserve">) </w:t>
        </w:r>
        <w:r w:rsidRPr="00B31B4C">
          <w:rPr>
            <w:rFonts w:hint="eastAsia"/>
            <w:rPrChange w:id="1935" w:author="changjoon.yoo [2]" w:date="2025-07-25T16:36:00Z">
              <w:rPr>
                <w:rFonts w:ascii="Segoe UI" w:hAnsi="Segoe UI" w:cs="Segoe UI" w:hint="eastAsia"/>
              </w:rPr>
            </w:rPrChange>
          </w:rPr>
          <w:t>기술의</w:t>
        </w:r>
        <w:r w:rsidRPr="00B31B4C">
          <w:rPr>
            <w:rPrChange w:id="193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37" w:author="changjoon.yoo [2]" w:date="2025-07-25T16:36:00Z">
              <w:rPr>
                <w:rFonts w:ascii="Segoe UI" w:hAnsi="Segoe UI" w:cs="Segoe UI" w:hint="eastAsia"/>
              </w:rPr>
            </w:rPrChange>
          </w:rPr>
          <w:t>글로벌</w:t>
        </w:r>
        <w:r w:rsidRPr="00B31B4C">
          <w:rPr>
            <w:rPrChange w:id="1938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39" w:author="changjoon.yoo [2]" w:date="2025-07-25T16:36:00Z">
              <w:rPr>
                <w:rFonts w:ascii="Segoe UI" w:hAnsi="Segoe UI" w:cs="Segoe UI" w:hint="eastAsia"/>
              </w:rPr>
            </w:rPrChange>
          </w:rPr>
          <w:t>확장을</w:t>
        </w:r>
        <w:r w:rsidRPr="00B31B4C">
          <w:rPr>
            <w:rPrChange w:id="194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41" w:author="changjoon.yoo [2]" w:date="2025-07-25T16:36:00Z">
              <w:rPr>
                <w:rFonts w:ascii="Segoe UI" w:hAnsi="Segoe UI" w:cs="Segoe UI" w:hint="eastAsia"/>
              </w:rPr>
            </w:rPrChange>
          </w:rPr>
          <w:t>견제</w:t>
        </w:r>
      </w:ins>
    </w:p>
    <w:p w14:paraId="09248D20" w14:textId="612E33D5" w:rsidR="00B31B4C" w:rsidRDefault="00B31B4C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1942" w:author="changjoon.yoo [2]" w:date="2025-07-25T16:36:00Z"/>
          <w:rFonts w:cs="Calibri"/>
          <w:b/>
          <w:sz w:val="22"/>
        </w:rPr>
        <w:pPrChange w:id="1943" w:author="changjoon.yoo [2]" w:date="2025-07-25T16:3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944" w:author="changjoon.yoo [2]" w:date="2025-07-25T16:35:00Z">
        <w:r w:rsidRPr="00B31B4C">
          <w:rPr>
            <w:rFonts w:cs="Calibri" w:hint="eastAsia"/>
            <w:b/>
            <w:sz w:val="22"/>
          </w:rPr>
          <w:t>국제기구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내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중국의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영향력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차단</w:t>
        </w:r>
      </w:ins>
    </w:p>
    <w:p w14:paraId="2A176B8B" w14:textId="56D565EE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945" w:author="changjoon.yoo [2]" w:date="2025-07-25T16:36:00Z"/>
          <w:rPrChange w:id="1946" w:author="changjoon.yoo [2]" w:date="2025-07-25T16:36:00Z">
            <w:rPr>
              <w:ins w:id="1947" w:author="changjoon.yoo [2]" w:date="2025-07-25T16:36:00Z"/>
              <w:rFonts w:ascii="Segoe UI" w:hAnsi="Segoe UI" w:cs="Segoe UI"/>
            </w:rPr>
          </w:rPrChange>
        </w:rPr>
        <w:pPrChange w:id="1948" w:author="changjoon.yoo [2]" w:date="2025-07-25T16:36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1949" w:author="changjoon.yoo [2]" w:date="2025-07-25T16:36:00Z">
        <w:r>
          <w:t>UN</w:t>
        </w:r>
        <w:r>
          <w:rPr>
            <w:rPrChange w:id="1950" w:author="changjoon.yoo [2]" w:date="2025-07-25T16:36:00Z">
              <w:rPr/>
            </w:rPrChange>
          </w:rPr>
          <w:t>, OECD</w:t>
        </w:r>
        <w:r w:rsidRPr="00B31B4C">
          <w:rPr>
            <w:rPrChange w:id="1951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52" w:author="changjoon.yoo [2]" w:date="2025-07-25T16:36:00Z">
              <w:rPr>
                <w:rFonts w:ascii="Segoe UI" w:hAnsi="Segoe UI" w:cs="Segoe UI" w:hint="eastAsia"/>
              </w:rPr>
            </w:rPrChange>
          </w:rPr>
          <w:t>등</w:t>
        </w:r>
        <w:r w:rsidRPr="00B31B4C">
          <w:rPr>
            <w:rPrChange w:id="1953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54" w:author="changjoon.yoo [2]" w:date="2025-07-25T16:36:00Z">
              <w:rPr>
                <w:rFonts w:ascii="Segoe UI" w:hAnsi="Segoe UI" w:cs="Segoe UI" w:hint="eastAsia"/>
              </w:rPr>
            </w:rPrChange>
          </w:rPr>
          <w:t>유관</w:t>
        </w:r>
        <w:r w:rsidRPr="00B31B4C">
          <w:rPr>
            <w:rPrChange w:id="1955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56" w:author="changjoon.yoo [2]" w:date="2025-07-25T16:36:00Z">
              <w:rPr>
                <w:rFonts w:ascii="Segoe UI" w:hAnsi="Segoe UI" w:cs="Segoe UI" w:hint="eastAsia"/>
              </w:rPr>
            </w:rPrChange>
          </w:rPr>
          <w:t>국제기구에서</w:t>
        </w:r>
        <w:r w:rsidRPr="00B31B4C">
          <w:rPr>
            <w:rPrChange w:id="1957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58" w:author="changjoon.yoo [2]" w:date="2025-07-25T16:36:00Z">
              <w:rPr>
                <w:rFonts w:ascii="Segoe UI" w:hAnsi="Segoe UI" w:cs="Segoe UI" w:hint="eastAsia"/>
              </w:rPr>
            </w:rPrChange>
          </w:rPr>
          <w:t>중국이</w:t>
        </w:r>
        <w:r w:rsidRPr="00B31B4C">
          <w:rPr>
            <w:rPrChange w:id="1959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60" w:author="changjoon.yoo [2]" w:date="2025-07-25T16:36:00Z">
              <w:rPr>
                <w:rFonts w:ascii="Segoe UI" w:hAnsi="Segoe UI" w:cs="Segoe UI" w:hint="eastAsia"/>
              </w:rPr>
            </w:rPrChange>
          </w:rPr>
          <w:t>주도하는</w:t>
        </w:r>
        <w:r w:rsidRPr="00B31B4C">
          <w:rPr>
            <w:rPrChange w:id="1961" w:author="changjoon.yoo [2]" w:date="2025-07-25T16:36:00Z">
              <w:rPr>
                <w:rFonts w:ascii="Segoe UI" w:hAnsi="Segoe UI" w:cs="Segoe UI"/>
              </w:rPr>
            </w:rPrChange>
          </w:rPr>
          <w:t xml:space="preserve"> AI </w:t>
        </w:r>
        <w:r w:rsidRPr="00B31B4C">
          <w:rPr>
            <w:rFonts w:hint="eastAsia"/>
            <w:rPrChange w:id="1962" w:author="changjoon.yoo [2]" w:date="2025-07-25T16:36:00Z">
              <w:rPr>
                <w:rFonts w:ascii="Segoe UI" w:hAnsi="Segoe UI" w:cs="Segoe UI" w:hint="eastAsia"/>
              </w:rPr>
            </w:rPrChange>
          </w:rPr>
          <w:t>표준</w:t>
        </w:r>
        <w:r w:rsidRPr="00B31B4C">
          <w:rPr>
            <w:rPrChange w:id="1963" w:author="changjoon.yoo [2]" w:date="2025-07-25T16:36:00Z">
              <w:rPr>
                <w:rFonts w:ascii="Segoe UI" w:hAnsi="Segoe UI" w:cs="Segoe UI"/>
              </w:rPr>
            </w:rPrChange>
          </w:rPr>
          <w:t>∙</w:t>
        </w:r>
        <w:r w:rsidRPr="00B31B4C">
          <w:rPr>
            <w:rFonts w:hint="eastAsia"/>
            <w:rPrChange w:id="1964" w:author="changjoon.yoo [2]" w:date="2025-07-25T16:36:00Z">
              <w:rPr>
                <w:rFonts w:ascii="Segoe UI" w:hAnsi="Segoe UI" w:cs="Segoe UI" w:hint="eastAsia"/>
              </w:rPr>
            </w:rPrChange>
          </w:rPr>
          <w:t>거버넌스</w:t>
        </w:r>
        <w:r w:rsidRPr="00B31B4C">
          <w:rPr>
            <w:rPrChange w:id="1965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66" w:author="changjoon.yoo [2]" w:date="2025-07-25T16:36:00Z">
              <w:rPr>
                <w:rFonts w:ascii="Segoe UI" w:hAnsi="Segoe UI" w:cs="Segoe UI" w:hint="eastAsia"/>
              </w:rPr>
            </w:rPrChange>
          </w:rPr>
          <w:t>확립</w:t>
        </w:r>
        <w:r w:rsidRPr="00B31B4C">
          <w:rPr>
            <w:rPrChange w:id="1967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68" w:author="changjoon.yoo [2]" w:date="2025-07-25T16:36:00Z">
              <w:rPr>
                <w:rFonts w:ascii="Segoe UI" w:hAnsi="Segoe UI" w:cs="Segoe UI" w:hint="eastAsia"/>
              </w:rPr>
            </w:rPrChange>
          </w:rPr>
          <w:t>시도를</w:t>
        </w:r>
        <w:r w:rsidRPr="00B31B4C">
          <w:rPr>
            <w:rPrChange w:id="1969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70" w:author="changjoon.yoo [2]" w:date="2025-07-25T16:36:00Z">
              <w:rPr>
                <w:rFonts w:ascii="Segoe UI" w:hAnsi="Segoe UI" w:cs="Segoe UI" w:hint="eastAsia"/>
              </w:rPr>
            </w:rPrChange>
          </w:rPr>
          <w:t>적극</w:t>
        </w:r>
        <w:r w:rsidRPr="00B31B4C">
          <w:rPr>
            <w:rPrChange w:id="1971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72" w:author="changjoon.yoo [2]" w:date="2025-07-25T16:36:00Z">
              <w:rPr>
                <w:rFonts w:ascii="Segoe UI" w:hAnsi="Segoe UI" w:cs="Segoe UI" w:hint="eastAsia"/>
              </w:rPr>
            </w:rPrChange>
          </w:rPr>
          <w:t>견제</w:t>
        </w:r>
      </w:ins>
    </w:p>
    <w:p w14:paraId="44876DA3" w14:textId="2FAD804D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1973" w:author="changjoon.yoo [2]" w:date="2025-07-25T16:35:00Z"/>
          <w:rPrChange w:id="1974" w:author="changjoon.yoo [2]" w:date="2025-07-25T16:38:00Z">
            <w:rPr>
              <w:ins w:id="1975" w:author="changjoon.yoo [2]" w:date="2025-07-25T16:35:00Z"/>
              <w:rFonts w:cs="Calibri"/>
              <w:b/>
              <w:spacing w:val="3"/>
              <w:sz w:val="22"/>
            </w:rPr>
          </w:rPrChange>
        </w:rPr>
        <w:pPrChange w:id="1976" w:author="changjoon.yoo [2]" w:date="2025-07-25T16:38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1977" w:author="changjoon.yoo [2]" w:date="2025-07-25T16:36:00Z">
        <w:r w:rsidRPr="00B31B4C">
          <w:rPr>
            <w:rFonts w:hint="eastAsia"/>
            <w:rPrChange w:id="1978" w:author="changjoon.yoo [2]" w:date="2025-07-25T16:36:00Z">
              <w:rPr>
                <w:rFonts w:ascii="Segoe UI" w:hAnsi="Segoe UI" w:cs="Segoe UI" w:hint="eastAsia"/>
              </w:rPr>
            </w:rPrChange>
          </w:rPr>
          <w:t>미국</w:t>
        </w:r>
        <w:r w:rsidRPr="00B31B4C">
          <w:rPr>
            <w:rPrChange w:id="1979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80" w:author="changjoon.yoo [2]" w:date="2025-07-25T16:36:00Z">
              <w:rPr>
                <w:rFonts w:ascii="Segoe UI" w:hAnsi="Segoe UI" w:cs="Segoe UI" w:hint="eastAsia"/>
              </w:rPr>
            </w:rPrChange>
          </w:rPr>
          <w:t>및</w:t>
        </w:r>
        <w:r w:rsidRPr="00B31B4C">
          <w:rPr>
            <w:rPrChange w:id="1981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</w:ins>
      <w:ins w:id="1982" w:author="changjoon.yoo [2]" w:date="2025-07-25T16:38:00Z">
        <w:r>
          <w:rPr>
            <w:rFonts w:hint="eastAsia"/>
          </w:rPr>
          <w:t>우방국</w:t>
        </w:r>
        <w:r>
          <w:t xml:space="preserve"> </w:t>
        </w:r>
      </w:ins>
      <w:ins w:id="1983" w:author="changjoon.yoo [2]" w:date="2025-07-25T16:36:00Z">
        <w:r w:rsidRPr="00B31B4C">
          <w:rPr>
            <w:rFonts w:hint="eastAsia"/>
            <w:rPrChange w:id="1984" w:author="changjoon.yoo [2]" w:date="2025-07-25T16:36:00Z">
              <w:rPr>
                <w:rFonts w:ascii="Segoe UI" w:hAnsi="Segoe UI" w:cs="Segoe UI" w:hint="eastAsia"/>
              </w:rPr>
            </w:rPrChange>
          </w:rPr>
          <w:t>중심의</w:t>
        </w:r>
        <w:r w:rsidRPr="00B31B4C">
          <w:rPr>
            <w:rPrChange w:id="1985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86" w:author="changjoon.yoo [2]" w:date="2025-07-25T16:36:00Z">
              <w:rPr>
                <w:rFonts w:ascii="Segoe UI" w:hAnsi="Segoe UI" w:cs="Segoe UI" w:hint="eastAsia"/>
              </w:rPr>
            </w:rPrChange>
          </w:rPr>
          <w:t>혁신</w:t>
        </w:r>
        <w:r>
          <w:rPr>
            <w:rFonts w:hint="eastAsia"/>
          </w:rPr>
          <w:t xml:space="preserve"> </w:t>
        </w:r>
        <w:r w:rsidRPr="00B31B4C">
          <w:rPr>
            <w:rFonts w:hint="eastAsia"/>
            <w:rPrChange w:id="1987" w:author="changjoon.yoo [2]" w:date="2025-07-25T16:36:00Z">
              <w:rPr>
                <w:rFonts w:ascii="Segoe UI" w:hAnsi="Segoe UI" w:cs="Segoe UI" w:hint="eastAsia"/>
              </w:rPr>
            </w:rPrChange>
          </w:rPr>
          <w:t>친화</w:t>
        </w:r>
        <w:r w:rsidRPr="00B31B4C">
          <w:rPr>
            <w:rPrChange w:id="1988" w:author="changjoon.yoo [2]" w:date="2025-07-25T16:36:00Z">
              <w:rPr>
                <w:rFonts w:ascii="Segoe UI" w:hAnsi="Segoe UI" w:cs="Segoe UI"/>
              </w:rPr>
            </w:rPrChange>
          </w:rPr>
          <w:t>·</w:t>
        </w:r>
        <w:r w:rsidRPr="00B31B4C">
          <w:rPr>
            <w:rFonts w:hint="eastAsia"/>
            <w:rPrChange w:id="1989" w:author="changjoon.yoo [2]" w:date="2025-07-25T16:36:00Z">
              <w:rPr>
                <w:rFonts w:ascii="Segoe UI" w:hAnsi="Segoe UI" w:cs="Segoe UI" w:hint="eastAsia"/>
              </w:rPr>
            </w:rPrChange>
          </w:rPr>
          <w:t>미국</w:t>
        </w:r>
        <w:r w:rsidRPr="00B31B4C">
          <w:rPr>
            <w:rPrChange w:id="199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91" w:author="changjoon.yoo [2]" w:date="2025-07-25T16:36:00Z">
              <w:rPr>
                <w:rFonts w:ascii="Segoe UI" w:hAnsi="Segoe UI" w:cs="Segoe UI" w:hint="eastAsia"/>
              </w:rPr>
            </w:rPrChange>
          </w:rPr>
          <w:t>가치</w:t>
        </w:r>
        <w:r w:rsidRPr="00B31B4C">
          <w:rPr>
            <w:rPrChange w:id="199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93" w:author="changjoon.yoo [2]" w:date="2025-07-25T16:36:00Z">
              <w:rPr>
                <w:rFonts w:ascii="Segoe UI" w:hAnsi="Segoe UI" w:cs="Segoe UI" w:hint="eastAsia"/>
              </w:rPr>
            </w:rPrChange>
          </w:rPr>
          <w:t>반영</w:t>
        </w:r>
        <w:r w:rsidRPr="00B31B4C">
          <w:rPr>
            <w:rPrChange w:id="1994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95" w:author="changjoon.yoo [2]" w:date="2025-07-25T16:36:00Z">
              <w:rPr>
                <w:rFonts w:ascii="Segoe UI" w:hAnsi="Segoe UI" w:cs="Segoe UI" w:hint="eastAsia"/>
              </w:rPr>
            </w:rPrChange>
          </w:rPr>
          <w:t>국제</w:t>
        </w:r>
        <w:r w:rsidRPr="00B31B4C">
          <w:rPr>
            <w:rPrChange w:id="1996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1997" w:author="changjoon.yoo [2]" w:date="2025-07-25T16:36:00Z">
              <w:rPr>
                <w:rFonts w:ascii="Segoe UI" w:hAnsi="Segoe UI" w:cs="Segoe UI" w:hint="eastAsia"/>
              </w:rPr>
            </w:rPrChange>
          </w:rPr>
          <w:t>규범</w:t>
        </w:r>
        <w:r w:rsidRPr="00B31B4C">
          <w:rPr>
            <w:rPrChange w:id="1998" w:author="changjoon.yoo [2]" w:date="2025-07-25T16:36:00Z">
              <w:rPr>
                <w:rFonts w:ascii="Segoe UI" w:hAnsi="Segoe UI" w:cs="Segoe UI"/>
              </w:rPr>
            </w:rPrChange>
          </w:rPr>
          <w:t>·</w:t>
        </w:r>
        <w:r w:rsidRPr="00B31B4C">
          <w:rPr>
            <w:rFonts w:hint="eastAsia"/>
            <w:rPrChange w:id="1999" w:author="changjoon.yoo [2]" w:date="2025-07-25T16:36:00Z">
              <w:rPr>
                <w:rFonts w:ascii="Segoe UI" w:hAnsi="Segoe UI" w:cs="Segoe UI" w:hint="eastAsia"/>
              </w:rPr>
            </w:rPrChange>
          </w:rPr>
          <w:t>표준</w:t>
        </w:r>
        <w:r w:rsidRPr="00B31B4C">
          <w:rPr>
            <w:rPrChange w:id="2000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01" w:author="changjoon.yoo [2]" w:date="2025-07-25T16:36:00Z">
              <w:rPr>
                <w:rFonts w:ascii="Segoe UI" w:hAnsi="Segoe UI" w:cs="Segoe UI" w:hint="eastAsia"/>
              </w:rPr>
            </w:rPrChange>
          </w:rPr>
          <w:t>이니셔티브</w:t>
        </w:r>
        <w:r w:rsidRPr="00B31B4C">
          <w:rPr>
            <w:rPrChange w:id="2002" w:author="changjoon.yoo [2]" w:date="2025-07-25T16:36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03" w:author="changjoon.yoo [2]" w:date="2025-07-25T16:36:00Z">
              <w:rPr>
                <w:rFonts w:ascii="Segoe UI" w:hAnsi="Segoe UI" w:cs="Segoe UI" w:hint="eastAsia"/>
              </w:rPr>
            </w:rPrChange>
          </w:rPr>
          <w:t>강화</w:t>
        </w:r>
      </w:ins>
    </w:p>
    <w:p w14:paraId="1DEC361C" w14:textId="49E8F23F" w:rsidR="00B31B4C" w:rsidRDefault="00B31B4C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2004" w:author="changjoon.yoo [2]" w:date="2025-07-25T16:35:00Z"/>
          <w:rFonts w:cs="Calibri"/>
          <w:b/>
          <w:sz w:val="22"/>
        </w:rPr>
        <w:pPrChange w:id="2005" w:author="changjoon.yoo [2]" w:date="2025-07-25T16:3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006" w:author="changjoon.yoo [2]" w:date="2025-07-25T16:35:00Z">
        <w:r w:rsidRPr="00B31B4C">
          <w:rPr>
            <w:rFonts w:cs="Calibri" w:hint="eastAsia"/>
            <w:b/>
            <w:sz w:val="22"/>
          </w:rPr>
          <w:t xml:space="preserve">AI </w:t>
        </w:r>
        <w:r w:rsidRPr="00B31B4C">
          <w:rPr>
            <w:rFonts w:cs="Calibri" w:hint="eastAsia"/>
            <w:b/>
            <w:sz w:val="22"/>
          </w:rPr>
          <w:t>컴퓨트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장비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수출통제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집행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강화</w:t>
        </w:r>
      </w:ins>
    </w:p>
    <w:p w14:paraId="096502B0" w14:textId="0C64AC10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007" w:author="changjoon.yoo [2]" w:date="2025-07-25T16:39:00Z"/>
          <w:rPrChange w:id="2008" w:author="changjoon.yoo [2]" w:date="2025-07-25T16:39:00Z">
            <w:rPr>
              <w:ins w:id="2009" w:author="changjoon.yoo [2]" w:date="2025-07-25T16:39:00Z"/>
              <w:rFonts w:ascii="Segoe UI" w:hAnsi="Segoe UI" w:cs="Segoe UI"/>
            </w:rPr>
          </w:rPrChange>
        </w:rPr>
        <w:pPrChange w:id="2010" w:author="changjoon.yoo [2]" w:date="2025-07-25T16:39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2011" w:author="changjoon.yoo [2]" w:date="2025-07-25T16:39:00Z">
        <w:r w:rsidRPr="00B31B4C">
          <w:rPr>
            <w:rFonts w:hint="eastAsia"/>
            <w:rPrChange w:id="2012" w:author="changjoon.yoo [2]" w:date="2025-07-25T16:39:00Z">
              <w:rPr>
                <w:rFonts w:ascii="Segoe UI" w:hAnsi="Segoe UI" w:cs="Segoe UI" w:hint="eastAsia"/>
              </w:rPr>
            </w:rPrChange>
          </w:rPr>
          <w:t>첨단</w:t>
        </w:r>
        <w:r w:rsidRPr="00B31B4C">
          <w:rPr>
            <w:rPrChange w:id="2013" w:author="changjoon.yoo [2]" w:date="2025-07-25T16:39:00Z">
              <w:rPr>
                <w:rFonts w:ascii="Segoe UI" w:hAnsi="Segoe UI" w:cs="Segoe UI"/>
              </w:rPr>
            </w:rPrChange>
          </w:rPr>
          <w:t xml:space="preserve"> AI </w:t>
        </w:r>
        <w:r w:rsidRPr="00B31B4C">
          <w:rPr>
            <w:rFonts w:hint="eastAsia"/>
            <w:rPrChange w:id="2014" w:author="changjoon.yoo [2]" w:date="2025-07-25T16:39:00Z">
              <w:rPr>
                <w:rFonts w:ascii="Segoe UI" w:hAnsi="Segoe UI" w:cs="Segoe UI" w:hint="eastAsia"/>
              </w:rPr>
            </w:rPrChange>
          </w:rPr>
          <w:t>컴퓨팅</w:t>
        </w:r>
        <w:r w:rsidRPr="00B31B4C">
          <w:rPr>
            <w:rPrChange w:id="2015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16" w:author="changjoon.yoo [2]" w:date="2025-07-25T16:39:00Z">
              <w:rPr>
                <w:rFonts w:ascii="Segoe UI" w:hAnsi="Segoe UI" w:cs="Segoe UI" w:hint="eastAsia"/>
              </w:rPr>
            </w:rPrChange>
          </w:rPr>
          <w:t>칩</w:t>
        </w:r>
        <w:r w:rsidRPr="00B31B4C">
          <w:rPr>
            <w:rPrChange w:id="2017" w:author="changjoon.yoo [2]" w:date="2025-07-25T16:39:00Z">
              <w:rPr>
                <w:rFonts w:ascii="Segoe UI" w:hAnsi="Segoe UI" w:cs="Segoe UI"/>
              </w:rPr>
            </w:rPrChange>
          </w:rPr>
          <w:t>∙</w:t>
        </w:r>
        <w:r w:rsidRPr="00B31B4C">
          <w:rPr>
            <w:rFonts w:hint="eastAsia"/>
            <w:rPrChange w:id="2018" w:author="changjoon.yoo [2]" w:date="2025-07-25T16:39:00Z">
              <w:rPr>
                <w:rFonts w:ascii="Segoe UI" w:hAnsi="Segoe UI" w:cs="Segoe UI" w:hint="eastAsia"/>
              </w:rPr>
            </w:rPrChange>
          </w:rPr>
          <w:t>장비의</w:t>
        </w:r>
        <w:r w:rsidRPr="00B31B4C">
          <w:rPr>
            <w:rPrChange w:id="201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20" w:author="changjoon.yoo [2]" w:date="2025-07-25T16:39:00Z">
              <w:rPr>
                <w:rFonts w:ascii="Segoe UI" w:hAnsi="Segoe UI" w:cs="Segoe UI" w:hint="eastAsia"/>
              </w:rPr>
            </w:rPrChange>
          </w:rPr>
          <w:t>해외</w:t>
        </w:r>
        <w:r w:rsidRPr="00B31B4C">
          <w:rPr>
            <w:rPrChange w:id="2021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22" w:author="changjoon.yoo [2]" w:date="2025-07-25T16:39:00Z">
              <w:rPr>
                <w:rFonts w:ascii="Segoe UI" w:hAnsi="Segoe UI" w:cs="Segoe UI" w:hint="eastAsia"/>
              </w:rPr>
            </w:rPrChange>
          </w:rPr>
          <w:t>반출</w:t>
        </w:r>
        <w:r w:rsidRPr="00B31B4C">
          <w:rPr>
            <w:rPrChange w:id="2023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24" w:author="changjoon.yoo [2]" w:date="2025-07-25T16:39:00Z">
              <w:rPr>
                <w:rFonts w:ascii="Segoe UI" w:hAnsi="Segoe UI" w:cs="Segoe UI" w:hint="eastAsia"/>
              </w:rPr>
            </w:rPrChange>
          </w:rPr>
          <w:t>및</w:t>
        </w:r>
        <w:r w:rsidRPr="00B31B4C">
          <w:rPr>
            <w:rPrChange w:id="2025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26" w:author="changjoon.yoo [2]" w:date="2025-07-25T16:39:00Z">
              <w:rPr>
                <w:rFonts w:ascii="Segoe UI" w:hAnsi="Segoe UI" w:cs="Segoe UI" w:hint="eastAsia"/>
              </w:rPr>
            </w:rPrChange>
          </w:rPr>
          <w:t>유출을</w:t>
        </w:r>
        <w:r w:rsidRPr="00B31B4C">
          <w:rPr>
            <w:rPrChange w:id="202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28" w:author="changjoon.yoo [2]" w:date="2025-07-25T16:39:00Z">
              <w:rPr>
                <w:rFonts w:ascii="Segoe UI" w:hAnsi="Segoe UI" w:cs="Segoe UI" w:hint="eastAsia"/>
              </w:rPr>
            </w:rPrChange>
          </w:rPr>
          <w:t>방지하기</w:t>
        </w:r>
        <w:r w:rsidRPr="00B31B4C">
          <w:rPr>
            <w:rPrChange w:id="202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30" w:author="changjoon.yoo [2]" w:date="2025-07-25T16:39:00Z">
              <w:rPr>
                <w:rFonts w:ascii="Segoe UI" w:hAnsi="Segoe UI" w:cs="Segoe UI" w:hint="eastAsia"/>
              </w:rPr>
            </w:rPrChange>
          </w:rPr>
          <w:t>위한</w:t>
        </w:r>
        <w:r w:rsidRPr="00B31B4C">
          <w:rPr>
            <w:rPrChange w:id="2031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32" w:author="changjoon.yoo [2]" w:date="2025-07-25T16:39:00Z">
              <w:rPr>
                <w:rFonts w:ascii="Segoe UI" w:hAnsi="Segoe UI" w:cs="Segoe UI" w:hint="eastAsia"/>
              </w:rPr>
            </w:rPrChange>
          </w:rPr>
          <w:t>수출통제</w:t>
        </w:r>
        <w:r w:rsidRPr="00B31B4C">
          <w:rPr>
            <w:rPrChange w:id="2033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34" w:author="changjoon.yoo [2]" w:date="2025-07-25T16:39:00Z">
              <w:rPr>
                <w:rFonts w:ascii="Segoe UI" w:hAnsi="Segoe UI" w:cs="Segoe UI" w:hint="eastAsia"/>
              </w:rPr>
            </w:rPrChange>
          </w:rPr>
          <w:t>기술</w:t>
        </w:r>
        <w:r w:rsidRPr="00B31B4C">
          <w:rPr>
            <w:rPrChange w:id="2035" w:author="changjoon.yoo [2]" w:date="2025-07-25T16:39:00Z">
              <w:rPr>
                <w:rFonts w:ascii="Segoe UI" w:hAnsi="Segoe UI" w:cs="Segoe UI"/>
              </w:rPr>
            </w:rPrChange>
          </w:rPr>
          <w:t>·</w:t>
        </w:r>
        <w:r w:rsidRPr="00B31B4C">
          <w:rPr>
            <w:rFonts w:hint="eastAsia"/>
            <w:rPrChange w:id="2036" w:author="changjoon.yoo [2]" w:date="2025-07-25T16:39:00Z">
              <w:rPr>
                <w:rFonts w:ascii="Segoe UI" w:hAnsi="Segoe UI" w:cs="Segoe UI" w:hint="eastAsia"/>
              </w:rPr>
            </w:rPrChange>
          </w:rPr>
          <w:t>행정</w:t>
        </w:r>
        <w:r w:rsidRPr="00B31B4C">
          <w:rPr>
            <w:rPrChange w:id="203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38" w:author="changjoon.yoo [2]" w:date="2025-07-25T16:39:00Z">
              <w:rPr>
                <w:rFonts w:ascii="Segoe UI" w:hAnsi="Segoe UI" w:cs="Segoe UI" w:hint="eastAsia"/>
              </w:rPr>
            </w:rPrChange>
          </w:rPr>
          <w:t>조치</w:t>
        </w:r>
        <w:r w:rsidRPr="00B31B4C">
          <w:rPr>
            <w:rPrChange w:id="203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40" w:author="changjoon.yoo [2]" w:date="2025-07-25T16:39:00Z">
              <w:rPr>
                <w:rFonts w:ascii="Segoe UI" w:hAnsi="Segoe UI" w:cs="Segoe UI" w:hint="eastAsia"/>
              </w:rPr>
            </w:rPrChange>
          </w:rPr>
          <w:t>강화</w:t>
        </w:r>
      </w:ins>
    </w:p>
    <w:p w14:paraId="0324D476" w14:textId="1FED2826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041" w:author="changjoon.yoo [2]" w:date="2025-07-25T16:39:00Z"/>
          <w:rPrChange w:id="2042" w:author="changjoon.yoo [2]" w:date="2025-07-25T16:39:00Z">
            <w:rPr>
              <w:ins w:id="2043" w:author="changjoon.yoo [2]" w:date="2025-07-25T16:39:00Z"/>
              <w:rFonts w:ascii="Segoe UI" w:hAnsi="Segoe UI" w:cs="Segoe UI"/>
            </w:rPr>
          </w:rPrChange>
        </w:rPr>
        <w:pPrChange w:id="2044" w:author="changjoon.yoo [2]" w:date="2025-07-25T16:39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2045" w:author="changjoon.yoo [2]" w:date="2025-07-25T16:39:00Z">
        <w:r w:rsidRPr="00B31B4C">
          <w:rPr>
            <w:rFonts w:hint="eastAsia"/>
            <w:rPrChange w:id="2046" w:author="changjoon.yoo [2]" w:date="2025-07-25T16:39:00Z">
              <w:rPr>
                <w:rFonts w:ascii="Segoe UI" w:hAnsi="Segoe UI" w:cs="Segoe UI" w:hint="eastAsia"/>
              </w:rPr>
            </w:rPrChange>
          </w:rPr>
          <w:t>위치정보</w:t>
        </w:r>
        <w:r w:rsidRPr="00B31B4C">
          <w:rPr>
            <w:rPrChange w:id="204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48" w:author="changjoon.yoo [2]" w:date="2025-07-25T16:39:00Z">
              <w:rPr>
                <w:rFonts w:ascii="Segoe UI" w:hAnsi="Segoe UI" w:cs="Segoe UI" w:hint="eastAsia"/>
              </w:rPr>
            </w:rPrChange>
          </w:rPr>
          <w:t>등</w:t>
        </w:r>
        <w:r w:rsidRPr="00B31B4C">
          <w:rPr>
            <w:rPrChange w:id="204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50" w:author="changjoon.yoo [2]" w:date="2025-07-25T16:39:00Z">
              <w:rPr>
                <w:rFonts w:ascii="Segoe UI" w:hAnsi="Segoe UI" w:cs="Segoe UI" w:hint="eastAsia"/>
              </w:rPr>
            </w:rPrChange>
          </w:rPr>
          <w:t>신기술</w:t>
        </w:r>
        <w:r w:rsidRPr="00B31B4C">
          <w:rPr>
            <w:rPrChange w:id="2051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52" w:author="changjoon.yoo [2]" w:date="2025-07-25T16:39:00Z">
              <w:rPr>
                <w:rFonts w:ascii="Segoe UI" w:hAnsi="Segoe UI" w:cs="Segoe UI" w:hint="eastAsia"/>
              </w:rPr>
            </w:rPrChange>
          </w:rPr>
          <w:t>활용</w:t>
        </w:r>
        <w:r w:rsidRPr="00B31B4C">
          <w:rPr>
            <w:rPrChange w:id="2053" w:author="changjoon.yoo [2]" w:date="2025-07-25T16:39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2054" w:author="changjoon.yoo [2]" w:date="2025-07-25T16:39:00Z">
              <w:rPr>
                <w:rFonts w:ascii="Segoe UI" w:hAnsi="Segoe UI" w:cs="Segoe UI" w:hint="eastAsia"/>
              </w:rPr>
            </w:rPrChange>
          </w:rPr>
          <w:t>중점</w:t>
        </w:r>
        <w:r w:rsidRPr="00B31B4C">
          <w:rPr>
            <w:rPrChange w:id="2055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56" w:author="changjoon.yoo [2]" w:date="2025-07-25T16:39:00Z">
              <w:rPr>
                <w:rFonts w:ascii="Segoe UI" w:hAnsi="Segoe UI" w:cs="Segoe UI" w:hint="eastAsia"/>
              </w:rPr>
            </w:rPrChange>
          </w:rPr>
          <w:t>감시</w:t>
        </w:r>
        <w:r w:rsidRPr="00B31B4C">
          <w:rPr>
            <w:rPrChange w:id="205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58" w:author="changjoon.yoo [2]" w:date="2025-07-25T16:39:00Z">
              <w:rPr>
                <w:rFonts w:ascii="Segoe UI" w:hAnsi="Segoe UI" w:cs="Segoe UI" w:hint="eastAsia"/>
              </w:rPr>
            </w:rPrChange>
          </w:rPr>
          <w:t>대상국</w:t>
        </w:r>
        <w:r w:rsidRPr="00B31B4C">
          <w:rPr>
            <w:rPrChange w:id="205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60" w:author="changjoon.yoo [2]" w:date="2025-07-25T16:39:00Z">
              <w:rPr>
                <w:rFonts w:ascii="Segoe UI" w:hAnsi="Segoe UI" w:cs="Segoe UI" w:hint="eastAsia"/>
              </w:rPr>
            </w:rPrChange>
          </w:rPr>
          <w:t>내</w:t>
        </w:r>
        <w:r w:rsidRPr="00B31B4C">
          <w:rPr>
            <w:rPrChange w:id="2061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62" w:author="changjoon.yoo [2]" w:date="2025-07-25T16:39:00Z">
              <w:rPr>
                <w:rFonts w:ascii="Segoe UI" w:hAnsi="Segoe UI" w:cs="Segoe UI" w:hint="eastAsia"/>
              </w:rPr>
            </w:rPrChange>
          </w:rPr>
          <w:t>미국산</w:t>
        </w:r>
        <w:r w:rsidRPr="00B31B4C">
          <w:rPr>
            <w:rPrChange w:id="2063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64" w:author="changjoon.yoo [2]" w:date="2025-07-25T16:39:00Z">
              <w:rPr>
                <w:rFonts w:ascii="Segoe UI" w:hAnsi="Segoe UI" w:cs="Segoe UI" w:hint="eastAsia"/>
              </w:rPr>
            </w:rPrChange>
          </w:rPr>
          <w:t>칩의</w:t>
        </w:r>
        <w:r w:rsidRPr="00B31B4C">
          <w:rPr>
            <w:rPrChange w:id="2065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66" w:author="changjoon.yoo [2]" w:date="2025-07-25T16:39:00Z">
              <w:rPr>
                <w:rFonts w:ascii="Segoe UI" w:hAnsi="Segoe UI" w:cs="Segoe UI" w:hint="eastAsia"/>
              </w:rPr>
            </w:rPrChange>
          </w:rPr>
          <w:t>실제</w:t>
        </w:r>
        <w:r w:rsidRPr="00B31B4C">
          <w:rPr>
            <w:rPrChange w:id="206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68" w:author="changjoon.yoo [2]" w:date="2025-07-25T16:39:00Z">
              <w:rPr>
                <w:rFonts w:ascii="Segoe UI" w:hAnsi="Segoe UI" w:cs="Segoe UI" w:hint="eastAsia"/>
              </w:rPr>
            </w:rPrChange>
          </w:rPr>
          <w:t>사용</w:t>
        </w:r>
        <w:r w:rsidRPr="00B31B4C">
          <w:rPr>
            <w:rPrChange w:id="206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70" w:author="changjoon.yoo [2]" w:date="2025-07-25T16:39:00Z">
              <w:rPr>
                <w:rFonts w:ascii="Segoe UI" w:hAnsi="Segoe UI" w:cs="Segoe UI" w:hint="eastAsia"/>
              </w:rPr>
            </w:rPrChange>
          </w:rPr>
          <w:t>위치</w:t>
        </w:r>
        <w:r w:rsidRPr="00B31B4C">
          <w:rPr>
            <w:rPrChange w:id="2071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72" w:author="changjoon.yoo [2]" w:date="2025-07-25T16:39:00Z">
              <w:rPr>
                <w:rFonts w:ascii="Segoe UI" w:hAnsi="Segoe UI" w:cs="Segoe UI" w:hint="eastAsia"/>
              </w:rPr>
            </w:rPrChange>
          </w:rPr>
          <w:t>확인</w:t>
        </w:r>
        <w:r w:rsidRPr="00B31B4C">
          <w:rPr>
            <w:rPrChange w:id="2073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74" w:author="changjoon.yoo [2]" w:date="2025-07-25T16:39:00Z">
              <w:rPr>
                <w:rFonts w:ascii="Segoe UI" w:hAnsi="Segoe UI" w:cs="Segoe UI" w:hint="eastAsia"/>
              </w:rPr>
            </w:rPrChange>
          </w:rPr>
          <w:t>및</w:t>
        </w:r>
        <w:r w:rsidRPr="00B31B4C">
          <w:rPr>
            <w:rPrChange w:id="2075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76" w:author="changjoon.yoo [2]" w:date="2025-07-25T16:39:00Z">
              <w:rPr>
                <w:rFonts w:ascii="Segoe UI" w:hAnsi="Segoe UI" w:cs="Segoe UI" w:hint="eastAsia"/>
              </w:rPr>
            </w:rPrChange>
          </w:rPr>
          <w:t>차단</w:t>
        </w:r>
      </w:ins>
    </w:p>
    <w:p w14:paraId="08A24284" w14:textId="5E2BFBCD" w:rsidR="00B31B4C" w:rsidRPr="00B31B4C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077" w:author="changjoon.yoo [2]" w:date="2025-07-25T16:35:00Z"/>
          <w:rPrChange w:id="2078" w:author="changjoon.yoo [2]" w:date="2025-07-25T16:39:00Z">
            <w:rPr>
              <w:ins w:id="2079" w:author="changjoon.yoo [2]" w:date="2025-07-25T16:35:00Z"/>
              <w:rFonts w:cs="Calibri"/>
              <w:b/>
              <w:spacing w:val="3"/>
              <w:sz w:val="22"/>
            </w:rPr>
          </w:rPrChange>
        </w:rPr>
        <w:pPrChange w:id="2080" w:author="changjoon.yoo [2]" w:date="2025-07-25T16:39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081" w:author="changjoon.yoo [2]" w:date="2025-07-25T16:39:00Z">
        <w:r w:rsidRPr="00B31B4C">
          <w:rPr>
            <w:rFonts w:hint="eastAsia"/>
            <w:rPrChange w:id="2082" w:author="changjoon.yoo [2]" w:date="2025-07-25T16:39:00Z">
              <w:rPr>
                <w:rFonts w:ascii="Segoe UI" w:hAnsi="Segoe UI" w:cs="Segoe UI" w:hint="eastAsia"/>
              </w:rPr>
            </w:rPrChange>
          </w:rPr>
          <w:t>글로벌</w:t>
        </w:r>
        <w:r w:rsidRPr="00B31B4C">
          <w:rPr>
            <w:rPrChange w:id="2083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84" w:author="changjoon.yoo [2]" w:date="2025-07-25T16:39:00Z">
              <w:rPr>
                <w:rFonts w:ascii="Segoe UI" w:hAnsi="Segoe UI" w:cs="Segoe UI" w:hint="eastAsia"/>
              </w:rPr>
            </w:rPrChange>
          </w:rPr>
          <w:t>공급망</w:t>
        </w:r>
        <w:r w:rsidRPr="00B31B4C">
          <w:rPr>
            <w:rPrChange w:id="2085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86" w:author="changjoon.yoo [2]" w:date="2025-07-25T16:39:00Z">
              <w:rPr>
                <w:rFonts w:ascii="Segoe UI" w:hAnsi="Segoe UI" w:cs="Segoe UI" w:hint="eastAsia"/>
              </w:rPr>
            </w:rPrChange>
          </w:rPr>
          <w:t>내</w:t>
        </w:r>
        <w:r w:rsidRPr="00B31B4C">
          <w:rPr>
            <w:rPrChange w:id="208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88" w:author="changjoon.yoo [2]" w:date="2025-07-25T16:39:00Z">
              <w:rPr>
                <w:rFonts w:ascii="Segoe UI" w:hAnsi="Segoe UI" w:cs="Segoe UI" w:hint="eastAsia"/>
              </w:rPr>
            </w:rPrChange>
          </w:rPr>
          <w:t>감독</w:t>
        </w:r>
        <w:r w:rsidRPr="00B31B4C">
          <w:rPr>
            <w:rPrChange w:id="2089" w:author="changjoon.yoo [2]" w:date="2025-07-25T16:39:00Z">
              <w:rPr>
                <w:rFonts w:ascii="Segoe UI" w:hAnsi="Segoe UI" w:cs="Segoe UI"/>
              </w:rPr>
            </w:rPrChange>
          </w:rPr>
          <w:t>·</w:t>
        </w:r>
        <w:r w:rsidRPr="00B31B4C">
          <w:rPr>
            <w:rFonts w:hint="eastAsia"/>
            <w:rPrChange w:id="2090" w:author="changjoon.yoo [2]" w:date="2025-07-25T16:39:00Z">
              <w:rPr>
                <w:rFonts w:ascii="Segoe UI" w:hAnsi="Segoe UI" w:cs="Segoe UI" w:hint="eastAsia"/>
              </w:rPr>
            </w:rPrChange>
          </w:rPr>
          <w:t>감시</w:t>
        </w:r>
        <w:r w:rsidRPr="00B31B4C">
          <w:rPr>
            <w:rPrChange w:id="2091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92" w:author="changjoon.yoo [2]" w:date="2025-07-25T16:39:00Z">
              <w:rPr>
                <w:rFonts w:ascii="Segoe UI" w:hAnsi="Segoe UI" w:cs="Segoe UI" w:hint="eastAsia"/>
              </w:rPr>
            </w:rPrChange>
          </w:rPr>
          <w:t>역량</w:t>
        </w:r>
        <w:r w:rsidRPr="00B31B4C">
          <w:rPr>
            <w:rPrChange w:id="2093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94" w:author="changjoon.yoo [2]" w:date="2025-07-25T16:39:00Z">
              <w:rPr>
                <w:rFonts w:ascii="Segoe UI" w:hAnsi="Segoe UI" w:cs="Segoe UI" w:hint="eastAsia"/>
              </w:rPr>
            </w:rPrChange>
          </w:rPr>
          <w:t>집중</w:t>
        </w:r>
        <w:r w:rsidRPr="00B31B4C">
          <w:rPr>
            <w:rPrChange w:id="2095" w:author="changjoon.yoo [2]" w:date="2025-07-25T16:39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2096" w:author="changjoon.yoo [2]" w:date="2025-07-25T16:39:00Z">
              <w:rPr>
                <w:rFonts w:ascii="Segoe UI" w:hAnsi="Segoe UI" w:cs="Segoe UI" w:hint="eastAsia"/>
              </w:rPr>
            </w:rPrChange>
          </w:rPr>
          <w:t>위험국가</w:t>
        </w:r>
        <w:r w:rsidRPr="00B31B4C">
          <w:rPr>
            <w:rPrChange w:id="2097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098" w:author="changjoon.yoo [2]" w:date="2025-07-25T16:39:00Z">
              <w:rPr>
                <w:rFonts w:ascii="Segoe UI" w:hAnsi="Segoe UI" w:cs="Segoe UI" w:hint="eastAsia"/>
              </w:rPr>
            </w:rPrChange>
          </w:rPr>
          <w:t>수출통제</w:t>
        </w:r>
        <w:r w:rsidRPr="00B31B4C">
          <w:rPr>
            <w:rPrChange w:id="2099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00" w:author="changjoon.yoo [2]" w:date="2025-07-25T16:39:00Z">
              <w:rPr>
                <w:rFonts w:ascii="Segoe UI" w:hAnsi="Segoe UI" w:cs="Segoe UI" w:hint="eastAsia"/>
              </w:rPr>
            </w:rPrChange>
          </w:rPr>
          <w:t>강화</w:t>
        </w:r>
      </w:ins>
    </w:p>
    <w:p w14:paraId="2AEA9707" w14:textId="793D72AB" w:rsidR="00B31B4C" w:rsidRDefault="00B31B4C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2101" w:author="changjoon.yoo [2]" w:date="2025-07-25T16:39:00Z"/>
          <w:rFonts w:cs="Calibri"/>
          <w:b/>
          <w:sz w:val="22"/>
        </w:rPr>
        <w:pPrChange w:id="2102" w:author="changjoon.yoo [2]" w:date="2025-07-25T16:3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103" w:author="changjoon.yoo [2]" w:date="2025-07-25T16:35:00Z">
        <w:r w:rsidRPr="00B31B4C">
          <w:rPr>
            <w:rFonts w:cs="Calibri" w:hint="eastAsia"/>
            <w:b/>
            <w:sz w:val="22"/>
          </w:rPr>
          <w:t>반도체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제조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관련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기존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수출통제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허점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보완</w:t>
        </w:r>
      </w:ins>
    </w:p>
    <w:p w14:paraId="4564F62B" w14:textId="59645C12" w:rsidR="00B31B4C" w:rsidRPr="00FC27C7" w:rsidRDefault="00B31B4C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104" w:author="changjoon.yoo [2]" w:date="2025-07-25T16:35:00Z"/>
          <w:rPrChange w:id="2105" w:author="changjoon.yoo [2]" w:date="2025-07-25T16:40:00Z">
            <w:rPr>
              <w:ins w:id="2106" w:author="changjoon.yoo [2]" w:date="2025-07-25T16:35:00Z"/>
              <w:rFonts w:cs="Calibri"/>
              <w:b/>
              <w:sz w:val="22"/>
            </w:rPr>
          </w:rPrChange>
        </w:rPr>
        <w:pPrChange w:id="2107" w:author="changjoon.yoo [2]" w:date="2025-07-25T16:40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108" w:author="changjoon.yoo [2]" w:date="2025-07-25T16:39:00Z">
        <w:r w:rsidRPr="00B31B4C">
          <w:rPr>
            <w:rFonts w:hint="eastAsia"/>
            <w:rPrChange w:id="2109" w:author="changjoon.yoo [2]" w:date="2025-07-25T16:39:00Z">
              <w:rPr>
                <w:rFonts w:ascii="Segoe UI" w:hAnsi="Segoe UI" w:cs="Segoe UI" w:hint="eastAsia"/>
              </w:rPr>
            </w:rPrChange>
          </w:rPr>
          <w:t>기존</w:t>
        </w:r>
        <w:r w:rsidRPr="00B31B4C">
          <w:rPr>
            <w:rPrChange w:id="2110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11" w:author="changjoon.yoo [2]" w:date="2025-07-25T16:39:00Z">
              <w:rPr>
                <w:rFonts w:ascii="Segoe UI" w:hAnsi="Segoe UI" w:cs="Segoe UI" w:hint="eastAsia"/>
              </w:rPr>
            </w:rPrChange>
          </w:rPr>
          <w:t>시스템</w:t>
        </w:r>
        <w:r w:rsidRPr="00B31B4C">
          <w:rPr>
            <w:rPrChange w:id="2112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13" w:author="changjoon.yoo [2]" w:date="2025-07-25T16:39:00Z">
              <w:rPr>
                <w:rFonts w:ascii="Segoe UI" w:hAnsi="Segoe UI" w:cs="Segoe UI" w:hint="eastAsia"/>
              </w:rPr>
            </w:rPrChange>
          </w:rPr>
          <w:t>차원의</w:t>
        </w:r>
        <w:r w:rsidRPr="00B31B4C">
          <w:rPr>
            <w:rPrChange w:id="2114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15" w:author="changjoon.yoo [2]" w:date="2025-07-25T16:39:00Z">
              <w:rPr>
                <w:rFonts w:ascii="Segoe UI" w:hAnsi="Segoe UI" w:cs="Segoe UI" w:hint="eastAsia"/>
              </w:rPr>
            </w:rPrChange>
          </w:rPr>
          <w:t>수출통제에</w:t>
        </w:r>
        <w:r w:rsidRPr="00B31B4C">
          <w:rPr>
            <w:rPrChange w:id="2116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17" w:author="changjoon.yoo [2]" w:date="2025-07-25T16:39:00Z">
              <w:rPr>
                <w:rFonts w:ascii="Segoe UI" w:hAnsi="Segoe UI" w:cs="Segoe UI" w:hint="eastAsia"/>
              </w:rPr>
            </w:rPrChange>
          </w:rPr>
          <w:t>머무르지</w:t>
        </w:r>
        <w:r w:rsidRPr="00B31B4C">
          <w:rPr>
            <w:rPrChange w:id="2118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19" w:author="changjoon.yoo [2]" w:date="2025-07-25T16:39:00Z">
              <w:rPr>
                <w:rFonts w:ascii="Segoe UI" w:hAnsi="Segoe UI" w:cs="Segoe UI" w:hint="eastAsia"/>
              </w:rPr>
            </w:rPrChange>
          </w:rPr>
          <w:t>않고</w:t>
        </w:r>
        <w:r w:rsidRPr="00B31B4C">
          <w:rPr>
            <w:rPrChange w:id="2120" w:author="changjoon.yoo [2]" w:date="2025-07-25T16:39:00Z">
              <w:rPr>
                <w:rFonts w:ascii="Segoe UI" w:hAnsi="Segoe UI" w:cs="Segoe UI"/>
              </w:rPr>
            </w:rPrChange>
          </w:rPr>
          <w:t xml:space="preserve">, </w:t>
        </w:r>
        <w:r w:rsidRPr="00B31B4C">
          <w:rPr>
            <w:rFonts w:hint="eastAsia"/>
            <w:rPrChange w:id="2121" w:author="changjoon.yoo [2]" w:date="2025-07-25T16:39:00Z">
              <w:rPr>
                <w:rFonts w:ascii="Segoe UI" w:hAnsi="Segoe UI" w:cs="Segoe UI" w:hint="eastAsia"/>
              </w:rPr>
            </w:rPrChange>
          </w:rPr>
          <w:t>하위</w:t>
        </w:r>
        <w:r w:rsidRPr="00B31B4C">
          <w:rPr>
            <w:rPrChange w:id="2122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23" w:author="changjoon.yoo [2]" w:date="2025-07-25T16:39:00Z">
              <w:rPr>
                <w:rFonts w:ascii="Segoe UI" w:hAnsi="Segoe UI" w:cs="Segoe UI" w:hint="eastAsia"/>
              </w:rPr>
            </w:rPrChange>
          </w:rPr>
          <w:t>부품</w:t>
        </w:r>
        <w:r w:rsidRPr="00B31B4C">
          <w:rPr>
            <w:rPrChange w:id="2124" w:author="changjoon.yoo [2]" w:date="2025-07-25T16:39:00Z">
              <w:rPr>
                <w:rFonts w:ascii="Segoe UI" w:hAnsi="Segoe UI" w:cs="Segoe UI"/>
              </w:rPr>
            </w:rPrChange>
          </w:rPr>
          <w:t>·</w:t>
        </w:r>
        <w:r w:rsidRPr="00B31B4C">
          <w:rPr>
            <w:rFonts w:hint="eastAsia"/>
            <w:rPrChange w:id="2125" w:author="changjoon.yoo [2]" w:date="2025-07-25T16:39:00Z">
              <w:rPr>
                <w:rFonts w:ascii="Segoe UI" w:hAnsi="Segoe UI" w:cs="Segoe UI" w:hint="eastAsia"/>
              </w:rPr>
            </w:rPrChange>
          </w:rPr>
          <w:t>서브시스템까지</w:t>
        </w:r>
        <w:r w:rsidRPr="00B31B4C">
          <w:rPr>
            <w:rPrChange w:id="2126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27" w:author="changjoon.yoo [2]" w:date="2025-07-25T16:39:00Z">
              <w:rPr>
                <w:rFonts w:ascii="Segoe UI" w:hAnsi="Segoe UI" w:cs="Segoe UI" w:hint="eastAsia"/>
              </w:rPr>
            </w:rPrChange>
          </w:rPr>
          <w:t>통제</w:t>
        </w:r>
        <w:r w:rsidRPr="00B31B4C">
          <w:rPr>
            <w:rPrChange w:id="2128" w:author="changjoon.yoo [2]" w:date="2025-07-25T16:39:00Z">
              <w:rPr>
                <w:rFonts w:ascii="Segoe UI" w:hAnsi="Segoe UI" w:cs="Segoe UI"/>
              </w:rPr>
            </w:rPrChange>
          </w:rPr>
          <w:t xml:space="preserve"> </w:t>
        </w:r>
        <w:r w:rsidRPr="00B31B4C">
          <w:rPr>
            <w:rFonts w:hint="eastAsia"/>
            <w:rPrChange w:id="2129" w:author="changjoon.yoo [2]" w:date="2025-07-25T16:39:00Z">
              <w:rPr>
                <w:rFonts w:ascii="Segoe UI" w:hAnsi="Segoe UI" w:cs="Segoe UI" w:hint="eastAsia"/>
              </w:rPr>
            </w:rPrChange>
          </w:rPr>
          <w:t>확대</w:t>
        </w:r>
      </w:ins>
    </w:p>
    <w:p w14:paraId="3B6DE707" w14:textId="09D03871" w:rsidR="00B31B4C" w:rsidRDefault="00B31B4C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2130" w:author="changjoon.yoo [2]" w:date="2025-07-25T16:41:00Z"/>
          <w:rFonts w:cs="Calibri"/>
          <w:b/>
          <w:sz w:val="22"/>
        </w:rPr>
        <w:pPrChange w:id="2131" w:author="changjoon.yoo [2]" w:date="2025-07-25T16:3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132" w:author="changjoon.yoo [2]" w:date="2025-07-25T16:35:00Z">
        <w:r w:rsidRPr="00B31B4C">
          <w:rPr>
            <w:rFonts w:cs="Calibri" w:hint="eastAsia"/>
            <w:b/>
            <w:sz w:val="22"/>
          </w:rPr>
          <w:t>글로벌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차원의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기술보호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조치</w:t>
        </w:r>
        <w:r w:rsidRPr="00B31B4C">
          <w:rPr>
            <w:rFonts w:cs="Calibri" w:hint="eastAsia"/>
            <w:b/>
            <w:sz w:val="22"/>
          </w:rPr>
          <w:t xml:space="preserve"> </w:t>
        </w:r>
        <w:r w:rsidRPr="00B31B4C">
          <w:rPr>
            <w:rFonts w:cs="Calibri" w:hint="eastAsia"/>
            <w:b/>
            <w:sz w:val="22"/>
          </w:rPr>
          <w:t>정렬</w:t>
        </w:r>
      </w:ins>
    </w:p>
    <w:p w14:paraId="1BC3A349" w14:textId="677BBD5B" w:rsidR="00FC27C7" w:rsidRPr="00FC27C7" w:rsidRDefault="00FC27C7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133" w:author="changjoon.yoo [2]" w:date="2025-07-25T16:41:00Z"/>
          <w:rPrChange w:id="2134" w:author="changjoon.yoo [2]" w:date="2025-07-25T16:41:00Z">
            <w:rPr>
              <w:ins w:id="2135" w:author="changjoon.yoo [2]" w:date="2025-07-25T16:41:00Z"/>
              <w:rFonts w:ascii="Segoe UI" w:hAnsi="Segoe UI" w:cs="Segoe UI"/>
            </w:rPr>
          </w:rPrChange>
        </w:rPr>
        <w:pPrChange w:id="2136" w:author="changjoon.yoo [2]" w:date="2025-07-25T16:41:00Z">
          <w:pPr>
            <w:pStyle w:val="my-0"/>
            <w:numPr>
              <w:numId w:val="5"/>
            </w:numPr>
            <w:pBdr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pBdr>
            <w:spacing w:before="0" w:beforeAutospacing="0" w:after="0" w:afterAutospacing="0"/>
            <w:ind w:left="967" w:hanging="400"/>
          </w:pPr>
        </w:pPrChange>
      </w:pPr>
      <w:ins w:id="2137" w:author="changjoon.yoo [2]" w:date="2025-07-25T16:41:00Z">
        <w:r w:rsidRPr="00FC27C7">
          <w:rPr>
            <w:rPrChange w:id="2138" w:author="changjoon.yoo [2]" w:date="2025-07-25T16:41:00Z">
              <w:rPr>
                <w:rFonts w:ascii="Segoe UI" w:hAnsi="Segoe UI" w:cs="Segoe UI"/>
              </w:rPr>
            </w:rPrChange>
          </w:rPr>
          <w:t>AI·</w:t>
        </w:r>
        <w:r w:rsidRPr="00FC27C7">
          <w:rPr>
            <w:rFonts w:hint="eastAsia"/>
            <w:rPrChange w:id="2139" w:author="changjoon.yoo [2]" w:date="2025-07-25T16:41:00Z">
              <w:rPr>
                <w:rFonts w:ascii="Segoe UI" w:hAnsi="Segoe UI" w:cs="Segoe UI" w:hint="eastAsia"/>
              </w:rPr>
            </w:rPrChange>
          </w:rPr>
          <w:t>반도체</w:t>
        </w:r>
        <w:r w:rsidRPr="00FC27C7">
          <w:rPr>
            <w:rPrChange w:id="2140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41" w:author="changjoon.yoo [2]" w:date="2025-07-25T16:41:00Z">
              <w:rPr>
                <w:rFonts w:ascii="Segoe UI" w:hAnsi="Segoe UI" w:cs="Segoe UI" w:hint="eastAsia"/>
              </w:rPr>
            </w:rPrChange>
          </w:rPr>
          <w:t>등</w:t>
        </w:r>
        <w:r w:rsidRPr="00FC27C7">
          <w:rPr>
            <w:rPrChange w:id="2142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43" w:author="changjoon.yoo [2]" w:date="2025-07-25T16:41:00Z">
              <w:rPr>
                <w:rFonts w:ascii="Segoe UI" w:hAnsi="Segoe UI" w:cs="Segoe UI" w:hint="eastAsia"/>
              </w:rPr>
            </w:rPrChange>
          </w:rPr>
          <w:t>민감</w:t>
        </w:r>
        <w:r w:rsidRPr="00FC27C7">
          <w:rPr>
            <w:rPrChange w:id="2144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45" w:author="changjoon.yoo [2]" w:date="2025-07-25T16:41:00Z">
              <w:rPr>
                <w:rFonts w:ascii="Segoe UI" w:hAnsi="Segoe UI" w:cs="Segoe UI" w:hint="eastAsia"/>
              </w:rPr>
            </w:rPrChange>
          </w:rPr>
          <w:t>기술</w:t>
        </w:r>
        <w:r w:rsidRPr="00FC27C7">
          <w:rPr>
            <w:rPrChange w:id="2146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47" w:author="changjoon.yoo [2]" w:date="2025-07-25T16:41:00Z">
              <w:rPr>
                <w:rFonts w:ascii="Segoe UI" w:hAnsi="Segoe UI" w:cs="Segoe UI" w:hint="eastAsia"/>
              </w:rPr>
            </w:rPrChange>
          </w:rPr>
          <w:t>보호를</w:t>
        </w:r>
        <w:r w:rsidRPr="00FC27C7">
          <w:rPr>
            <w:rPrChange w:id="2148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49" w:author="changjoon.yoo [2]" w:date="2025-07-25T16:41:00Z">
              <w:rPr>
                <w:rFonts w:ascii="Segoe UI" w:hAnsi="Segoe UI" w:cs="Segoe UI" w:hint="eastAsia"/>
              </w:rPr>
            </w:rPrChange>
          </w:rPr>
          <w:t>위해</w:t>
        </w:r>
        <w:r w:rsidRPr="00FC27C7">
          <w:rPr>
            <w:rPrChange w:id="2150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51" w:author="changjoon.yoo [2]" w:date="2025-07-25T16:41:00Z">
              <w:rPr>
                <w:rFonts w:ascii="Segoe UI" w:hAnsi="Segoe UI" w:cs="Segoe UI" w:hint="eastAsia"/>
              </w:rPr>
            </w:rPrChange>
          </w:rPr>
          <w:t>동맹국과</w:t>
        </w:r>
        <w:r w:rsidRPr="00FC27C7">
          <w:rPr>
            <w:rPrChange w:id="2152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53" w:author="changjoon.yoo [2]" w:date="2025-07-25T16:41:00Z">
              <w:rPr>
                <w:rFonts w:ascii="Segoe UI" w:hAnsi="Segoe UI" w:cs="Segoe UI" w:hint="eastAsia"/>
              </w:rPr>
            </w:rPrChange>
          </w:rPr>
          <w:t>수출통제</w:t>
        </w:r>
        <w:r w:rsidRPr="00FC27C7">
          <w:rPr>
            <w:rPrChange w:id="2154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55" w:author="changjoon.yoo [2]" w:date="2025-07-25T16:41:00Z">
              <w:rPr>
                <w:rFonts w:ascii="Segoe UI" w:hAnsi="Segoe UI" w:cs="Segoe UI" w:hint="eastAsia"/>
              </w:rPr>
            </w:rPrChange>
          </w:rPr>
          <w:t>기준</w:t>
        </w:r>
        <w:r w:rsidRPr="00FC27C7">
          <w:rPr>
            <w:rPrChange w:id="2156" w:author="changjoon.yoo [2]" w:date="2025-07-25T16:41:00Z">
              <w:rPr>
                <w:rFonts w:ascii="Segoe UI" w:hAnsi="Segoe UI" w:cs="Segoe UI"/>
              </w:rPr>
            </w:rPrChange>
          </w:rPr>
          <w:t>·</w:t>
        </w:r>
        <w:r w:rsidRPr="00FC27C7">
          <w:rPr>
            <w:rFonts w:hint="eastAsia"/>
            <w:rPrChange w:id="2157" w:author="changjoon.yoo [2]" w:date="2025-07-25T16:41:00Z">
              <w:rPr>
                <w:rFonts w:ascii="Segoe UI" w:hAnsi="Segoe UI" w:cs="Segoe UI" w:hint="eastAsia"/>
              </w:rPr>
            </w:rPrChange>
          </w:rPr>
          <w:t>정책을</w:t>
        </w:r>
        <w:r w:rsidRPr="00FC27C7">
          <w:rPr>
            <w:rPrChange w:id="2158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59" w:author="changjoon.yoo [2]" w:date="2025-07-25T16:41:00Z">
              <w:rPr>
                <w:rFonts w:ascii="Segoe UI" w:hAnsi="Segoe UI" w:cs="Segoe UI" w:hint="eastAsia"/>
              </w:rPr>
            </w:rPrChange>
          </w:rPr>
          <w:t>일치시키는</w:t>
        </w:r>
        <w:r w:rsidRPr="00FC27C7">
          <w:rPr>
            <w:rPrChange w:id="2160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61" w:author="changjoon.yoo [2]" w:date="2025-07-25T16:41:00Z">
              <w:rPr>
                <w:rFonts w:ascii="Segoe UI" w:hAnsi="Segoe UI" w:cs="Segoe UI" w:hint="eastAsia"/>
              </w:rPr>
            </w:rPrChange>
          </w:rPr>
          <w:t>전략</w:t>
        </w:r>
      </w:ins>
    </w:p>
    <w:p w14:paraId="37257392" w14:textId="2A2A262F" w:rsidR="00FC27C7" w:rsidRPr="00FC27C7" w:rsidRDefault="00FC27C7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162" w:author="changjoon.yoo [2]" w:date="2025-07-25T16:35:00Z"/>
          <w:rPrChange w:id="2163" w:author="changjoon.yoo [2]" w:date="2025-07-25T16:41:00Z">
            <w:rPr>
              <w:ins w:id="2164" w:author="changjoon.yoo [2]" w:date="2025-07-25T16:35:00Z"/>
              <w:rFonts w:cs="Calibri"/>
              <w:b/>
              <w:sz w:val="22"/>
            </w:rPr>
          </w:rPrChange>
        </w:rPr>
        <w:pPrChange w:id="2165" w:author="changjoon.yoo [2]" w:date="2025-07-25T16:41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166" w:author="changjoon.yoo [2]" w:date="2025-07-25T16:41:00Z">
        <w:r w:rsidRPr="00FC27C7">
          <w:rPr>
            <w:rPrChange w:id="2167" w:author="changjoon.yoo [2]" w:date="2025-07-25T16:41:00Z">
              <w:rPr>
                <w:rFonts w:ascii="Segoe UI" w:hAnsi="Segoe UI" w:cs="Segoe UI"/>
              </w:rPr>
            </w:rPrChange>
          </w:rPr>
          <w:t xml:space="preserve">AI </w:t>
        </w:r>
        <w:r w:rsidRPr="00FC27C7">
          <w:rPr>
            <w:rFonts w:hint="eastAsia"/>
            <w:rPrChange w:id="2168" w:author="changjoon.yoo [2]" w:date="2025-07-25T16:41:00Z">
              <w:rPr>
                <w:rFonts w:ascii="Segoe UI" w:hAnsi="Segoe UI" w:cs="Segoe UI" w:hint="eastAsia"/>
              </w:rPr>
            </w:rPrChange>
          </w:rPr>
          <w:t>글로벌</w:t>
        </w:r>
        <w:r w:rsidRPr="00FC27C7">
          <w:rPr>
            <w:rPrChange w:id="2169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70" w:author="changjoon.yoo [2]" w:date="2025-07-25T16:41:00Z">
              <w:rPr>
                <w:rFonts w:ascii="Segoe UI" w:hAnsi="Segoe UI" w:cs="Segoe UI" w:hint="eastAsia"/>
              </w:rPr>
            </w:rPrChange>
          </w:rPr>
          <w:t>동맹</w:t>
        </w:r>
        <w:r w:rsidRPr="00FC27C7">
          <w:rPr>
            <w:rPrChange w:id="2171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72" w:author="changjoon.yoo [2]" w:date="2025-07-25T16:41:00Z">
              <w:rPr>
                <w:rFonts w:ascii="Segoe UI" w:hAnsi="Segoe UI" w:cs="Segoe UI" w:hint="eastAsia"/>
              </w:rPr>
            </w:rPrChange>
          </w:rPr>
          <w:t>구축</w:t>
        </w:r>
        <w:r w:rsidRPr="00FC27C7">
          <w:rPr>
            <w:rPrChange w:id="2173" w:author="changjoon.yoo [2]" w:date="2025-07-25T16:41:00Z">
              <w:rPr>
                <w:rFonts w:ascii="Segoe UI" w:hAnsi="Segoe UI" w:cs="Segoe UI"/>
              </w:rPr>
            </w:rPrChange>
          </w:rPr>
          <w:t xml:space="preserve">, </w:t>
        </w:r>
        <w:r w:rsidRPr="00FC27C7">
          <w:rPr>
            <w:rFonts w:hint="eastAsia"/>
            <w:rPrChange w:id="2174" w:author="changjoon.yoo [2]" w:date="2025-07-25T16:41:00Z">
              <w:rPr>
                <w:rFonts w:ascii="Segoe UI" w:hAnsi="Segoe UI" w:cs="Segoe UI" w:hint="eastAsia"/>
              </w:rPr>
            </w:rPrChange>
          </w:rPr>
          <w:t>공동</w:t>
        </w:r>
        <w:r w:rsidRPr="00FC27C7">
          <w:rPr>
            <w:rPrChange w:id="2175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76" w:author="changjoon.yoo [2]" w:date="2025-07-25T16:41:00Z">
              <w:rPr>
                <w:rFonts w:ascii="Segoe UI" w:hAnsi="Segoe UI" w:cs="Segoe UI" w:hint="eastAsia"/>
              </w:rPr>
            </w:rPrChange>
          </w:rPr>
          <w:t>기술외교</w:t>
        </w:r>
        <w:r w:rsidRPr="00FC27C7">
          <w:rPr>
            <w:rPrChange w:id="2177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78" w:author="changjoon.yoo [2]" w:date="2025-07-25T16:41:00Z">
              <w:rPr>
                <w:rFonts w:ascii="Segoe UI" w:hAnsi="Segoe UI" w:cs="Segoe UI" w:hint="eastAsia"/>
              </w:rPr>
            </w:rPrChange>
          </w:rPr>
          <w:t>전략</w:t>
        </w:r>
        <w:r w:rsidRPr="00FC27C7">
          <w:rPr>
            <w:rPrChange w:id="2179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80" w:author="changjoon.yoo [2]" w:date="2025-07-25T16:41:00Z">
              <w:rPr>
                <w:rFonts w:ascii="Segoe UI" w:hAnsi="Segoe UI" w:cs="Segoe UI" w:hint="eastAsia"/>
              </w:rPr>
            </w:rPrChange>
          </w:rPr>
          <w:t>수립</w:t>
        </w:r>
        <w:r w:rsidRPr="00FC27C7">
          <w:rPr>
            <w:rPrChange w:id="2181" w:author="changjoon.yoo [2]" w:date="2025-07-25T16:41:00Z">
              <w:rPr>
                <w:rFonts w:ascii="Segoe UI" w:hAnsi="Segoe UI" w:cs="Segoe UI"/>
              </w:rPr>
            </w:rPrChange>
          </w:rPr>
          <w:t xml:space="preserve">, </w:t>
        </w:r>
        <w:r w:rsidRPr="00FC27C7">
          <w:rPr>
            <w:rFonts w:hint="eastAsia"/>
            <w:rPrChange w:id="2182" w:author="changjoon.yoo [2]" w:date="2025-07-25T16:41:00Z">
              <w:rPr>
                <w:rFonts w:ascii="Segoe UI" w:hAnsi="Segoe UI" w:cs="Segoe UI" w:hint="eastAsia"/>
              </w:rPr>
            </w:rPrChange>
          </w:rPr>
          <w:t>연구</w:t>
        </w:r>
        <w:r w:rsidRPr="00FC27C7">
          <w:rPr>
            <w:rPrChange w:id="2183" w:author="changjoon.yoo [2]" w:date="2025-07-25T16:41:00Z">
              <w:rPr>
                <w:rFonts w:ascii="Segoe UI" w:hAnsi="Segoe UI" w:cs="Segoe UI"/>
              </w:rPr>
            </w:rPrChange>
          </w:rPr>
          <w:t>·</w:t>
        </w:r>
        <w:r w:rsidRPr="00FC27C7">
          <w:rPr>
            <w:rFonts w:hint="eastAsia"/>
            <w:rPrChange w:id="2184" w:author="changjoon.yoo [2]" w:date="2025-07-25T16:41:00Z">
              <w:rPr>
                <w:rFonts w:ascii="Segoe UI" w:hAnsi="Segoe UI" w:cs="Segoe UI" w:hint="eastAsia"/>
              </w:rPr>
            </w:rPrChange>
          </w:rPr>
          <w:t>고등교육</w:t>
        </w:r>
        <w:r w:rsidRPr="00FC27C7">
          <w:rPr>
            <w:rPrChange w:id="2185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86" w:author="changjoon.yoo [2]" w:date="2025-07-25T16:41:00Z">
              <w:rPr>
                <w:rFonts w:ascii="Segoe UI" w:hAnsi="Segoe UI" w:cs="Segoe UI" w:hint="eastAsia"/>
              </w:rPr>
            </w:rPrChange>
          </w:rPr>
          <w:t>등</w:t>
        </w:r>
        <w:r w:rsidRPr="00FC27C7">
          <w:rPr>
            <w:rPrChange w:id="2187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88" w:author="changjoon.yoo [2]" w:date="2025-07-25T16:41:00Z">
              <w:rPr>
                <w:rFonts w:ascii="Segoe UI" w:hAnsi="Segoe UI" w:cs="Segoe UI" w:hint="eastAsia"/>
              </w:rPr>
            </w:rPrChange>
          </w:rPr>
          <w:t>민감</w:t>
        </w:r>
        <w:r w:rsidRPr="00FC27C7">
          <w:rPr>
            <w:rPrChange w:id="2189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90" w:author="changjoon.yoo [2]" w:date="2025-07-25T16:41:00Z">
              <w:rPr>
                <w:rFonts w:ascii="Segoe UI" w:hAnsi="Segoe UI" w:cs="Segoe UI" w:hint="eastAsia"/>
              </w:rPr>
            </w:rPrChange>
          </w:rPr>
          <w:t>분야</w:t>
        </w:r>
        <w:r w:rsidRPr="00FC27C7">
          <w:rPr>
            <w:rPrChange w:id="2191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92" w:author="changjoon.yoo [2]" w:date="2025-07-25T16:41:00Z">
              <w:rPr>
                <w:rFonts w:ascii="Segoe UI" w:hAnsi="Segoe UI" w:cs="Segoe UI" w:hint="eastAsia"/>
              </w:rPr>
            </w:rPrChange>
          </w:rPr>
          <w:t>보호조치</w:t>
        </w:r>
        <w:r w:rsidRPr="00FC27C7">
          <w:rPr>
            <w:rPrChange w:id="2193" w:author="changjoon.yoo [2]" w:date="2025-07-25T16:41:00Z">
              <w:rPr>
                <w:rFonts w:ascii="Segoe UI" w:hAnsi="Segoe UI" w:cs="Segoe UI"/>
              </w:rPr>
            </w:rPrChange>
          </w:rPr>
          <w:t xml:space="preserve"> </w:t>
        </w:r>
        <w:r w:rsidRPr="00FC27C7">
          <w:rPr>
            <w:rFonts w:hint="eastAsia"/>
            <w:rPrChange w:id="2194" w:author="changjoon.yoo [2]" w:date="2025-07-25T16:41:00Z">
              <w:rPr>
                <w:rFonts w:ascii="Segoe UI" w:hAnsi="Segoe UI" w:cs="Segoe UI" w:hint="eastAsia"/>
              </w:rPr>
            </w:rPrChange>
          </w:rPr>
          <w:t>강화</w:t>
        </w:r>
      </w:ins>
    </w:p>
    <w:p w14:paraId="0356E77F" w14:textId="2759B026" w:rsidR="00FC27C7" w:rsidRDefault="00FC27C7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ins w:id="2195" w:author="changjoon.yoo [2]" w:date="2025-07-25T16:41:00Z"/>
          <w:rFonts w:cs="Calibri"/>
          <w:b/>
          <w:sz w:val="22"/>
        </w:rPr>
        <w:pPrChange w:id="2196" w:author="changjoon.yoo [2]" w:date="2025-07-25T16:35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197" w:author="changjoon.yoo [2]" w:date="2025-07-25T16:42:00Z">
        <w:r>
          <w:rPr>
            <w:rFonts w:cs="Calibri" w:hint="eastAsia"/>
            <w:b/>
            <w:sz w:val="22"/>
          </w:rPr>
          <w:t>기타</w:t>
        </w:r>
      </w:ins>
    </w:p>
    <w:p w14:paraId="0ABA1B6E" w14:textId="6A7FA153" w:rsidR="00B31B4C" w:rsidRPr="0038236D" w:rsidRDefault="00FC27C7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198" w:author="changjoon.yoo [2]" w:date="2025-07-25T16:35:00Z"/>
          <w:rPrChange w:id="2199" w:author="changjoon.yoo [2]" w:date="2025-07-25T16:49:00Z">
            <w:rPr>
              <w:ins w:id="2200" w:author="changjoon.yoo [2]" w:date="2025-07-25T16:35:00Z"/>
              <w:rFonts w:cs="Calibri"/>
              <w:b/>
              <w:sz w:val="22"/>
            </w:rPr>
          </w:rPrChange>
        </w:rPr>
        <w:pPrChange w:id="2201" w:author="changjoon.yoo [2]" w:date="2025-07-25T16:49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202" w:author="changjoon.yoo [2]" w:date="2025-07-25T16:42:00Z">
        <w:r w:rsidRPr="0038236D">
          <w:rPr>
            <w:b/>
            <w:rPrChange w:id="2203" w:author="changjoon.yoo [2]" w:date="2025-07-25T16:49:00Z">
              <w:rPr>
                <w:rFonts w:cs="Calibri"/>
                <w:b/>
                <w:sz w:val="22"/>
              </w:rPr>
            </w:rPrChange>
          </w:rPr>
          <w:t>(</w:t>
        </w:r>
      </w:ins>
      <w:ins w:id="2204" w:author="changjoon.yoo [2]" w:date="2025-07-25T16:35:00Z">
        <w:r w:rsidR="00B31B4C" w:rsidRPr="0038236D">
          <w:rPr>
            <w:rFonts w:hint="eastAsia"/>
            <w:b/>
            <w:rPrChange w:id="2205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프런티어</w:t>
        </w:r>
        <w:r w:rsidR="00B31B4C" w:rsidRPr="0038236D">
          <w:rPr>
            <w:b/>
            <w:rPrChange w:id="2206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AI </w:t>
        </w:r>
        <w:r w:rsidR="00B31B4C" w:rsidRPr="0038236D">
          <w:rPr>
            <w:rFonts w:hint="eastAsia"/>
            <w:b/>
            <w:rPrChange w:id="2207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모델의</w:t>
        </w:r>
        <w:r w:rsidR="00B31B4C" w:rsidRPr="0038236D">
          <w:rPr>
            <w:b/>
            <w:rPrChange w:id="2208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0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국가안보</w:t>
        </w:r>
        <w:r w:rsidR="00B31B4C" w:rsidRPr="0038236D">
          <w:rPr>
            <w:b/>
            <w:rPrChange w:id="221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1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위험</w:t>
        </w:r>
        <w:r w:rsidR="00B31B4C" w:rsidRPr="0038236D">
          <w:rPr>
            <w:b/>
            <w:rPrChange w:id="2212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13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평가</w:t>
        </w:r>
        <w:r w:rsidR="00B31B4C" w:rsidRPr="0038236D">
          <w:rPr>
            <w:b/>
            <w:rPrChange w:id="2214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15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선도</w:t>
        </w:r>
      </w:ins>
      <w:ins w:id="2216" w:author="changjoon.yoo [2]" w:date="2025-07-25T16:42:00Z">
        <w:r w:rsidRPr="0038236D">
          <w:rPr>
            <w:b/>
            <w:rPrChange w:id="2217" w:author="changjoon.yoo [2]" w:date="2025-07-25T16:49:00Z">
              <w:rPr>
                <w:rFonts w:cs="Calibri"/>
                <w:b/>
                <w:sz w:val="22"/>
              </w:rPr>
            </w:rPrChange>
          </w:rPr>
          <w:t>)</w:t>
        </w:r>
        <w:r w:rsidRPr="0038236D">
          <w:rPr>
            <w:rPrChange w:id="2218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1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외국산</w:t>
        </w:r>
        <w:r w:rsidRPr="0038236D">
          <w:rPr>
            <w:rPrChange w:id="222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AI </w:t>
        </w:r>
        <w:r w:rsidRPr="0038236D">
          <w:rPr>
            <w:rFonts w:hint="eastAsia"/>
            <w:rPrChange w:id="222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모델의</w:t>
        </w:r>
        <w:r w:rsidRPr="0038236D">
          <w:rPr>
            <w:rPrChange w:id="2222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23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미국</w:t>
        </w:r>
        <w:r w:rsidRPr="0038236D">
          <w:rPr>
            <w:rPrChange w:id="2224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25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내</w:t>
        </w:r>
        <w:r w:rsidRPr="0038236D">
          <w:rPr>
            <w:rPrChange w:id="2226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27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보급</w:t>
        </w:r>
        <w:r w:rsidRPr="0038236D">
          <w:rPr>
            <w:rPrChange w:id="2228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2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시</w:t>
        </w:r>
        <w:r w:rsidRPr="0038236D">
          <w:rPr>
            <w:rPrChange w:id="223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3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보안</w:t>
        </w:r>
        <w:r w:rsidRPr="0038236D">
          <w:rPr>
            <w:rPrChange w:id="2232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33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위협</w:t>
        </w:r>
        <w:r w:rsidRPr="0038236D">
          <w:rPr>
            <w:rPrChange w:id="2234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, </w:t>
        </w:r>
        <w:r w:rsidRPr="0038236D">
          <w:rPr>
            <w:rFonts w:hint="eastAsia"/>
            <w:rPrChange w:id="2235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백도어</w:t>
        </w:r>
        <w:r w:rsidRPr="0038236D">
          <w:rPr>
            <w:rPrChange w:id="2236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37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여부</w:t>
        </w:r>
        <w:r w:rsidRPr="0038236D">
          <w:rPr>
            <w:rPrChange w:id="2238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3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등</w:t>
        </w:r>
        <w:r w:rsidRPr="0038236D">
          <w:rPr>
            <w:rPrChange w:id="224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4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검증체계</w:t>
        </w:r>
        <w:r w:rsidRPr="0038236D">
          <w:rPr>
            <w:rPrChange w:id="2242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43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확립</w:t>
        </w:r>
      </w:ins>
    </w:p>
    <w:p w14:paraId="6FA7F250" w14:textId="3571EF93" w:rsidR="00B31B4C" w:rsidRPr="0038236D" w:rsidRDefault="00FC27C7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ins w:id="2244" w:author="changjoon.yoo [2]" w:date="2025-07-25T12:23:00Z"/>
          <w:rFonts w:cs="Calibri"/>
          <w:sz w:val="22"/>
          <w:rPrChange w:id="2245" w:author="changjoon.yoo [2]" w:date="2025-07-25T16:49:00Z">
            <w:rPr>
              <w:ins w:id="2246" w:author="changjoon.yoo [2]" w:date="2025-07-25T12:23:00Z"/>
              <w:rFonts w:cs="Calibri"/>
              <w:b/>
              <w:spacing w:val="3"/>
              <w:sz w:val="22"/>
            </w:rPr>
          </w:rPrChange>
        </w:rPr>
        <w:pPrChange w:id="2247" w:author="changjoon.yoo [2]" w:date="2025-07-25T16:49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ins w:id="2248" w:author="changjoon.yoo [2]" w:date="2025-07-25T16:42:00Z">
        <w:r w:rsidRPr="0038236D">
          <w:rPr>
            <w:b/>
            <w:rPrChange w:id="2249" w:author="changjoon.yoo [2]" w:date="2025-07-25T16:49:00Z">
              <w:rPr>
                <w:rFonts w:cs="Calibri"/>
                <w:b/>
                <w:sz w:val="22"/>
              </w:rPr>
            </w:rPrChange>
          </w:rPr>
          <w:t>(</w:t>
        </w:r>
      </w:ins>
      <w:ins w:id="2250" w:author="changjoon.yoo [2]" w:date="2025-07-25T16:35:00Z">
        <w:r w:rsidR="00B31B4C" w:rsidRPr="0038236D">
          <w:rPr>
            <w:rFonts w:hint="eastAsia"/>
            <w:b/>
            <w:rPrChange w:id="225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생명과학</w:t>
        </w:r>
      </w:ins>
      <w:ins w:id="2252" w:author="changjoon.yoo [2]" w:date="2025-07-25T16:49:00Z">
        <w:r w:rsidR="0038236D" w:rsidRPr="0038236D">
          <w:rPr>
            <w:b/>
            <w:rPrChange w:id="2253" w:author="changjoon.yoo [2]" w:date="2025-07-25T16:49:00Z">
              <w:rPr>
                <w:rFonts w:cs="Calibri"/>
                <w:b/>
                <w:sz w:val="22"/>
              </w:rPr>
            </w:rPrChange>
          </w:rPr>
          <w:t>∙</w:t>
        </w:r>
      </w:ins>
      <w:ins w:id="2254" w:author="changjoon.yoo [2]" w:date="2025-07-25T16:35:00Z">
        <w:r w:rsidR="00B31B4C" w:rsidRPr="0038236D">
          <w:rPr>
            <w:rFonts w:hint="eastAsia"/>
            <w:b/>
            <w:rPrChange w:id="2255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생물안보</w:t>
        </w:r>
        <w:r w:rsidR="00B31B4C" w:rsidRPr="0038236D">
          <w:rPr>
            <w:b/>
            <w:rPrChange w:id="2256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57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투자</w:t>
        </w:r>
        <w:r w:rsidR="00B31B4C" w:rsidRPr="0038236D">
          <w:rPr>
            <w:b/>
            <w:rPrChange w:id="2258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5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및</w:t>
        </w:r>
        <w:r w:rsidR="00B31B4C" w:rsidRPr="0038236D">
          <w:rPr>
            <w:b/>
            <w:rPrChange w:id="226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6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악용</w:t>
        </w:r>
        <w:r w:rsidR="00B31B4C" w:rsidRPr="0038236D">
          <w:rPr>
            <w:b/>
            <w:rPrChange w:id="2262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B31B4C" w:rsidRPr="0038236D">
          <w:rPr>
            <w:rFonts w:hint="eastAsia"/>
            <w:b/>
            <w:rPrChange w:id="2263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방지</w:t>
        </w:r>
      </w:ins>
      <w:ins w:id="2264" w:author="changjoon.yoo [2]" w:date="2025-07-25T16:42:00Z">
        <w:r w:rsidRPr="0038236D">
          <w:rPr>
            <w:b/>
            <w:rPrChange w:id="2265" w:author="changjoon.yoo [2]" w:date="2025-07-25T16:49:00Z">
              <w:rPr>
                <w:rFonts w:cs="Calibri"/>
                <w:b/>
                <w:sz w:val="22"/>
              </w:rPr>
            </w:rPrChange>
          </w:rPr>
          <w:t>)</w:t>
        </w:r>
      </w:ins>
      <w:ins w:id="2266" w:author="changjoon.yoo [2]" w:date="2025-07-25T16:48:00Z">
        <w:r w:rsidRPr="0038236D">
          <w:rPr>
            <w:b/>
            <w:rPrChange w:id="2267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68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연방</w:t>
        </w:r>
        <w:r w:rsidRPr="0038236D">
          <w:rPr>
            <w:rPrChange w:id="2269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70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연구비</w:t>
        </w:r>
        <w:r w:rsidRPr="0038236D">
          <w:rPr>
            <w:rPrChange w:id="2271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72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수혜기관에</w:t>
        </w:r>
        <w:r w:rsidRPr="0038236D">
          <w:rPr>
            <w:rPrChange w:id="2273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</w:ins>
      <w:ins w:id="2274" w:author="changjoon.yoo [2]" w:date="2025-07-25T16:49:00Z">
        <w:r w:rsidR="0038236D" w:rsidRPr="0038236D">
          <w:rPr>
            <w:rPrChange w:id="2275" w:author="changjoon.yoo [2]" w:date="2025-07-25T16:49:00Z">
              <w:rPr>
                <w:rFonts w:cs="Calibri"/>
                <w:b/>
                <w:sz w:val="22"/>
              </w:rPr>
            </w:rPrChange>
          </w:rPr>
          <w:t>(</w:t>
        </w:r>
        <w:r w:rsidR="0038236D" w:rsidRPr="0038236D">
          <w:rPr>
            <w:rFonts w:hint="eastAsia"/>
            <w:rPrChange w:id="2276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고도의</w:t>
        </w:r>
        <w:r w:rsidR="0038236D" w:rsidRPr="0038236D">
          <w:rPr>
            <w:rPrChange w:id="2277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hint="eastAsia"/>
            <w:rPrChange w:id="2278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위험</w:t>
        </w:r>
        <w:r w:rsidR="0038236D" w:rsidRPr="0038236D">
          <w:rPr>
            <w:rPrChange w:id="2279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hint="eastAsia"/>
            <w:rPrChange w:id="2280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유전자</w:t>
        </w:r>
        <w:r w:rsidR="0038236D" w:rsidRPr="0038236D">
          <w:rPr>
            <w:rPrChange w:id="2281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hint="eastAsia"/>
            <w:rPrChange w:id="2282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서열이</w:t>
        </w:r>
        <w:r w:rsidR="0038236D" w:rsidRPr="0038236D">
          <w:rPr>
            <w:rPrChange w:id="2283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hint="eastAsia"/>
            <w:rPrChange w:id="2284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악용되지</w:t>
        </w:r>
        <w:r w:rsidR="0038236D" w:rsidRPr="0038236D">
          <w:rPr>
            <w:rPrChange w:id="2285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hint="eastAsia"/>
            <w:rPrChange w:id="2286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않도록</w:t>
        </w:r>
        <w:r w:rsidR="0038236D" w:rsidRPr="0038236D">
          <w:rPr>
            <w:rPrChange w:id="2287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) </w:t>
        </w:r>
      </w:ins>
      <w:ins w:id="2288" w:author="changjoon.yoo [2]" w:date="2025-07-25T16:48:00Z">
        <w:r w:rsidRPr="0038236D">
          <w:rPr>
            <w:rFonts w:hint="eastAsia"/>
            <w:rPrChange w:id="228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유전자합성</w:t>
        </w:r>
        <w:r w:rsidRPr="0038236D">
          <w:rPr>
            <w:rPrChange w:id="229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9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스크리닝</w:t>
        </w:r>
        <w:r w:rsidR="0038236D" w:rsidRPr="0038236D">
          <w:rPr>
            <w:rPrChange w:id="2292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hint="eastAsia"/>
            <w:rPrChange w:id="2293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및</w:t>
        </w:r>
        <w:r w:rsidR="0038236D" w:rsidRPr="0038236D">
          <w:rPr>
            <w:rPrChange w:id="2294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hint="eastAsia"/>
            <w:rPrChange w:id="2295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고객검증</w:t>
        </w:r>
        <w:r w:rsidRPr="0038236D">
          <w:rPr>
            <w:rFonts w:cs="Calibri"/>
            <w:sz w:val="22"/>
            <w:rPrChange w:id="2296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="0038236D" w:rsidRPr="0038236D">
          <w:rPr>
            <w:rFonts w:cs="Calibri" w:hint="eastAsia"/>
            <w:sz w:val="22"/>
            <w:rPrChange w:id="2297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절차</w:t>
        </w:r>
        <w:r w:rsidR="0038236D" w:rsidRPr="0038236D">
          <w:rPr>
            <w:rFonts w:cs="Calibri"/>
            <w:sz w:val="22"/>
            <w:rPrChange w:id="2298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cs="Calibri" w:hint="eastAsia"/>
            <w:sz w:val="22"/>
            <w:rPrChange w:id="2299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도입</w:t>
        </w:r>
        <w:r w:rsidRPr="0038236D">
          <w:rPr>
            <w:rFonts w:cs="Calibri"/>
            <w:sz w:val="22"/>
            <w:rPrChange w:id="2300" w:author="changjoon.yoo [2]" w:date="2025-07-25T16:49:00Z">
              <w:rPr>
                <w:rFonts w:cs="Calibri"/>
                <w:b/>
                <w:sz w:val="22"/>
              </w:rPr>
            </w:rPrChange>
          </w:rPr>
          <w:t xml:space="preserve"> </w:t>
        </w:r>
        <w:r w:rsidRPr="0038236D">
          <w:rPr>
            <w:rFonts w:cs="Calibri" w:hint="eastAsia"/>
            <w:sz w:val="22"/>
            <w:rPrChange w:id="2301" w:author="changjoon.yoo [2]" w:date="2025-07-25T16:49:00Z">
              <w:rPr>
                <w:rFonts w:cs="Calibri" w:hint="eastAsia"/>
                <w:b/>
                <w:sz w:val="22"/>
              </w:rPr>
            </w:rPrChange>
          </w:rPr>
          <w:t>의무화</w:t>
        </w:r>
      </w:ins>
    </w:p>
    <w:p w14:paraId="65270995" w14:textId="77777777" w:rsidR="00A539DD" w:rsidRPr="00A539DD" w:rsidRDefault="00A539DD">
      <w:pPr>
        <w:pStyle w:val="3"/>
        <w:autoSpaceDE w:val="0"/>
        <w:spacing w:after="160"/>
        <w:rPr>
          <w:ins w:id="2302" w:author="changjoon.yoo [2]" w:date="2025-07-25T17:01:00Z"/>
          <w:rFonts w:ascii="Times New Roman" w:hAnsi="Times New Roman"/>
          <w:b w:val="0"/>
          <w:rPrChange w:id="2303" w:author="changjoon.yoo [2]" w:date="2025-07-25T17:01:00Z">
            <w:rPr>
              <w:ins w:id="2304" w:author="changjoon.yoo [2]" w:date="2025-07-25T17:01:00Z"/>
              <w:rFonts w:ascii="Calibri" w:hAnsi="Calibri" w:cs="Calibri"/>
              <w:b/>
              <w:spacing w:val="3"/>
              <w:sz w:val="24"/>
              <w:szCs w:val="24"/>
            </w:rPr>
          </w:rPrChange>
        </w:rPr>
        <w:pPrChange w:id="2305" w:author="changjoon.yoo [2]" w:date="2025-07-25T17:01:00Z">
          <w:pPr>
            <w:numPr>
              <w:ilvl w:val="2"/>
            </w:numPr>
            <w:tabs>
              <w:tab w:val="num" w:pos="1701"/>
            </w:tabs>
            <w:autoSpaceDE w:val="0"/>
            <w:spacing w:after="160" w:line="460" w:lineRule="atLeast"/>
            <w:ind w:left="1701" w:hanging="567"/>
            <w:outlineLvl w:val="2"/>
          </w:pPr>
        </w:pPrChange>
      </w:pPr>
      <w:ins w:id="2306" w:author="changjoon.yoo [2]" w:date="2025-07-25T17:01:00Z">
        <w:r w:rsidRPr="00A539DD">
          <w:rPr>
            <w:rFonts w:ascii="Times New Roman" w:hAnsi="Times New Roman"/>
          </w:rPr>
          <w:t>Implications</w:t>
        </w:r>
      </w:ins>
    </w:p>
    <w:p w14:paraId="25A784F4" w14:textId="380E2D6E" w:rsidR="00A539DD" w:rsidRPr="00A539DD" w:rsidRDefault="00A539DD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2307" w:author="changjoon.yoo [2]" w:date="2025-07-25T17:01:00Z"/>
          <w:rFonts w:cs="Calibri"/>
          <w:spacing w:val="3"/>
          <w:sz w:val="22"/>
        </w:rPr>
      </w:pPr>
      <w:ins w:id="2308" w:author="changjoon.yoo [2]" w:date="2025-07-25T17:01:00Z">
        <w:r w:rsidRPr="00A539DD">
          <w:rPr>
            <w:rFonts w:cs="Calibri"/>
            <w:b/>
            <w:spacing w:val="3"/>
            <w:sz w:val="22"/>
            <w:rPrChange w:id="2309" w:author="changjoon.yoo [2]" w:date="2025-07-25T17:01:00Z">
              <w:rPr>
                <w:rFonts w:cs="Calibri"/>
                <w:spacing w:val="3"/>
                <w:sz w:val="22"/>
              </w:rPr>
            </w:rPrChange>
          </w:rPr>
          <w:t xml:space="preserve">(AI </w:t>
        </w:r>
        <w:r w:rsidRPr="00A539DD">
          <w:rPr>
            <w:rFonts w:cs="Calibri" w:hint="eastAsia"/>
            <w:b/>
            <w:spacing w:val="3"/>
            <w:sz w:val="22"/>
            <w:rPrChange w:id="2310" w:author="changjoon.yoo [2]" w:date="2025-07-25T17:01:00Z">
              <w:rPr>
                <w:rFonts w:cs="Calibri" w:hint="eastAsia"/>
                <w:spacing w:val="3"/>
                <w:sz w:val="22"/>
              </w:rPr>
            </w:rPrChange>
          </w:rPr>
          <w:t>정책</w:t>
        </w:r>
        <w:r w:rsidRPr="00A539DD">
          <w:rPr>
            <w:rFonts w:cs="Calibri"/>
            <w:b/>
            <w:spacing w:val="3"/>
            <w:sz w:val="22"/>
            <w:rPrChange w:id="2311" w:author="changjoon.yoo [2]" w:date="2025-07-25T17:01:00Z">
              <w:rPr>
                <w:rFonts w:cs="Calibri"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b/>
            <w:spacing w:val="3"/>
            <w:sz w:val="22"/>
            <w:rPrChange w:id="2312" w:author="changjoon.yoo [2]" w:date="2025-07-25T17:01:00Z">
              <w:rPr>
                <w:rFonts w:cs="Calibri" w:hint="eastAsia"/>
                <w:spacing w:val="3"/>
                <w:sz w:val="22"/>
              </w:rPr>
            </w:rPrChange>
          </w:rPr>
          <w:t>패러다임의</w:t>
        </w:r>
        <w:r w:rsidRPr="00A539DD">
          <w:rPr>
            <w:rFonts w:cs="Calibri"/>
            <w:b/>
            <w:spacing w:val="3"/>
            <w:sz w:val="22"/>
            <w:rPrChange w:id="2313" w:author="changjoon.yoo [2]" w:date="2025-07-25T17:01:00Z">
              <w:rPr>
                <w:rFonts w:cs="Calibri"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b/>
            <w:spacing w:val="3"/>
            <w:sz w:val="22"/>
            <w:rPrChange w:id="2314" w:author="changjoon.yoo [2]" w:date="2025-07-25T17:01:00Z">
              <w:rPr>
                <w:rFonts w:cs="Calibri" w:hint="eastAsia"/>
                <w:spacing w:val="3"/>
                <w:sz w:val="22"/>
              </w:rPr>
            </w:rPrChange>
          </w:rPr>
          <w:t>대전환</w:t>
        </w:r>
        <w:r w:rsidRPr="00A539DD">
          <w:rPr>
            <w:rFonts w:cs="Calibri"/>
            <w:b/>
            <w:spacing w:val="3"/>
            <w:sz w:val="22"/>
            <w:rPrChange w:id="2315" w:author="changjoon.yoo [2]" w:date="2025-07-25T17:01:00Z">
              <w:rPr>
                <w:rFonts w:cs="Calibri"/>
                <w:spacing w:val="3"/>
                <w:sz w:val="22"/>
              </w:rPr>
            </w:rPrChange>
          </w:rPr>
          <w:t>)</w:t>
        </w:r>
        <w:r>
          <w:rPr>
            <w:rFonts w:cs="Calibri" w:hint="eastAsia"/>
            <w:spacing w:val="3"/>
            <w:sz w:val="22"/>
          </w:rPr>
          <w:t xml:space="preserve"> </w:t>
        </w:r>
        <w:r w:rsidRPr="00A539DD">
          <w:rPr>
            <w:rFonts w:cs="Calibri"/>
            <w:spacing w:val="3"/>
            <w:sz w:val="22"/>
          </w:rPr>
          <w:t xml:space="preserve">AI </w:t>
        </w:r>
        <w:r w:rsidRPr="00A539DD">
          <w:rPr>
            <w:rFonts w:cs="Calibri" w:hint="eastAsia"/>
            <w:spacing w:val="3"/>
            <w:sz w:val="22"/>
          </w:rPr>
          <w:t>액션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플랜은</w:t>
        </w:r>
        <w:r w:rsidRPr="00A539DD">
          <w:rPr>
            <w:rFonts w:cs="Calibri"/>
            <w:spacing w:val="3"/>
            <w:sz w:val="22"/>
          </w:rPr>
          <w:t xml:space="preserve"> </w:t>
        </w:r>
        <w:r>
          <w:rPr>
            <w:rFonts w:cs="Calibri"/>
            <w:spacing w:val="3"/>
            <w:sz w:val="22"/>
          </w:rPr>
          <w:t>25</w:t>
        </w:r>
        <w:r>
          <w:rPr>
            <w:rFonts w:cs="Calibri" w:hint="eastAsia"/>
            <w:spacing w:val="3"/>
            <w:sz w:val="22"/>
          </w:rPr>
          <w:t>년</w:t>
        </w:r>
        <w:r>
          <w:rPr>
            <w:rFonts w:cs="Calibri" w:hint="eastAsia"/>
            <w:spacing w:val="3"/>
            <w:sz w:val="22"/>
          </w:rPr>
          <w:t xml:space="preserve"> </w:t>
        </w:r>
        <w:r w:rsidRPr="00A539DD">
          <w:rPr>
            <w:rFonts w:cs="Calibri"/>
            <w:spacing w:val="3"/>
            <w:sz w:val="22"/>
          </w:rPr>
          <w:t>1</w:t>
        </w:r>
        <w:r>
          <w:rPr>
            <w:rFonts w:cs="Calibri" w:hint="eastAsia"/>
            <w:spacing w:val="3"/>
            <w:sz w:val="22"/>
          </w:rPr>
          <w:t>월</w:t>
        </w:r>
        <w:r w:rsidRPr="00A539DD">
          <w:rPr>
            <w:rFonts w:cs="Calibri"/>
            <w:spacing w:val="3"/>
            <w:sz w:val="22"/>
          </w:rPr>
          <w:t xml:space="preserve"> </w:t>
        </w:r>
      </w:ins>
      <w:ins w:id="2316" w:author="changjoon.yoo [2]" w:date="2025-07-25T17:02:00Z">
        <w:r>
          <w:rPr>
            <w:rFonts w:cs="Calibri"/>
            <w:spacing w:val="3"/>
            <w:sz w:val="22"/>
          </w:rPr>
          <w:t>‘</w:t>
        </w:r>
      </w:ins>
      <w:ins w:id="2317" w:author="changjoon.yoo [2]" w:date="2025-07-25T17:01:00Z">
        <w:r w:rsidRPr="00A539DD">
          <w:rPr>
            <w:rFonts w:cs="Calibri" w:hint="eastAsia"/>
            <w:spacing w:val="3"/>
            <w:sz w:val="22"/>
          </w:rPr>
          <w:t>리더십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장벽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제거</w:t>
        </w:r>
      </w:ins>
      <w:ins w:id="2318" w:author="changjoon.yoo [2]" w:date="2025-07-25T17:02:00Z">
        <w:r>
          <w:rPr>
            <w:rFonts w:cs="Calibri"/>
            <w:spacing w:val="3"/>
            <w:sz w:val="22"/>
          </w:rPr>
          <w:t>’</w:t>
        </w:r>
      </w:ins>
      <w:ins w:id="2319" w:author="changjoon.yoo [2]" w:date="2025-07-25T17:01:00Z"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행정명령의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기조를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실질적으로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계승</w:t>
        </w:r>
      </w:ins>
      <w:ins w:id="2320" w:author="changjoon.yoo [2]" w:date="2025-07-25T17:02:00Z">
        <w:r w:rsidRPr="00A539DD">
          <w:rPr>
            <w:rFonts w:cs="Calibri"/>
            <w:spacing w:val="3"/>
            <w:sz w:val="22"/>
          </w:rPr>
          <w:t>∙</w:t>
        </w:r>
      </w:ins>
      <w:ins w:id="2321" w:author="changjoon.yoo [2]" w:date="2025-07-25T17:01:00Z">
        <w:r w:rsidRPr="00A539DD">
          <w:rPr>
            <w:rFonts w:cs="Calibri" w:hint="eastAsia"/>
            <w:spacing w:val="3"/>
            <w:sz w:val="22"/>
          </w:rPr>
          <w:t>확장하며</w:t>
        </w:r>
        <w:r w:rsidRPr="00A539DD">
          <w:rPr>
            <w:rFonts w:cs="Calibri"/>
            <w:spacing w:val="3"/>
            <w:sz w:val="22"/>
          </w:rPr>
          <w:t xml:space="preserve">, </w:t>
        </w:r>
        <w:r w:rsidRPr="00A539DD">
          <w:rPr>
            <w:rFonts w:cs="Calibri" w:hint="eastAsia"/>
            <w:spacing w:val="3"/>
            <w:sz w:val="22"/>
          </w:rPr>
          <w:t>미국의</w:t>
        </w:r>
        <w:r w:rsidRPr="00A539DD">
          <w:rPr>
            <w:rFonts w:cs="Calibri"/>
            <w:spacing w:val="3"/>
            <w:sz w:val="22"/>
          </w:rPr>
          <w:t xml:space="preserve"> AI </w:t>
        </w:r>
        <w:r w:rsidRPr="00A539DD">
          <w:rPr>
            <w:rFonts w:cs="Calibri" w:hint="eastAsia"/>
            <w:spacing w:val="3"/>
            <w:sz w:val="22"/>
          </w:rPr>
          <w:t>정책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방향을</w:t>
        </w:r>
        <w:r w:rsidRPr="00A539DD">
          <w:rPr>
            <w:rFonts w:cs="Calibri"/>
            <w:spacing w:val="3"/>
            <w:sz w:val="22"/>
          </w:rPr>
          <w:t xml:space="preserve"> </w:t>
        </w:r>
      </w:ins>
      <w:ins w:id="2322" w:author="changjoon.yoo [2]" w:date="2025-07-25T17:02:00Z">
        <w:r>
          <w:rPr>
            <w:rFonts w:cs="Calibri"/>
            <w:spacing w:val="3"/>
            <w:sz w:val="22"/>
          </w:rPr>
          <w:t>‘</w:t>
        </w:r>
      </w:ins>
      <w:ins w:id="2323" w:author="changjoon.yoo [2]" w:date="2025-07-25T17:01:00Z">
        <w:r w:rsidRPr="00A539DD">
          <w:rPr>
            <w:rFonts w:cs="Calibri" w:hint="eastAsia"/>
            <w:spacing w:val="3"/>
            <w:sz w:val="22"/>
          </w:rPr>
          <w:t>규제</w:t>
        </w:r>
        <w:r w:rsidRPr="00A539DD">
          <w:rPr>
            <w:rFonts w:cs="Calibri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완화</w:t>
        </w:r>
      </w:ins>
      <w:ins w:id="2324" w:author="changjoon.yoo [2]" w:date="2025-07-25T17:02:00Z">
        <w:r w:rsidRPr="00A539DD">
          <w:rPr>
            <w:rFonts w:cs="Calibri"/>
            <w:spacing w:val="3"/>
            <w:sz w:val="22"/>
          </w:rPr>
          <w:t>∙</w:t>
        </w:r>
      </w:ins>
      <w:ins w:id="2325" w:author="changjoon.yoo [2]" w:date="2025-07-25T17:01:00Z">
        <w:r w:rsidRPr="00A539DD">
          <w:rPr>
            <w:rFonts w:cs="Calibri" w:hint="eastAsia"/>
            <w:spacing w:val="3"/>
            <w:sz w:val="22"/>
          </w:rPr>
          <w:t>민간주도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혁신</w:t>
        </w:r>
      </w:ins>
      <w:ins w:id="2326" w:author="changjoon.yoo [2]" w:date="2025-07-25T17:02:00Z">
        <w:r w:rsidRPr="00A539DD">
          <w:rPr>
            <w:rFonts w:cs="Calibri"/>
            <w:spacing w:val="3"/>
            <w:sz w:val="22"/>
          </w:rPr>
          <w:t>∙</w:t>
        </w:r>
      </w:ins>
      <w:ins w:id="2327" w:author="changjoon.yoo [2]" w:date="2025-07-25T17:01:00Z">
        <w:r w:rsidRPr="00A539DD">
          <w:rPr>
            <w:rFonts w:cs="Calibri" w:hint="eastAsia"/>
            <w:spacing w:val="3"/>
            <w:sz w:val="22"/>
          </w:rPr>
          <w:t>글로벌</w:t>
        </w:r>
        <w:r w:rsidRPr="00A539DD">
          <w:rPr>
            <w:rFonts w:cs="Calibri"/>
            <w:spacing w:val="3"/>
            <w:sz w:val="22"/>
          </w:rPr>
          <w:t xml:space="preserve"> AI </w:t>
        </w:r>
        <w:r w:rsidRPr="00A539DD">
          <w:rPr>
            <w:rFonts w:cs="Calibri" w:hint="eastAsia"/>
            <w:spacing w:val="3"/>
            <w:sz w:val="22"/>
          </w:rPr>
          <w:t>패권</w:t>
        </w:r>
        <w:r w:rsidRPr="00A539DD">
          <w:rPr>
            <w:rFonts w:cs="Calibri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강화</w:t>
        </w:r>
      </w:ins>
      <w:ins w:id="2328" w:author="changjoon.yoo [2]" w:date="2025-07-25T17:02:00Z">
        <w:r>
          <w:rPr>
            <w:rFonts w:cs="Calibri"/>
            <w:spacing w:val="3"/>
            <w:sz w:val="22"/>
          </w:rPr>
          <w:t>’</w:t>
        </w:r>
      </w:ins>
      <w:ins w:id="2329" w:author="changjoon.yoo [2]" w:date="2025-07-25T17:01:00Z">
        <w:r w:rsidRPr="00A539DD">
          <w:rPr>
            <w:rFonts w:cs="Calibri" w:hint="eastAsia"/>
            <w:spacing w:val="3"/>
            <w:sz w:val="22"/>
          </w:rPr>
          <w:t>로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명확히</w:t>
        </w:r>
        <w:r w:rsidRPr="00A539DD">
          <w:rPr>
            <w:rFonts w:cs="Calibri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</w:rPr>
          <w:t>전환</w:t>
        </w:r>
      </w:ins>
    </w:p>
    <w:p w14:paraId="5E69B9F4" w14:textId="33F24AE6" w:rsidR="00A539DD" w:rsidRPr="00A539DD" w:rsidRDefault="00A539DD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2330" w:author="changjoon.yoo [2]" w:date="2025-07-25T17:03:00Z"/>
          <w:rFonts w:cs="Calibri"/>
          <w:b/>
          <w:spacing w:val="3"/>
          <w:sz w:val="22"/>
        </w:rPr>
      </w:pPr>
      <w:ins w:id="2331" w:author="changjoon.yoo [2]" w:date="2025-07-25T17:03:00Z">
        <w:r>
          <w:rPr>
            <w:rFonts w:cs="Calibri" w:hint="eastAsia"/>
            <w:b/>
            <w:spacing w:val="3"/>
            <w:sz w:val="22"/>
          </w:rPr>
          <w:t>(</w:t>
        </w:r>
        <w:r w:rsidRPr="00A539DD">
          <w:rPr>
            <w:rFonts w:cs="Calibri" w:hint="eastAsia"/>
            <w:b/>
            <w:spacing w:val="3"/>
            <w:sz w:val="22"/>
          </w:rPr>
          <w:t>연방정부의</w:t>
        </w:r>
        <w:r w:rsidRPr="00A539DD">
          <w:rPr>
            <w:rFonts w:cs="Calibri" w:hint="eastAsia"/>
            <w:b/>
            <w:spacing w:val="3"/>
            <w:sz w:val="22"/>
          </w:rPr>
          <w:t xml:space="preserve"> </w:t>
        </w:r>
        <w:r w:rsidRPr="00A539DD">
          <w:rPr>
            <w:rFonts w:cs="Calibri" w:hint="eastAsia"/>
            <w:b/>
            <w:spacing w:val="3"/>
            <w:sz w:val="22"/>
          </w:rPr>
          <w:t>지원자</w:t>
        </w:r>
        <w:r w:rsidRPr="00A539DD">
          <w:rPr>
            <w:rFonts w:cs="Calibri"/>
            <w:b/>
            <w:spacing w:val="3"/>
            <w:sz w:val="22"/>
          </w:rPr>
          <w:t>∙</w:t>
        </w:r>
        <w:r w:rsidRPr="00A539DD">
          <w:rPr>
            <w:rFonts w:cs="Calibri" w:hint="eastAsia"/>
            <w:b/>
            <w:spacing w:val="3"/>
            <w:sz w:val="22"/>
          </w:rPr>
          <w:t>촉진자</w:t>
        </w:r>
        <w:r w:rsidRPr="00A539DD">
          <w:rPr>
            <w:rFonts w:cs="Calibri" w:hint="eastAsia"/>
            <w:b/>
            <w:spacing w:val="3"/>
            <w:sz w:val="22"/>
          </w:rPr>
          <w:t xml:space="preserve"> </w:t>
        </w:r>
        <w:r w:rsidRPr="00A539DD">
          <w:rPr>
            <w:rFonts w:cs="Calibri" w:hint="eastAsia"/>
            <w:b/>
            <w:spacing w:val="3"/>
            <w:sz w:val="22"/>
          </w:rPr>
          <w:t>역할</w:t>
        </w:r>
        <w:r>
          <w:rPr>
            <w:rFonts w:cs="Calibri" w:hint="eastAsia"/>
            <w:b/>
            <w:spacing w:val="3"/>
            <w:sz w:val="22"/>
          </w:rPr>
          <w:t>)</w:t>
        </w:r>
        <w:r w:rsidRPr="00A539DD">
          <w:rPr>
            <w:rFonts w:cs="Calibri"/>
            <w:spacing w:val="3"/>
            <w:sz w:val="22"/>
            <w:rPrChange w:id="233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3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규제에</w:t>
        </w:r>
        <w:r w:rsidRPr="00A539DD">
          <w:rPr>
            <w:rFonts w:cs="Calibri"/>
            <w:spacing w:val="3"/>
            <w:sz w:val="22"/>
            <w:rPrChange w:id="233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3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기반한</w:t>
        </w:r>
        <w:r w:rsidRPr="00A539DD">
          <w:rPr>
            <w:rFonts w:cs="Calibri"/>
            <w:spacing w:val="3"/>
            <w:sz w:val="22"/>
            <w:rPrChange w:id="233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3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직접</w:t>
        </w:r>
        <w:r w:rsidRPr="00A539DD">
          <w:rPr>
            <w:rFonts w:cs="Calibri"/>
            <w:spacing w:val="3"/>
            <w:sz w:val="22"/>
            <w:rPrChange w:id="233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3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통제에서</w:t>
        </w:r>
        <w:r w:rsidRPr="00A539DD">
          <w:rPr>
            <w:rFonts w:cs="Calibri"/>
            <w:spacing w:val="3"/>
            <w:sz w:val="22"/>
            <w:rPrChange w:id="234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4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탈피해</w:t>
        </w:r>
        <w:r w:rsidRPr="00A539DD">
          <w:rPr>
            <w:rFonts w:cs="Calibri"/>
            <w:spacing w:val="3"/>
            <w:sz w:val="22"/>
            <w:rPrChange w:id="234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, </w:t>
        </w:r>
        <w:r w:rsidRPr="00A539DD">
          <w:rPr>
            <w:rFonts w:cs="Calibri" w:hint="eastAsia"/>
            <w:spacing w:val="3"/>
            <w:sz w:val="22"/>
            <w:rPrChange w:id="234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연방정부는</w:t>
        </w:r>
        <w:r w:rsidRPr="00A539DD">
          <w:rPr>
            <w:rFonts w:cs="Calibri"/>
            <w:spacing w:val="3"/>
            <w:sz w:val="22"/>
            <w:rPrChange w:id="234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4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민간</w:t>
        </w:r>
        <w:r w:rsidRPr="00A539DD">
          <w:rPr>
            <w:rFonts w:cs="Calibri"/>
            <w:spacing w:val="3"/>
            <w:sz w:val="22"/>
            <w:rPrChange w:id="234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4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주도의</w:t>
        </w:r>
        <w:r w:rsidRPr="00A539DD">
          <w:rPr>
            <w:rFonts w:cs="Calibri"/>
            <w:spacing w:val="3"/>
            <w:sz w:val="22"/>
            <w:rPrChange w:id="234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AI </w:t>
        </w:r>
        <w:r w:rsidRPr="00A539DD">
          <w:rPr>
            <w:rFonts w:cs="Calibri" w:hint="eastAsia"/>
            <w:spacing w:val="3"/>
            <w:sz w:val="22"/>
            <w:rPrChange w:id="234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혁신</w:t>
        </w:r>
        <w:r w:rsidRPr="00A539DD">
          <w:rPr>
            <w:rFonts w:cs="Calibri"/>
            <w:spacing w:val="3"/>
            <w:sz w:val="22"/>
            <w:rPrChange w:id="235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5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생태계</w:t>
        </w:r>
        <w:r w:rsidRPr="00A539DD">
          <w:rPr>
            <w:rFonts w:cs="Calibri"/>
            <w:spacing w:val="3"/>
            <w:sz w:val="22"/>
            <w:rPrChange w:id="235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5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조성자</w:t>
        </w:r>
        <w:r w:rsidRPr="00A539DD">
          <w:rPr>
            <w:rFonts w:cs="Calibri"/>
            <w:spacing w:val="3"/>
            <w:sz w:val="22"/>
            <w:rPrChange w:id="235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, </w:t>
        </w:r>
        <w:r w:rsidRPr="00A539DD">
          <w:rPr>
            <w:rFonts w:cs="Calibri" w:hint="eastAsia"/>
            <w:spacing w:val="3"/>
            <w:sz w:val="22"/>
            <w:rPrChange w:id="235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기반</w:t>
        </w:r>
        <w:r w:rsidRPr="00A539DD">
          <w:rPr>
            <w:rFonts w:cs="Calibri"/>
            <w:spacing w:val="3"/>
            <w:sz w:val="22"/>
            <w:rPrChange w:id="235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5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인프라</w:t>
        </w:r>
        <w:r w:rsidRPr="00A539DD">
          <w:rPr>
            <w:rFonts w:cs="Calibri"/>
            <w:spacing w:val="3"/>
            <w:sz w:val="22"/>
            <w:rPrChange w:id="235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5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구축자</w:t>
        </w:r>
        <w:r w:rsidRPr="00A539DD">
          <w:rPr>
            <w:rFonts w:cs="Calibri"/>
            <w:spacing w:val="3"/>
            <w:sz w:val="22"/>
            <w:rPrChange w:id="236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, </w:t>
        </w:r>
        <w:r w:rsidRPr="00A539DD">
          <w:rPr>
            <w:rFonts w:cs="Calibri" w:hint="eastAsia"/>
            <w:spacing w:val="3"/>
            <w:sz w:val="22"/>
            <w:rPrChange w:id="236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글로벌</w:t>
        </w:r>
        <w:r w:rsidRPr="00A539DD">
          <w:rPr>
            <w:rFonts w:cs="Calibri"/>
            <w:spacing w:val="3"/>
            <w:sz w:val="22"/>
            <w:rPrChange w:id="236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6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표준</w:t>
        </w:r>
        <w:r w:rsidRPr="00A539DD">
          <w:rPr>
            <w:rFonts w:cs="Calibri"/>
            <w:spacing w:val="3"/>
            <w:sz w:val="22"/>
            <w:rPrChange w:id="236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6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제시자로서의</w:t>
        </w:r>
        <w:r w:rsidRPr="00A539DD">
          <w:rPr>
            <w:rFonts w:cs="Calibri"/>
            <w:spacing w:val="3"/>
            <w:sz w:val="22"/>
            <w:rPrChange w:id="236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6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역할에</w:t>
        </w:r>
        <w:r w:rsidRPr="00A539DD">
          <w:rPr>
            <w:rFonts w:cs="Calibri"/>
            <w:spacing w:val="3"/>
            <w:sz w:val="22"/>
            <w:rPrChange w:id="236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>
          <w:rPr>
            <w:rFonts w:cs="Calibri" w:hint="eastAsia"/>
            <w:spacing w:val="3"/>
            <w:sz w:val="22"/>
          </w:rPr>
          <w:t>집중</w:t>
        </w:r>
      </w:ins>
      <w:ins w:id="2369" w:author="changjoon.yoo [2]" w:date="2025-07-25T17:04:00Z">
        <w:r>
          <w:rPr>
            <w:rFonts w:cs="Calibri" w:hint="eastAsia"/>
            <w:spacing w:val="3"/>
            <w:sz w:val="22"/>
          </w:rPr>
          <w:t>할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것으로</w:t>
        </w:r>
        <w:r>
          <w:rPr>
            <w:rFonts w:cs="Calibri" w:hint="eastAsia"/>
            <w:spacing w:val="3"/>
            <w:sz w:val="22"/>
          </w:rPr>
          <w:t xml:space="preserve"> </w:t>
        </w:r>
        <w:r>
          <w:rPr>
            <w:rFonts w:cs="Calibri" w:hint="eastAsia"/>
            <w:spacing w:val="3"/>
            <w:sz w:val="22"/>
          </w:rPr>
          <w:t>보임</w:t>
        </w:r>
      </w:ins>
    </w:p>
    <w:p w14:paraId="073A2F5B" w14:textId="2E25FC0C" w:rsidR="00A539DD" w:rsidRPr="00A539DD" w:rsidRDefault="00A539DD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ins w:id="2370" w:author="changjoon.yoo [2]" w:date="2025-07-25T17:01:00Z"/>
          <w:rFonts w:cs="Calibri"/>
          <w:spacing w:val="3"/>
          <w:sz w:val="22"/>
          <w:rPrChange w:id="2371" w:author="changjoon.yoo [2]" w:date="2025-07-25T17:04:00Z">
            <w:rPr>
              <w:ins w:id="2372" w:author="changjoon.yoo [2]" w:date="2025-07-25T17:01:00Z"/>
              <w:rFonts w:cs="Calibri"/>
              <w:sz w:val="22"/>
            </w:rPr>
          </w:rPrChange>
        </w:rPr>
      </w:pPr>
      <w:ins w:id="2373" w:author="changjoon.yoo [2]" w:date="2025-07-25T17:04:00Z">
        <w:r>
          <w:rPr>
            <w:rFonts w:cs="Calibri" w:hint="eastAsia"/>
            <w:b/>
            <w:spacing w:val="3"/>
            <w:sz w:val="22"/>
          </w:rPr>
          <w:t>(</w:t>
        </w:r>
        <w:r w:rsidRPr="00A539DD">
          <w:rPr>
            <w:rFonts w:cs="Calibri" w:hint="eastAsia"/>
            <w:b/>
            <w:spacing w:val="3"/>
            <w:sz w:val="22"/>
          </w:rPr>
          <w:t>글로벌</w:t>
        </w:r>
        <w:r w:rsidRPr="00A539DD">
          <w:rPr>
            <w:rFonts w:cs="Calibri" w:hint="eastAsia"/>
            <w:b/>
            <w:spacing w:val="3"/>
            <w:sz w:val="22"/>
          </w:rPr>
          <w:t xml:space="preserve"> AI </w:t>
        </w:r>
        <w:r w:rsidRPr="00A539DD">
          <w:rPr>
            <w:rFonts w:cs="Calibri" w:hint="eastAsia"/>
            <w:b/>
            <w:spacing w:val="3"/>
            <w:sz w:val="22"/>
          </w:rPr>
          <w:t>거버넌스</w:t>
        </w:r>
        <w:r w:rsidRPr="00A539DD">
          <w:rPr>
            <w:rFonts w:cs="Calibri" w:hint="eastAsia"/>
            <w:b/>
            <w:spacing w:val="3"/>
            <w:sz w:val="22"/>
          </w:rPr>
          <w:t xml:space="preserve"> </w:t>
        </w:r>
        <w:r w:rsidRPr="00A539DD">
          <w:rPr>
            <w:rFonts w:cs="Calibri" w:hint="eastAsia"/>
            <w:b/>
            <w:spacing w:val="3"/>
            <w:sz w:val="22"/>
          </w:rPr>
          <w:t>주도</w:t>
        </w:r>
        <w:r>
          <w:rPr>
            <w:rFonts w:cs="Calibri" w:hint="eastAsia"/>
            <w:b/>
            <w:spacing w:val="3"/>
            <w:sz w:val="22"/>
          </w:rPr>
          <w:t>)</w:t>
        </w:r>
        <w:r w:rsidRPr="00A539DD">
          <w:rPr>
            <w:rFonts w:cs="Calibri"/>
            <w:spacing w:val="3"/>
            <w:sz w:val="22"/>
            <w:rPrChange w:id="237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7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미</w:t>
        </w:r>
        <w:r w:rsidRPr="00A539DD">
          <w:rPr>
            <w:rFonts w:cs="Calibri"/>
            <w:spacing w:val="3"/>
            <w:sz w:val="22"/>
            <w:rPrChange w:id="237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7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주도</w:t>
        </w:r>
        <w:r w:rsidRPr="00A539DD">
          <w:rPr>
            <w:rFonts w:cs="Calibri"/>
            <w:spacing w:val="3"/>
            <w:sz w:val="22"/>
            <w:rPrChange w:id="237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AI </w:t>
        </w:r>
        <w:r w:rsidRPr="00A539DD">
          <w:rPr>
            <w:rFonts w:cs="Calibri" w:hint="eastAsia"/>
            <w:spacing w:val="3"/>
            <w:sz w:val="22"/>
            <w:rPrChange w:id="237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표준</w:t>
        </w:r>
        <w:r w:rsidRPr="00A539DD">
          <w:rPr>
            <w:rFonts w:cs="Calibri"/>
            <w:spacing w:val="3"/>
            <w:sz w:val="22"/>
            <w:rPrChange w:id="238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>∙</w:t>
        </w:r>
        <w:r w:rsidRPr="00A539DD">
          <w:rPr>
            <w:rFonts w:cs="Calibri" w:hint="eastAsia"/>
            <w:spacing w:val="3"/>
            <w:sz w:val="22"/>
            <w:rPrChange w:id="238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생태계를</w:t>
        </w:r>
        <w:r w:rsidRPr="00A539DD">
          <w:rPr>
            <w:rFonts w:cs="Calibri"/>
            <w:spacing w:val="3"/>
            <w:sz w:val="22"/>
            <w:rPrChange w:id="238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8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확산하여</w:t>
        </w:r>
        <w:r w:rsidRPr="00A539DD">
          <w:rPr>
            <w:rFonts w:cs="Calibri"/>
            <w:spacing w:val="3"/>
            <w:sz w:val="22"/>
            <w:rPrChange w:id="238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8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국제</w:t>
        </w:r>
        <w:r w:rsidRPr="00A539DD">
          <w:rPr>
            <w:rFonts w:cs="Calibri"/>
            <w:spacing w:val="3"/>
            <w:sz w:val="22"/>
            <w:rPrChange w:id="238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AI </w:t>
        </w:r>
        <w:r w:rsidRPr="00A539DD">
          <w:rPr>
            <w:rFonts w:cs="Calibri" w:hint="eastAsia"/>
            <w:spacing w:val="3"/>
            <w:sz w:val="22"/>
            <w:rPrChange w:id="238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외교</w:t>
        </w:r>
        <w:r w:rsidRPr="00A539DD">
          <w:rPr>
            <w:rFonts w:cs="Calibri"/>
            <w:spacing w:val="3"/>
            <w:sz w:val="22"/>
            <w:rPrChange w:id="238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>∙</w:t>
        </w:r>
        <w:r w:rsidRPr="00A539DD">
          <w:rPr>
            <w:rFonts w:cs="Calibri" w:hint="eastAsia"/>
            <w:spacing w:val="3"/>
            <w:sz w:val="22"/>
            <w:rPrChange w:id="238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안보</w:t>
        </w:r>
        <w:r w:rsidRPr="00A539DD">
          <w:rPr>
            <w:rFonts w:cs="Calibri"/>
            <w:spacing w:val="3"/>
            <w:sz w:val="22"/>
            <w:rPrChange w:id="239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9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리더십을</w:t>
        </w:r>
        <w:r w:rsidRPr="00A539DD">
          <w:rPr>
            <w:rFonts w:cs="Calibri"/>
            <w:spacing w:val="3"/>
            <w:sz w:val="22"/>
            <w:rPrChange w:id="239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9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강화하고</w:t>
        </w:r>
        <w:r w:rsidRPr="00A539DD">
          <w:rPr>
            <w:rFonts w:cs="Calibri"/>
            <w:spacing w:val="3"/>
            <w:sz w:val="22"/>
            <w:rPrChange w:id="239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, </w:t>
        </w:r>
        <w:r w:rsidRPr="00A539DD">
          <w:rPr>
            <w:rFonts w:cs="Calibri" w:hint="eastAsia"/>
            <w:spacing w:val="3"/>
            <w:sz w:val="22"/>
            <w:rPrChange w:id="239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전략경쟁국</w:t>
        </w:r>
        <w:r w:rsidRPr="00A539DD">
          <w:rPr>
            <w:rFonts w:cs="Calibri"/>
            <w:spacing w:val="3"/>
            <w:sz w:val="22"/>
            <w:rPrChange w:id="239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>(</w:t>
        </w:r>
        <w:r w:rsidRPr="00A539DD">
          <w:rPr>
            <w:rFonts w:cs="Calibri" w:hint="eastAsia"/>
            <w:spacing w:val="3"/>
            <w:sz w:val="22"/>
            <w:rPrChange w:id="239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중국</w:t>
        </w:r>
        <w:r w:rsidRPr="00A539DD">
          <w:rPr>
            <w:rFonts w:cs="Calibri"/>
            <w:spacing w:val="3"/>
            <w:sz w:val="22"/>
            <w:rPrChange w:id="239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39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등</w:t>
        </w:r>
        <w:r w:rsidRPr="00A539DD">
          <w:rPr>
            <w:rFonts w:cs="Calibri"/>
            <w:spacing w:val="3"/>
            <w:sz w:val="22"/>
            <w:rPrChange w:id="240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>)</w:t>
        </w:r>
        <w:r w:rsidRPr="00A539DD">
          <w:rPr>
            <w:rFonts w:cs="Calibri" w:hint="eastAsia"/>
            <w:spacing w:val="3"/>
            <w:sz w:val="22"/>
            <w:rPrChange w:id="240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의</w:t>
        </w:r>
        <w:r w:rsidRPr="00A539DD">
          <w:rPr>
            <w:rFonts w:cs="Calibri"/>
            <w:spacing w:val="3"/>
            <w:sz w:val="22"/>
            <w:rPrChange w:id="240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0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영향력</w:t>
        </w:r>
        <w:r w:rsidRPr="00A539DD">
          <w:rPr>
            <w:rFonts w:cs="Calibri"/>
            <w:spacing w:val="3"/>
            <w:sz w:val="22"/>
            <w:rPrChange w:id="240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0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확장</w:t>
        </w:r>
        <w:r w:rsidRPr="00A539DD">
          <w:rPr>
            <w:rFonts w:cs="Calibri"/>
            <w:spacing w:val="3"/>
            <w:sz w:val="22"/>
            <w:rPrChange w:id="240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0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견제를</w:t>
        </w:r>
        <w:r w:rsidRPr="00A539DD">
          <w:rPr>
            <w:rFonts w:cs="Calibri"/>
            <w:spacing w:val="3"/>
            <w:sz w:val="22"/>
            <w:rPrChange w:id="2408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09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미국</w:t>
        </w:r>
        <w:r w:rsidRPr="00A539DD">
          <w:rPr>
            <w:rFonts w:cs="Calibri"/>
            <w:spacing w:val="3"/>
            <w:sz w:val="22"/>
            <w:rPrChange w:id="2410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11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대외전략의</w:t>
        </w:r>
        <w:r w:rsidRPr="00A539DD">
          <w:rPr>
            <w:rFonts w:cs="Calibri"/>
            <w:spacing w:val="3"/>
            <w:sz w:val="22"/>
            <w:rPrChange w:id="2412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13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주요</w:t>
        </w:r>
        <w:r w:rsidRPr="00A539DD">
          <w:rPr>
            <w:rFonts w:cs="Calibri"/>
            <w:spacing w:val="3"/>
            <w:sz w:val="22"/>
            <w:rPrChange w:id="2414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15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축으로</w:t>
        </w:r>
        <w:r w:rsidRPr="00A539DD">
          <w:rPr>
            <w:rFonts w:cs="Calibri"/>
            <w:spacing w:val="3"/>
            <w:sz w:val="22"/>
            <w:rPrChange w:id="2416" w:author="changjoon.yoo [2]" w:date="2025-07-25T17:04:00Z">
              <w:rPr>
                <w:rFonts w:cs="Calibri"/>
                <w:b/>
                <w:spacing w:val="3"/>
                <w:sz w:val="22"/>
              </w:rPr>
            </w:rPrChange>
          </w:rPr>
          <w:t xml:space="preserve"> </w:t>
        </w:r>
        <w:r>
          <w:rPr>
            <w:rFonts w:cs="Calibri" w:hint="eastAsia"/>
            <w:spacing w:val="3"/>
            <w:sz w:val="22"/>
          </w:rPr>
          <w:t>공식적으로</w:t>
        </w:r>
        <w:r>
          <w:rPr>
            <w:rFonts w:cs="Calibri" w:hint="eastAsia"/>
            <w:spacing w:val="3"/>
            <w:sz w:val="22"/>
          </w:rPr>
          <w:t xml:space="preserve"> </w:t>
        </w:r>
        <w:r w:rsidRPr="00A539DD">
          <w:rPr>
            <w:rFonts w:cs="Calibri" w:hint="eastAsia"/>
            <w:spacing w:val="3"/>
            <w:sz w:val="22"/>
            <w:rPrChange w:id="2417" w:author="changjoon.yoo [2]" w:date="2025-07-25T17:04:00Z">
              <w:rPr>
                <w:rFonts w:cs="Calibri" w:hint="eastAsia"/>
                <w:b/>
                <w:spacing w:val="3"/>
                <w:sz w:val="22"/>
              </w:rPr>
            </w:rPrChange>
          </w:rPr>
          <w:t>채택하였음</w:t>
        </w:r>
      </w:ins>
    </w:p>
    <w:p w14:paraId="7A013882" w14:textId="6F927387" w:rsidR="00130FC7" w:rsidRPr="00E86763" w:rsidRDefault="00130FC7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ascii="Calibri" w:hAnsi="Calibri"/>
          <w:b/>
          <w:spacing w:val="3"/>
          <w:sz w:val="30"/>
          <w:szCs w:val="30"/>
          <w:rPrChange w:id="2418" w:author="changjoon.yoo [2]" w:date="2025-07-25T12:23:00Z">
            <w:rPr>
              <w:rFonts w:ascii="Calibri" w:hAnsi="Calibri"/>
              <w:sz w:val="30"/>
              <w:szCs w:val="30"/>
            </w:rPr>
          </w:rPrChange>
        </w:rPr>
        <w:pPrChange w:id="2419" w:author="changjoon.yoo [2]" w:date="2025-07-25T12:23:00Z">
          <w:pPr>
            <w:widowControl/>
            <w:wordWrap/>
            <w:autoSpaceDN/>
            <w:adjustRightInd/>
            <w:snapToGrid/>
            <w:spacing w:line="240" w:lineRule="auto"/>
            <w:jc w:val="left"/>
          </w:pPr>
        </w:pPrChange>
      </w:pPr>
      <w:r w:rsidRPr="00E86763">
        <w:rPr>
          <w:b/>
          <w:rPrChange w:id="2420" w:author="changjoon.yoo [2]" w:date="2025-07-25T12:23:00Z">
            <w:rPr/>
          </w:rPrChange>
        </w:rPr>
        <w:br w:type="page"/>
      </w:r>
    </w:p>
    <w:p w14:paraId="64785497" w14:textId="0CB0E9AD" w:rsidR="006A1C2D" w:rsidRPr="00535271" w:rsidRDefault="00383BD6" w:rsidP="006A1C2D">
      <w:pPr>
        <w:pStyle w:val="10"/>
        <w:wordWrap w:val="0"/>
        <w:spacing w:after="160"/>
      </w:pPr>
      <w:bookmarkStart w:id="2421" w:name="_Toc204470989"/>
      <w:r w:rsidRPr="00535271">
        <w:rPr>
          <w:rFonts w:hint="eastAsia"/>
        </w:rPr>
        <w:t>EU</w:t>
      </w:r>
      <w:r w:rsidRPr="00535271">
        <w:t xml:space="preserve"> </w:t>
      </w:r>
      <w:r w:rsidRPr="00535271">
        <w:rPr>
          <w:rFonts w:hint="eastAsia"/>
        </w:rPr>
        <w:t xml:space="preserve">AI Act </w:t>
      </w:r>
      <w:r w:rsidR="00917151" w:rsidRPr="00535271">
        <w:rPr>
          <w:rFonts w:hint="eastAsia"/>
        </w:rPr>
        <w:t>규제</w:t>
      </w:r>
      <w:r w:rsidR="00E44B4D" w:rsidRPr="00535271">
        <w:rPr>
          <w:rFonts w:hint="eastAsia"/>
        </w:rPr>
        <w:t xml:space="preserve"> </w:t>
      </w:r>
      <w:r w:rsidRPr="00535271">
        <w:rPr>
          <w:rFonts w:hint="eastAsia"/>
        </w:rPr>
        <w:t>동향</w:t>
      </w:r>
      <w:bookmarkEnd w:id="2421"/>
    </w:p>
    <w:p w14:paraId="62627986" w14:textId="777FCD26" w:rsidR="00383BD6" w:rsidRPr="00535271" w:rsidRDefault="00485896" w:rsidP="00451A41">
      <w:pPr>
        <w:pStyle w:val="2"/>
        <w:autoSpaceDE w:val="0"/>
        <w:spacing w:after="160"/>
      </w:pPr>
      <w:bookmarkStart w:id="2422" w:name="_Toc204470990"/>
      <w:r w:rsidRPr="00535271">
        <w:rPr>
          <w:rFonts w:hint="eastAsia"/>
        </w:rPr>
        <w:t>EU</w:t>
      </w:r>
      <w:r w:rsidRPr="00535271">
        <w:t xml:space="preserve"> AI Act </w:t>
      </w:r>
      <w:r w:rsidRPr="00535271">
        <w:rPr>
          <w:rFonts w:hint="eastAsia"/>
        </w:rPr>
        <w:t>시행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경과</w:t>
      </w:r>
      <w:bookmarkEnd w:id="2422"/>
    </w:p>
    <w:p w14:paraId="721FCC33" w14:textId="2285AB50" w:rsidR="00E44B4D" w:rsidRPr="00535271" w:rsidRDefault="00E44B4D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>EU AI Act(</w:t>
      </w:r>
      <w:r w:rsidRPr="00535271">
        <w:rPr>
          <w:rFonts w:cs="Calibri" w:hint="eastAsia"/>
          <w:sz w:val="22"/>
        </w:rPr>
        <w:t>유럽연합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인공지능법</w:t>
      </w:r>
      <w:r w:rsidRPr="00535271">
        <w:rPr>
          <w:rFonts w:cs="Calibri"/>
          <w:sz w:val="22"/>
        </w:rPr>
        <w:t>)</w:t>
      </w:r>
      <w:r w:rsidRPr="00535271">
        <w:rPr>
          <w:rFonts w:cs="Calibri" w:hint="eastAsia"/>
          <w:sz w:val="22"/>
        </w:rPr>
        <w:t>는</w:t>
      </w:r>
      <w:r w:rsidRPr="00535271">
        <w:rPr>
          <w:rFonts w:cs="Calibri"/>
          <w:sz w:val="22"/>
        </w:rPr>
        <w:t xml:space="preserve"> 2024</w:t>
      </w:r>
      <w:r w:rsidRPr="00535271">
        <w:rPr>
          <w:rFonts w:cs="Calibri" w:hint="eastAsia"/>
          <w:sz w:val="22"/>
        </w:rPr>
        <w:t>년</w:t>
      </w:r>
      <w:r w:rsidRPr="00535271">
        <w:rPr>
          <w:rFonts w:cs="Calibri"/>
          <w:sz w:val="22"/>
        </w:rPr>
        <w:t xml:space="preserve"> 8</w:t>
      </w:r>
      <w:r w:rsidRPr="00535271">
        <w:rPr>
          <w:rFonts w:cs="Calibri" w:hint="eastAsia"/>
          <w:sz w:val="22"/>
        </w:rPr>
        <w:t>월</w:t>
      </w:r>
      <w:r w:rsidRPr="00535271">
        <w:rPr>
          <w:rFonts w:cs="Calibri"/>
          <w:sz w:val="22"/>
        </w:rPr>
        <w:t xml:space="preserve"> 1</w:t>
      </w:r>
      <w:r w:rsidRPr="00535271">
        <w:rPr>
          <w:rFonts w:cs="Calibri" w:hint="eastAsia"/>
          <w:sz w:val="22"/>
        </w:rPr>
        <w:t>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공식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발효된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세계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최초의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포괄적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규제법으로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위험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기반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접근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방식을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통해</w:t>
      </w:r>
      <w:r w:rsidRPr="00535271">
        <w:rPr>
          <w:rFonts w:cs="Calibri"/>
          <w:sz w:val="22"/>
        </w:rPr>
        <w:t xml:space="preserve"> AI</w:t>
      </w:r>
      <w:r w:rsidRPr="00535271">
        <w:rPr>
          <w:rFonts w:cs="Calibri" w:hint="eastAsia"/>
          <w:sz w:val="22"/>
        </w:rPr>
        <w:t>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개발</w:t>
      </w:r>
      <w:r w:rsidRPr="00535271">
        <w:rPr>
          <w:rFonts w:cs="Calibri"/>
          <w:sz w:val="22"/>
        </w:rPr>
        <w:t>·</w:t>
      </w:r>
      <w:r w:rsidRPr="00535271">
        <w:rPr>
          <w:rFonts w:cs="Calibri" w:hint="eastAsia"/>
          <w:sz w:val="22"/>
        </w:rPr>
        <w:t>배포</w:t>
      </w:r>
      <w:r w:rsidRPr="00535271">
        <w:rPr>
          <w:rFonts w:cs="Calibri"/>
          <w:sz w:val="22"/>
        </w:rPr>
        <w:t>·</w:t>
      </w:r>
      <w:r w:rsidRPr="00535271">
        <w:rPr>
          <w:rFonts w:cs="Calibri" w:hint="eastAsia"/>
          <w:sz w:val="22"/>
        </w:rPr>
        <w:t>이용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전반에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걸쳐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다양한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의무와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금지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규정을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도입함</w:t>
      </w:r>
    </w:p>
    <w:p w14:paraId="5B55A9F6" w14:textId="59F0508B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법은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/>
          <w:sz w:val="22"/>
        </w:rPr>
        <w:t xml:space="preserve">2025. 2. 2. </w:t>
      </w:r>
      <w:r w:rsidRPr="00535271">
        <w:rPr>
          <w:rFonts w:cs="Calibri" w:hint="eastAsia"/>
          <w:sz w:val="22"/>
        </w:rPr>
        <w:t>금지된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/>
          <w:sz w:val="22"/>
        </w:rPr>
        <w:t>AI</w:t>
      </w:r>
      <w:r w:rsidRPr="00535271">
        <w:rPr>
          <w:rFonts w:cs="Calibri" w:hint="eastAsia"/>
          <w:sz w:val="22"/>
        </w:rPr>
        <w:t>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시작으로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범용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</w:t>
      </w:r>
      <w:r w:rsidRPr="00535271">
        <w:rPr>
          <w:rFonts w:cs="Calibri" w:hint="eastAsia"/>
          <w:sz w:val="22"/>
        </w:rPr>
        <w:t xml:space="preserve">(2025. </w:t>
      </w:r>
      <w:r w:rsidRPr="00535271">
        <w:rPr>
          <w:rFonts w:cs="Calibri"/>
          <w:sz w:val="22"/>
        </w:rPr>
        <w:t xml:space="preserve">8. 2. </w:t>
      </w:r>
      <w:r w:rsidRPr="00535271">
        <w:rPr>
          <w:rFonts w:cs="Calibri" w:hint="eastAsia"/>
          <w:sz w:val="22"/>
        </w:rPr>
        <w:t>시행</w:t>
      </w:r>
      <w:r w:rsidRPr="00535271">
        <w:rPr>
          <w:rFonts w:cs="Calibri" w:hint="eastAsia"/>
          <w:sz w:val="22"/>
        </w:rPr>
        <w:t xml:space="preserve">), </w:t>
      </w:r>
      <w:r w:rsidRPr="00535271">
        <w:rPr>
          <w:rFonts w:cs="Calibri" w:hint="eastAsia"/>
          <w:sz w:val="22"/>
        </w:rPr>
        <w:t>고위험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/>
          <w:sz w:val="22"/>
        </w:rPr>
        <w:t xml:space="preserve">EU </w:t>
      </w:r>
      <w:r w:rsidRPr="00535271">
        <w:rPr>
          <w:rFonts w:cs="Calibri" w:hint="eastAsia"/>
          <w:sz w:val="22"/>
        </w:rPr>
        <w:t>인공지능법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전반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/>
          <w:sz w:val="22"/>
        </w:rPr>
        <w:t>2026. 8. 2.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시행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순차적으로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시행될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예정임</w:t>
      </w:r>
    </w:p>
    <w:p w14:paraId="4DBF32EF" w14:textId="7CA760FF" w:rsidR="00E44B4D" w:rsidRPr="00535271" w:rsidRDefault="00E44B4D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한편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시스템의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정의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금지된</w:t>
      </w:r>
      <w:r w:rsidRPr="00535271">
        <w:rPr>
          <w:rFonts w:cs="Calibri"/>
          <w:sz w:val="22"/>
        </w:rPr>
        <w:t xml:space="preserve"> AI, </w:t>
      </w:r>
      <w:r w:rsidRPr="00535271">
        <w:rPr>
          <w:rFonts w:cs="Calibri" w:hint="eastAsia"/>
          <w:sz w:val="22"/>
        </w:rPr>
        <w:t>범용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조항에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세부적인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지침을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담은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하위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가이드라인도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순차적으로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공개되고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있는바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이하에서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현재까지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공개된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가이드라인의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주요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내용을</w:t>
      </w:r>
      <w:r w:rsidRPr="00535271">
        <w:rPr>
          <w:rFonts w:cs="Calibri"/>
          <w:sz w:val="22"/>
        </w:rPr>
        <w:t xml:space="preserve"> </w:t>
      </w:r>
      <w:r w:rsidR="00A37811" w:rsidRPr="00535271">
        <w:rPr>
          <w:rFonts w:cs="Calibri" w:hint="eastAsia"/>
          <w:sz w:val="22"/>
        </w:rPr>
        <w:t>소개함</w:t>
      </w:r>
    </w:p>
    <w:p w14:paraId="338CE417" w14:textId="2D9FC41F" w:rsidR="00A37811" w:rsidRPr="00535271" w:rsidRDefault="00142DDE" w:rsidP="00451A41">
      <w:pPr>
        <w:pStyle w:val="2"/>
        <w:autoSpaceDE w:val="0"/>
        <w:spacing w:after="160"/>
      </w:pPr>
      <w:bookmarkStart w:id="2423" w:name="_Toc204470991"/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정의</w:t>
      </w:r>
      <w:r w:rsidRPr="00535271">
        <w:rPr>
          <w:rFonts w:hint="eastAsia"/>
        </w:rPr>
        <w:t xml:space="preserve">(Scope of AI Systems)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가이드라인</w:t>
      </w:r>
      <w:bookmarkEnd w:id="2423"/>
    </w:p>
    <w:p w14:paraId="30D6BEC9" w14:textId="55D048E3" w:rsidR="00A37811" w:rsidRPr="00535271" w:rsidRDefault="00485896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개요</w:t>
      </w:r>
    </w:p>
    <w:p w14:paraId="11677880" w14:textId="24438A52" w:rsidR="00600AD1" w:rsidRPr="00535271" w:rsidRDefault="00600AD1" w:rsidP="00600AD1">
      <w:pPr>
        <w:pStyle w:val="a0"/>
        <w:numPr>
          <w:ilvl w:val="0"/>
          <w:numId w:val="5"/>
        </w:numPr>
        <w:rPr>
          <w:rFonts w:cs="Calibri"/>
          <w:sz w:val="22"/>
        </w:rPr>
      </w:pPr>
      <w:r w:rsidRPr="00535271">
        <w:rPr>
          <w:rFonts w:cs="Calibri"/>
          <w:sz w:val="22"/>
        </w:rPr>
        <w:t>‘</w:t>
      </w:r>
      <w:r w:rsidRPr="00535271">
        <w:rPr>
          <w:rFonts w:cs="Calibri" w:hint="eastAsia"/>
          <w:b/>
          <w:sz w:val="22"/>
          <w:u w:val="single"/>
        </w:rPr>
        <w:t>인공지능시스템</w:t>
      </w:r>
      <w:r w:rsidRPr="00535271">
        <w:rPr>
          <w:rFonts w:cs="Calibri"/>
          <w:sz w:val="22"/>
        </w:rPr>
        <w:t>’</w:t>
      </w:r>
      <w:r w:rsidRPr="00535271">
        <w:rPr>
          <w:rFonts w:cs="Calibri" w:hint="eastAsia"/>
          <w:sz w:val="22"/>
        </w:rPr>
        <w:t>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  <w:u w:val="single"/>
        </w:rPr>
        <w:t>다양한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수준의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자율성을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가지고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작동하도록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설계된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기계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기반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시스템으로서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배포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적응성을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나타낼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수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있고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명시적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또는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묵시적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목적을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위해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수신한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입력을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통해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물리적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또는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가상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환경에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영향을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미칠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수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있는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예측</w:t>
      </w:r>
      <w:r w:rsidRPr="00535271">
        <w:rPr>
          <w:rFonts w:cs="Calibri"/>
          <w:sz w:val="22"/>
          <w:u w:val="single"/>
        </w:rPr>
        <w:t xml:space="preserve">, </w:t>
      </w:r>
      <w:r w:rsidRPr="00535271">
        <w:rPr>
          <w:rFonts w:cs="Calibri" w:hint="eastAsia"/>
          <w:sz w:val="22"/>
          <w:u w:val="single"/>
        </w:rPr>
        <w:t>콘텐츠</w:t>
      </w:r>
      <w:r w:rsidRPr="00535271">
        <w:rPr>
          <w:rFonts w:cs="Calibri"/>
          <w:sz w:val="22"/>
          <w:u w:val="single"/>
        </w:rPr>
        <w:t xml:space="preserve">, </w:t>
      </w:r>
      <w:r w:rsidRPr="00535271">
        <w:rPr>
          <w:rFonts w:cs="Calibri" w:hint="eastAsia"/>
          <w:sz w:val="22"/>
          <w:u w:val="single"/>
        </w:rPr>
        <w:t>추천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또는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결정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등의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산출물을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생성하는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방법을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추론할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수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있는</w:t>
      </w:r>
      <w:r w:rsidRPr="00535271">
        <w:rPr>
          <w:rFonts w:cs="Calibri"/>
          <w:sz w:val="22"/>
          <w:u w:val="single"/>
        </w:rPr>
        <w:t xml:space="preserve"> </w:t>
      </w:r>
      <w:r w:rsidRPr="00535271">
        <w:rPr>
          <w:rFonts w:cs="Calibri" w:hint="eastAsia"/>
          <w:sz w:val="22"/>
          <w:u w:val="single"/>
        </w:rPr>
        <w:t>시스템</w:t>
      </w:r>
      <w:r w:rsidRPr="00535271">
        <w:rPr>
          <w:rFonts w:cs="Calibri" w:hint="eastAsia"/>
          <w:sz w:val="22"/>
        </w:rPr>
        <w:t>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의미함</w:t>
      </w:r>
      <w:r w:rsidRPr="00535271">
        <w:rPr>
          <w:rFonts w:cs="Calibri" w:hint="eastAsia"/>
          <w:sz w:val="22"/>
        </w:rPr>
        <w:t xml:space="preserve"> (EU AI Act 3(1))</w:t>
      </w:r>
    </w:p>
    <w:p w14:paraId="3962035B" w14:textId="59E5E25F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before="240"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 xml:space="preserve">EU AI </w:t>
      </w:r>
      <w:r w:rsidRPr="00535271">
        <w:rPr>
          <w:rFonts w:cs="Calibri" w:hint="eastAsia"/>
          <w:sz w:val="22"/>
        </w:rPr>
        <w:t>사무국은</w:t>
      </w:r>
      <w:r w:rsidRPr="00535271">
        <w:rPr>
          <w:rFonts w:cs="Calibri"/>
          <w:sz w:val="22"/>
        </w:rPr>
        <w:t xml:space="preserve"> 2025. 2. 6.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정의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관련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가이드라인을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발표</w:t>
      </w:r>
      <w:r w:rsidR="00485896" w:rsidRPr="00535271">
        <w:rPr>
          <w:rStyle w:val="aa"/>
          <w:rFonts w:cs="Calibri"/>
          <w:sz w:val="22"/>
        </w:rPr>
        <w:footnoteReference w:id="15"/>
      </w:r>
    </w:p>
    <w:p w14:paraId="002787D7" w14:textId="7124140C" w:rsidR="00A37811" w:rsidRPr="00535271" w:rsidRDefault="00485896" w:rsidP="00451A41">
      <w:pPr>
        <w:pStyle w:val="a0"/>
        <w:widowControl/>
        <w:numPr>
          <w:ilvl w:val="0"/>
          <w:numId w:val="5"/>
        </w:numPr>
        <w:autoSpaceDE w:val="0"/>
        <w:adjustRightInd/>
        <w:snapToGrid/>
        <w:spacing w:line="276" w:lineRule="auto"/>
        <w:rPr>
          <w:szCs w:val="23"/>
        </w:rPr>
      </w:pPr>
      <w:r w:rsidRPr="00535271">
        <w:rPr>
          <w:rFonts w:hint="eastAsia"/>
          <w:szCs w:val="23"/>
        </w:rPr>
        <w:t>EU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인공지능법의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적용대상이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되는</w:t>
      </w:r>
      <w:r w:rsidRPr="00535271">
        <w:rPr>
          <w:szCs w:val="23"/>
        </w:rPr>
        <w:t xml:space="preserve"> AI </w:t>
      </w:r>
      <w:r w:rsidRPr="00535271">
        <w:rPr>
          <w:rFonts w:hint="eastAsia"/>
          <w:szCs w:val="23"/>
        </w:rPr>
        <w:t>시스템의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정의를</w:t>
      </w:r>
      <w:r w:rsidRPr="00535271">
        <w:rPr>
          <w:rFonts w:hint="eastAsia"/>
          <w:szCs w:val="23"/>
        </w:rPr>
        <w:t xml:space="preserve"> </w:t>
      </w:r>
      <w:r w:rsidRPr="00535271">
        <w:rPr>
          <w:szCs w:val="23"/>
        </w:rPr>
        <w:t>7</w:t>
      </w:r>
      <w:r w:rsidRPr="00535271">
        <w:rPr>
          <w:rFonts w:hint="eastAsia"/>
          <w:szCs w:val="23"/>
        </w:rPr>
        <w:t>가지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요소로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분설하고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각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요소에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대하여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구체적으로</w:t>
      </w:r>
      <w:r w:rsidRPr="00535271">
        <w:rPr>
          <w:rFonts w:hint="eastAsia"/>
          <w:szCs w:val="23"/>
        </w:rPr>
        <w:t xml:space="preserve"> </w:t>
      </w:r>
      <w:r w:rsidRPr="00535271">
        <w:rPr>
          <w:rFonts w:hint="eastAsia"/>
          <w:szCs w:val="23"/>
        </w:rPr>
        <w:t>설명함</w:t>
      </w:r>
    </w:p>
    <w:p w14:paraId="0792E50D" w14:textId="1FA992C0" w:rsidR="00A37811" w:rsidRPr="00535271" w:rsidRDefault="00A37811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2969E211" w14:textId="0AB96039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sz w:val="22"/>
        </w:rPr>
      </w:pPr>
      <w:r w:rsidRPr="00535271">
        <w:rPr>
          <w:rFonts w:cs="Calibri" w:hint="eastAsia"/>
          <w:b/>
          <w:sz w:val="22"/>
        </w:rPr>
        <w:t>정의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규정</w:t>
      </w:r>
      <w:r w:rsidRPr="00535271">
        <w:rPr>
          <w:rFonts w:cs="Calibri"/>
          <w:b/>
          <w:sz w:val="22"/>
        </w:rPr>
        <w:t xml:space="preserve"> </w:t>
      </w:r>
    </w:p>
    <w:p w14:paraId="5E126CD3" w14:textId="689D25F5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>EU AI Act 3(1)</w:t>
      </w:r>
      <w:r w:rsidRPr="00535271">
        <w:rPr>
          <w:rFonts w:cs="Calibri" w:hint="eastAsia"/>
          <w:sz w:val="22"/>
        </w:rPr>
        <w:t>의</w:t>
      </w:r>
      <w:r w:rsidRPr="00535271">
        <w:rPr>
          <w:rFonts w:cs="Calibri"/>
          <w:sz w:val="22"/>
        </w:rPr>
        <w:t xml:space="preserve"> ‘AI system’ </w:t>
      </w:r>
      <w:r w:rsidRPr="00535271">
        <w:rPr>
          <w:rFonts w:cs="Calibri" w:hint="eastAsia"/>
          <w:sz w:val="22"/>
        </w:rPr>
        <w:t>정의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규정에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대하여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가이드라인은</w:t>
      </w:r>
      <w:r w:rsidRPr="00535271">
        <w:rPr>
          <w:rFonts w:cs="Calibri"/>
          <w:sz w:val="22"/>
        </w:rPr>
        <w:t xml:space="preserve"> i) </w:t>
      </w:r>
      <w:r w:rsidRPr="00535271">
        <w:rPr>
          <w:rFonts w:cs="Calibri" w:hint="eastAsia"/>
          <w:sz w:val="22"/>
        </w:rPr>
        <w:t>기계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기반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</w:t>
      </w:r>
      <w:r w:rsidRPr="00535271">
        <w:rPr>
          <w:rFonts w:cs="Calibri"/>
          <w:sz w:val="22"/>
        </w:rPr>
        <w:t xml:space="preserve">, ii) </w:t>
      </w:r>
      <w:r w:rsidRPr="00535271">
        <w:rPr>
          <w:rFonts w:cs="Calibri" w:hint="eastAsia"/>
          <w:sz w:val="22"/>
        </w:rPr>
        <w:t>다양한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수준의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자율성을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갖도록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설계</w:t>
      </w:r>
      <w:r w:rsidRPr="00535271">
        <w:rPr>
          <w:rFonts w:cs="Calibri"/>
          <w:sz w:val="22"/>
        </w:rPr>
        <w:t xml:space="preserve">, iii) </w:t>
      </w:r>
      <w:r w:rsidRPr="00535271">
        <w:rPr>
          <w:rFonts w:cs="Calibri" w:hint="eastAsia"/>
          <w:sz w:val="22"/>
        </w:rPr>
        <w:t>배포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적응성을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보일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있음</w:t>
      </w:r>
      <w:r w:rsidRPr="00535271">
        <w:rPr>
          <w:rFonts w:cs="Calibri"/>
          <w:sz w:val="22"/>
        </w:rPr>
        <w:t xml:space="preserve">(may), iv) </w:t>
      </w:r>
      <w:r w:rsidRPr="00535271">
        <w:rPr>
          <w:rFonts w:cs="Calibri" w:hint="eastAsia"/>
          <w:sz w:val="22"/>
        </w:rPr>
        <w:t>명시적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또는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묵시적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목표</w:t>
      </w:r>
      <w:r w:rsidRPr="00535271">
        <w:rPr>
          <w:rFonts w:cs="Calibri"/>
          <w:sz w:val="22"/>
        </w:rPr>
        <w:t xml:space="preserve">, v) </w:t>
      </w:r>
      <w:r w:rsidRPr="00535271">
        <w:rPr>
          <w:rFonts w:cs="Calibri" w:hint="eastAsia"/>
          <w:sz w:val="22"/>
        </w:rPr>
        <w:t>입력에서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출력을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생성하는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방법을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추론</w:t>
      </w:r>
      <w:r w:rsidRPr="00535271">
        <w:rPr>
          <w:rFonts w:cs="Calibri"/>
          <w:sz w:val="22"/>
        </w:rPr>
        <w:t xml:space="preserve"> vi) </w:t>
      </w:r>
      <w:r w:rsidRPr="00535271">
        <w:rPr>
          <w:rFonts w:cs="Calibri" w:hint="eastAsia"/>
          <w:sz w:val="22"/>
        </w:rPr>
        <w:t>예측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콘텐츠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추천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또는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결정</w:t>
      </w:r>
      <w:r w:rsidRPr="00535271">
        <w:rPr>
          <w:rFonts w:cs="Calibri"/>
          <w:sz w:val="22"/>
        </w:rPr>
        <w:t xml:space="preserve">, vii) </w:t>
      </w:r>
      <w:r w:rsidRPr="00535271">
        <w:rPr>
          <w:rFonts w:cs="Calibri" w:hint="eastAsia"/>
          <w:sz w:val="22"/>
        </w:rPr>
        <w:t>물리적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또는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환경에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영향을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있음</w:t>
      </w:r>
      <w:r w:rsidRPr="00535271">
        <w:rPr>
          <w:rFonts w:cs="Calibri"/>
          <w:sz w:val="22"/>
        </w:rPr>
        <w:t>(can)</w:t>
      </w:r>
      <w:r w:rsidRPr="00535271">
        <w:rPr>
          <w:rFonts w:cs="Calibri" w:hint="eastAsia"/>
          <w:sz w:val="22"/>
        </w:rPr>
        <w:t>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일곱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요소로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나누어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설명</w:t>
      </w:r>
    </w:p>
    <w:p w14:paraId="03E5B043" w14:textId="6C2DD8B7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sz w:val="22"/>
        </w:rPr>
      </w:pPr>
      <w:r w:rsidRPr="00535271">
        <w:rPr>
          <w:rFonts w:cs="Calibri" w:hint="eastAsia"/>
          <w:b/>
          <w:sz w:val="22"/>
        </w:rPr>
        <w:t>기계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기반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시스템</w:t>
      </w:r>
      <w:r w:rsidR="00E47802" w:rsidRPr="00535271">
        <w:rPr>
          <w:rFonts w:cs="Calibri" w:hint="eastAsia"/>
          <w:b/>
          <w:sz w:val="22"/>
        </w:rPr>
        <w:t xml:space="preserve"> </w:t>
      </w:r>
      <w:r w:rsidR="00E47802" w:rsidRPr="00535271">
        <w:rPr>
          <w:rFonts w:hint="eastAsia"/>
          <w:b/>
          <w:sz w:val="22"/>
        </w:rPr>
        <w:t>(</w:t>
      </w:r>
      <w:r w:rsidR="00E47802" w:rsidRPr="00535271">
        <w:rPr>
          <w:b/>
          <w:sz w:val="22"/>
        </w:rPr>
        <w:t>machine-based system)</w:t>
      </w:r>
    </w:p>
    <w:p w14:paraId="1DA7AECB" w14:textId="78BA2CFD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기계란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하드웨어</w:t>
      </w:r>
      <w:r w:rsidRPr="00535271">
        <w:rPr>
          <w:rFonts w:cs="Calibri"/>
          <w:sz w:val="22"/>
        </w:rPr>
        <w:t>(</w:t>
      </w:r>
      <w:r w:rsidRPr="00535271">
        <w:rPr>
          <w:rFonts w:cs="Calibri" w:hint="eastAsia"/>
          <w:sz w:val="22"/>
        </w:rPr>
        <w:t>처리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장치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메모리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저장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장치와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같은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물리적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요소</w:t>
      </w:r>
      <w:r w:rsidRPr="00535271">
        <w:rPr>
          <w:rFonts w:cs="Calibri"/>
          <w:sz w:val="22"/>
        </w:rPr>
        <w:t>)</w:t>
      </w:r>
      <w:r w:rsidRPr="00535271">
        <w:rPr>
          <w:rFonts w:cs="Calibri" w:hint="eastAsia"/>
          <w:sz w:val="22"/>
        </w:rPr>
        <w:t>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소프트웨어</w:t>
      </w:r>
      <w:r w:rsidRPr="00535271">
        <w:rPr>
          <w:rFonts w:cs="Calibri"/>
          <w:sz w:val="22"/>
        </w:rPr>
        <w:t>(</w:t>
      </w:r>
      <w:r w:rsidRPr="00535271">
        <w:rPr>
          <w:rFonts w:cs="Calibri" w:hint="eastAsia"/>
          <w:sz w:val="22"/>
        </w:rPr>
        <w:t>하드웨어의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작동을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관리하는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코드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명령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운영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체제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및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애플리케이션</w:t>
      </w:r>
      <w:r w:rsidRPr="00535271">
        <w:rPr>
          <w:rFonts w:cs="Calibri"/>
          <w:sz w:val="22"/>
        </w:rPr>
        <w:t>)</w:t>
      </w:r>
      <w:r w:rsidRPr="00535271">
        <w:rPr>
          <w:rFonts w:cs="Calibri" w:hint="eastAsia"/>
          <w:sz w:val="22"/>
        </w:rPr>
        <w:t>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포괄</w:t>
      </w:r>
    </w:p>
    <w:p w14:paraId="44E95AEB" w14:textId="7B274B32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sz w:val="22"/>
        </w:rPr>
      </w:pPr>
      <w:r w:rsidRPr="00535271">
        <w:rPr>
          <w:rFonts w:cs="Calibri" w:hint="eastAsia"/>
          <w:b/>
          <w:sz w:val="22"/>
        </w:rPr>
        <w:t>다양한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수준의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자율성을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갖도록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설계</w:t>
      </w:r>
      <w:r w:rsidR="00E47802" w:rsidRPr="00535271">
        <w:rPr>
          <w:rFonts w:cs="Calibri" w:hint="eastAsia"/>
          <w:b/>
          <w:sz w:val="22"/>
        </w:rPr>
        <w:t xml:space="preserve"> </w:t>
      </w:r>
      <w:r w:rsidR="00E47802" w:rsidRPr="00535271">
        <w:rPr>
          <w:b/>
          <w:sz w:val="22"/>
        </w:rPr>
        <w:t>(varying levels of autonomy)</w:t>
      </w:r>
    </w:p>
    <w:p w14:paraId="4751B38D" w14:textId="50F23A17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 xml:space="preserve">AI </w:t>
      </w:r>
      <w:r w:rsidRPr="00535271">
        <w:rPr>
          <w:rFonts w:cs="Calibri" w:hint="eastAsia"/>
          <w:sz w:val="22"/>
        </w:rPr>
        <w:t>시스템의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자율성을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고려할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때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핵심은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인간</w:t>
      </w:r>
      <w:r w:rsidRPr="00535271">
        <w:rPr>
          <w:rFonts w:cs="Calibri"/>
          <w:sz w:val="22"/>
        </w:rPr>
        <w:t>-</w:t>
      </w:r>
      <w:r w:rsidRPr="00535271">
        <w:rPr>
          <w:rFonts w:cs="Calibri" w:hint="eastAsia"/>
          <w:sz w:val="22"/>
        </w:rPr>
        <w:t>기계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상호작용과</w:t>
      </w:r>
      <w:r w:rsidRPr="00535271">
        <w:rPr>
          <w:rFonts w:cs="Calibri"/>
          <w:sz w:val="22"/>
        </w:rPr>
        <w:t xml:space="preserve"> "</w:t>
      </w:r>
      <w:r w:rsidRPr="00535271">
        <w:rPr>
          <w:rFonts w:cs="Calibri" w:hint="eastAsia"/>
          <w:sz w:val="22"/>
        </w:rPr>
        <w:t>합리적인</w:t>
      </w:r>
      <w:r w:rsidRPr="00535271">
        <w:rPr>
          <w:rFonts w:cs="Calibri"/>
          <w:sz w:val="22"/>
        </w:rPr>
        <w:t xml:space="preserve">" </w:t>
      </w:r>
      <w:r w:rsidRPr="00535271">
        <w:rPr>
          <w:rFonts w:cs="Calibri" w:hint="eastAsia"/>
          <w:sz w:val="22"/>
        </w:rPr>
        <w:t>수준의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독립성이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있는지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여부</w:t>
      </w:r>
      <w:r w:rsidRPr="00535271">
        <w:rPr>
          <w:rFonts w:cs="Calibri"/>
          <w:sz w:val="22"/>
        </w:rPr>
        <w:t xml:space="preserve">. </w:t>
      </w:r>
      <w:r w:rsidRPr="00535271">
        <w:rPr>
          <w:rFonts w:cs="Calibri" w:hint="eastAsia"/>
          <w:sz w:val="22"/>
        </w:rPr>
        <w:t>전적으로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인간의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수동적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개입과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개입과의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상호작용을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요구하는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제외</w:t>
      </w:r>
    </w:p>
    <w:p w14:paraId="2461FB52" w14:textId="252DF1DC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sz w:val="22"/>
        </w:rPr>
      </w:pPr>
      <w:r w:rsidRPr="00535271">
        <w:rPr>
          <w:rFonts w:cs="Calibri" w:hint="eastAsia"/>
          <w:b/>
          <w:sz w:val="22"/>
        </w:rPr>
        <w:t>배포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적응성을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보일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있음</w:t>
      </w:r>
      <w:r w:rsidR="009867FD" w:rsidRPr="00535271">
        <w:rPr>
          <w:rFonts w:hint="eastAsia"/>
          <w:b/>
          <w:sz w:val="22"/>
        </w:rPr>
        <w:t>(</w:t>
      </w:r>
      <w:r w:rsidR="009867FD" w:rsidRPr="00535271">
        <w:rPr>
          <w:b/>
          <w:sz w:val="22"/>
        </w:rPr>
        <w:t>“</w:t>
      </w:r>
      <w:r w:rsidR="009867FD" w:rsidRPr="00535271">
        <w:rPr>
          <w:rFonts w:hint="eastAsia"/>
          <w:b/>
          <w:sz w:val="22"/>
        </w:rPr>
        <w:t>may</w:t>
      </w:r>
      <w:r w:rsidR="009867FD" w:rsidRPr="00535271">
        <w:rPr>
          <w:b/>
          <w:sz w:val="22"/>
        </w:rPr>
        <w:t>” exhibit adaptiveness after deployment</w:t>
      </w:r>
      <w:r w:rsidR="009867FD" w:rsidRPr="00535271">
        <w:rPr>
          <w:rFonts w:hint="eastAsia"/>
          <w:b/>
          <w:sz w:val="22"/>
        </w:rPr>
        <w:t>)</w:t>
      </w:r>
      <w:r w:rsidR="009867FD" w:rsidRPr="00535271" w:rsidDel="009867FD">
        <w:rPr>
          <w:rFonts w:cs="Calibri"/>
          <w:b/>
          <w:sz w:val="22"/>
        </w:rPr>
        <w:t xml:space="preserve"> </w:t>
      </w:r>
    </w:p>
    <w:p w14:paraId="09E9E8A3" w14:textId="2036A417" w:rsidR="00987ADE" w:rsidRPr="00535271" w:rsidRDefault="00987ADE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>‘</w:t>
      </w:r>
      <w:r w:rsidRPr="00535271">
        <w:rPr>
          <w:rFonts w:cs="Calibri" w:hint="eastAsia"/>
          <w:sz w:val="22"/>
        </w:rPr>
        <w:t>적응성</w:t>
      </w:r>
      <w:r w:rsidRPr="00535271">
        <w:rPr>
          <w:rFonts w:cs="Calibri"/>
          <w:sz w:val="22"/>
        </w:rPr>
        <w:t>’</w:t>
      </w:r>
      <w:r w:rsidRPr="00535271">
        <w:rPr>
          <w:rFonts w:cs="Calibri" w:hint="eastAsia"/>
          <w:sz w:val="22"/>
        </w:rPr>
        <w:t>이란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자가학습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능력</w:t>
      </w:r>
      <w:r w:rsidRPr="00535271">
        <w:rPr>
          <w:rFonts w:cs="Calibri" w:hint="eastAsia"/>
          <w:sz w:val="22"/>
        </w:rPr>
        <w:t>(self-learning capabilities)</w:t>
      </w:r>
      <w:r w:rsidRPr="00535271">
        <w:rPr>
          <w:rFonts w:cs="Calibri" w:hint="eastAsia"/>
          <w:sz w:val="22"/>
        </w:rPr>
        <w:t>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관련되어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배포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후에도</w:t>
      </w:r>
      <w:r w:rsidRPr="00535271">
        <w:rPr>
          <w:rFonts w:cs="Calibri" w:hint="eastAsia"/>
          <w:sz w:val="22"/>
        </w:rPr>
        <w:t xml:space="preserve"> AI </w:t>
      </w:r>
      <w:r w:rsidRPr="00535271">
        <w:rPr>
          <w:rFonts w:cs="Calibri" w:hint="eastAsia"/>
          <w:sz w:val="22"/>
        </w:rPr>
        <w:t>시스템이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변화할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있도록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함</w:t>
      </w:r>
      <w:r w:rsidRPr="00535271">
        <w:rPr>
          <w:rFonts w:cs="Calibri" w:hint="eastAsia"/>
          <w:sz w:val="22"/>
        </w:rPr>
        <w:t>(Recital 12)</w:t>
      </w:r>
    </w:p>
    <w:p w14:paraId="5DF33D1F" w14:textId="4D2119DC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법문상</w:t>
      </w:r>
      <w:r w:rsidRPr="00535271">
        <w:rPr>
          <w:rFonts w:cs="Calibri"/>
          <w:sz w:val="22"/>
        </w:rPr>
        <w:t xml:space="preserve"> "may"</w:t>
      </w:r>
      <w:r w:rsidRPr="00535271">
        <w:rPr>
          <w:rFonts w:cs="Calibri" w:hint="eastAsia"/>
          <w:sz w:val="22"/>
        </w:rPr>
        <w:t>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사용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→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적응성은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시스템의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필요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조건이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아님</w:t>
      </w:r>
      <w:r w:rsidRPr="00535271">
        <w:rPr>
          <w:rFonts w:cs="Calibri"/>
          <w:sz w:val="22"/>
        </w:rPr>
        <w:t xml:space="preserve">. </w:t>
      </w:r>
      <w:r w:rsidRPr="00535271">
        <w:rPr>
          <w:rFonts w:cs="Calibri" w:hint="eastAsia"/>
          <w:sz w:val="22"/>
        </w:rPr>
        <w:t>적응성이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없는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시스템도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시스템으로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간주될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있음</w:t>
      </w:r>
    </w:p>
    <w:p w14:paraId="4227C342" w14:textId="77777777" w:rsidR="009867FD" w:rsidRPr="00535271" w:rsidRDefault="00A37811" w:rsidP="009867FD">
      <w:pPr>
        <w:pStyle w:val="a0"/>
        <w:numPr>
          <w:ilvl w:val="0"/>
          <w:numId w:val="5"/>
        </w:numPr>
        <w:rPr>
          <w:rFonts w:cs="Calibri"/>
          <w:b/>
          <w:sz w:val="22"/>
        </w:rPr>
      </w:pPr>
      <w:bookmarkStart w:id="2424" w:name="OLE_LINK3"/>
      <w:r w:rsidRPr="00535271">
        <w:rPr>
          <w:rFonts w:cs="Calibri" w:hint="eastAsia"/>
          <w:b/>
          <w:sz w:val="22"/>
        </w:rPr>
        <w:t>명시적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또는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묵시적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목표</w:t>
      </w:r>
      <w:r w:rsidR="009867FD" w:rsidRPr="00535271">
        <w:rPr>
          <w:rFonts w:cs="Calibri" w:hint="eastAsia"/>
          <w:b/>
          <w:sz w:val="22"/>
        </w:rPr>
        <w:t xml:space="preserve"> </w:t>
      </w:r>
      <w:r w:rsidR="009867FD" w:rsidRPr="00535271">
        <w:rPr>
          <w:rFonts w:cs="Calibri"/>
          <w:b/>
          <w:sz w:val="22"/>
        </w:rPr>
        <w:t>(explicit or implicit objectives)</w:t>
      </w:r>
    </w:p>
    <w:p w14:paraId="680F93A9" w14:textId="74CF48B8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before="240"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명시적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목표는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직접적으로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인코딩된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명확히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정의된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목표를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묵시적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목표는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동작이나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가정에서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유추할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목표를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의미</w:t>
      </w:r>
    </w:p>
    <w:bookmarkEnd w:id="2424"/>
    <w:p w14:paraId="1BDF4B83" w14:textId="77777777" w:rsidR="009867FD" w:rsidRPr="00535271" w:rsidRDefault="00A37811" w:rsidP="009867FD">
      <w:pPr>
        <w:pStyle w:val="a0"/>
        <w:numPr>
          <w:ilvl w:val="0"/>
          <w:numId w:val="5"/>
        </w:numPr>
        <w:rPr>
          <w:rFonts w:cs="Calibri"/>
          <w:b/>
          <w:sz w:val="22"/>
        </w:rPr>
      </w:pPr>
      <w:r w:rsidRPr="00535271">
        <w:rPr>
          <w:rFonts w:cs="Calibri" w:hint="eastAsia"/>
          <w:b/>
          <w:sz w:val="22"/>
        </w:rPr>
        <w:t>입력에서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출력을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생성하는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방법을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추론</w:t>
      </w:r>
      <w:r w:rsidRPr="00535271">
        <w:rPr>
          <w:rFonts w:cs="Calibri"/>
          <w:b/>
          <w:sz w:val="22"/>
        </w:rPr>
        <w:t xml:space="preserve"> </w:t>
      </w:r>
      <w:r w:rsidR="009867FD" w:rsidRPr="00535271">
        <w:rPr>
          <w:rFonts w:cs="Calibri"/>
          <w:b/>
          <w:sz w:val="22"/>
        </w:rPr>
        <w:t>(infers, from the input, how to generate outputs)</w:t>
      </w:r>
    </w:p>
    <w:p w14:paraId="0888183E" w14:textId="426F52C1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before="240" w:after="160" w:line="276" w:lineRule="auto"/>
        <w:rPr>
          <w:rFonts w:cs="Calibri"/>
          <w:b/>
          <w:sz w:val="22"/>
          <w:u w:val="single"/>
        </w:rPr>
      </w:pPr>
      <w:r w:rsidRPr="00535271">
        <w:rPr>
          <w:rFonts w:cs="Calibri" w:hint="eastAsia"/>
          <w:b/>
          <w:sz w:val="22"/>
          <w:u w:val="single"/>
        </w:rPr>
        <w:t>추론</w:t>
      </w:r>
      <w:r w:rsidRPr="00535271">
        <w:rPr>
          <w:rFonts w:cs="Calibri"/>
          <w:b/>
          <w:sz w:val="22"/>
          <w:u w:val="single"/>
        </w:rPr>
        <w:t xml:space="preserve"> </w:t>
      </w:r>
      <w:r w:rsidRPr="00535271">
        <w:rPr>
          <w:rFonts w:cs="Calibri" w:hint="eastAsia"/>
          <w:b/>
          <w:sz w:val="22"/>
          <w:u w:val="single"/>
        </w:rPr>
        <w:t>능력은</w:t>
      </w:r>
      <w:r w:rsidRPr="00535271">
        <w:rPr>
          <w:rFonts w:cs="Calibri"/>
          <w:b/>
          <w:sz w:val="22"/>
          <w:u w:val="single"/>
        </w:rPr>
        <w:t xml:space="preserve"> AI </w:t>
      </w:r>
      <w:r w:rsidRPr="00535271">
        <w:rPr>
          <w:rFonts w:cs="Calibri" w:hint="eastAsia"/>
          <w:b/>
          <w:sz w:val="22"/>
          <w:u w:val="single"/>
        </w:rPr>
        <w:t>시스템을</w:t>
      </w:r>
      <w:r w:rsidRPr="00535271">
        <w:rPr>
          <w:rFonts w:cs="Calibri"/>
          <w:b/>
          <w:sz w:val="22"/>
          <w:u w:val="single"/>
        </w:rPr>
        <w:t xml:space="preserve"> </w:t>
      </w:r>
      <w:r w:rsidRPr="00535271">
        <w:rPr>
          <w:rFonts w:cs="Calibri" w:hint="eastAsia"/>
          <w:b/>
          <w:sz w:val="22"/>
          <w:u w:val="single"/>
        </w:rPr>
        <w:t>결정짓는</w:t>
      </w:r>
      <w:r w:rsidRPr="00535271">
        <w:rPr>
          <w:rFonts w:cs="Calibri"/>
          <w:b/>
          <w:sz w:val="22"/>
          <w:u w:val="single"/>
        </w:rPr>
        <w:t xml:space="preserve"> "</w:t>
      </w:r>
      <w:r w:rsidRPr="00535271">
        <w:rPr>
          <w:rFonts w:cs="Calibri" w:hint="eastAsia"/>
          <w:b/>
          <w:sz w:val="22"/>
          <w:u w:val="single"/>
        </w:rPr>
        <w:t>핵심적이고</w:t>
      </w:r>
      <w:r w:rsidRPr="00535271">
        <w:rPr>
          <w:rFonts w:cs="Calibri"/>
          <w:b/>
          <w:sz w:val="22"/>
          <w:u w:val="single"/>
        </w:rPr>
        <w:t xml:space="preserve"> </w:t>
      </w:r>
      <w:r w:rsidRPr="00535271">
        <w:rPr>
          <w:rFonts w:cs="Calibri" w:hint="eastAsia"/>
          <w:b/>
          <w:sz w:val="22"/>
          <w:u w:val="single"/>
        </w:rPr>
        <w:t>필수적인</w:t>
      </w:r>
      <w:r w:rsidRPr="00535271">
        <w:rPr>
          <w:rFonts w:cs="Calibri"/>
          <w:b/>
          <w:sz w:val="22"/>
          <w:u w:val="single"/>
        </w:rPr>
        <w:t xml:space="preserve">" </w:t>
      </w:r>
      <w:r w:rsidRPr="00535271">
        <w:rPr>
          <w:rFonts w:cs="Calibri" w:hint="eastAsia"/>
          <w:b/>
          <w:sz w:val="22"/>
          <w:u w:val="single"/>
        </w:rPr>
        <w:t>요소</w:t>
      </w:r>
    </w:p>
    <w:p w14:paraId="4FA0C895" w14:textId="77777777" w:rsidR="00485896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>'</w:t>
      </w:r>
      <w:r w:rsidRPr="00535271">
        <w:rPr>
          <w:rFonts w:cs="Calibri" w:hint="eastAsia"/>
          <w:sz w:val="22"/>
        </w:rPr>
        <w:t>추론</w:t>
      </w:r>
      <w:r w:rsidRPr="00535271">
        <w:rPr>
          <w:rFonts w:cs="Calibri"/>
          <w:sz w:val="22"/>
        </w:rPr>
        <w:t>'</w:t>
      </w:r>
      <w:r w:rsidRPr="00535271">
        <w:rPr>
          <w:rFonts w:cs="Calibri" w:hint="eastAsia"/>
          <w:sz w:val="22"/>
        </w:rPr>
        <w:t>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주어진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입력에서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출력을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도출하는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능력만으로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좁게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해석되어서는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안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되며</w:t>
      </w:r>
      <w:r w:rsidRPr="00535271">
        <w:rPr>
          <w:rFonts w:cs="Calibri"/>
          <w:sz w:val="22"/>
        </w:rPr>
        <w:t xml:space="preserve">, AI </w:t>
      </w:r>
      <w:r w:rsidRPr="00535271">
        <w:rPr>
          <w:rFonts w:cs="Calibri" w:hint="eastAsia"/>
          <w:sz w:val="22"/>
        </w:rPr>
        <w:t>기술이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시스템에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통합되어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추론을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가능하게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하는</w:t>
      </w:r>
      <w:r w:rsidRPr="00535271">
        <w:rPr>
          <w:rFonts w:cs="Calibri"/>
          <w:sz w:val="22"/>
        </w:rPr>
        <w:t xml:space="preserve"> '</w:t>
      </w:r>
      <w:r w:rsidRPr="00535271">
        <w:rPr>
          <w:rFonts w:cs="Calibri" w:hint="eastAsia"/>
          <w:sz w:val="22"/>
        </w:rPr>
        <w:t>구축</w:t>
      </w:r>
      <w:r w:rsidRPr="00535271">
        <w:rPr>
          <w:rFonts w:cs="Calibri"/>
          <w:sz w:val="22"/>
        </w:rPr>
        <w:t xml:space="preserve">(building)' </w:t>
      </w:r>
      <w:r w:rsidRPr="00535271">
        <w:rPr>
          <w:rFonts w:cs="Calibri" w:hint="eastAsia"/>
          <w:sz w:val="22"/>
        </w:rPr>
        <w:t>단계와도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관련이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있음</w:t>
      </w:r>
    </w:p>
    <w:p w14:paraId="2E4C5D43" w14:textId="77777777" w:rsidR="00485896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hint="eastAsia"/>
          <w:b/>
        </w:rPr>
        <w:t>기계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학습</w:t>
      </w:r>
      <w:r w:rsidRPr="00535271">
        <w:t xml:space="preserve">: (i) </w:t>
      </w:r>
      <w:r w:rsidRPr="00535271">
        <w:rPr>
          <w:rFonts w:hint="eastAsia"/>
        </w:rPr>
        <w:t>감독</w:t>
      </w:r>
      <w:r w:rsidRPr="00535271">
        <w:t xml:space="preserve"> </w:t>
      </w:r>
      <w:r w:rsidRPr="00535271">
        <w:rPr>
          <w:rFonts w:hint="eastAsia"/>
        </w:rPr>
        <w:t>학습</w:t>
      </w:r>
      <w:r w:rsidRPr="00535271">
        <w:t xml:space="preserve">(supervised learning), (ii) </w:t>
      </w:r>
      <w:r w:rsidRPr="00535271">
        <w:rPr>
          <w:rFonts w:hint="eastAsia"/>
        </w:rPr>
        <w:t>비</w:t>
      </w:r>
      <w:r w:rsidRPr="00535271">
        <w:t xml:space="preserve"> </w:t>
      </w:r>
      <w:r w:rsidRPr="00535271">
        <w:rPr>
          <w:rFonts w:hint="eastAsia"/>
        </w:rPr>
        <w:t>감독</w:t>
      </w:r>
      <w:r w:rsidRPr="00535271">
        <w:t xml:space="preserve"> </w:t>
      </w:r>
      <w:r w:rsidRPr="00535271">
        <w:rPr>
          <w:rFonts w:hint="eastAsia"/>
        </w:rPr>
        <w:t>학습</w:t>
      </w:r>
      <w:r w:rsidRPr="00535271">
        <w:t xml:space="preserve">(unsupervised learning), (iii) </w:t>
      </w:r>
      <w:r w:rsidRPr="00535271">
        <w:rPr>
          <w:rFonts w:hint="eastAsia"/>
        </w:rPr>
        <w:t>자율</w:t>
      </w:r>
      <w:r w:rsidRPr="00535271">
        <w:t xml:space="preserve"> </w:t>
      </w:r>
      <w:r w:rsidRPr="00535271">
        <w:rPr>
          <w:rFonts w:hint="eastAsia"/>
        </w:rPr>
        <w:t>감독</w:t>
      </w:r>
      <w:r w:rsidRPr="00535271">
        <w:t xml:space="preserve"> </w:t>
      </w:r>
      <w:r w:rsidRPr="00535271">
        <w:rPr>
          <w:rFonts w:hint="eastAsia"/>
        </w:rPr>
        <w:t>학습</w:t>
      </w:r>
      <w:r w:rsidRPr="00535271">
        <w:t xml:space="preserve">(self-supervised learning), (iv) </w:t>
      </w:r>
      <w:r w:rsidRPr="00535271">
        <w:rPr>
          <w:rFonts w:hint="eastAsia"/>
        </w:rPr>
        <w:t>강화</w:t>
      </w:r>
      <w:r w:rsidRPr="00535271">
        <w:t xml:space="preserve"> </w:t>
      </w:r>
      <w:r w:rsidRPr="00535271">
        <w:rPr>
          <w:rFonts w:hint="eastAsia"/>
        </w:rPr>
        <w:t>학습</w:t>
      </w:r>
      <w:r w:rsidRPr="00535271">
        <w:t xml:space="preserve">(reinforcement learning), (v) </w:t>
      </w:r>
      <w:r w:rsidRPr="00535271">
        <w:rPr>
          <w:rFonts w:hint="eastAsia"/>
        </w:rPr>
        <w:t>심층</w:t>
      </w:r>
      <w:r w:rsidRPr="00535271">
        <w:t xml:space="preserve"> </w:t>
      </w:r>
      <w:r w:rsidRPr="00535271">
        <w:rPr>
          <w:rFonts w:hint="eastAsia"/>
        </w:rPr>
        <w:t>학습</w:t>
      </w:r>
      <w:r w:rsidRPr="00535271">
        <w:t>(deep learning)</w:t>
      </w:r>
      <w:r w:rsidRPr="00535271">
        <w:rPr>
          <w:rFonts w:hint="eastAsia"/>
        </w:rPr>
        <w:t>에</w:t>
      </w:r>
      <w:r w:rsidRPr="00535271">
        <w:t xml:space="preserve"> </w:t>
      </w:r>
      <w:r w:rsidRPr="00535271">
        <w:rPr>
          <w:rFonts w:hint="eastAsia"/>
        </w:rPr>
        <w:t>대한</w:t>
      </w:r>
      <w:r w:rsidRPr="00535271">
        <w:t xml:space="preserve"> </w:t>
      </w:r>
      <w:r w:rsidRPr="00535271">
        <w:rPr>
          <w:rFonts w:hint="eastAsia"/>
        </w:rPr>
        <w:t>구체적</w:t>
      </w:r>
      <w:r w:rsidRPr="00535271">
        <w:t xml:space="preserve"> </w:t>
      </w:r>
      <w:r w:rsidRPr="00535271">
        <w:rPr>
          <w:rFonts w:hint="eastAsia"/>
        </w:rPr>
        <w:t>설명</w:t>
      </w:r>
    </w:p>
    <w:p w14:paraId="240F6284" w14:textId="50AC7D5B" w:rsidR="00485896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hint="eastAsia"/>
          <w:b/>
        </w:rPr>
        <w:t>논리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및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지식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기반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접근</w:t>
      </w:r>
      <w:r w:rsidRPr="00535271">
        <w:t xml:space="preserve">: </w:t>
      </w:r>
      <w:r w:rsidRPr="00535271">
        <w:rPr>
          <w:rFonts w:hint="eastAsia"/>
        </w:rPr>
        <w:t>데이터에서</w:t>
      </w:r>
      <w:r w:rsidRPr="00535271">
        <w:t xml:space="preserve"> </w:t>
      </w:r>
      <w:r w:rsidRPr="00535271">
        <w:rPr>
          <w:rFonts w:hint="eastAsia"/>
        </w:rPr>
        <w:t>학습하는</w:t>
      </w:r>
      <w:r w:rsidRPr="00535271">
        <w:t xml:space="preserve"> </w:t>
      </w:r>
      <w:r w:rsidRPr="00535271">
        <w:rPr>
          <w:rFonts w:hint="eastAsia"/>
        </w:rPr>
        <w:t>대신</w:t>
      </w:r>
      <w:r w:rsidRPr="00535271">
        <w:t xml:space="preserve"> </w:t>
      </w:r>
      <w:r w:rsidRPr="00535271">
        <w:rPr>
          <w:rFonts w:hint="eastAsia"/>
        </w:rPr>
        <w:t>사람에</w:t>
      </w:r>
      <w:r w:rsidRPr="00535271">
        <w:t xml:space="preserve"> </w:t>
      </w:r>
      <w:r w:rsidRPr="00535271">
        <w:rPr>
          <w:rFonts w:hint="eastAsia"/>
        </w:rPr>
        <w:t>의해</w:t>
      </w:r>
      <w:r w:rsidRPr="00535271">
        <w:t xml:space="preserve"> </w:t>
      </w:r>
      <w:r w:rsidRPr="00535271">
        <w:rPr>
          <w:rFonts w:hint="eastAsia"/>
        </w:rPr>
        <w:t>인코딩된</w:t>
      </w:r>
      <w:r w:rsidRPr="00535271">
        <w:t xml:space="preserve"> </w:t>
      </w:r>
      <w:r w:rsidRPr="00535271">
        <w:rPr>
          <w:rFonts w:hint="eastAsia"/>
        </w:rPr>
        <w:t>규칙</w:t>
      </w:r>
      <w:r w:rsidRPr="00535271">
        <w:t xml:space="preserve">, </w:t>
      </w:r>
      <w:r w:rsidRPr="00535271">
        <w:rPr>
          <w:rFonts w:hint="eastAsia"/>
        </w:rPr>
        <w:t>사실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관계를</w:t>
      </w:r>
      <w:r w:rsidRPr="00535271">
        <w:t xml:space="preserve"> </w:t>
      </w:r>
      <w:r w:rsidRPr="00535271">
        <w:rPr>
          <w:rFonts w:hint="eastAsia"/>
        </w:rPr>
        <w:t>통해</w:t>
      </w:r>
      <w:r w:rsidRPr="00535271">
        <w:t xml:space="preserve"> </w:t>
      </w:r>
      <w:r w:rsidRPr="00535271">
        <w:rPr>
          <w:rFonts w:hint="eastAsia"/>
        </w:rPr>
        <w:t>학습</w:t>
      </w:r>
      <w:r w:rsidR="009867FD" w:rsidRPr="00535271">
        <w:br/>
      </w:r>
      <w:r w:rsidR="009867FD" w:rsidRPr="00535271">
        <w:rPr>
          <w:rFonts w:cs="Calibri" w:hint="eastAsia"/>
          <w:sz w:val="22"/>
        </w:rPr>
        <w:t>예</w:t>
      </w:r>
      <w:r w:rsidR="009867FD" w:rsidRPr="00535271">
        <w:rPr>
          <w:rFonts w:cs="Calibri" w:hint="eastAsia"/>
          <w:sz w:val="22"/>
        </w:rPr>
        <w:t xml:space="preserve">: </w:t>
      </w:r>
      <w:r w:rsidR="009867FD" w:rsidRPr="00535271">
        <w:rPr>
          <w:rFonts w:cs="Calibri" w:hint="eastAsia"/>
          <w:sz w:val="22"/>
        </w:rPr>
        <w:t>인코딩된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증상에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기초하여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결론을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도출하는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의료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진단</w:t>
      </w:r>
      <w:r w:rsidR="009867FD" w:rsidRPr="00535271">
        <w:rPr>
          <w:rFonts w:cs="Calibri" w:hint="eastAsia"/>
          <w:sz w:val="22"/>
        </w:rPr>
        <w:t xml:space="preserve"> </w:t>
      </w:r>
      <w:r w:rsidR="009867FD" w:rsidRPr="00535271">
        <w:rPr>
          <w:rFonts w:cs="Calibri" w:hint="eastAsia"/>
          <w:sz w:val="22"/>
        </w:rPr>
        <w:t>시스템</w:t>
      </w:r>
    </w:p>
    <w:p w14:paraId="23E3A3E6" w14:textId="77777777" w:rsidR="00485896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sz w:val="22"/>
        </w:rPr>
      </w:pPr>
      <w:r w:rsidRPr="00535271">
        <w:rPr>
          <w:b/>
        </w:rPr>
        <w:t>AI</w:t>
      </w:r>
      <w:r w:rsidRPr="00535271">
        <w:rPr>
          <w:rFonts w:hint="eastAsia"/>
          <w:b/>
        </w:rPr>
        <w:t>에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해당하지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않는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것들</w:t>
      </w:r>
      <w:r w:rsidRPr="00535271">
        <w:rPr>
          <w:b/>
        </w:rPr>
        <w:t xml:space="preserve"> (Systems outside the scope of the AI system definition)</w:t>
      </w:r>
    </w:p>
    <w:p w14:paraId="0F8DD49D" w14:textId="50D4CE3E" w:rsidR="009867FD" w:rsidRPr="00535271" w:rsidRDefault="009867FD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(i) </w:t>
      </w:r>
      <w:r w:rsidRPr="00535271">
        <w:rPr>
          <w:rFonts w:hint="eastAsia"/>
        </w:rPr>
        <w:t>기본적인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데이터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처리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수준에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불과한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수학적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최적화를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개선하기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Pr="00535271">
        <w:rPr>
          <w:rFonts w:hint="eastAsia"/>
        </w:rPr>
        <w:t xml:space="preserve"> </w:t>
      </w:r>
      <w:r w:rsidRPr="00535271">
        <w:br/>
      </w:r>
      <w:r w:rsidRPr="00535271">
        <w:rPr>
          <w:rFonts w:hint="eastAsia"/>
        </w:rPr>
        <w:t>예</w:t>
      </w:r>
      <w:r w:rsidRPr="00535271">
        <w:rPr>
          <w:rFonts w:hint="eastAsia"/>
        </w:rPr>
        <w:t xml:space="preserve">: </w:t>
      </w:r>
      <w:r w:rsidRPr="00535271">
        <w:rPr>
          <w:rFonts w:hint="eastAsia"/>
        </w:rPr>
        <w:t>대기를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측정하여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빠르고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효율적인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일기예보를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가능하게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</w:p>
    <w:p w14:paraId="6DF06E57" w14:textId="2F54427C" w:rsidR="009867FD" w:rsidRPr="00535271" w:rsidRDefault="009867FD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(ii) </w:t>
      </w:r>
      <w:r w:rsidRPr="00535271">
        <w:rPr>
          <w:rFonts w:hint="eastAsia"/>
        </w:rPr>
        <w:t>미리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정의된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명시적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지침이나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작업을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따르고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학습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추론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모델링을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수행하지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않는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데이터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처리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Pr="00535271">
        <w:rPr>
          <w:rFonts w:hint="eastAsia"/>
        </w:rPr>
        <w:t xml:space="preserve"> </w:t>
      </w:r>
      <w:r w:rsidRPr="00535271">
        <w:br/>
      </w:r>
      <w:r w:rsidRPr="00535271">
        <w:rPr>
          <w:rFonts w:hint="eastAsia"/>
        </w:rPr>
        <w:t>예</w:t>
      </w:r>
      <w:r w:rsidRPr="00535271">
        <w:rPr>
          <w:rFonts w:hint="eastAsia"/>
        </w:rPr>
        <w:t xml:space="preserve">: </w:t>
      </w:r>
      <w:r w:rsidRPr="00535271">
        <w:rPr>
          <w:rFonts w:hint="eastAsia"/>
        </w:rPr>
        <w:t>데이터베이스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표준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스프레드시트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소프트웨어</w:t>
      </w:r>
    </w:p>
    <w:p w14:paraId="3310BB42" w14:textId="445FD320" w:rsidR="009867FD" w:rsidRPr="00535271" w:rsidRDefault="009867FD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(iii) </w:t>
      </w:r>
      <w:r w:rsidRPr="00535271">
        <w:rPr>
          <w:rFonts w:hint="eastAsia"/>
        </w:rPr>
        <w:t>효율적으로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근사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솔루션을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찾기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전통적인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휴리스틱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시스템으로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패턴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인식을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사용할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있지만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데이터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학습을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않으며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적응성이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없는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Pr="00535271">
        <w:br/>
      </w:r>
      <w:r w:rsidRPr="00535271">
        <w:rPr>
          <w:rFonts w:hint="eastAsia"/>
        </w:rPr>
        <w:t>예</w:t>
      </w:r>
      <w:r w:rsidRPr="00535271">
        <w:rPr>
          <w:rFonts w:hint="eastAsia"/>
        </w:rPr>
        <w:t xml:space="preserve">: </w:t>
      </w:r>
      <w:r w:rsidRPr="00535271">
        <w:rPr>
          <w:rFonts w:hint="eastAsia"/>
        </w:rPr>
        <w:t>입력이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정의된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후에는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체스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이외의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다른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용도로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모델을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조정할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없는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체스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프로그램</w:t>
      </w:r>
    </w:p>
    <w:p w14:paraId="49724250" w14:textId="6F706622" w:rsidR="009867FD" w:rsidRPr="00535271" w:rsidRDefault="009867FD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(iv) </w:t>
      </w:r>
      <w:r w:rsidRPr="00535271">
        <w:rPr>
          <w:rFonts w:hint="eastAsia"/>
        </w:rPr>
        <w:t>기본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학습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규칙을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사용하는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간단한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예측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  <w:r w:rsidRPr="00535271">
        <w:rPr>
          <w:rFonts w:hint="eastAsia"/>
        </w:rPr>
        <w:t xml:space="preserve"> </w:t>
      </w:r>
      <w:r w:rsidRPr="00535271">
        <w:br/>
      </w:r>
      <w:r w:rsidRPr="00535271">
        <w:rPr>
          <w:rFonts w:hint="eastAsia"/>
        </w:rPr>
        <w:t>예</w:t>
      </w:r>
      <w:r w:rsidRPr="00535271">
        <w:rPr>
          <w:rFonts w:hint="eastAsia"/>
        </w:rPr>
        <w:t xml:space="preserve">: </w:t>
      </w:r>
      <w:r w:rsidRPr="00535271">
        <w:rPr>
          <w:rFonts w:hint="eastAsia"/>
        </w:rPr>
        <w:t>과거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평균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주가를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기반으로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예측을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미래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예측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</w:t>
      </w:r>
    </w:p>
    <w:p w14:paraId="0CB24843" w14:textId="55220802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hint="eastAsia"/>
          <w:b/>
        </w:rPr>
        <w:t>예측</w:t>
      </w:r>
      <w:r w:rsidRPr="00535271">
        <w:rPr>
          <w:b/>
        </w:rPr>
        <w:t xml:space="preserve">, </w:t>
      </w:r>
      <w:r w:rsidRPr="00535271">
        <w:rPr>
          <w:rFonts w:hint="eastAsia"/>
          <w:b/>
        </w:rPr>
        <w:t>콘텐츠</w:t>
      </w:r>
      <w:r w:rsidRPr="00535271">
        <w:rPr>
          <w:b/>
        </w:rPr>
        <w:t xml:space="preserve">, </w:t>
      </w:r>
      <w:r w:rsidRPr="00535271">
        <w:rPr>
          <w:rFonts w:hint="eastAsia"/>
          <w:b/>
        </w:rPr>
        <w:t>추천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또는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결정</w:t>
      </w:r>
      <w:r w:rsidR="00B3365C" w:rsidRPr="00535271">
        <w:rPr>
          <w:rFonts w:hint="eastAsia"/>
          <w:b/>
        </w:rPr>
        <w:t xml:space="preserve"> </w:t>
      </w:r>
      <w:r w:rsidR="00B3365C" w:rsidRPr="00535271">
        <w:rPr>
          <w:b/>
        </w:rPr>
        <w:t>(predictions, content, recommendations, or decisions)</w:t>
      </w:r>
    </w:p>
    <w:p w14:paraId="6AB38618" w14:textId="4BFEFC50" w:rsidR="0016653A" w:rsidRPr="00535271" w:rsidRDefault="0016653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(</w:t>
      </w:r>
      <w:r w:rsidR="00A37811" w:rsidRPr="00535271">
        <w:rPr>
          <w:rFonts w:hint="eastAsia"/>
        </w:rPr>
        <w:t>예측</w:t>
      </w:r>
      <w:r w:rsidRPr="00535271">
        <w:rPr>
          <w:rFonts w:hint="eastAsia"/>
        </w:rPr>
        <w:t>)</w:t>
      </w:r>
      <w:r w:rsidRPr="00535271">
        <w:t xml:space="preserve"> </w:t>
      </w:r>
      <w:r w:rsidR="00F24BD6" w:rsidRPr="00535271">
        <w:rPr>
          <w:rFonts w:hint="eastAsia"/>
        </w:rPr>
        <w:t>알려진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값을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바탕으로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알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수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없는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값을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추정하는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것을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의미</w:t>
      </w:r>
      <w:r w:rsidR="00F24BD6" w:rsidRPr="00535271">
        <w:rPr>
          <w:rFonts w:hint="eastAsia"/>
        </w:rPr>
        <w:t xml:space="preserve">. </w:t>
      </w:r>
      <w:r w:rsidR="00F24BD6" w:rsidRPr="00535271">
        <w:rPr>
          <w:rFonts w:hint="eastAsia"/>
        </w:rPr>
        <w:t>예측은</w:t>
      </w:r>
      <w:r w:rsidRPr="00535271">
        <w:rPr>
          <w:rFonts w:hint="eastAsia"/>
        </w:rPr>
        <w:t xml:space="preserve"> AI</w:t>
      </w:r>
      <w:r w:rsidRPr="00535271">
        <w:rPr>
          <w:rFonts w:hint="eastAsia"/>
        </w:rPr>
        <w:t>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아닌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소프트웨어에도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존재하지만</w:t>
      </w:r>
      <w:r w:rsidRPr="00535271">
        <w:rPr>
          <w:rFonts w:hint="eastAsia"/>
        </w:rPr>
        <w:t xml:space="preserve">, AI </w:t>
      </w:r>
      <w:r w:rsidRPr="00535271">
        <w:rPr>
          <w:rFonts w:hint="eastAsia"/>
        </w:rPr>
        <w:t>시스템이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수행할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예측의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복잡성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예</w:t>
      </w:r>
      <w:r w:rsidRPr="00535271">
        <w:rPr>
          <w:rFonts w:hint="eastAsia"/>
        </w:rPr>
        <w:t xml:space="preserve">: </w:t>
      </w:r>
      <w:r w:rsidRPr="00535271">
        <w:rPr>
          <w:rFonts w:hint="eastAsia"/>
        </w:rPr>
        <w:t>자율주행차의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실시간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예측</w:t>
      </w:r>
      <w:r w:rsidRPr="00535271">
        <w:rPr>
          <w:rFonts w:hint="eastAsia"/>
        </w:rPr>
        <w:t>)</w:t>
      </w:r>
      <w:r w:rsidRPr="00535271">
        <w:rPr>
          <w:rFonts w:hint="eastAsia"/>
        </w:rPr>
        <w:t>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차별화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요소임</w:t>
      </w:r>
    </w:p>
    <w:p w14:paraId="56D94EF1" w14:textId="5BF9F92B" w:rsidR="0016653A" w:rsidRPr="00535271" w:rsidRDefault="0016653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t>(</w:t>
      </w:r>
      <w:r w:rsidR="00A37811" w:rsidRPr="00535271">
        <w:rPr>
          <w:rFonts w:hint="eastAsia"/>
        </w:rPr>
        <w:t>콘텐츠</w:t>
      </w:r>
      <w:r w:rsidRPr="00535271">
        <w:t>)</w:t>
      </w:r>
      <w:r w:rsidR="00A37811" w:rsidRPr="00535271">
        <w:t xml:space="preserve"> </w:t>
      </w:r>
      <w:r w:rsidR="00F24BD6" w:rsidRPr="00535271">
        <w:rPr>
          <w:rFonts w:hint="eastAsia"/>
        </w:rPr>
        <w:t xml:space="preserve">AI </w:t>
      </w:r>
      <w:r w:rsidR="00F24BD6" w:rsidRPr="00535271">
        <w:rPr>
          <w:rFonts w:hint="eastAsia"/>
        </w:rPr>
        <w:t>시스템이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생성한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새로운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자료</w:t>
      </w:r>
      <w:r w:rsidR="00F24BD6" w:rsidRPr="00535271">
        <w:rPr>
          <w:rFonts w:hint="eastAsia"/>
        </w:rPr>
        <w:t>(</w:t>
      </w:r>
      <w:r w:rsidR="00F24BD6" w:rsidRPr="00535271">
        <w:rPr>
          <w:rFonts w:hint="eastAsia"/>
        </w:rPr>
        <w:t>텍스트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이미지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비디오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음악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등</w:t>
      </w:r>
      <w:r w:rsidR="00F24BD6" w:rsidRPr="00535271">
        <w:rPr>
          <w:rFonts w:hint="eastAsia"/>
        </w:rPr>
        <w:t>)</w:t>
      </w:r>
      <w:r w:rsidR="00F24BD6" w:rsidRPr="00535271">
        <w:rPr>
          <w:rFonts w:hint="eastAsia"/>
        </w:rPr>
        <w:t>로</w:t>
      </w:r>
      <w:r w:rsidR="00F24BD6" w:rsidRPr="00535271">
        <w:rPr>
          <w:rFonts w:hint="eastAsia"/>
        </w:rPr>
        <w:t xml:space="preserve">, </w:t>
      </w:r>
      <w:r w:rsidR="00D06329" w:rsidRPr="00535271">
        <w:rPr>
          <w:rFonts w:hint="eastAsia"/>
        </w:rPr>
        <w:t>기술적으로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콘텐츠도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예측이나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결정의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한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형태로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볼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수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있지만</w:t>
      </w:r>
      <w:r w:rsidR="00D06329" w:rsidRPr="00535271">
        <w:rPr>
          <w:rFonts w:hint="eastAsia"/>
        </w:rPr>
        <w:t xml:space="preserve">, </w:t>
      </w:r>
      <w:r w:rsidR="00D06329" w:rsidRPr="00535271">
        <w:rPr>
          <w:rFonts w:hint="eastAsia"/>
        </w:rPr>
        <w:t>법에서는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이를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별도의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산출물로</w:t>
      </w:r>
      <w:r w:rsidR="00D06329" w:rsidRPr="00535271">
        <w:rPr>
          <w:rFonts w:hint="eastAsia"/>
        </w:rPr>
        <w:t xml:space="preserve"> </w:t>
      </w:r>
      <w:r w:rsidR="00D06329" w:rsidRPr="00535271">
        <w:rPr>
          <w:rFonts w:hint="eastAsia"/>
        </w:rPr>
        <w:t>취급</w:t>
      </w:r>
      <w:r w:rsidR="00F24BD6" w:rsidRPr="00535271">
        <w:rPr>
          <w:rFonts w:hint="eastAsia"/>
        </w:rPr>
        <w:t>함</w:t>
      </w:r>
    </w:p>
    <w:p w14:paraId="45305432" w14:textId="152B24B2" w:rsidR="0016653A" w:rsidRPr="00535271" w:rsidRDefault="0016653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t>(</w:t>
      </w:r>
      <w:r w:rsidR="00A37811" w:rsidRPr="00535271">
        <w:rPr>
          <w:rFonts w:hint="eastAsia"/>
        </w:rPr>
        <w:t>추천</w:t>
      </w:r>
      <w:r w:rsidRPr="00535271">
        <w:rPr>
          <w:rFonts w:hint="eastAsia"/>
        </w:rPr>
        <w:t>)</w:t>
      </w:r>
      <w:r w:rsidR="00F24BD6" w:rsidRPr="00535271">
        <w:t xml:space="preserve"> </w:t>
      </w:r>
      <w:r w:rsidR="00F24BD6" w:rsidRPr="00535271">
        <w:rPr>
          <w:rFonts w:hint="eastAsia"/>
        </w:rPr>
        <w:t>특정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행동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제품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서비스에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대해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선호도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행동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기타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데이터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입력을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바탕으로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제공되는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구체적인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제안을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의미</w:t>
      </w:r>
    </w:p>
    <w:p w14:paraId="2E8AEF55" w14:textId="63F30D5E" w:rsidR="00A37811" w:rsidRPr="00535271" w:rsidRDefault="0016653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(</w:t>
      </w:r>
      <w:r w:rsidR="00A37811" w:rsidRPr="00535271">
        <w:rPr>
          <w:rFonts w:hint="eastAsia"/>
        </w:rPr>
        <w:t>결정</w:t>
      </w:r>
      <w:r w:rsidRPr="00535271">
        <w:rPr>
          <w:rFonts w:hint="eastAsia"/>
        </w:rPr>
        <w:t xml:space="preserve">) </w:t>
      </w:r>
      <w:r w:rsidR="00F24BD6" w:rsidRPr="00535271">
        <w:rPr>
          <w:rFonts w:hint="eastAsia"/>
        </w:rPr>
        <w:t>시스템이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내리는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결론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또는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선택을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의미하며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추천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사항이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인간의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개입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없이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자동으로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적용되는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경우도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포함</w:t>
      </w:r>
    </w:p>
    <w:p w14:paraId="230C642D" w14:textId="7E54CD66" w:rsidR="00A37811" w:rsidRPr="00535271" w:rsidRDefault="00A37811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hint="eastAsia"/>
          <w:b/>
        </w:rPr>
        <w:t>물리적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또는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가상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환경에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영향을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줄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수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있음</w:t>
      </w:r>
      <w:r w:rsidR="00B3365C" w:rsidRPr="00535271">
        <w:rPr>
          <w:b/>
        </w:rPr>
        <w:t xml:space="preserve"> (“can” influence physical or virtual environments)</w:t>
      </w:r>
    </w:p>
    <w:p w14:paraId="6ED0185A" w14:textId="1E0C1F88" w:rsidR="00A37811" w:rsidRPr="00535271" w:rsidRDefault="00A37811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적응성에서</w:t>
      </w:r>
      <w:r w:rsidRPr="00535271">
        <w:t xml:space="preserve"> may</w:t>
      </w:r>
      <w:r w:rsidRPr="00535271">
        <w:rPr>
          <w:rFonts w:hint="eastAsia"/>
        </w:rPr>
        <w:t>의</w:t>
      </w:r>
      <w:r w:rsidRPr="00535271">
        <w:t xml:space="preserve"> </w:t>
      </w:r>
      <w:r w:rsidRPr="00535271">
        <w:rPr>
          <w:rFonts w:hint="eastAsia"/>
        </w:rPr>
        <w:t>해석과</w:t>
      </w:r>
      <w:r w:rsidRPr="00535271">
        <w:t xml:space="preserve"> </w:t>
      </w:r>
      <w:r w:rsidRPr="00535271">
        <w:rPr>
          <w:rFonts w:hint="eastAsia"/>
        </w:rPr>
        <w:t>달리</w:t>
      </w:r>
      <w:r w:rsidRPr="00535271">
        <w:t xml:space="preserve">, </w:t>
      </w:r>
      <w:r w:rsidRPr="00535271">
        <w:rPr>
          <w:rFonts w:hint="eastAsia"/>
        </w:rPr>
        <w:t>배포된</w:t>
      </w:r>
      <w:r w:rsidRPr="00535271">
        <w:t xml:space="preserve"> </w:t>
      </w:r>
      <w:r w:rsidRPr="00535271">
        <w:rPr>
          <w:rFonts w:hint="eastAsia"/>
        </w:rPr>
        <w:t>환경에</w:t>
      </w:r>
      <w:r w:rsidRPr="00535271">
        <w:t xml:space="preserve"> </w:t>
      </w:r>
      <w:r w:rsidRPr="00535271">
        <w:rPr>
          <w:rFonts w:hint="eastAsia"/>
        </w:rPr>
        <w:t>대한</w:t>
      </w:r>
      <w:r w:rsidRPr="00535271">
        <w:t xml:space="preserve"> </w:t>
      </w:r>
      <w:r w:rsidRPr="00535271">
        <w:rPr>
          <w:rFonts w:hint="eastAsia"/>
        </w:rPr>
        <w:t>영향력은</w:t>
      </w:r>
      <w:r w:rsidRPr="00535271">
        <w:t xml:space="preserve"> AI </w:t>
      </w:r>
      <w:r w:rsidRPr="00535271">
        <w:rPr>
          <w:rFonts w:hint="eastAsia"/>
        </w:rPr>
        <w:t>시스템의</w:t>
      </w:r>
      <w:r w:rsidRPr="00535271">
        <w:t xml:space="preserve"> </w:t>
      </w:r>
      <w:r w:rsidRPr="00535271">
        <w:rPr>
          <w:rFonts w:hint="eastAsia"/>
        </w:rPr>
        <w:t>필요</w:t>
      </w:r>
      <w:r w:rsidRPr="00535271">
        <w:t xml:space="preserve"> </w:t>
      </w:r>
      <w:r w:rsidRPr="00535271">
        <w:rPr>
          <w:rFonts w:hint="eastAsia"/>
        </w:rPr>
        <w:t>조건에</w:t>
      </w:r>
      <w:r w:rsidRPr="00535271">
        <w:t xml:space="preserve"> </w:t>
      </w:r>
      <w:r w:rsidRPr="00535271">
        <w:rPr>
          <w:rFonts w:hint="eastAsia"/>
        </w:rPr>
        <w:t>해당한다는</w:t>
      </w:r>
      <w:r w:rsidRPr="00535271">
        <w:t xml:space="preserve"> </w:t>
      </w:r>
      <w:r w:rsidRPr="00535271">
        <w:rPr>
          <w:rFonts w:hint="eastAsia"/>
        </w:rPr>
        <w:t>점을</w:t>
      </w:r>
      <w:r w:rsidRPr="00535271">
        <w:t xml:space="preserve"> </w:t>
      </w:r>
      <w:r w:rsidRPr="00535271">
        <w:rPr>
          <w:rFonts w:hint="eastAsia"/>
        </w:rPr>
        <w:t>언급</w:t>
      </w:r>
    </w:p>
    <w:p w14:paraId="0C37570B" w14:textId="1265DF3D" w:rsidR="00A37811" w:rsidRPr="00535271" w:rsidRDefault="00485896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시사점</w:t>
      </w:r>
    </w:p>
    <w:p w14:paraId="06D26A71" w14:textId="2E220FAB" w:rsidR="00485896" w:rsidRPr="00535271" w:rsidRDefault="00485896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무엇이</w:t>
      </w:r>
      <w:r w:rsidRPr="00535271">
        <w:t xml:space="preserve"> AI</w:t>
      </w:r>
      <w:r w:rsidRPr="00535271">
        <w:rPr>
          <w:rFonts w:hint="eastAsia"/>
        </w:rPr>
        <w:t>에</w:t>
      </w:r>
      <w:r w:rsidRPr="00535271">
        <w:t xml:space="preserve"> </w:t>
      </w:r>
      <w:r w:rsidRPr="00535271">
        <w:rPr>
          <w:rFonts w:hint="eastAsia"/>
        </w:rPr>
        <w:t>해당하지</w:t>
      </w:r>
      <w:r w:rsidRPr="00535271">
        <w:t xml:space="preserve"> </w:t>
      </w:r>
      <w:r w:rsidRPr="00535271">
        <w:rPr>
          <w:rFonts w:hint="eastAsia"/>
        </w:rPr>
        <w:t>않느냐에</w:t>
      </w:r>
      <w:r w:rsidRPr="00535271">
        <w:t xml:space="preserve"> </w:t>
      </w:r>
      <w:r w:rsidRPr="00535271">
        <w:rPr>
          <w:rFonts w:hint="eastAsia"/>
        </w:rPr>
        <w:t>대하여</w:t>
      </w:r>
      <w:r w:rsidRPr="00535271">
        <w:t xml:space="preserve"> </w:t>
      </w:r>
      <w:r w:rsidRPr="00535271">
        <w:rPr>
          <w:rFonts w:hint="eastAsia"/>
        </w:rPr>
        <w:t>정부</w:t>
      </w:r>
      <w:r w:rsidRPr="00535271">
        <w:t>/</w:t>
      </w:r>
      <w:r w:rsidRPr="00535271">
        <w:rPr>
          <w:rFonts w:hint="eastAsia"/>
        </w:rPr>
        <w:t>국제기구</w:t>
      </w:r>
      <w:r w:rsidRPr="00535271">
        <w:t xml:space="preserve"> </w:t>
      </w:r>
      <w:r w:rsidRPr="00535271">
        <w:rPr>
          <w:rFonts w:hint="eastAsia"/>
        </w:rPr>
        <w:t>가이드라인으로서는</w:t>
      </w:r>
      <w:r w:rsidRPr="00535271">
        <w:t xml:space="preserve"> </w:t>
      </w:r>
      <w:r w:rsidRPr="00535271">
        <w:rPr>
          <w:rFonts w:hint="eastAsia"/>
        </w:rPr>
        <w:t>최초로</w:t>
      </w:r>
      <w:r w:rsidRPr="00535271">
        <w:t xml:space="preserve"> </w:t>
      </w:r>
      <w:r w:rsidRPr="00535271">
        <w:rPr>
          <w:rFonts w:hint="eastAsia"/>
        </w:rPr>
        <w:t>발표된</w:t>
      </w:r>
      <w:r w:rsidRPr="00535271">
        <w:t xml:space="preserve"> </w:t>
      </w:r>
      <w:r w:rsidRPr="00535271">
        <w:rPr>
          <w:rFonts w:hint="eastAsia"/>
        </w:rPr>
        <w:t>내용이라는</w:t>
      </w:r>
      <w:r w:rsidRPr="00535271">
        <w:t xml:space="preserve"> </w:t>
      </w:r>
      <w:r w:rsidRPr="00535271">
        <w:rPr>
          <w:rFonts w:hint="eastAsia"/>
        </w:rPr>
        <w:t>점에서</w:t>
      </w:r>
      <w:r w:rsidRPr="00535271">
        <w:t xml:space="preserve"> </w:t>
      </w:r>
      <w:r w:rsidRPr="00535271">
        <w:rPr>
          <w:rFonts w:hint="eastAsia"/>
        </w:rPr>
        <w:t>의미가</w:t>
      </w:r>
      <w:r w:rsidRPr="00535271">
        <w:t xml:space="preserve"> </w:t>
      </w:r>
      <w:r w:rsidRPr="00535271">
        <w:rPr>
          <w:rFonts w:hint="eastAsia"/>
        </w:rPr>
        <w:t>있음</w:t>
      </w:r>
    </w:p>
    <w:p w14:paraId="6BBFD056" w14:textId="46D568C7" w:rsidR="00FB41A2" w:rsidRPr="00535271" w:rsidRDefault="00FB41A2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본</w:t>
      </w:r>
      <w:r w:rsidRPr="00535271">
        <w:t xml:space="preserve"> </w:t>
      </w:r>
      <w:r w:rsidRPr="00535271">
        <w:rPr>
          <w:rFonts w:hint="eastAsia"/>
        </w:rPr>
        <w:t>가이드라인은</w:t>
      </w:r>
      <w:r w:rsidRPr="00535271">
        <w:t xml:space="preserve"> </w:t>
      </w:r>
      <w:r w:rsidRPr="00535271">
        <w:rPr>
          <w:rFonts w:hint="eastAsia"/>
        </w:rPr>
        <w:t>그</w:t>
      </w:r>
      <w:r w:rsidRPr="00535271">
        <w:t xml:space="preserve"> </w:t>
      </w:r>
      <w:r w:rsidRPr="00535271">
        <w:rPr>
          <w:rFonts w:hint="eastAsia"/>
        </w:rPr>
        <w:t>자체로</w:t>
      </w:r>
      <w:r w:rsidRPr="00535271">
        <w:t xml:space="preserve"> </w:t>
      </w:r>
      <w:r w:rsidRPr="00535271">
        <w:rPr>
          <w:rFonts w:hint="eastAsia"/>
        </w:rPr>
        <w:t>법적</w:t>
      </w:r>
      <w:r w:rsidRPr="00535271">
        <w:t xml:space="preserve"> </w:t>
      </w:r>
      <w:r w:rsidRPr="00535271">
        <w:rPr>
          <w:rFonts w:hint="eastAsia"/>
        </w:rPr>
        <w:t>구속력은</w:t>
      </w:r>
      <w:r w:rsidRPr="00535271">
        <w:t xml:space="preserve"> </w:t>
      </w:r>
      <w:r w:rsidRPr="00535271">
        <w:rPr>
          <w:rFonts w:hint="eastAsia"/>
        </w:rPr>
        <w:t>없으나</w:t>
      </w:r>
      <w:r w:rsidRPr="00535271">
        <w:t>, EU</w:t>
      </w:r>
      <w:r w:rsidRPr="00535271">
        <w:rPr>
          <w:rFonts w:hint="eastAsia"/>
        </w:rPr>
        <w:t>의</w:t>
      </w:r>
      <w:r w:rsidRPr="00535271">
        <w:t xml:space="preserve"> </w:t>
      </w:r>
      <w:r w:rsidRPr="00535271">
        <w:rPr>
          <w:rFonts w:hint="eastAsia"/>
        </w:rPr>
        <w:t>사법기관</w:t>
      </w:r>
      <w:r w:rsidRPr="00535271">
        <w:t>∙</w:t>
      </w:r>
      <w:r w:rsidRPr="00535271">
        <w:rPr>
          <w:rFonts w:hint="eastAsia"/>
        </w:rPr>
        <w:t>감독기관은</w:t>
      </w:r>
      <w:r w:rsidRPr="00535271">
        <w:t xml:space="preserve"> </w:t>
      </w:r>
      <w:r w:rsidRPr="00535271">
        <w:rPr>
          <w:rFonts w:hint="eastAsia"/>
        </w:rPr>
        <w:t>물론</w:t>
      </w:r>
      <w:r w:rsidRPr="00535271">
        <w:t xml:space="preserve"> </w:t>
      </w:r>
      <w:r w:rsidRPr="00535271">
        <w:rPr>
          <w:rFonts w:hint="eastAsia"/>
        </w:rPr>
        <w:t>한국</w:t>
      </w:r>
      <w:r w:rsidRPr="00535271">
        <w:t xml:space="preserve"> </w:t>
      </w:r>
      <w:r w:rsidRPr="00535271">
        <w:rPr>
          <w:rFonts w:hint="eastAsia"/>
        </w:rPr>
        <w:t>인공지능기본법이</w:t>
      </w:r>
      <w:r w:rsidRPr="00535271">
        <w:t xml:space="preserve"> EU </w:t>
      </w:r>
      <w:r w:rsidRPr="00535271">
        <w:rPr>
          <w:rFonts w:hint="eastAsia"/>
        </w:rPr>
        <w:t>인공지능법과</w:t>
      </w:r>
      <w:r w:rsidRPr="00535271">
        <w:t xml:space="preserve"> </w:t>
      </w:r>
      <w:r w:rsidRPr="00535271">
        <w:rPr>
          <w:rFonts w:hint="eastAsia"/>
        </w:rPr>
        <w:t>거의</w:t>
      </w:r>
      <w:r w:rsidRPr="00535271">
        <w:t xml:space="preserve"> </w:t>
      </w:r>
      <w:r w:rsidRPr="00535271">
        <w:rPr>
          <w:rFonts w:hint="eastAsia"/>
        </w:rPr>
        <w:t>유사한</w:t>
      </w:r>
      <w:r w:rsidRPr="00535271">
        <w:t xml:space="preserve"> </w:t>
      </w:r>
      <w:r w:rsidRPr="00535271">
        <w:rPr>
          <w:rFonts w:hint="eastAsia"/>
        </w:rPr>
        <w:t>인공지능시스템</w:t>
      </w:r>
      <w:r w:rsidRPr="00535271">
        <w:t xml:space="preserve"> </w:t>
      </w:r>
      <w:r w:rsidRPr="00535271">
        <w:rPr>
          <w:rFonts w:hint="eastAsia"/>
        </w:rPr>
        <w:t>정의를</w:t>
      </w:r>
      <w:r w:rsidRPr="00535271">
        <w:t xml:space="preserve"> </w:t>
      </w:r>
      <w:r w:rsidRPr="00535271">
        <w:rPr>
          <w:rFonts w:hint="eastAsia"/>
        </w:rPr>
        <w:t>채택하고</w:t>
      </w:r>
      <w:r w:rsidRPr="00535271">
        <w:t xml:space="preserve"> </w:t>
      </w:r>
      <w:r w:rsidRPr="00535271">
        <w:rPr>
          <w:rFonts w:hint="eastAsia"/>
        </w:rPr>
        <w:t>있다는</w:t>
      </w:r>
      <w:r w:rsidRPr="00535271">
        <w:t xml:space="preserve"> </w:t>
      </w:r>
      <w:r w:rsidRPr="00535271">
        <w:rPr>
          <w:rFonts w:hint="eastAsia"/>
        </w:rPr>
        <w:t>점에서</w:t>
      </w:r>
      <w:r w:rsidRPr="00535271">
        <w:t xml:space="preserve"> </w:t>
      </w:r>
      <w:r w:rsidRPr="00535271">
        <w:rPr>
          <w:rFonts w:hint="eastAsia"/>
        </w:rPr>
        <w:t>국내</w:t>
      </w:r>
      <w:r w:rsidRPr="00535271">
        <w:t xml:space="preserve"> </w:t>
      </w:r>
      <w:r w:rsidRPr="00535271">
        <w:rPr>
          <w:rFonts w:hint="eastAsia"/>
        </w:rPr>
        <w:t>규제기관의</w:t>
      </w:r>
      <w:r w:rsidRPr="00535271">
        <w:t xml:space="preserve"> </w:t>
      </w:r>
      <w:r w:rsidRPr="00535271">
        <w:rPr>
          <w:rFonts w:hint="eastAsia"/>
        </w:rPr>
        <w:t>경우에도</w:t>
      </w:r>
      <w:r w:rsidRPr="00535271">
        <w:t xml:space="preserve"> </w:t>
      </w:r>
      <w:r w:rsidRPr="00535271">
        <w:rPr>
          <w:rFonts w:hint="eastAsia"/>
        </w:rPr>
        <w:t>본</w:t>
      </w:r>
      <w:r w:rsidRPr="00535271">
        <w:t xml:space="preserve"> </w:t>
      </w:r>
      <w:r w:rsidRPr="00535271">
        <w:rPr>
          <w:rFonts w:hint="eastAsia"/>
        </w:rPr>
        <w:t>가이드라인을</w:t>
      </w:r>
      <w:r w:rsidRPr="00535271">
        <w:t xml:space="preserve"> </w:t>
      </w:r>
      <w:r w:rsidRPr="00535271">
        <w:rPr>
          <w:rFonts w:hint="eastAsia"/>
        </w:rPr>
        <w:t>참고할</w:t>
      </w:r>
      <w:r w:rsidRPr="00535271">
        <w:t xml:space="preserve"> </w:t>
      </w:r>
      <w:r w:rsidRPr="00535271">
        <w:rPr>
          <w:rFonts w:hint="eastAsia"/>
        </w:rPr>
        <w:t>것으로</w:t>
      </w:r>
      <w:r w:rsidRPr="00535271">
        <w:t xml:space="preserve"> </w:t>
      </w:r>
      <w:r w:rsidRPr="00535271">
        <w:rPr>
          <w:rFonts w:hint="eastAsia"/>
        </w:rPr>
        <w:t>예상됨</w:t>
      </w:r>
    </w:p>
    <w:p w14:paraId="0421854B" w14:textId="77777777" w:rsidR="00985814" w:rsidRPr="00535271" w:rsidRDefault="00985814" w:rsidP="00451A41">
      <w:pPr>
        <w:pStyle w:val="a0"/>
        <w:widowControl/>
        <w:topLinePunct/>
        <w:autoSpaceDE w:val="0"/>
        <w:adjustRightInd/>
        <w:snapToGrid/>
        <w:spacing w:after="160" w:line="276" w:lineRule="auto"/>
        <w:ind w:left="967"/>
      </w:pPr>
    </w:p>
    <w:p w14:paraId="4D9EA8BE" w14:textId="64916958" w:rsidR="00142DDE" w:rsidRPr="00535271" w:rsidRDefault="00E44B4D" w:rsidP="00451A41">
      <w:pPr>
        <w:pStyle w:val="2"/>
        <w:autoSpaceDE w:val="0"/>
        <w:spacing w:after="160"/>
      </w:pPr>
      <w:bookmarkStart w:id="2425" w:name="_Toc204470992"/>
      <w:r w:rsidRPr="00535271">
        <w:rPr>
          <w:rFonts w:hint="eastAsia"/>
        </w:rPr>
        <w:t>금지대상</w:t>
      </w:r>
      <w:r w:rsidRPr="00535271">
        <w:rPr>
          <w:rFonts w:hint="eastAsia"/>
        </w:rPr>
        <w:t xml:space="preserve"> </w:t>
      </w:r>
      <w:r w:rsidRPr="00535271">
        <w:t xml:space="preserve">AI(Prohibited AI Practices)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가이드라인</w:t>
      </w:r>
      <w:bookmarkEnd w:id="2425"/>
    </w:p>
    <w:p w14:paraId="335E735B" w14:textId="77777777" w:rsidR="00485896" w:rsidRPr="00535271" w:rsidRDefault="00485896" w:rsidP="00485896">
      <w:pPr>
        <w:numPr>
          <w:ilvl w:val="2"/>
          <w:numId w:val="32"/>
        </w:numPr>
        <w:autoSpaceDE w:val="0"/>
        <w:spacing w:after="160" w:line="460" w:lineRule="atLeast"/>
        <w:outlineLvl w:val="2"/>
        <w:rPr>
          <w:rFonts w:cs="Calibri"/>
          <w:b/>
          <w:spacing w:val="3"/>
          <w:sz w:val="24"/>
          <w:szCs w:val="24"/>
        </w:rPr>
      </w:pPr>
      <w:r w:rsidRPr="00535271">
        <w:rPr>
          <w:rFonts w:cs="Calibri" w:hint="eastAsia"/>
          <w:b/>
          <w:spacing w:val="3"/>
          <w:sz w:val="24"/>
          <w:szCs w:val="24"/>
        </w:rPr>
        <w:t>개요</w:t>
      </w:r>
    </w:p>
    <w:p w14:paraId="0ADB1DB2" w14:textId="143E3D75" w:rsidR="00485896" w:rsidRPr="00535271" w:rsidRDefault="000A267A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pacing w:val="3"/>
          <w:sz w:val="22"/>
        </w:rPr>
      </w:pPr>
      <w:r w:rsidRPr="00535271">
        <w:rPr>
          <w:rFonts w:cs="Calibri"/>
          <w:spacing w:val="3"/>
          <w:sz w:val="22"/>
        </w:rPr>
        <w:t xml:space="preserve">EU AI </w:t>
      </w:r>
      <w:r w:rsidRPr="00535271">
        <w:rPr>
          <w:rFonts w:cs="Calibri" w:hint="eastAsia"/>
          <w:spacing w:val="3"/>
          <w:sz w:val="22"/>
        </w:rPr>
        <w:t>사무국은</w:t>
      </w:r>
      <w:r w:rsidRPr="00535271">
        <w:rPr>
          <w:rFonts w:cs="Calibri"/>
          <w:spacing w:val="3"/>
          <w:sz w:val="22"/>
        </w:rPr>
        <w:t xml:space="preserve"> 2025. 2. 4. </w:t>
      </w:r>
      <w:r w:rsidRPr="00535271">
        <w:rPr>
          <w:rFonts w:cs="Calibri" w:hint="eastAsia"/>
          <w:spacing w:val="3"/>
          <w:sz w:val="22"/>
        </w:rPr>
        <w:t>금지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대상</w:t>
      </w:r>
      <w:r w:rsidRPr="00535271">
        <w:rPr>
          <w:rFonts w:cs="Calibri"/>
          <w:spacing w:val="3"/>
          <w:sz w:val="22"/>
        </w:rPr>
        <w:t xml:space="preserve"> AI </w:t>
      </w:r>
      <w:r w:rsidRPr="00535271">
        <w:rPr>
          <w:rFonts w:cs="Calibri" w:hint="eastAsia"/>
          <w:spacing w:val="3"/>
          <w:sz w:val="22"/>
        </w:rPr>
        <w:t>관련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가이드라인을</w:t>
      </w:r>
      <w:r w:rsidRPr="00535271">
        <w:rPr>
          <w:rFonts w:cs="Calibri"/>
          <w:spacing w:val="3"/>
          <w:sz w:val="22"/>
        </w:rPr>
        <w:t xml:space="preserve"> </w:t>
      </w:r>
      <w:r w:rsidRPr="00535271">
        <w:rPr>
          <w:rFonts w:cs="Calibri" w:hint="eastAsia"/>
          <w:spacing w:val="3"/>
          <w:sz w:val="22"/>
        </w:rPr>
        <w:t>발표</w:t>
      </w:r>
      <w:r w:rsidRPr="00535271">
        <w:rPr>
          <w:rStyle w:val="aa"/>
          <w:rFonts w:cs="Calibri"/>
          <w:spacing w:val="3"/>
          <w:sz w:val="22"/>
        </w:rPr>
        <w:footnoteReference w:id="16"/>
      </w:r>
    </w:p>
    <w:p w14:paraId="00F25569" w14:textId="77777777" w:rsidR="000A267A" w:rsidRPr="00535271" w:rsidRDefault="00485896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hint="eastAsia"/>
        </w:rPr>
        <w:t xml:space="preserve">EU </w:t>
      </w:r>
      <w:r w:rsidRPr="00535271">
        <w:rPr>
          <w:rFonts w:hint="eastAsia"/>
        </w:rPr>
        <w:t>인공지능법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5</w:t>
      </w:r>
      <w:r w:rsidRPr="00535271">
        <w:rPr>
          <w:rFonts w:hint="eastAsia"/>
        </w:rPr>
        <w:t>조에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금지된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시스템의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요건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구체적으로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제시</w:t>
      </w:r>
    </w:p>
    <w:p w14:paraId="74FFE032" w14:textId="1A4B75FD" w:rsidR="000A267A" w:rsidRPr="00535271" w:rsidRDefault="00485896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hint="eastAsia"/>
        </w:rPr>
        <w:t xml:space="preserve">EU </w:t>
      </w:r>
      <w:r w:rsidRPr="00535271">
        <w:rPr>
          <w:rFonts w:hint="eastAsia"/>
        </w:rPr>
        <w:t>인공지능법이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금지하고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있는</w:t>
      </w:r>
      <w:r w:rsidRPr="00535271">
        <w:rPr>
          <w:rFonts w:hint="eastAsia"/>
        </w:rPr>
        <w:t xml:space="preserve"> 8</w:t>
      </w:r>
      <w:r w:rsidRPr="00535271">
        <w:rPr>
          <w:rFonts w:hint="eastAsia"/>
        </w:rPr>
        <w:t>가지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유형의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시스템에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통일된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해석을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요건별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세부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판단기준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예시를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제시</w:t>
      </w:r>
    </w:p>
    <w:p w14:paraId="44A47BF2" w14:textId="77777777" w:rsidR="000A267A" w:rsidRPr="00535271" w:rsidRDefault="000A267A" w:rsidP="00451A41">
      <w:pPr>
        <w:numPr>
          <w:ilvl w:val="2"/>
          <w:numId w:val="32"/>
        </w:numPr>
        <w:autoSpaceDE w:val="0"/>
        <w:spacing w:after="160" w:line="460" w:lineRule="atLeast"/>
        <w:outlineLvl w:val="2"/>
        <w:rPr>
          <w:rFonts w:cs="Calibri"/>
          <w:b/>
          <w:spacing w:val="3"/>
          <w:sz w:val="24"/>
          <w:szCs w:val="24"/>
        </w:rPr>
      </w:pPr>
      <w:r w:rsidRPr="00535271">
        <w:rPr>
          <w:rFonts w:cs="Calibri" w:hint="eastAsia"/>
          <w:b/>
          <w:spacing w:val="3"/>
          <w:sz w:val="24"/>
          <w:szCs w:val="24"/>
        </w:rPr>
        <w:t>주요</w:t>
      </w:r>
      <w:r w:rsidRPr="00535271">
        <w:rPr>
          <w:rFonts w:cs="Calibri" w:hint="eastAsia"/>
          <w:b/>
          <w:spacing w:val="3"/>
          <w:sz w:val="24"/>
          <w:szCs w:val="24"/>
        </w:rPr>
        <w:t xml:space="preserve"> </w:t>
      </w:r>
      <w:r w:rsidRPr="00535271">
        <w:rPr>
          <w:rFonts w:cs="Calibri" w:hint="eastAsia"/>
          <w:b/>
          <w:spacing w:val="3"/>
          <w:sz w:val="24"/>
          <w:szCs w:val="24"/>
        </w:rPr>
        <w:t>내용</w:t>
      </w:r>
    </w:p>
    <w:p w14:paraId="608E8193" w14:textId="532CBAFF" w:rsidR="000A267A" w:rsidRPr="00535271" w:rsidRDefault="000A267A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b/>
          <w:sz w:val="22"/>
        </w:rPr>
      </w:pPr>
      <w:commentRangeStart w:id="2426"/>
      <w:r w:rsidRPr="00535271">
        <w:rPr>
          <w:rFonts w:hint="eastAsia"/>
          <w:b/>
          <w:sz w:val="22"/>
        </w:rPr>
        <w:t>금지</w:t>
      </w:r>
      <w:r w:rsidRPr="00535271">
        <w:rPr>
          <w:b/>
          <w:sz w:val="22"/>
        </w:rPr>
        <w:t xml:space="preserve"> </w:t>
      </w:r>
      <w:r w:rsidRPr="00535271">
        <w:rPr>
          <w:rFonts w:hint="eastAsia"/>
          <w:b/>
          <w:sz w:val="22"/>
        </w:rPr>
        <w:t>대상</w:t>
      </w:r>
      <w:r w:rsidRPr="00535271">
        <w:rPr>
          <w:b/>
          <w:sz w:val="22"/>
        </w:rPr>
        <w:t xml:space="preserve"> AI </w:t>
      </w:r>
      <w:r w:rsidRPr="00535271">
        <w:rPr>
          <w:rFonts w:hint="eastAsia"/>
          <w:b/>
          <w:sz w:val="22"/>
        </w:rPr>
        <w:t>관련</w:t>
      </w:r>
      <w:r w:rsidRPr="00535271">
        <w:rPr>
          <w:b/>
          <w:sz w:val="22"/>
        </w:rPr>
        <w:t xml:space="preserve"> </w:t>
      </w:r>
      <w:r w:rsidRPr="00535271">
        <w:rPr>
          <w:rFonts w:hint="eastAsia"/>
          <w:b/>
          <w:sz w:val="22"/>
        </w:rPr>
        <w:t>일반</w:t>
      </w:r>
      <w:r w:rsidRPr="00535271">
        <w:rPr>
          <w:b/>
          <w:sz w:val="22"/>
        </w:rPr>
        <w:t xml:space="preserve"> </w:t>
      </w:r>
      <w:r w:rsidRPr="00535271">
        <w:rPr>
          <w:rFonts w:hint="eastAsia"/>
          <w:b/>
          <w:sz w:val="22"/>
        </w:rPr>
        <w:t>개념</w:t>
      </w:r>
      <w:commentRangeEnd w:id="2426"/>
      <w:r w:rsidR="00427C7E">
        <w:rPr>
          <w:rStyle w:val="ad"/>
        </w:rPr>
        <w:commentReference w:id="2426"/>
      </w:r>
    </w:p>
    <w:p w14:paraId="0868F801" w14:textId="5DD865ED" w:rsidR="00F24BD6" w:rsidRPr="00535271" w:rsidRDefault="000A267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시장에</w:t>
      </w:r>
      <w:r w:rsidRPr="00535271">
        <w:t xml:space="preserve"> </w:t>
      </w:r>
      <w:r w:rsidRPr="00535271">
        <w:rPr>
          <w:rFonts w:hint="eastAsia"/>
        </w:rPr>
        <w:t>출시</w:t>
      </w:r>
      <w:r w:rsidRPr="00535271">
        <w:t>(placing on the market)</w:t>
      </w:r>
      <w:r w:rsidR="00F24BD6" w:rsidRPr="00535271">
        <w:t xml:space="preserve">: </w:t>
      </w:r>
      <w:r w:rsidR="00C707A3" w:rsidRPr="00535271">
        <w:rPr>
          <w:rFonts w:hint="eastAsia"/>
        </w:rPr>
        <w:t>유</w:t>
      </w:r>
      <w:r w:rsidR="00C707A3" w:rsidRPr="00535271">
        <w:t>·</w:t>
      </w:r>
      <w:r w:rsidR="00C707A3" w:rsidRPr="00535271">
        <w:rPr>
          <w:rFonts w:hint="eastAsia"/>
        </w:rPr>
        <w:t>무상의</w:t>
      </w:r>
      <w:r w:rsidR="00C707A3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상업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활동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과정에서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배포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또는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사용을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목적으로</w:t>
      </w:r>
      <w:r w:rsidR="00F24BD6" w:rsidRPr="00535271">
        <w:rPr>
          <w:rFonts w:hint="eastAsia"/>
        </w:rPr>
        <w:t xml:space="preserve"> AI </w:t>
      </w:r>
      <w:r w:rsidR="00F24BD6" w:rsidRPr="00535271">
        <w:rPr>
          <w:rFonts w:hint="eastAsia"/>
        </w:rPr>
        <w:t>시스템을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최초로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공급하는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행위를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의미</w:t>
      </w:r>
      <w:r w:rsidR="00E840F5" w:rsidRPr="00535271">
        <w:rPr>
          <w:rFonts w:hint="eastAsia"/>
        </w:rPr>
        <w:t>하며</w:t>
      </w:r>
      <w:r w:rsidR="00E840F5" w:rsidRPr="00535271">
        <w:rPr>
          <w:rFonts w:hint="eastAsia"/>
        </w:rPr>
        <w:t>,</w:t>
      </w:r>
      <w:r w:rsidR="00F24BD6" w:rsidRPr="00535271">
        <w:t xml:space="preserve"> </w:t>
      </w:r>
      <w:r w:rsidR="00F24BD6" w:rsidRPr="00535271">
        <w:rPr>
          <w:rFonts w:hint="eastAsia"/>
        </w:rPr>
        <w:t>공급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방식은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중요하지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않음</w:t>
      </w:r>
      <w:r w:rsidR="00F24BD6" w:rsidRPr="00535271">
        <w:t>(API</w:t>
      </w:r>
      <w:r w:rsidR="00F24BD6" w:rsidRPr="00535271">
        <w:rPr>
          <w:rFonts w:hint="eastAsia"/>
        </w:rPr>
        <w:t>를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통한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공급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클라우드</w:t>
      </w:r>
      <w:r w:rsidR="00F24BD6" w:rsidRPr="00535271">
        <w:rPr>
          <w:rFonts w:hint="eastAsia"/>
        </w:rPr>
        <w:t xml:space="preserve">, </w:t>
      </w:r>
      <w:r w:rsidR="00F24BD6" w:rsidRPr="00535271">
        <w:rPr>
          <w:rFonts w:hint="eastAsia"/>
        </w:rPr>
        <w:t>직접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다운로드</w:t>
      </w:r>
      <w:r w:rsidR="00F24BD6" w:rsidRPr="00535271">
        <w:rPr>
          <w:rFonts w:hint="eastAsia"/>
        </w:rPr>
        <w:t>,</w:t>
      </w:r>
      <w:r w:rsidR="00F24BD6" w:rsidRPr="00535271">
        <w:t xml:space="preserve"> </w:t>
      </w:r>
      <w:r w:rsidR="00F24BD6" w:rsidRPr="00535271">
        <w:rPr>
          <w:rFonts w:hint="eastAsia"/>
        </w:rPr>
        <w:t>물리적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복사본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등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모든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방식을</w:t>
      </w:r>
      <w:r w:rsidR="00F24BD6" w:rsidRPr="00535271">
        <w:rPr>
          <w:rFonts w:hint="eastAsia"/>
        </w:rPr>
        <w:t xml:space="preserve"> </w:t>
      </w:r>
      <w:r w:rsidR="00F24BD6" w:rsidRPr="00535271">
        <w:rPr>
          <w:rFonts w:hint="eastAsia"/>
        </w:rPr>
        <w:t>포함</w:t>
      </w:r>
      <w:r w:rsidR="00F24BD6" w:rsidRPr="00535271">
        <w:rPr>
          <w:rFonts w:hint="eastAsia"/>
        </w:rPr>
        <w:t xml:space="preserve">) </w:t>
      </w:r>
    </w:p>
    <w:p w14:paraId="193551D4" w14:textId="4C4F29F5" w:rsidR="00F24BD6" w:rsidRPr="00535271" w:rsidRDefault="000A267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서비스로</w:t>
      </w:r>
      <w:r w:rsidRPr="00535271">
        <w:t xml:space="preserve"> </w:t>
      </w:r>
      <w:r w:rsidRPr="00535271">
        <w:rPr>
          <w:rFonts w:hint="eastAsia"/>
        </w:rPr>
        <w:t>제공</w:t>
      </w:r>
      <w:r w:rsidRPr="00535271">
        <w:t>(putting into service)</w:t>
      </w:r>
      <w:r w:rsidR="00F24BD6" w:rsidRPr="00535271">
        <w:t>:</w:t>
      </w:r>
      <w:r w:rsidR="00A64498" w:rsidRPr="00535271">
        <w:t xml:space="preserve"> </w:t>
      </w:r>
      <w:r w:rsidR="00A64498" w:rsidRPr="00535271">
        <w:rPr>
          <w:rFonts w:hint="eastAsia"/>
        </w:rPr>
        <w:t xml:space="preserve">AI </w:t>
      </w:r>
      <w:r w:rsidR="00A64498" w:rsidRPr="00535271">
        <w:rPr>
          <w:rFonts w:hint="eastAsia"/>
        </w:rPr>
        <w:t>시스템을</w:t>
      </w:r>
      <w:r w:rsidR="00A64498" w:rsidRPr="00535271">
        <w:rPr>
          <w:rFonts w:hint="eastAsia"/>
        </w:rPr>
        <w:t xml:space="preserve"> </w:t>
      </w:r>
      <w:r w:rsidR="00715880" w:rsidRPr="00535271">
        <w:rPr>
          <w:rFonts w:hint="eastAsia"/>
        </w:rPr>
        <w:t>사용</w:t>
      </w:r>
      <w:r w:rsidR="00A64498" w:rsidRPr="00535271">
        <w:rPr>
          <w:rFonts w:hint="eastAsia"/>
        </w:rPr>
        <w:t>자</w:t>
      </w:r>
      <w:r w:rsidR="00715880" w:rsidRPr="00535271">
        <w:rPr>
          <w:rFonts w:hint="eastAsia"/>
        </w:rPr>
        <w:t>에게</w:t>
      </w:r>
      <w:r w:rsidR="00A64498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직접</w:t>
      </w:r>
      <w:r w:rsidR="00715880" w:rsidRPr="00535271">
        <w:rPr>
          <w:rFonts w:hint="eastAsia"/>
        </w:rPr>
        <w:t xml:space="preserve"> </w:t>
      </w:r>
      <w:r w:rsidR="00715880" w:rsidRPr="00535271">
        <w:rPr>
          <w:rFonts w:hint="eastAsia"/>
        </w:rPr>
        <w:t>공급하거나</w:t>
      </w:r>
      <w:r w:rsidR="00A64498" w:rsidRPr="00535271">
        <w:rPr>
          <w:rFonts w:hint="eastAsia"/>
        </w:rPr>
        <w:t xml:space="preserve">, </w:t>
      </w:r>
      <w:r w:rsidR="002C3129" w:rsidRPr="00535271">
        <w:rPr>
          <w:rFonts w:hint="eastAsia"/>
        </w:rPr>
        <w:t>개발자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자신이</w:t>
      </w:r>
      <w:r w:rsidR="00A64498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의도한</w:t>
      </w:r>
      <w:r w:rsidR="00A64498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목적에</w:t>
      </w:r>
      <w:r w:rsidR="00A64498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따</w:t>
      </w:r>
      <w:r w:rsidR="002C3129" w:rsidRPr="00535271">
        <w:rPr>
          <w:rFonts w:hint="eastAsia"/>
        </w:rPr>
        <w:t>라</w:t>
      </w:r>
      <w:r w:rsidR="00A64498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사용</w:t>
      </w:r>
      <w:r w:rsidR="002C3129" w:rsidRPr="00535271">
        <w:rPr>
          <w:rFonts w:hint="eastAsia"/>
        </w:rPr>
        <w:t>하는</w:t>
      </w:r>
      <w:r w:rsidR="002C3129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행위를</w:t>
      </w:r>
      <w:r w:rsidR="00A64498" w:rsidRPr="00535271">
        <w:rPr>
          <w:rFonts w:hint="eastAsia"/>
        </w:rPr>
        <w:t xml:space="preserve"> </w:t>
      </w:r>
      <w:r w:rsidR="00A64498" w:rsidRPr="00535271">
        <w:rPr>
          <w:rFonts w:hint="eastAsia"/>
        </w:rPr>
        <w:t>의미</w:t>
      </w:r>
      <w:r w:rsidR="002C3129" w:rsidRPr="00535271">
        <w:rPr>
          <w:rFonts w:hint="eastAsia"/>
        </w:rPr>
        <w:t xml:space="preserve">. </w:t>
      </w:r>
      <w:r w:rsidR="002C3129" w:rsidRPr="00535271">
        <w:rPr>
          <w:rFonts w:hint="eastAsia"/>
        </w:rPr>
        <w:t>따라서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제</w:t>
      </w:r>
      <w:r w:rsidR="002C3129" w:rsidRPr="00535271">
        <w:rPr>
          <w:rFonts w:hint="eastAsia"/>
        </w:rPr>
        <w:t>3</w:t>
      </w:r>
      <w:r w:rsidR="002C3129" w:rsidRPr="00535271">
        <w:rPr>
          <w:rFonts w:hint="eastAsia"/>
        </w:rPr>
        <w:t>자에게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최초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제공하는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경우와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사내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개발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및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배포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모두를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포함</w:t>
      </w:r>
    </w:p>
    <w:p w14:paraId="550D2F21" w14:textId="3F2710A5" w:rsidR="000A267A" w:rsidRPr="00535271" w:rsidRDefault="000A267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사용</w:t>
      </w:r>
      <w:r w:rsidRPr="00535271">
        <w:t>(use)</w:t>
      </w:r>
      <w:r w:rsidR="00F24BD6" w:rsidRPr="00535271">
        <w:t>:</w:t>
      </w:r>
      <w:r w:rsidR="00F24BD6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 xml:space="preserve">AI </w:t>
      </w:r>
      <w:r w:rsidR="002C3129" w:rsidRPr="00535271">
        <w:rPr>
          <w:rFonts w:hint="eastAsia"/>
        </w:rPr>
        <w:t>시스템이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시장에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출시되거나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서비스로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제공된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이후의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모든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사용을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폭넓게</w:t>
      </w:r>
      <w:r w:rsidR="002C3129" w:rsidRPr="00535271">
        <w:rPr>
          <w:rFonts w:hint="eastAsia"/>
        </w:rPr>
        <w:t xml:space="preserve"> </w:t>
      </w:r>
      <w:r w:rsidR="002C3129" w:rsidRPr="00535271">
        <w:rPr>
          <w:rFonts w:hint="eastAsia"/>
        </w:rPr>
        <w:t>포괄함</w:t>
      </w:r>
      <w:r w:rsidR="008C44B1" w:rsidRPr="00535271">
        <w:rPr>
          <w:rFonts w:hint="eastAsia"/>
        </w:rPr>
        <w:t>(</w:t>
      </w:r>
      <w:r w:rsidR="008C44B1" w:rsidRPr="00535271">
        <w:t xml:space="preserve">AI </w:t>
      </w:r>
      <w:r w:rsidR="008C44B1" w:rsidRPr="00535271">
        <w:t>시스템을</w:t>
      </w:r>
      <w:r w:rsidR="008C44B1" w:rsidRPr="00535271">
        <w:t xml:space="preserve"> </w:t>
      </w:r>
      <w:r w:rsidR="008C44B1" w:rsidRPr="00535271">
        <w:t>더</w:t>
      </w:r>
      <w:r w:rsidR="008C44B1" w:rsidRPr="00535271">
        <w:t xml:space="preserve"> </w:t>
      </w:r>
      <w:r w:rsidR="008C44B1" w:rsidRPr="00535271">
        <w:t>복잡한</w:t>
      </w:r>
      <w:r w:rsidR="008C44B1" w:rsidRPr="00535271">
        <w:t xml:space="preserve"> </w:t>
      </w:r>
      <w:r w:rsidR="008C44B1" w:rsidRPr="00535271">
        <w:t>시스템에</w:t>
      </w:r>
      <w:r w:rsidR="008C44B1" w:rsidRPr="00535271">
        <w:t xml:space="preserve"> </w:t>
      </w:r>
      <w:r w:rsidR="008C44B1" w:rsidRPr="00535271">
        <w:t>통합하는</w:t>
      </w:r>
      <w:r w:rsidR="008C44B1" w:rsidRPr="00535271">
        <w:t xml:space="preserve"> </w:t>
      </w:r>
      <w:r w:rsidR="008C44B1" w:rsidRPr="00535271">
        <w:t>것</w:t>
      </w:r>
      <w:r w:rsidR="008C44B1" w:rsidRPr="00535271">
        <w:t xml:space="preserve"> </w:t>
      </w:r>
      <w:r w:rsidR="008C44B1" w:rsidRPr="00535271">
        <w:rPr>
          <w:rFonts w:hint="eastAsia"/>
        </w:rPr>
        <w:t>및</w:t>
      </w:r>
      <w:r w:rsidR="008C44B1" w:rsidRPr="00535271">
        <w:rPr>
          <w:rFonts w:hint="eastAsia"/>
        </w:rPr>
        <w:t xml:space="preserve"> </w:t>
      </w:r>
      <w:r w:rsidR="008C44B1" w:rsidRPr="00535271">
        <w:t xml:space="preserve">AI </w:t>
      </w:r>
      <w:r w:rsidR="008C44B1" w:rsidRPr="00535271">
        <w:t>시스템의</w:t>
      </w:r>
      <w:r w:rsidR="008C44B1" w:rsidRPr="00535271">
        <w:t xml:space="preserve"> </w:t>
      </w:r>
      <w:r w:rsidR="008C44B1" w:rsidRPr="00535271">
        <w:t>오남용</w:t>
      </w:r>
      <w:r w:rsidR="008C44B1" w:rsidRPr="00535271">
        <w:rPr>
          <w:rFonts w:hint="eastAsia"/>
        </w:rPr>
        <w:t>(</w:t>
      </w:r>
      <w:r w:rsidR="008C44B1" w:rsidRPr="00535271">
        <w:rPr>
          <w:rFonts w:hint="eastAsia"/>
        </w:rPr>
        <w:t>예측가능성과</w:t>
      </w:r>
      <w:r w:rsidR="008C44B1" w:rsidRPr="00535271">
        <w:rPr>
          <w:rFonts w:hint="eastAsia"/>
        </w:rPr>
        <w:t xml:space="preserve"> </w:t>
      </w:r>
      <w:r w:rsidR="008C44B1" w:rsidRPr="00535271">
        <w:rPr>
          <w:rFonts w:hint="eastAsia"/>
        </w:rPr>
        <w:t>무관</w:t>
      </w:r>
      <w:r w:rsidR="008C44B1" w:rsidRPr="00535271">
        <w:rPr>
          <w:rFonts w:hint="eastAsia"/>
        </w:rPr>
        <w:t>)</w:t>
      </w:r>
      <w:r w:rsidR="008C44B1" w:rsidRPr="00535271">
        <w:t xml:space="preserve"> </w:t>
      </w:r>
      <w:r w:rsidR="008C44B1" w:rsidRPr="00535271">
        <w:t>포함</w:t>
      </w:r>
      <w:r w:rsidR="008C44B1" w:rsidRPr="00535271">
        <w:rPr>
          <w:rFonts w:hint="eastAsia"/>
        </w:rPr>
        <w:t>)</w:t>
      </w:r>
    </w:p>
    <w:p w14:paraId="620CE41E" w14:textId="5F370E87" w:rsidR="000A267A" w:rsidRPr="00535271" w:rsidRDefault="000A267A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  <w:sz w:val="22"/>
        </w:rPr>
      </w:pPr>
      <w:r w:rsidRPr="00535271">
        <w:rPr>
          <w:rFonts w:hint="eastAsia"/>
          <w:b/>
          <w:sz w:val="22"/>
        </w:rPr>
        <w:t>영향에</w:t>
      </w:r>
      <w:r w:rsidRPr="00535271">
        <w:rPr>
          <w:rFonts w:hint="eastAsia"/>
          <w:b/>
          <w:sz w:val="22"/>
        </w:rPr>
        <w:t xml:space="preserve"> </w:t>
      </w:r>
      <w:r w:rsidRPr="00535271">
        <w:rPr>
          <w:rFonts w:hint="eastAsia"/>
          <w:b/>
          <w:sz w:val="22"/>
        </w:rPr>
        <w:t>대한</w:t>
      </w:r>
      <w:r w:rsidRPr="00535271">
        <w:rPr>
          <w:rFonts w:hint="eastAsia"/>
          <w:b/>
          <w:sz w:val="22"/>
        </w:rPr>
        <w:t xml:space="preserve"> </w:t>
      </w:r>
      <w:r w:rsidRPr="00535271">
        <w:rPr>
          <w:rFonts w:hint="eastAsia"/>
          <w:b/>
          <w:sz w:val="22"/>
        </w:rPr>
        <w:t>금지</w:t>
      </w:r>
      <w:r w:rsidRPr="00535271">
        <w:rPr>
          <w:rFonts w:hint="eastAsia"/>
          <w:b/>
          <w:sz w:val="22"/>
        </w:rPr>
        <w:t>(</w:t>
      </w:r>
      <w:r w:rsidRPr="00535271">
        <w:rPr>
          <w:rFonts w:hint="eastAsia"/>
          <w:b/>
          <w:sz w:val="22"/>
        </w:rPr>
        <w:t>금지조항</w:t>
      </w:r>
      <w:r w:rsidRPr="00535271">
        <w:rPr>
          <w:rFonts w:hint="eastAsia"/>
          <w:b/>
          <w:sz w:val="22"/>
        </w:rPr>
        <w:t xml:space="preserve"> </w:t>
      </w:r>
      <w:r w:rsidRPr="00535271">
        <w:rPr>
          <w:rFonts w:hint="eastAsia"/>
          <w:b/>
          <w:sz w:val="22"/>
        </w:rPr>
        <w:t>중</w:t>
      </w:r>
      <w:r w:rsidRPr="00535271">
        <w:rPr>
          <w:rFonts w:hint="eastAsia"/>
          <w:b/>
          <w:sz w:val="22"/>
        </w:rPr>
        <w:t xml:space="preserve"> </w:t>
      </w:r>
      <w:r w:rsidRPr="00535271">
        <w:rPr>
          <w:b/>
          <w:sz w:val="22"/>
        </w:rPr>
        <w:t xml:space="preserve">(a), (b) </w:t>
      </w:r>
      <w:r w:rsidRPr="00535271">
        <w:rPr>
          <w:rFonts w:hint="eastAsia"/>
          <w:b/>
          <w:sz w:val="22"/>
        </w:rPr>
        <w:t>관련</w:t>
      </w:r>
      <w:r w:rsidR="00621985" w:rsidRPr="00535271">
        <w:rPr>
          <w:rStyle w:val="aa"/>
          <w:b/>
          <w:sz w:val="22"/>
        </w:rPr>
        <w:footnoteReference w:id="17"/>
      </w:r>
      <w:r w:rsidRPr="00535271">
        <w:rPr>
          <w:b/>
          <w:sz w:val="22"/>
        </w:rPr>
        <w:t>)</w:t>
      </w:r>
    </w:p>
    <w:p w14:paraId="239834D5" w14:textId="21B23634" w:rsidR="000A267A" w:rsidRPr="00535271" w:rsidRDefault="000A267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행동을</w:t>
      </w:r>
      <w:r w:rsidRPr="00535271">
        <w:t xml:space="preserve"> </w:t>
      </w:r>
      <w:r w:rsidRPr="00535271">
        <w:rPr>
          <w:rFonts w:hint="eastAsia"/>
        </w:rPr>
        <w:t>실질적으로</w:t>
      </w:r>
      <w:r w:rsidRPr="00535271">
        <w:t xml:space="preserve"> </w:t>
      </w:r>
      <w:r w:rsidRPr="00535271">
        <w:rPr>
          <w:rFonts w:hint="eastAsia"/>
        </w:rPr>
        <w:t>왜곡</w:t>
      </w:r>
      <w:r w:rsidR="00614D82" w:rsidRPr="00535271">
        <w:rPr>
          <w:rFonts w:hint="eastAsia"/>
        </w:rPr>
        <w:t xml:space="preserve">(materially distorting </w:t>
      </w:r>
      <w:r w:rsidR="00614D82" w:rsidRPr="00535271">
        <w:t>behavior</w:t>
      </w:r>
      <w:r w:rsidR="00614D82" w:rsidRPr="00535271">
        <w:rPr>
          <w:rFonts w:hint="eastAsia"/>
        </w:rPr>
        <w:t>)</w:t>
      </w:r>
      <w:r w:rsidRPr="00535271">
        <w:rPr>
          <w:rFonts w:hint="eastAsia"/>
        </w:rPr>
        <w:t>하려는</w:t>
      </w:r>
      <w:r w:rsidRPr="00535271">
        <w:t xml:space="preserve"> </w:t>
      </w:r>
      <w:r w:rsidRPr="00535271">
        <w:rPr>
          <w:rFonts w:hint="eastAsia"/>
        </w:rPr>
        <w:t>목적이나</w:t>
      </w:r>
      <w:r w:rsidRPr="00535271">
        <w:t xml:space="preserve"> </w:t>
      </w:r>
      <w:r w:rsidRPr="00535271">
        <w:rPr>
          <w:rFonts w:hint="eastAsia"/>
        </w:rPr>
        <w:t>효과</w:t>
      </w:r>
      <w:r w:rsidR="00614D82" w:rsidRPr="00535271">
        <w:rPr>
          <w:rFonts w:hint="eastAsia"/>
        </w:rPr>
        <w:t>(ob</w:t>
      </w:r>
      <w:r w:rsidR="00614D82" w:rsidRPr="00535271">
        <w:t>jective or effect)</w:t>
      </w:r>
      <w:r w:rsidRPr="00535271">
        <w:rPr>
          <w:rFonts w:hint="eastAsia"/>
        </w:rPr>
        <w:t>가</w:t>
      </w:r>
      <w:r w:rsidRPr="00535271">
        <w:t xml:space="preserve"> </w:t>
      </w:r>
      <w:r w:rsidRPr="00535271">
        <w:rPr>
          <w:rFonts w:hint="eastAsia"/>
        </w:rPr>
        <w:t>있어야</w:t>
      </w:r>
      <w:r w:rsidRPr="00535271">
        <w:t xml:space="preserve"> </w:t>
      </w:r>
      <w:r w:rsidRPr="00535271">
        <w:rPr>
          <w:rFonts w:hint="eastAsia"/>
        </w:rPr>
        <w:t>함</w:t>
      </w:r>
      <w:r w:rsidR="009E7411" w:rsidRPr="00535271">
        <w:rPr>
          <w:rFonts w:hint="eastAsia"/>
        </w:rPr>
        <w:t xml:space="preserve">. </w:t>
      </w:r>
      <w:r w:rsidR="009E7411" w:rsidRPr="00535271">
        <w:rPr>
          <w:rFonts w:hint="eastAsia"/>
        </w:rPr>
        <w:t>다만</w:t>
      </w:r>
      <w:r w:rsidR="009E7411" w:rsidRPr="00535271">
        <w:rPr>
          <w:rFonts w:hint="eastAsia"/>
        </w:rPr>
        <w:t xml:space="preserve"> </w:t>
      </w:r>
      <w:r w:rsidR="009E7411" w:rsidRPr="00535271">
        <w:rPr>
          <w:rFonts w:hint="eastAsia"/>
        </w:rPr>
        <w:t>꼭</w:t>
      </w:r>
      <w:r w:rsidR="009E7411" w:rsidRPr="00535271">
        <w:rPr>
          <w:rFonts w:hint="eastAsia"/>
        </w:rPr>
        <w:t xml:space="preserve"> </w:t>
      </w:r>
      <w:commentRangeStart w:id="2427"/>
      <w:commentRangeStart w:id="2428"/>
      <w:r w:rsidR="009E7411" w:rsidRPr="00535271">
        <w:rPr>
          <w:rFonts w:hint="eastAsia"/>
        </w:rPr>
        <w:t>의도</w:t>
      </w:r>
      <w:r w:rsidR="009E7411" w:rsidRPr="00535271">
        <w:rPr>
          <w:rFonts w:hint="eastAsia"/>
        </w:rPr>
        <w:t>(</w:t>
      </w:r>
      <w:r w:rsidR="009E7411" w:rsidRPr="00535271">
        <w:t>intent)</w:t>
      </w:r>
      <w:commentRangeEnd w:id="2427"/>
      <w:r w:rsidR="0084260C" w:rsidRPr="00535271">
        <w:rPr>
          <w:rStyle w:val="ad"/>
          <w:spacing w:val="0"/>
        </w:rPr>
        <w:commentReference w:id="2427"/>
      </w:r>
      <w:commentRangeEnd w:id="2428"/>
      <w:r w:rsidR="00C042C4">
        <w:rPr>
          <w:rStyle w:val="ad"/>
          <w:spacing w:val="0"/>
        </w:rPr>
        <w:commentReference w:id="2428"/>
      </w:r>
      <w:r w:rsidR="009E7411" w:rsidRPr="00535271">
        <w:rPr>
          <w:rFonts w:hint="eastAsia"/>
        </w:rPr>
        <w:t>가</w:t>
      </w:r>
      <w:r w:rsidR="009E7411" w:rsidRPr="00535271">
        <w:rPr>
          <w:rFonts w:hint="eastAsia"/>
        </w:rPr>
        <w:t xml:space="preserve"> </w:t>
      </w:r>
      <w:r w:rsidR="009E7411" w:rsidRPr="00535271">
        <w:rPr>
          <w:rFonts w:hint="eastAsia"/>
        </w:rPr>
        <w:t>요구되는</w:t>
      </w:r>
      <w:r w:rsidR="009E7411" w:rsidRPr="00535271">
        <w:rPr>
          <w:rFonts w:hint="eastAsia"/>
        </w:rPr>
        <w:t xml:space="preserve"> </w:t>
      </w:r>
      <w:r w:rsidR="009E7411" w:rsidRPr="00535271">
        <w:rPr>
          <w:rFonts w:hint="eastAsia"/>
        </w:rPr>
        <w:t>것은</w:t>
      </w:r>
      <w:r w:rsidR="009E7411" w:rsidRPr="00535271">
        <w:rPr>
          <w:rFonts w:hint="eastAsia"/>
        </w:rPr>
        <w:t xml:space="preserve"> </w:t>
      </w:r>
      <w:r w:rsidR="009E7411" w:rsidRPr="00535271">
        <w:rPr>
          <w:rFonts w:hint="eastAsia"/>
        </w:rPr>
        <w:t>아님</w:t>
      </w:r>
      <w:r w:rsidR="009E7411" w:rsidRPr="00535271">
        <w:rPr>
          <w:rFonts w:hint="eastAsia"/>
        </w:rPr>
        <w:t xml:space="preserve">. </w:t>
      </w:r>
    </w:p>
    <w:p w14:paraId="60D2D5BD" w14:textId="53ED342F" w:rsidR="00C77A76" w:rsidRPr="00535271" w:rsidRDefault="000A267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왜곡과</w:t>
      </w:r>
      <w:r w:rsidRPr="00535271">
        <w:t xml:space="preserve"> </w:t>
      </w:r>
      <w:r w:rsidRPr="00535271">
        <w:rPr>
          <w:rFonts w:hint="eastAsia"/>
        </w:rPr>
        <w:t>피해</w:t>
      </w:r>
      <w:r w:rsidRPr="00535271">
        <w:t xml:space="preserve"> </w:t>
      </w:r>
      <w:r w:rsidRPr="00535271">
        <w:rPr>
          <w:rFonts w:hint="eastAsia"/>
        </w:rPr>
        <w:t>사이</w:t>
      </w:r>
      <w:r w:rsidRPr="00535271">
        <w:t xml:space="preserve"> </w:t>
      </w:r>
      <w:r w:rsidRPr="00535271">
        <w:rPr>
          <w:rFonts w:hint="eastAsia"/>
        </w:rPr>
        <w:t>합리적</w:t>
      </w:r>
      <w:r w:rsidRPr="00535271">
        <w:t xml:space="preserve"> </w:t>
      </w:r>
      <w:r w:rsidRPr="00535271">
        <w:rPr>
          <w:rFonts w:hint="eastAsia"/>
        </w:rPr>
        <w:t>인과관계</w:t>
      </w:r>
      <w:r w:rsidR="0084260C" w:rsidRPr="00535271">
        <w:rPr>
          <w:rFonts w:hint="eastAsia"/>
        </w:rPr>
        <w:t>(</w:t>
      </w:r>
      <w:r w:rsidR="0084260C" w:rsidRPr="00535271">
        <w:t>reasonably likely)</w:t>
      </w:r>
      <w:r w:rsidRPr="00535271">
        <w:rPr>
          <w:rFonts w:hint="eastAsia"/>
        </w:rPr>
        <w:t>가</w:t>
      </w:r>
      <w:r w:rsidRPr="00535271">
        <w:t xml:space="preserve"> </w:t>
      </w:r>
      <w:r w:rsidRPr="00535271">
        <w:rPr>
          <w:rFonts w:hint="eastAsia"/>
        </w:rPr>
        <w:t>있어야</w:t>
      </w:r>
      <w:r w:rsidRPr="00535271">
        <w:t xml:space="preserve"> </w:t>
      </w:r>
      <w:r w:rsidRPr="00535271">
        <w:rPr>
          <w:rFonts w:hint="eastAsia"/>
        </w:rPr>
        <w:t>함</w:t>
      </w:r>
      <w:r w:rsidR="00C77A76" w:rsidRPr="00535271">
        <w:rPr>
          <w:rFonts w:hint="eastAsia"/>
        </w:rPr>
        <w:t xml:space="preserve">. </w:t>
      </w:r>
      <w:r w:rsidR="00F011AF" w:rsidRPr="00535271">
        <w:rPr>
          <w:rFonts w:hint="eastAsia"/>
        </w:rPr>
        <w:t>다만</w:t>
      </w:r>
      <w:r w:rsidR="00F011AF" w:rsidRPr="00535271">
        <w:rPr>
          <w:rFonts w:hint="eastAsia"/>
        </w:rPr>
        <w:t xml:space="preserve"> </w:t>
      </w:r>
      <w:r w:rsidR="00F011AF" w:rsidRPr="00535271">
        <w:rPr>
          <w:rFonts w:hint="eastAsia"/>
        </w:rPr>
        <w:t>이때</w:t>
      </w:r>
      <w:r w:rsidR="00F011AF" w:rsidRPr="00535271">
        <w:rPr>
          <w:rFonts w:hint="eastAsia"/>
        </w:rPr>
        <w:t xml:space="preserve"> </w:t>
      </w:r>
      <w:r w:rsidR="00F011AF" w:rsidRPr="00535271">
        <w:rPr>
          <w:rFonts w:hint="eastAsia"/>
        </w:rPr>
        <w:t>피해는</w:t>
      </w:r>
      <w:r w:rsidR="00F011AF" w:rsidRPr="00535271">
        <w:rPr>
          <w:rFonts w:hint="eastAsia"/>
        </w:rPr>
        <w:t xml:space="preserve"> </w:t>
      </w:r>
      <w:r w:rsidR="00F011AF" w:rsidRPr="00535271">
        <w:rPr>
          <w:rFonts w:hint="eastAsia"/>
        </w:rPr>
        <w:t>중대한</w:t>
      </w:r>
      <w:r w:rsidR="00F011AF" w:rsidRPr="00535271">
        <w:rPr>
          <w:rFonts w:hint="eastAsia"/>
        </w:rPr>
        <w:t xml:space="preserve"> </w:t>
      </w:r>
      <w:r w:rsidR="00F011AF" w:rsidRPr="00535271">
        <w:rPr>
          <w:rFonts w:hint="eastAsia"/>
        </w:rPr>
        <w:t>피해</w:t>
      </w:r>
      <w:r w:rsidR="00F011AF" w:rsidRPr="00535271">
        <w:rPr>
          <w:rFonts w:hint="eastAsia"/>
        </w:rPr>
        <w:t>(</w:t>
      </w:r>
      <w:r w:rsidR="00F011AF" w:rsidRPr="00535271">
        <w:t>significant harm)</w:t>
      </w:r>
      <w:r w:rsidR="00F011AF" w:rsidRPr="00535271">
        <w:rPr>
          <w:rFonts w:hint="eastAsia"/>
        </w:rPr>
        <w:t>이어야</w:t>
      </w:r>
      <w:r w:rsidR="00F011AF" w:rsidRPr="00535271">
        <w:rPr>
          <w:rFonts w:hint="eastAsia"/>
        </w:rPr>
        <w:t xml:space="preserve"> </w:t>
      </w:r>
      <w:r w:rsidR="00F011AF" w:rsidRPr="00535271">
        <w:rPr>
          <w:rFonts w:hint="eastAsia"/>
        </w:rPr>
        <w:t>하며</w:t>
      </w:r>
      <w:r w:rsidR="00F011AF" w:rsidRPr="00535271">
        <w:rPr>
          <w:rFonts w:hint="eastAsia"/>
        </w:rPr>
        <w:t xml:space="preserve">, </w:t>
      </w:r>
      <w:r w:rsidR="00C77A76" w:rsidRPr="00535271">
        <w:rPr>
          <w:rFonts w:hint="eastAsia"/>
        </w:rPr>
        <w:t>합리적</w:t>
      </w:r>
      <w:r w:rsidR="00C77A76" w:rsidRPr="00535271">
        <w:rPr>
          <w:rFonts w:hint="eastAsia"/>
        </w:rPr>
        <w:t xml:space="preserve"> </w:t>
      </w:r>
      <w:r w:rsidR="00C77A76" w:rsidRPr="00535271">
        <w:rPr>
          <w:rFonts w:hint="eastAsia"/>
        </w:rPr>
        <w:t>인과관계는</w:t>
      </w:r>
      <w:r w:rsidR="00C77A76" w:rsidRPr="00535271">
        <w:rPr>
          <w:rFonts w:hint="eastAsia"/>
        </w:rPr>
        <w:t xml:space="preserve"> </w:t>
      </w:r>
      <w:r w:rsidR="00C77A76" w:rsidRPr="00535271">
        <w:rPr>
          <w:rFonts w:hint="eastAsia"/>
        </w:rPr>
        <w:t>다음과</w:t>
      </w:r>
      <w:r w:rsidR="00C77A76" w:rsidRPr="00535271">
        <w:rPr>
          <w:rFonts w:hint="eastAsia"/>
        </w:rPr>
        <w:t xml:space="preserve"> </w:t>
      </w:r>
      <w:r w:rsidR="00C77A76" w:rsidRPr="00535271">
        <w:rPr>
          <w:rFonts w:hint="eastAsia"/>
        </w:rPr>
        <w:t>같은</w:t>
      </w:r>
      <w:r w:rsidR="00C77A76" w:rsidRPr="00535271">
        <w:rPr>
          <w:rFonts w:hint="eastAsia"/>
        </w:rPr>
        <w:t xml:space="preserve"> </w:t>
      </w:r>
      <w:r w:rsidR="00C77A76" w:rsidRPr="00535271">
        <w:rPr>
          <w:rFonts w:hint="eastAsia"/>
        </w:rPr>
        <w:t>사항을</w:t>
      </w:r>
      <w:r w:rsidR="00C77A76" w:rsidRPr="00535271">
        <w:rPr>
          <w:rFonts w:hint="eastAsia"/>
        </w:rPr>
        <w:t xml:space="preserve"> </w:t>
      </w:r>
      <w:r w:rsidR="00C77A76" w:rsidRPr="00535271">
        <w:rPr>
          <w:rFonts w:hint="eastAsia"/>
        </w:rPr>
        <w:t>고려해야</w:t>
      </w:r>
      <w:r w:rsidR="00C77A76" w:rsidRPr="00535271">
        <w:rPr>
          <w:rFonts w:hint="eastAsia"/>
        </w:rPr>
        <w:t xml:space="preserve"> </w:t>
      </w:r>
      <w:r w:rsidR="00C77A76" w:rsidRPr="00535271">
        <w:rPr>
          <w:rFonts w:hint="eastAsia"/>
        </w:rPr>
        <w:t>함</w:t>
      </w:r>
    </w:p>
    <w:p w14:paraId="5A1018B6" w14:textId="4B5A595B" w:rsidR="00D56981" w:rsidRPr="00535271" w:rsidRDefault="00D56981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(a) </w:t>
      </w:r>
      <w:r w:rsidRPr="00535271">
        <w:rPr>
          <w:rFonts w:hint="eastAsia"/>
        </w:rPr>
        <w:t>객관적인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제공자나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배포자가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피해를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합리적으로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예견할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있었는지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여부</w:t>
      </w:r>
    </w:p>
    <w:p w14:paraId="6DA6A774" w14:textId="77777777" w:rsidR="00D56981" w:rsidRPr="00535271" w:rsidRDefault="00D56981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(b) </w:t>
      </w:r>
      <w:r w:rsidRPr="00535271">
        <w:rPr>
          <w:rFonts w:hint="eastAsia"/>
        </w:rPr>
        <w:t>제공자나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배포자가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적절한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완화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사용자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안전장치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포함</w:t>
      </w:r>
      <w:r w:rsidRPr="00535271">
        <w:rPr>
          <w:rFonts w:hint="eastAsia"/>
        </w:rPr>
        <w:t>)</w:t>
      </w:r>
      <w:r w:rsidRPr="00535271">
        <w:rPr>
          <w:rFonts w:hint="eastAsia"/>
        </w:rPr>
        <w:t>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구현하는지</w:t>
      </w:r>
      <w:r w:rsidRPr="00535271">
        <w:rPr>
          <w:rFonts w:hint="eastAsia"/>
        </w:rPr>
        <w:t xml:space="preserve">, AI </w:t>
      </w:r>
      <w:r w:rsidRPr="00535271">
        <w:rPr>
          <w:rFonts w:hint="eastAsia"/>
        </w:rPr>
        <w:t>시스템의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작동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방식과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기능에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투명성을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유지하는지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다른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준수하는지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그리고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전문적인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실사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관행과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업계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표준을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준수하는지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여부</w:t>
      </w:r>
    </w:p>
    <w:p w14:paraId="212F925E" w14:textId="25071A61" w:rsidR="000A267A" w:rsidRPr="00535271" w:rsidRDefault="00D56981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(c) </w:t>
      </w:r>
      <w:r w:rsidRPr="00535271">
        <w:rPr>
          <w:rFonts w:hint="eastAsia"/>
        </w:rPr>
        <w:t>제공자</w:t>
      </w:r>
      <w:r w:rsidRPr="00535271">
        <w:rPr>
          <w:rFonts w:hint="eastAsia"/>
        </w:rPr>
        <w:t>/</w:t>
      </w:r>
      <w:r w:rsidRPr="00535271">
        <w:rPr>
          <w:rFonts w:hint="eastAsia"/>
        </w:rPr>
        <w:t>배포자의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밖에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있거나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합리적으로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예견할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없는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외부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요인들이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피해에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기여하는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정도</w:t>
      </w:r>
    </w:p>
    <w:p w14:paraId="0CC640E3" w14:textId="143EA8FC" w:rsidR="00621985" w:rsidRPr="00535271" w:rsidRDefault="000A267A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color w:val="A6A6A6" w:themeColor="background1" w:themeShade="A6"/>
        </w:rPr>
      </w:pPr>
      <w:commentRangeStart w:id="2429"/>
      <w:commentRangeStart w:id="2430"/>
      <w:commentRangeStart w:id="2431"/>
      <w:r w:rsidRPr="00535271">
        <w:rPr>
          <w:rFonts w:hint="eastAsia"/>
          <w:color w:val="A6A6A6" w:themeColor="background1" w:themeShade="A6"/>
        </w:rPr>
        <w:t>각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금지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조항의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구체적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요건에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대한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설명</w:t>
      </w:r>
    </w:p>
    <w:p w14:paraId="4421283D" w14:textId="474870C1" w:rsidR="00621985" w:rsidRPr="00535271" w:rsidRDefault="000A267A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color w:val="A6A6A6" w:themeColor="background1" w:themeShade="A6"/>
        </w:rPr>
      </w:pPr>
      <w:r w:rsidRPr="00535271">
        <w:rPr>
          <w:rFonts w:hint="eastAsia"/>
          <w:color w:val="A6A6A6" w:themeColor="background1" w:themeShade="A6"/>
        </w:rPr>
        <w:t>잠재적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기</w:t>
      </w:r>
      <w:r w:rsidR="006C106B" w:rsidRPr="00535271">
        <w:rPr>
          <w:rFonts w:hint="eastAsia"/>
          <w:color w:val="A6A6A6" w:themeColor="background1" w:themeShade="A6"/>
        </w:rPr>
        <w:t>법</w:t>
      </w:r>
      <w:r w:rsidR="006C106B" w:rsidRPr="00535271">
        <w:rPr>
          <w:rFonts w:hint="eastAsia"/>
          <w:color w:val="A6A6A6" w:themeColor="background1" w:themeShade="A6"/>
        </w:rPr>
        <w:t>(</w:t>
      </w:r>
      <w:r w:rsidR="006C106B" w:rsidRPr="00535271">
        <w:rPr>
          <w:color w:val="A6A6A6" w:themeColor="background1" w:themeShade="A6"/>
        </w:rPr>
        <w:t>S</w:t>
      </w:r>
      <w:r w:rsidR="00621985" w:rsidRPr="00535271">
        <w:rPr>
          <w:color w:val="A6A6A6" w:themeColor="background1" w:themeShade="A6"/>
        </w:rPr>
        <w:t xml:space="preserve">ubliminal techniques): </w:t>
      </w:r>
      <w:r w:rsidR="006C106B" w:rsidRPr="00535271">
        <w:rPr>
          <w:rFonts w:hint="eastAsia"/>
          <w:color w:val="A6A6A6" w:themeColor="background1" w:themeShade="A6"/>
        </w:rPr>
        <w:t>의식적으로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인지할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수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있는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임계값을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넘어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작동하여</w:t>
      </w:r>
      <w:r w:rsidR="006C106B" w:rsidRPr="00535271">
        <w:rPr>
          <w:rFonts w:hint="eastAsia"/>
          <w:color w:val="A6A6A6" w:themeColor="background1" w:themeShade="A6"/>
        </w:rPr>
        <w:t xml:space="preserve">, </w:t>
      </w:r>
      <w:r w:rsidR="006C106B" w:rsidRPr="00535271">
        <w:rPr>
          <w:rFonts w:hint="eastAsia"/>
          <w:color w:val="A6A6A6" w:themeColor="background1" w:themeShade="A6"/>
        </w:rPr>
        <w:t>개인이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그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영향</w:t>
      </w:r>
      <w:r w:rsidR="006C106B" w:rsidRPr="00535271">
        <w:rPr>
          <w:rFonts w:hint="eastAsia"/>
          <w:color w:val="A6A6A6" w:themeColor="background1" w:themeShade="A6"/>
        </w:rPr>
        <w:t xml:space="preserve">, </w:t>
      </w:r>
      <w:r w:rsidR="006C106B" w:rsidRPr="00535271">
        <w:rPr>
          <w:rFonts w:hint="eastAsia"/>
          <w:color w:val="A6A6A6" w:themeColor="background1" w:themeShade="A6"/>
        </w:rPr>
        <w:t>작동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방식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또는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자신의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의사결정에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미치는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효과를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인식하지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못하는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기법을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의미</w:t>
      </w:r>
    </w:p>
    <w:p w14:paraId="377A999C" w14:textId="5B72CBF7" w:rsidR="00621985" w:rsidRPr="00535271" w:rsidRDefault="000A267A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color w:val="A6A6A6" w:themeColor="background1" w:themeShade="A6"/>
        </w:rPr>
      </w:pPr>
      <w:r w:rsidRPr="00535271">
        <w:rPr>
          <w:rFonts w:hint="eastAsia"/>
          <w:color w:val="A6A6A6" w:themeColor="background1" w:themeShade="A6"/>
        </w:rPr>
        <w:t>고의적인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조작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기술</w:t>
      </w:r>
      <w:r w:rsidR="006C106B" w:rsidRPr="00535271">
        <w:rPr>
          <w:rFonts w:hint="eastAsia"/>
          <w:color w:val="A6A6A6" w:themeColor="background1" w:themeShade="A6"/>
        </w:rPr>
        <w:t>(</w:t>
      </w:r>
      <w:r w:rsidR="006C106B" w:rsidRPr="00535271">
        <w:rPr>
          <w:color w:val="A6A6A6" w:themeColor="background1" w:themeShade="A6"/>
        </w:rPr>
        <w:t xml:space="preserve">Purposefully manipulative techniques): </w:t>
      </w:r>
      <w:r w:rsidR="006C106B" w:rsidRPr="00535271">
        <w:rPr>
          <w:rFonts w:hint="eastAsia"/>
          <w:color w:val="A6A6A6" w:themeColor="background1" w:themeShade="A6"/>
        </w:rPr>
        <w:t>자율성과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자유로운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선택을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저해하는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방식으로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영향을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주거나</w:t>
      </w:r>
      <w:r w:rsidR="006C106B" w:rsidRPr="00535271">
        <w:rPr>
          <w:rFonts w:hint="eastAsia"/>
          <w:color w:val="A6A6A6" w:themeColor="background1" w:themeShade="A6"/>
        </w:rPr>
        <w:t xml:space="preserve">, </w:t>
      </w:r>
      <w:r w:rsidR="006C106B" w:rsidRPr="00535271">
        <w:rPr>
          <w:rFonts w:hint="eastAsia"/>
          <w:color w:val="A6A6A6" w:themeColor="background1" w:themeShade="A6"/>
        </w:rPr>
        <w:t>변경하거나</w:t>
      </w:r>
      <w:r w:rsidR="006C106B" w:rsidRPr="00535271">
        <w:rPr>
          <w:rFonts w:hint="eastAsia"/>
          <w:color w:val="A6A6A6" w:themeColor="background1" w:themeShade="A6"/>
        </w:rPr>
        <w:t xml:space="preserve">, </w:t>
      </w:r>
      <w:r w:rsidR="006C106B" w:rsidRPr="00535271">
        <w:rPr>
          <w:rFonts w:hint="eastAsia"/>
          <w:color w:val="A6A6A6" w:themeColor="background1" w:themeShade="A6"/>
        </w:rPr>
        <w:t>통제하도록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설계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또는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객관적으로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그러한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목적을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가진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기법을</w:t>
      </w:r>
      <w:r w:rsidR="006C106B" w:rsidRPr="00535271">
        <w:rPr>
          <w:rFonts w:hint="eastAsia"/>
          <w:color w:val="A6A6A6" w:themeColor="background1" w:themeShade="A6"/>
        </w:rPr>
        <w:t xml:space="preserve"> </w:t>
      </w:r>
      <w:r w:rsidR="006C106B" w:rsidRPr="00535271">
        <w:rPr>
          <w:rFonts w:hint="eastAsia"/>
          <w:color w:val="A6A6A6" w:themeColor="background1" w:themeShade="A6"/>
        </w:rPr>
        <w:t>의미</w:t>
      </w:r>
    </w:p>
    <w:p w14:paraId="55EBEFD1" w14:textId="61BFD248" w:rsidR="00621985" w:rsidRPr="00535271" w:rsidRDefault="000A267A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color w:val="A6A6A6" w:themeColor="background1" w:themeShade="A6"/>
        </w:rPr>
      </w:pPr>
      <w:r w:rsidRPr="00535271">
        <w:rPr>
          <w:rFonts w:hint="eastAsia"/>
          <w:color w:val="A6A6A6" w:themeColor="background1" w:themeShade="A6"/>
        </w:rPr>
        <w:t>기만적</w:t>
      </w:r>
      <w:r w:rsidRPr="00535271">
        <w:rPr>
          <w:color w:val="A6A6A6" w:themeColor="background1" w:themeShade="A6"/>
        </w:rPr>
        <w:t xml:space="preserve"> </w:t>
      </w:r>
      <w:r w:rsidRPr="00535271">
        <w:rPr>
          <w:rFonts w:hint="eastAsia"/>
          <w:color w:val="A6A6A6" w:themeColor="background1" w:themeShade="A6"/>
        </w:rPr>
        <w:t>기법</w:t>
      </w:r>
      <w:r w:rsidR="00F4034C" w:rsidRPr="00535271">
        <w:rPr>
          <w:rFonts w:hint="eastAsia"/>
          <w:color w:val="A6A6A6" w:themeColor="background1" w:themeShade="A6"/>
        </w:rPr>
        <w:t>(</w:t>
      </w:r>
      <w:r w:rsidR="00F4034C" w:rsidRPr="00535271">
        <w:rPr>
          <w:color w:val="A6A6A6" w:themeColor="background1" w:themeShade="A6"/>
        </w:rPr>
        <w:t xml:space="preserve">Deceptive techniques): </w:t>
      </w:r>
      <w:r w:rsidR="00F4034C" w:rsidRPr="00535271">
        <w:rPr>
          <w:rFonts w:hint="eastAsia"/>
          <w:color w:val="A6A6A6" w:themeColor="background1" w:themeShade="A6"/>
        </w:rPr>
        <w:t>개인이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의식적으로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인지하지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못하는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방식이나</w:t>
      </w:r>
      <w:r w:rsidR="00F4034C" w:rsidRPr="00535271">
        <w:rPr>
          <w:rFonts w:hint="eastAsia"/>
          <w:color w:val="A6A6A6" w:themeColor="background1" w:themeShade="A6"/>
        </w:rPr>
        <w:t xml:space="preserve">, </w:t>
      </w:r>
      <w:r w:rsidR="00F4034C" w:rsidRPr="00535271">
        <w:rPr>
          <w:rFonts w:hint="eastAsia"/>
          <w:color w:val="A6A6A6" w:themeColor="background1" w:themeShade="A6"/>
        </w:rPr>
        <w:t>인지하더라도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속거나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저항할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수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없는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방식으로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자율성</w:t>
      </w:r>
      <w:r w:rsidR="00F4034C" w:rsidRPr="00535271">
        <w:rPr>
          <w:rFonts w:hint="eastAsia"/>
          <w:color w:val="A6A6A6" w:themeColor="background1" w:themeShade="A6"/>
        </w:rPr>
        <w:t xml:space="preserve">, </w:t>
      </w:r>
      <w:r w:rsidR="00F4034C" w:rsidRPr="00535271">
        <w:rPr>
          <w:rFonts w:hint="eastAsia"/>
          <w:color w:val="A6A6A6" w:themeColor="background1" w:themeShade="A6"/>
        </w:rPr>
        <w:t>의사결정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또는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자유로운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선택을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방해하거나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손상시키는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기법을</w:t>
      </w:r>
      <w:r w:rsidR="00F4034C" w:rsidRPr="00535271">
        <w:rPr>
          <w:rFonts w:hint="eastAsia"/>
          <w:color w:val="A6A6A6" w:themeColor="background1" w:themeShade="A6"/>
        </w:rPr>
        <w:t xml:space="preserve"> </w:t>
      </w:r>
      <w:r w:rsidR="00F4034C" w:rsidRPr="00535271">
        <w:rPr>
          <w:rFonts w:hint="eastAsia"/>
          <w:color w:val="A6A6A6" w:themeColor="background1" w:themeShade="A6"/>
        </w:rPr>
        <w:t>의미</w:t>
      </w:r>
    </w:p>
    <w:p w14:paraId="390EE276" w14:textId="0C74A44C" w:rsidR="000A267A" w:rsidRPr="00535271" w:rsidRDefault="000A267A" w:rsidP="00451A41">
      <w:pPr>
        <w:pStyle w:val="a0"/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color w:val="A6A6A6" w:themeColor="background1" w:themeShade="A6"/>
        </w:rPr>
      </w:pPr>
      <w:r w:rsidRPr="00535271">
        <w:rPr>
          <w:rFonts w:hint="eastAsia"/>
          <w:color w:val="A6A6A6" w:themeColor="background1" w:themeShade="A6"/>
        </w:rPr>
        <w:t>취약성</w:t>
      </w:r>
      <w:r w:rsidR="00F4034C" w:rsidRPr="00535271">
        <w:rPr>
          <w:rFonts w:hint="eastAsia"/>
          <w:color w:val="A6A6A6" w:themeColor="background1" w:themeShade="A6"/>
        </w:rPr>
        <w:t>(</w:t>
      </w:r>
      <w:r w:rsidR="00F4034C" w:rsidRPr="00535271">
        <w:rPr>
          <w:color w:val="A6A6A6" w:themeColor="background1" w:themeShade="A6"/>
        </w:rPr>
        <w:t xml:space="preserve">Vulnerabilities): </w:t>
      </w:r>
      <w:r w:rsidR="00053935" w:rsidRPr="00535271">
        <w:rPr>
          <w:rFonts w:hint="eastAsia"/>
          <w:color w:val="A6A6A6" w:themeColor="background1" w:themeShade="A6"/>
        </w:rPr>
        <w:t>인지적</w:t>
      </w:r>
      <w:r w:rsidR="00053935" w:rsidRPr="00535271">
        <w:rPr>
          <w:rFonts w:hint="eastAsia"/>
          <w:color w:val="A6A6A6" w:themeColor="background1" w:themeShade="A6"/>
        </w:rPr>
        <w:t xml:space="preserve">, </w:t>
      </w:r>
      <w:r w:rsidR="00053935" w:rsidRPr="00535271">
        <w:rPr>
          <w:rFonts w:hint="eastAsia"/>
          <w:color w:val="A6A6A6" w:themeColor="background1" w:themeShade="A6"/>
        </w:rPr>
        <w:t>정서적</w:t>
      </w:r>
      <w:r w:rsidR="00053935" w:rsidRPr="00535271">
        <w:rPr>
          <w:rFonts w:hint="eastAsia"/>
          <w:color w:val="A6A6A6" w:themeColor="background1" w:themeShade="A6"/>
        </w:rPr>
        <w:t xml:space="preserve">, </w:t>
      </w:r>
      <w:r w:rsidR="00053935" w:rsidRPr="00535271">
        <w:rPr>
          <w:rFonts w:hint="eastAsia"/>
          <w:color w:val="A6A6A6" w:themeColor="background1" w:themeShade="A6"/>
        </w:rPr>
        <w:t>신체적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및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기타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개인의</w:t>
      </w:r>
      <w:r w:rsidR="00053935" w:rsidRPr="00535271">
        <w:rPr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의사결정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능력에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영향을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미치거나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그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행동에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영향을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줄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수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있는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다양한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형태의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취약성을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포괄하는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개념임</w:t>
      </w:r>
      <w:r w:rsidR="00053935" w:rsidRPr="00535271">
        <w:rPr>
          <w:rFonts w:hint="eastAsia"/>
          <w:color w:val="A6A6A6" w:themeColor="background1" w:themeShade="A6"/>
        </w:rPr>
        <w:t>.</w:t>
      </w:r>
      <w:r w:rsidR="00053935" w:rsidRPr="00535271">
        <w:rPr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다만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법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문언상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취약성은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연령</w:t>
      </w:r>
      <w:r w:rsidR="00053935" w:rsidRPr="00535271">
        <w:rPr>
          <w:rFonts w:hint="eastAsia"/>
          <w:color w:val="A6A6A6" w:themeColor="background1" w:themeShade="A6"/>
        </w:rPr>
        <w:t xml:space="preserve">, </w:t>
      </w:r>
      <w:r w:rsidR="00053935" w:rsidRPr="00535271">
        <w:rPr>
          <w:rFonts w:hint="eastAsia"/>
          <w:color w:val="A6A6A6" w:themeColor="background1" w:themeShade="A6"/>
        </w:rPr>
        <w:t>장애</w:t>
      </w:r>
      <w:r w:rsidR="00053935" w:rsidRPr="00535271">
        <w:rPr>
          <w:rFonts w:hint="eastAsia"/>
          <w:color w:val="A6A6A6" w:themeColor="background1" w:themeShade="A6"/>
        </w:rPr>
        <w:t xml:space="preserve">, </w:t>
      </w:r>
      <w:r w:rsidR="00053935" w:rsidRPr="00535271">
        <w:rPr>
          <w:rFonts w:hint="eastAsia"/>
          <w:color w:val="A6A6A6" w:themeColor="background1" w:themeShade="A6"/>
        </w:rPr>
        <w:t>또는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특정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사회적·경제적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상황</w:t>
      </w:r>
      <w:r w:rsidR="00053935" w:rsidRPr="00535271">
        <w:rPr>
          <w:rFonts w:hint="eastAsia"/>
          <w:color w:val="A6A6A6" w:themeColor="background1" w:themeShade="A6"/>
        </w:rPr>
        <w:t>(</w:t>
      </w:r>
      <w:r w:rsidR="00053935" w:rsidRPr="00535271">
        <w:rPr>
          <w:rFonts w:hint="eastAsia"/>
          <w:color w:val="A6A6A6" w:themeColor="background1" w:themeShade="A6"/>
        </w:rPr>
        <w:t>예</w:t>
      </w:r>
      <w:r w:rsidR="00053935" w:rsidRPr="00535271">
        <w:rPr>
          <w:rFonts w:hint="eastAsia"/>
          <w:color w:val="A6A6A6" w:themeColor="background1" w:themeShade="A6"/>
        </w:rPr>
        <w:t xml:space="preserve">: </w:t>
      </w:r>
      <w:r w:rsidR="00053935" w:rsidRPr="00535271">
        <w:rPr>
          <w:rFonts w:hint="eastAsia"/>
          <w:color w:val="A6A6A6" w:themeColor="background1" w:themeShade="A6"/>
        </w:rPr>
        <w:t>극심한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빈곤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상태에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있는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사람들</w:t>
      </w:r>
      <w:r w:rsidR="00053935" w:rsidRPr="00535271">
        <w:rPr>
          <w:rFonts w:hint="eastAsia"/>
          <w:color w:val="A6A6A6" w:themeColor="background1" w:themeShade="A6"/>
        </w:rPr>
        <w:t xml:space="preserve">, </w:t>
      </w:r>
      <w:r w:rsidR="00053935" w:rsidRPr="00535271">
        <w:rPr>
          <w:rFonts w:hint="eastAsia"/>
          <w:color w:val="A6A6A6" w:themeColor="background1" w:themeShade="A6"/>
        </w:rPr>
        <w:t>소수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민족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및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종교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집단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등</w:t>
      </w:r>
      <w:r w:rsidR="00053935" w:rsidRPr="00535271">
        <w:rPr>
          <w:rFonts w:hint="eastAsia"/>
          <w:color w:val="A6A6A6" w:themeColor="background1" w:themeShade="A6"/>
        </w:rPr>
        <w:t>)</w:t>
      </w:r>
      <w:r w:rsidR="00053935" w:rsidRPr="00535271">
        <w:rPr>
          <w:rFonts w:hint="eastAsia"/>
          <w:color w:val="A6A6A6" w:themeColor="background1" w:themeShade="A6"/>
        </w:rPr>
        <w:t>으로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인해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발생해야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함</w:t>
      </w:r>
      <w:r w:rsidR="00053935" w:rsidRPr="00535271">
        <w:rPr>
          <w:color w:val="A6A6A6" w:themeColor="background1" w:themeShade="A6"/>
        </w:rPr>
        <w:t xml:space="preserve">. </w:t>
      </w:r>
      <w:r w:rsidR="00053935" w:rsidRPr="00535271">
        <w:rPr>
          <w:rFonts w:hint="eastAsia"/>
          <w:color w:val="A6A6A6" w:themeColor="background1" w:themeShade="A6"/>
        </w:rPr>
        <w:t>특히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연령과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관련하여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가이드라인은</w:t>
      </w:r>
      <w:r w:rsidR="00053935" w:rsidRPr="00535271">
        <w:rPr>
          <w:rFonts w:hint="eastAsia"/>
          <w:color w:val="A6A6A6" w:themeColor="background1" w:themeShade="A6"/>
        </w:rPr>
        <w:t xml:space="preserve"> 18</w:t>
      </w:r>
      <w:r w:rsidR="00053935" w:rsidRPr="00535271">
        <w:rPr>
          <w:rFonts w:hint="eastAsia"/>
          <w:color w:val="A6A6A6" w:themeColor="background1" w:themeShade="A6"/>
        </w:rPr>
        <w:t>세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미만의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아동을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취약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집단으로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간주한다고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명시하고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있는데</w:t>
      </w:r>
      <w:r w:rsidR="00053935" w:rsidRPr="00535271">
        <w:rPr>
          <w:rFonts w:hint="eastAsia"/>
          <w:color w:val="A6A6A6" w:themeColor="background1" w:themeShade="A6"/>
        </w:rPr>
        <w:t xml:space="preserve">, </w:t>
      </w:r>
      <w:r w:rsidR="00053935" w:rsidRPr="00535271">
        <w:rPr>
          <w:rFonts w:hint="eastAsia"/>
          <w:color w:val="A6A6A6" w:themeColor="background1" w:themeShade="A6"/>
        </w:rPr>
        <w:t>이는</w:t>
      </w:r>
      <w:r w:rsidR="00053935" w:rsidRPr="00535271">
        <w:rPr>
          <w:rFonts w:hint="eastAsia"/>
          <w:color w:val="A6A6A6" w:themeColor="background1" w:themeShade="A6"/>
        </w:rPr>
        <w:t xml:space="preserve"> GDPR(</w:t>
      </w:r>
      <w:r w:rsidR="00053935" w:rsidRPr="00535271">
        <w:rPr>
          <w:rFonts w:hint="eastAsia"/>
          <w:color w:val="A6A6A6" w:themeColor="background1" w:themeShade="A6"/>
        </w:rPr>
        <w:t>일부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회원국이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아동으로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간주하는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연령을</w:t>
      </w:r>
      <w:r w:rsidR="00053935" w:rsidRPr="00535271">
        <w:rPr>
          <w:rFonts w:hint="eastAsia"/>
          <w:color w:val="A6A6A6" w:themeColor="background1" w:themeShade="A6"/>
        </w:rPr>
        <w:t xml:space="preserve"> 13</w:t>
      </w:r>
      <w:r w:rsidR="00053935" w:rsidRPr="00535271">
        <w:rPr>
          <w:rFonts w:hint="eastAsia"/>
          <w:color w:val="A6A6A6" w:themeColor="background1" w:themeShade="A6"/>
        </w:rPr>
        <w:t>세까지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낮출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수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있음</w:t>
      </w:r>
      <w:r w:rsidR="00053935" w:rsidRPr="00535271">
        <w:rPr>
          <w:rFonts w:hint="eastAsia"/>
          <w:color w:val="A6A6A6" w:themeColor="background1" w:themeShade="A6"/>
        </w:rPr>
        <w:t>)</w:t>
      </w:r>
      <w:r w:rsidR="00053935" w:rsidRPr="00535271">
        <w:rPr>
          <w:rFonts w:hint="eastAsia"/>
          <w:color w:val="A6A6A6" w:themeColor="background1" w:themeShade="A6"/>
        </w:rPr>
        <w:t>과는</w:t>
      </w:r>
      <w:r w:rsidR="00053935" w:rsidRPr="00535271">
        <w:rPr>
          <w:rFonts w:hint="eastAsia"/>
          <w:color w:val="A6A6A6" w:themeColor="background1" w:themeShade="A6"/>
        </w:rPr>
        <w:t xml:space="preserve"> </w:t>
      </w:r>
      <w:r w:rsidR="00053935" w:rsidRPr="00535271">
        <w:rPr>
          <w:rFonts w:hint="eastAsia"/>
          <w:color w:val="A6A6A6" w:themeColor="background1" w:themeShade="A6"/>
        </w:rPr>
        <w:t>대조적임</w:t>
      </w:r>
      <w:commentRangeEnd w:id="2429"/>
      <w:r w:rsidR="00C65EAB" w:rsidRPr="00535271">
        <w:rPr>
          <w:rStyle w:val="ad"/>
          <w:color w:val="A6A6A6" w:themeColor="background1" w:themeShade="A6"/>
          <w:spacing w:val="0"/>
        </w:rPr>
        <w:commentReference w:id="2429"/>
      </w:r>
      <w:commentRangeEnd w:id="2430"/>
      <w:r w:rsidR="00AD5A67" w:rsidRPr="00535271">
        <w:rPr>
          <w:rStyle w:val="ad"/>
          <w:spacing w:val="0"/>
        </w:rPr>
        <w:commentReference w:id="2430"/>
      </w:r>
      <w:commentRangeEnd w:id="2431"/>
      <w:r w:rsidR="00153AF6">
        <w:rPr>
          <w:rStyle w:val="ad"/>
          <w:spacing w:val="0"/>
        </w:rPr>
        <w:commentReference w:id="2431"/>
      </w:r>
    </w:p>
    <w:p w14:paraId="0C680D19" w14:textId="38D3FE13" w:rsidR="000A267A" w:rsidRPr="00535271" w:rsidRDefault="000A267A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  <w:color w:val="A6A6A6" w:themeColor="background1" w:themeShade="A6"/>
          <w:sz w:val="22"/>
        </w:rPr>
      </w:pPr>
      <w:commentRangeStart w:id="2432"/>
      <w:commentRangeStart w:id="2433"/>
      <w:r w:rsidRPr="00535271">
        <w:rPr>
          <w:rFonts w:hint="eastAsia"/>
          <w:b/>
          <w:color w:val="A6A6A6" w:themeColor="background1" w:themeShade="A6"/>
          <w:sz w:val="22"/>
        </w:rPr>
        <w:t>관찰에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대한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금지</w:t>
      </w:r>
      <w:r w:rsidRPr="00535271">
        <w:rPr>
          <w:rFonts w:hint="eastAsia"/>
          <w:b/>
          <w:color w:val="A6A6A6" w:themeColor="background1" w:themeShade="A6"/>
          <w:sz w:val="22"/>
        </w:rPr>
        <w:t>(</w:t>
      </w:r>
      <w:r w:rsidRPr="00535271">
        <w:rPr>
          <w:rFonts w:hint="eastAsia"/>
          <w:b/>
          <w:color w:val="A6A6A6" w:themeColor="background1" w:themeShade="A6"/>
          <w:sz w:val="22"/>
        </w:rPr>
        <w:t>금지조항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중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나머지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b/>
          <w:color w:val="A6A6A6" w:themeColor="background1" w:themeShade="A6"/>
          <w:sz w:val="22"/>
        </w:rPr>
        <w:t>6</w:t>
      </w:r>
      <w:r w:rsidRPr="00535271">
        <w:rPr>
          <w:rFonts w:hint="eastAsia"/>
          <w:b/>
          <w:color w:val="A6A6A6" w:themeColor="background1" w:themeShade="A6"/>
          <w:sz w:val="22"/>
        </w:rPr>
        <w:t>개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조항</w:t>
      </w:r>
      <w:r w:rsidRPr="00535271">
        <w:rPr>
          <w:rFonts w:hint="eastAsia"/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관련</w:t>
      </w:r>
      <w:r w:rsidRPr="00535271">
        <w:rPr>
          <w:rFonts w:hint="eastAsia"/>
          <w:b/>
          <w:color w:val="A6A6A6" w:themeColor="background1" w:themeShade="A6"/>
          <w:sz w:val="22"/>
        </w:rPr>
        <w:t>)</w:t>
      </w:r>
      <w:r w:rsidRPr="00535271">
        <w:rPr>
          <w:b/>
          <w:color w:val="A6A6A6" w:themeColor="background1" w:themeShade="A6"/>
          <w:sz w:val="22"/>
        </w:rPr>
        <w:t xml:space="preserve"> </w:t>
      </w:r>
      <w:r w:rsidRPr="00535271">
        <w:rPr>
          <w:rFonts w:hint="eastAsia"/>
          <w:b/>
          <w:color w:val="A6A6A6" w:themeColor="background1" w:themeShade="A6"/>
          <w:sz w:val="22"/>
        </w:rPr>
        <w:t>주요사항</w:t>
      </w:r>
      <w:r w:rsidRPr="00535271">
        <w:rPr>
          <w:b/>
          <w:color w:val="A6A6A6" w:themeColor="background1" w:themeShade="A6"/>
          <w:sz w:val="22"/>
        </w:rPr>
        <w:t xml:space="preserve"> </w:t>
      </w:r>
      <w:commentRangeEnd w:id="2432"/>
      <w:r w:rsidR="001C0B8D" w:rsidRPr="00535271">
        <w:rPr>
          <w:rStyle w:val="ad"/>
        </w:rPr>
        <w:commentReference w:id="2432"/>
      </w:r>
      <w:commentRangeEnd w:id="2433"/>
      <w:r w:rsidR="00153AF6">
        <w:rPr>
          <w:rStyle w:val="ad"/>
        </w:rPr>
        <w:commentReference w:id="2433"/>
      </w:r>
    </w:p>
    <w:tbl>
      <w:tblPr>
        <w:tblStyle w:val="af0"/>
        <w:tblW w:w="0" w:type="auto"/>
        <w:tblInd w:w="1200" w:type="dxa"/>
        <w:tblLook w:val="04A0" w:firstRow="1" w:lastRow="0" w:firstColumn="1" w:lastColumn="0" w:noHBand="0" w:noVBand="1"/>
      </w:tblPr>
      <w:tblGrid>
        <w:gridCol w:w="638"/>
        <w:gridCol w:w="7178"/>
      </w:tblGrid>
      <w:tr w:rsidR="0098397E" w:rsidRPr="00535271" w14:paraId="1F41F1D3" w14:textId="77777777" w:rsidTr="00451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 w:val="restart"/>
            <w:shd w:val="clear" w:color="auto" w:fill="auto"/>
          </w:tcPr>
          <w:p w14:paraId="5D18B8A2" w14:textId="0E0089FE" w:rsidR="0098397E" w:rsidRPr="00535271" w:rsidRDefault="0098397E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(c)</w:t>
            </w:r>
          </w:p>
        </w:tc>
        <w:tc>
          <w:tcPr>
            <w:tcW w:w="7178" w:type="dxa"/>
            <w:shd w:val="clear" w:color="auto" w:fill="auto"/>
          </w:tcPr>
          <w:p w14:paraId="1870177E" w14:textId="307E6E3F" w:rsidR="0098397E" w:rsidRPr="00535271" w:rsidRDefault="00971341" w:rsidP="00451A41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사회적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행동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또는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개인적·성격적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특성을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평가·분류하는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사회적 평점 시스템(Social Scoring)</w:t>
            </w:r>
          </w:p>
        </w:tc>
      </w:tr>
      <w:tr w:rsidR="0098397E" w:rsidRPr="00535271" w14:paraId="7807FDEF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/>
          </w:tcPr>
          <w:p w14:paraId="14AB1C09" w14:textId="5F59AAF6" w:rsidR="0098397E" w:rsidRPr="00535271" w:rsidRDefault="0098397E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</w:p>
        </w:tc>
        <w:tc>
          <w:tcPr>
            <w:tcW w:w="7178" w:type="dxa"/>
          </w:tcPr>
          <w:p w14:paraId="3F36FC23" w14:textId="7D46FA77" w:rsidR="0098397E" w:rsidRPr="00535271" w:rsidRDefault="0092428D" w:rsidP="00451A41">
            <w:pPr>
              <w:pStyle w:val="a0"/>
              <w:widowControl/>
              <w:numPr>
                <w:ilvl w:val="0"/>
                <w:numId w:val="50"/>
              </w:numPr>
              <w:wordWrap/>
              <w:autoSpaceDN/>
              <w:adjustRightInd/>
              <w:snapToGrid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일정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기간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(certain period of time)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동안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평가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/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분류해야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하므로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여기서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사회적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행동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(social behavior)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이란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일회성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행동</w:t>
            </w:r>
            <w:r w:rsidR="00B53D52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이</w:t>
            </w:r>
            <w:r w:rsidR="00B53D52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B53D52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아닌</w:t>
            </w:r>
            <w:r w:rsidR="00B53D52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B53D52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반복된</w:t>
            </w:r>
            <w:r w:rsidR="00B53D52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B53D52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행동을</w:t>
            </w:r>
            <w:r w:rsidR="00B53D52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B53D52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의미함</w:t>
            </w:r>
            <w:r w:rsidR="00B53D52" w:rsidRPr="00535271">
              <w:rPr>
                <w:rFonts w:ascii="바탕체" w:hAnsi="바탕체"/>
                <w:color w:val="A6A6A6" w:themeColor="background1" w:themeShade="A6"/>
                <w:sz w:val="22"/>
              </w:rPr>
              <w:t>.</w:t>
            </w:r>
          </w:p>
          <w:p w14:paraId="035F3F31" w14:textId="09AD6825" w:rsidR="00D64ED3" w:rsidRPr="00535271" w:rsidRDefault="00D64ED3" w:rsidP="00451A41">
            <w:pPr>
              <w:pStyle w:val="a0"/>
              <w:widowControl/>
              <w:numPr>
                <w:ilvl w:val="0"/>
                <w:numId w:val="50"/>
              </w:numPr>
              <w:wordWrap/>
              <w:autoSpaceDN/>
              <w:adjustRightInd/>
              <w:snapToGrid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꼭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피해를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받지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않더라도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타인과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비교했을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유리한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대우를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받는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것도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불리한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대우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(unfavorable treatment)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에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포함됨</w:t>
            </w:r>
          </w:p>
        </w:tc>
      </w:tr>
      <w:tr w:rsidR="00971341" w:rsidRPr="00535271" w14:paraId="014C7EDB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 w:val="restart"/>
          </w:tcPr>
          <w:p w14:paraId="507D7A0E" w14:textId="1B7DAB62" w:rsidR="00971341" w:rsidRPr="00535271" w:rsidRDefault="00971341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(d)</w:t>
            </w:r>
          </w:p>
        </w:tc>
        <w:tc>
          <w:tcPr>
            <w:tcW w:w="7178" w:type="dxa"/>
          </w:tcPr>
          <w:p w14:paraId="78C038B5" w14:textId="36D27E4C" w:rsidR="00971341" w:rsidRPr="00535271" w:rsidRDefault="00332C99" w:rsidP="00451A41">
            <w:pPr>
              <w:widowControl/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프로파일링을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통한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범죄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가능성·위험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예측</w:t>
            </w:r>
            <w:r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시스템</w:t>
            </w:r>
          </w:p>
        </w:tc>
      </w:tr>
      <w:tr w:rsidR="00971341" w:rsidRPr="00535271" w14:paraId="4A51B53C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/>
          </w:tcPr>
          <w:p w14:paraId="65A5B06F" w14:textId="1A0DB8F7" w:rsidR="00971341" w:rsidRPr="00535271" w:rsidRDefault="00971341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</w:p>
        </w:tc>
        <w:tc>
          <w:tcPr>
            <w:tcW w:w="7178" w:type="dxa"/>
          </w:tcPr>
          <w:p w14:paraId="52636974" w14:textId="270394B4" w:rsidR="00531ED9" w:rsidRPr="00535271" w:rsidRDefault="00971341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집행의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모든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단계에서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수행되는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위험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평가</w:t>
            </w:r>
            <w:r w:rsidR="00531ED9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를</w:t>
            </w:r>
            <w:r w:rsidR="00531ED9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531ED9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포함함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</w:p>
          <w:p w14:paraId="206E80D8" w14:textId="0881B76B" w:rsidR="00971341" w:rsidRPr="00535271" w:rsidRDefault="00531ED9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법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집행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업무를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위탁받아</w:t>
            </w:r>
            <w:r w:rsidR="00971341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97134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수행하는</w:t>
            </w:r>
            <w:r w:rsidR="00971341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민간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기관의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97134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관련</w:t>
            </w:r>
            <w:r w:rsidR="00971341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97134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활동도</w:t>
            </w:r>
            <w:r w:rsidR="00971341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97134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되나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순수한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민간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기업의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위험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평가는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포함하지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8D4865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않음</w:t>
            </w:r>
          </w:p>
        </w:tc>
      </w:tr>
      <w:tr w:rsidR="007C57FB" w:rsidRPr="00535271" w14:paraId="6A5167F4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 w:val="restart"/>
          </w:tcPr>
          <w:p w14:paraId="616ACD4F" w14:textId="6AEF19F2" w:rsidR="007C57FB" w:rsidRPr="00535271" w:rsidRDefault="007C57FB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(e)</w:t>
            </w:r>
          </w:p>
        </w:tc>
        <w:tc>
          <w:tcPr>
            <w:tcW w:w="7178" w:type="dxa"/>
          </w:tcPr>
          <w:p w14:paraId="59534380" w14:textId="3803EC29" w:rsidR="007C57FB" w:rsidRPr="00535271" w:rsidRDefault="007C57FB" w:rsidP="00451A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인터넷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또는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CCTV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영상에서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얼굴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이미지를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비표적적으로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스크래핑하여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얼굴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인식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데이터베이스를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생성하거나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확장하는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AI</w:t>
            </w:r>
          </w:p>
        </w:tc>
      </w:tr>
      <w:tr w:rsidR="007C57FB" w:rsidRPr="00535271" w14:paraId="37A7B4D5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/>
          </w:tcPr>
          <w:p w14:paraId="3BA2A5AD" w14:textId="171710E0" w:rsidR="007C57FB" w:rsidRPr="00535271" w:rsidRDefault="007C57FB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</w:p>
        </w:tc>
        <w:tc>
          <w:tcPr>
            <w:tcW w:w="7178" w:type="dxa"/>
          </w:tcPr>
          <w:p w14:paraId="69BAA062" w14:textId="77777777" w:rsidR="007C57FB" w:rsidRPr="00535271" w:rsidRDefault="007C57FB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1)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무분별한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스크래핑은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특정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개인이나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그룹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대상으로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하지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않는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스크래핑을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의미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2)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기존의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얼굴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데이터베이스는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정적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(static)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으로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유지되는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금지되지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않음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3)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데이터베이스가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얼굴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인식을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위해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사용될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있는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것만으로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충분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그것이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유일한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목적일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필요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없음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)</w:t>
            </w:r>
          </w:p>
        </w:tc>
      </w:tr>
      <w:tr w:rsidR="00981CF7" w:rsidRPr="00535271" w14:paraId="1EFB02E8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 w:val="restart"/>
          </w:tcPr>
          <w:p w14:paraId="1C5C1F3E" w14:textId="7E5EDAF7" w:rsidR="00981CF7" w:rsidRPr="00535271" w:rsidRDefault="00981CF7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(f)</w:t>
            </w:r>
          </w:p>
        </w:tc>
        <w:tc>
          <w:tcPr>
            <w:tcW w:w="7178" w:type="dxa"/>
          </w:tcPr>
          <w:p w14:paraId="152747D2" w14:textId="5A8B9DAC" w:rsidR="00981CF7" w:rsidRPr="00535271" w:rsidRDefault="00981CF7" w:rsidP="00451A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직장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교육기관에서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인간의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감정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추론에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관한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금지된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AI</w:t>
            </w:r>
          </w:p>
        </w:tc>
      </w:tr>
      <w:tr w:rsidR="00981CF7" w:rsidRPr="00535271" w14:paraId="7381FB09" w14:textId="77777777" w:rsidTr="0045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/>
          </w:tcPr>
          <w:p w14:paraId="37D11211" w14:textId="4E5718CA" w:rsidR="00981CF7" w:rsidRPr="00535271" w:rsidRDefault="00981CF7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</w:p>
        </w:tc>
        <w:tc>
          <w:tcPr>
            <w:tcW w:w="7178" w:type="dxa"/>
          </w:tcPr>
          <w:p w14:paraId="07C2F070" w14:textId="1711D84B" w:rsidR="000D12EC" w:rsidRPr="00535271" w:rsidRDefault="000D12EC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감정의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15642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추론</w:t>
            </w:r>
            <w:r w:rsidR="00156421" w:rsidRPr="00535271">
              <w:rPr>
                <w:rFonts w:ascii="바탕체" w:hAnsi="바탕체"/>
                <w:color w:val="A6A6A6" w:themeColor="background1" w:themeShade="A6"/>
                <w:sz w:val="22"/>
              </w:rPr>
              <w:t>(inference)</w:t>
            </w:r>
            <w:r w:rsidR="0015642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뿐만</w:t>
            </w:r>
            <w:r w:rsidR="00156421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="00156421"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아니라</w:t>
            </w:r>
            <w:r w:rsidR="00156421"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식별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(identify)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해석상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금지됨</w:t>
            </w:r>
          </w:p>
          <w:p w14:paraId="6AAEE2FA" w14:textId="70CB2D82" w:rsidR="00981CF7" w:rsidRPr="00535271" w:rsidRDefault="00981CF7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추론이나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식별은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생체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데이터</w:t>
            </w:r>
            <w:r w:rsidR="00C61425" w:rsidRPr="00535271">
              <w:rPr>
                <w:rFonts w:ascii="바탕체" w:hAnsi="바탕체"/>
                <w:color w:val="A6A6A6" w:themeColor="background1" w:themeShade="A6"/>
                <w:sz w:val="22"/>
              </w:rPr>
              <w:t>(biometic data)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에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기반해야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함</w:t>
            </w:r>
          </w:p>
          <w:p w14:paraId="41465BE8" w14:textId="37BE147A" w:rsidR="00981CF7" w:rsidRPr="00535271" w:rsidRDefault="00981CF7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추론은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‘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특정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사람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’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감정을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추론하는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것을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의미</w:t>
            </w:r>
          </w:p>
          <w:p w14:paraId="12246F27" w14:textId="1B694B48" w:rsidR="000B0CAA" w:rsidRPr="00535271" w:rsidRDefault="000B0CAA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감정은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신체적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상태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고통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피로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포함하지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않음</w:t>
            </w:r>
          </w:p>
          <w:p w14:paraId="524671A0" w14:textId="0353DFD4" w:rsidR="009A6A29" w:rsidRPr="00535271" w:rsidRDefault="009A6A29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예외조항인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의학적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·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안전상의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이유의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도입은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좁게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해석되어야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함</w:t>
            </w:r>
          </w:p>
        </w:tc>
      </w:tr>
      <w:tr w:rsidR="000B0CAA" w:rsidRPr="00535271" w14:paraId="22D0C0DD" w14:textId="77777777" w:rsidTr="000B0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 w:val="restart"/>
          </w:tcPr>
          <w:p w14:paraId="05F07EB6" w14:textId="75C7E5FE" w:rsidR="000B0CAA" w:rsidRPr="00535271" w:rsidRDefault="000B0CAA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(g)</w:t>
            </w:r>
          </w:p>
        </w:tc>
        <w:tc>
          <w:tcPr>
            <w:tcW w:w="7178" w:type="dxa"/>
          </w:tcPr>
          <w:p w14:paraId="7639CF40" w14:textId="467DA680" w:rsidR="000B0CAA" w:rsidRPr="00535271" w:rsidRDefault="000B0CAA" w:rsidP="00451A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생체정보에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의한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분류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시스템</w:t>
            </w:r>
            <w:r w:rsidR="0024367D" w:rsidRPr="00535271">
              <w:rPr>
                <w:rFonts w:ascii="바탕체" w:eastAsia="바탕체" w:hAnsi="바탕체" w:cs="바탕"/>
                <w:color w:val="A6A6A6" w:themeColor="background1" w:themeShade="A6"/>
                <w:sz w:val="22"/>
              </w:rPr>
              <w:t>(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개인의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인종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,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정치적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견해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,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노조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가입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여부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,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종교·철학적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신념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,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성생활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또는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성적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지향을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추론하거나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 xml:space="preserve"> </w:t>
            </w:r>
            <w:r w:rsidR="0024367D" w:rsidRPr="00535271">
              <w:rPr>
                <w:rFonts w:ascii="바탕체" w:hAnsi="바탕체" w:cs="바탕" w:hint="eastAsia"/>
                <w:color w:val="A6A6A6" w:themeColor="background1" w:themeShade="A6"/>
                <w:sz w:val="22"/>
              </w:rPr>
              <w:t>유추</w:t>
            </w:r>
            <w:r w:rsidR="0024367D" w:rsidRPr="00535271">
              <w:rPr>
                <w:rFonts w:ascii="바탕체" w:hAnsi="바탕체" w:cs="바탕"/>
                <w:color w:val="A6A6A6" w:themeColor="background1" w:themeShade="A6"/>
                <w:sz w:val="22"/>
              </w:rPr>
              <w:t>)</w:t>
            </w:r>
          </w:p>
        </w:tc>
      </w:tr>
      <w:tr w:rsidR="000B0CAA" w:rsidRPr="00535271" w14:paraId="0ACF5EBB" w14:textId="77777777" w:rsidTr="00077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/>
          </w:tcPr>
          <w:p w14:paraId="5C888865" w14:textId="3D6F66CF" w:rsidR="000B0CAA" w:rsidRPr="00535271" w:rsidRDefault="000B0CAA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</w:p>
        </w:tc>
        <w:tc>
          <w:tcPr>
            <w:tcW w:w="7178" w:type="dxa"/>
          </w:tcPr>
          <w:p w14:paraId="7CE57BE8" w14:textId="77777777" w:rsidR="000B0CAA" w:rsidRPr="00535271" w:rsidRDefault="000B0CAA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생체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범주화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시스템은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개인을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(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단순히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식별하거나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신원을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검증하는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것이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아니라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범주에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할당하는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시스템</w:t>
            </w:r>
          </w:p>
        </w:tc>
      </w:tr>
      <w:tr w:rsidR="002D05F2" w:rsidRPr="00535271" w14:paraId="34A7E337" w14:textId="77777777" w:rsidTr="000B0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 w:val="restart"/>
          </w:tcPr>
          <w:p w14:paraId="3C43B8BE" w14:textId="3D931C98" w:rsidR="002D05F2" w:rsidRPr="00535271" w:rsidRDefault="002D05F2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(h)</w:t>
            </w:r>
          </w:p>
        </w:tc>
        <w:tc>
          <w:tcPr>
            <w:tcW w:w="7178" w:type="dxa"/>
          </w:tcPr>
          <w:p w14:paraId="0D133368" w14:textId="49A22191" w:rsidR="002D05F2" w:rsidRPr="00535271" w:rsidRDefault="002D05F2" w:rsidP="00451A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법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집행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목적의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실시간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원격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생체정보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인식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eastAsia="바탕체" w:hAnsi="바탕체" w:cs="바탕" w:hint="eastAsia"/>
                <w:color w:val="A6A6A6" w:themeColor="background1" w:themeShade="A6"/>
                <w:sz w:val="22"/>
              </w:rPr>
              <w:t>시스템</w:t>
            </w:r>
          </w:p>
        </w:tc>
      </w:tr>
      <w:tr w:rsidR="002D05F2" w:rsidRPr="00535271" w14:paraId="13381221" w14:textId="77777777" w:rsidTr="00077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  <w:vMerge/>
          </w:tcPr>
          <w:p w14:paraId="5071F1B1" w14:textId="15FD9D95" w:rsidR="002D05F2" w:rsidRPr="00535271" w:rsidRDefault="002D05F2" w:rsidP="00444833">
            <w:pPr>
              <w:autoSpaceDE w:val="0"/>
              <w:spacing w:before="100" w:after="100" w:line="240" w:lineRule="auto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</w:p>
        </w:tc>
        <w:tc>
          <w:tcPr>
            <w:tcW w:w="7178" w:type="dxa"/>
          </w:tcPr>
          <w:p w14:paraId="3E51F143" w14:textId="6569213B" w:rsidR="002D05F2" w:rsidRPr="00535271" w:rsidRDefault="002D05F2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(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생체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인식을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위한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참조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(reference)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데이터베이스가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있어야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함</w:t>
            </w:r>
          </w:p>
          <w:p w14:paraId="11F61CD3" w14:textId="77777777" w:rsidR="002D05F2" w:rsidRPr="00535271" w:rsidRDefault="002D05F2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'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실시간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>'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이라는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개념은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즉시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처리하는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것뿐만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아니라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상당한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지연</w:t>
            </w:r>
            <w:r w:rsidR="0054438D" w:rsidRPr="00535271">
              <w:rPr>
                <w:rFonts w:ascii="바탕체" w:hAnsi="바탕체"/>
                <w:color w:val="A6A6A6" w:themeColor="background1" w:themeShade="A6"/>
                <w:sz w:val="22"/>
              </w:rPr>
              <w:t>(significant delay)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없는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처리를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</w:t>
            </w:r>
          </w:p>
          <w:p w14:paraId="68A168A3" w14:textId="264D8AF4" w:rsidR="006E15B4" w:rsidRPr="00535271" w:rsidRDefault="006E15B4">
            <w:pPr>
              <w:pStyle w:val="a0"/>
              <w:widowControl/>
              <w:numPr>
                <w:ilvl w:val="0"/>
                <w:numId w:val="50"/>
              </w:numPr>
              <w:autoSpaceDE w:val="0"/>
              <w:adjustRightInd/>
              <w:snapToGrid/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바탕체" w:eastAsia="바탕체" w:hAnsi="바탕체"/>
                <w:color w:val="A6A6A6" w:themeColor="background1" w:themeShade="A6"/>
                <w:sz w:val="22"/>
              </w:rPr>
            </w:pP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공공장소는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그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장소의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소유자와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장소의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사용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목적에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관계없이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정의되지만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온라인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공간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출입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통제가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있는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공간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,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또는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교도소와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국경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통제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구역은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포함하지</w:t>
            </w:r>
            <w:r w:rsidRPr="00535271">
              <w:rPr>
                <w:rFonts w:ascii="바탕체" w:hAnsi="바탕체"/>
                <w:color w:val="A6A6A6" w:themeColor="background1" w:themeShade="A6"/>
                <w:sz w:val="22"/>
              </w:rPr>
              <w:t xml:space="preserve"> </w:t>
            </w:r>
            <w:r w:rsidRPr="00535271">
              <w:rPr>
                <w:rFonts w:ascii="바탕체" w:hAnsi="바탕체" w:hint="eastAsia"/>
                <w:color w:val="A6A6A6" w:themeColor="background1" w:themeShade="A6"/>
                <w:sz w:val="22"/>
              </w:rPr>
              <w:t>않음</w:t>
            </w:r>
          </w:p>
        </w:tc>
      </w:tr>
    </w:tbl>
    <w:p w14:paraId="254235E8" w14:textId="7366297B" w:rsidR="000A267A" w:rsidRPr="00535271" w:rsidRDefault="00E6244E" w:rsidP="00451A41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/>
        </w:rPr>
        <w:t>Implications</w:t>
      </w:r>
      <w:r w:rsidR="000A267A" w:rsidRPr="00535271">
        <w:rPr>
          <w:rFonts w:ascii="Times New Roman" w:hAnsi="Times New Roman"/>
        </w:rPr>
        <w:t xml:space="preserve"> </w:t>
      </w:r>
    </w:p>
    <w:p w14:paraId="2A5633F7" w14:textId="3A74D711" w:rsidR="000A267A" w:rsidRPr="00535271" w:rsidRDefault="000A267A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Cs w:val="23"/>
        </w:rPr>
      </w:pPr>
      <w:r w:rsidRPr="00535271">
        <w:rPr>
          <w:rFonts w:hint="eastAsia"/>
          <w:szCs w:val="23"/>
        </w:rPr>
        <w:t>제</w:t>
      </w:r>
      <w:r w:rsidRPr="00535271">
        <w:rPr>
          <w:szCs w:val="23"/>
        </w:rPr>
        <w:t>2</w:t>
      </w:r>
      <w:r w:rsidRPr="00535271">
        <w:rPr>
          <w:rFonts w:hint="eastAsia"/>
          <w:szCs w:val="23"/>
        </w:rPr>
        <w:t>장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금지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인공지능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규정은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이미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시행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중이나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제</w:t>
      </w:r>
      <w:r w:rsidRPr="00535271">
        <w:rPr>
          <w:szCs w:val="23"/>
        </w:rPr>
        <w:t>12</w:t>
      </w:r>
      <w:r w:rsidRPr="00535271">
        <w:rPr>
          <w:rFonts w:hint="eastAsia"/>
          <w:szCs w:val="23"/>
        </w:rPr>
        <w:t>장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벌칙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조항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등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실질적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규제가</w:t>
      </w:r>
      <w:r w:rsidRPr="00535271">
        <w:rPr>
          <w:szCs w:val="23"/>
        </w:rPr>
        <w:t xml:space="preserve"> </w:t>
      </w:r>
      <w:del w:id="2434" w:author="KWH" w:date="2025-07-30T10:10:00Z">
        <w:r w:rsidRPr="00535271" w:rsidDel="00387333">
          <w:rPr>
            <w:szCs w:val="23"/>
          </w:rPr>
          <w:delText>2025</w:delText>
        </w:r>
      </w:del>
      <w:ins w:id="2435" w:author="KWH" w:date="2025-07-30T10:10:00Z">
        <w:r w:rsidR="00387333" w:rsidRPr="00535271">
          <w:rPr>
            <w:szCs w:val="23"/>
          </w:rPr>
          <w:t>202</w:t>
        </w:r>
        <w:r w:rsidR="00742B7B">
          <w:rPr>
            <w:szCs w:val="23"/>
          </w:rPr>
          <w:t>5</w:t>
        </w:r>
      </w:ins>
      <w:bookmarkStart w:id="2436" w:name="_GoBack"/>
      <w:bookmarkEnd w:id="2436"/>
      <w:r w:rsidRPr="00535271">
        <w:rPr>
          <w:szCs w:val="23"/>
        </w:rPr>
        <w:t>. 8. 2.</w:t>
      </w:r>
      <w:r w:rsidRPr="00535271">
        <w:rPr>
          <w:rFonts w:hint="eastAsia"/>
          <w:szCs w:val="23"/>
        </w:rPr>
        <w:t>부터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적용되므로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이에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앞서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명확한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지침을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제공함</w:t>
      </w:r>
    </w:p>
    <w:p w14:paraId="48D5917F" w14:textId="0487258E" w:rsidR="00842D51" w:rsidRPr="00535271" w:rsidRDefault="00842D51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Cs w:val="23"/>
        </w:rPr>
      </w:pPr>
      <w:r w:rsidRPr="00535271">
        <w:rPr>
          <w:rFonts w:hint="eastAsia"/>
          <w:szCs w:val="23"/>
        </w:rPr>
        <w:t>위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금지되는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인공지능에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해당하는지와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무관하게</w:t>
      </w:r>
      <w:r w:rsidRPr="00535271">
        <w:rPr>
          <w:szCs w:val="23"/>
        </w:rPr>
        <w:t xml:space="preserve">, </w:t>
      </w:r>
      <w:r w:rsidRPr="00535271">
        <w:rPr>
          <w:rFonts w:hint="eastAsia"/>
          <w:szCs w:val="23"/>
        </w:rPr>
        <w:t>여전히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제</w:t>
      </w:r>
      <w:r w:rsidRPr="00535271">
        <w:rPr>
          <w:szCs w:val="23"/>
        </w:rPr>
        <w:t>2</w:t>
      </w:r>
      <w:r w:rsidRPr="00535271">
        <w:rPr>
          <w:rFonts w:hint="eastAsia"/>
          <w:szCs w:val="23"/>
        </w:rPr>
        <w:t>조에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따른</w:t>
      </w:r>
      <w:r w:rsidRPr="00535271">
        <w:rPr>
          <w:szCs w:val="23"/>
        </w:rPr>
        <w:t xml:space="preserve"> EU AI Act</w:t>
      </w:r>
      <w:r w:rsidRPr="00535271">
        <w:rPr>
          <w:rFonts w:hint="eastAsia"/>
          <w:szCs w:val="23"/>
        </w:rPr>
        <w:t>의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적용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범위에서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제외되는지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판단이</w:t>
      </w:r>
      <w:r w:rsidRPr="00535271">
        <w:rPr>
          <w:szCs w:val="23"/>
        </w:rPr>
        <w:t xml:space="preserve"> </w:t>
      </w:r>
      <w:r w:rsidRPr="00535271">
        <w:rPr>
          <w:rFonts w:hint="eastAsia"/>
          <w:szCs w:val="23"/>
        </w:rPr>
        <w:t>필요함</w:t>
      </w:r>
      <w:r w:rsidR="000B0A3F" w:rsidRPr="00535271">
        <w:rPr>
          <w:rFonts w:cs="Calibri"/>
          <w:szCs w:val="23"/>
        </w:rPr>
        <w:t>[</w:t>
      </w:r>
      <w:r w:rsidRPr="00535271">
        <w:rPr>
          <w:rFonts w:cs="Calibri" w:hint="eastAsia"/>
          <w:szCs w:val="23"/>
        </w:rPr>
        <w:t>국가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안보</w:t>
      </w:r>
      <w:r w:rsidRPr="00535271">
        <w:rPr>
          <w:rFonts w:cs="Calibri"/>
          <w:szCs w:val="23"/>
        </w:rPr>
        <w:t xml:space="preserve">, </w:t>
      </w:r>
      <w:r w:rsidRPr="00535271">
        <w:rPr>
          <w:rFonts w:cs="Calibri" w:hint="eastAsia"/>
          <w:szCs w:val="23"/>
        </w:rPr>
        <w:t>국방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및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군사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목적</w:t>
      </w:r>
      <w:r w:rsidRPr="00535271">
        <w:rPr>
          <w:rFonts w:cs="Calibri"/>
          <w:szCs w:val="23"/>
        </w:rPr>
        <w:t xml:space="preserve">, </w:t>
      </w:r>
      <w:r w:rsidRPr="00535271">
        <w:rPr>
          <w:rFonts w:cs="Calibri" w:hint="eastAsia"/>
          <w:szCs w:val="23"/>
        </w:rPr>
        <w:t>다른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국가와의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사법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및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법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집행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협력</w:t>
      </w:r>
      <w:r w:rsidRPr="00535271">
        <w:rPr>
          <w:rFonts w:cs="Calibri"/>
          <w:szCs w:val="23"/>
        </w:rPr>
        <w:t xml:space="preserve">, </w:t>
      </w:r>
      <w:r w:rsidRPr="00535271">
        <w:rPr>
          <w:rFonts w:cs="Calibri" w:hint="eastAsia"/>
          <w:szCs w:val="23"/>
        </w:rPr>
        <w:t>연구개발</w:t>
      </w:r>
      <w:r w:rsidRPr="00535271">
        <w:rPr>
          <w:rFonts w:cs="Calibri"/>
          <w:szCs w:val="23"/>
        </w:rPr>
        <w:t>(</w:t>
      </w:r>
      <w:r w:rsidR="00E82E35" w:rsidRPr="00535271">
        <w:rPr>
          <w:rFonts w:cs="Calibri" w:hint="eastAsia"/>
          <w:szCs w:val="23"/>
        </w:rPr>
        <w:t>다만</w:t>
      </w:r>
      <w:r w:rsidR="00E82E35" w:rsidRPr="00535271">
        <w:rPr>
          <w:rFonts w:cs="Calibri"/>
          <w:szCs w:val="23"/>
        </w:rPr>
        <w:t xml:space="preserve"> </w:t>
      </w:r>
      <w:r w:rsidR="00E82E35" w:rsidRPr="00535271">
        <w:rPr>
          <w:rFonts w:cs="Calibri" w:hint="eastAsia"/>
          <w:szCs w:val="23"/>
        </w:rPr>
        <w:t>현실에서</w:t>
      </w:r>
      <w:r w:rsidR="00E82E35" w:rsidRPr="00535271">
        <w:rPr>
          <w:rFonts w:cs="Calibri"/>
          <w:szCs w:val="23"/>
        </w:rPr>
        <w:t xml:space="preserve"> </w:t>
      </w:r>
      <w:r w:rsidR="00E82E35" w:rsidRPr="00535271">
        <w:rPr>
          <w:rFonts w:cs="Calibri" w:hint="eastAsia"/>
          <w:szCs w:val="23"/>
        </w:rPr>
        <w:t>시험하는</w:t>
      </w:r>
      <w:r w:rsidR="00E82E35" w:rsidRPr="00535271">
        <w:rPr>
          <w:rFonts w:cs="Calibri"/>
          <w:szCs w:val="23"/>
        </w:rPr>
        <w:t xml:space="preserve"> </w:t>
      </w:r>
      <w:r w:rsidR="00E82E35" w:rsidRPr="00535271">
        <w:rPr>
          <w:rFonts w:cs="Calibri" w:hint="eastAsia"/>
          <w:szCs w:val="23"/>
        </w:rPr>
        <w:t>것은</w:t>
      </w:r>
      <w:r w:rsidR="00E82E35" w:rsidRPr="00535271">
        <w:rPr>
          <w:rFonts w:cs="Calibri"/>
          <w:szCs w:val="23"/>
        </w:rPr>
        <w:t xml:space="preserve"> </w:t>
      </w:r>
      <w:r w:rsidR="00266BFA" w:rsidRPr="00535271">
        <w:rPr>
          <w:rFonts w:cs="Calibri" w:hint="eastAsia"/>
          <w:szCs w:val="23"/>
        </w:rPr>
        <w:t>제외</w:t>
      </w:r>
      <w:r w:rsidRPr="00535271">
        <w:rPr>
          <w:rFonts w:cs="Calibri"/>
          <w:szCs w:val="23"/>
        </w:rPr>
        <w:t xml:space="preserve">), </w:t>
      </w:r>
      <w:r w:rsidRPr="00535271">
        <w:rPr>
          <w:rFonts w:cs="Calibri" w:hint="eastAsia"/>
          <w:szCs w:val="23"/>
        </w:rPr>
        <w:t>그리고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개인적</w:t>
      </w:r>
      <w:r w:rsidRPr="00535271">
        <w:rPr>
          <w:rFonts w:cs="Calibri"/>
          <w:szCs w:val="23"/>
        </w:rPr>
        <w:t>·</w:t>
      </w:r>
      <w:r w:rsidRPr="00535271">
        <w:rPr>
          <w:rFonts w:cs="Calibri" w:hint="eastAsia"/>
          <w:szCs w:val="23"/>
        </w:rPr>
        <w:t>비전문적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사용</w:t>
      </w:r>
      <w:r w:rsidR="000B0A3F" w:rsidRPr="00535271">
        <w:rPr>
          <w:rFonts w:cs="Calibri"/>
          <w:szCs w:val="23"/>
        </w:rPr>
        <w:t>(</w:t>
      </w:r>
      <w:r w:rsidR="000B0A3F" w:rsidRPr="00535271">
        <w:rPr>
          <w:rFonts w:cs="Calibri" w:hint="eastAsia"/>
          <w:szCs w:val="23"/>
        </w:rPr>
        <w:t>배포자에게만</w:t>
      </w:r>
      <w:r w:rsidR="000B0A3F" w:rsidRPr="00535271">
        <w:rPr>
          <w:rFonts w:cs="Calibri"/>
          <w:szCs w:val="23"/>
        </w:rPr>
        <w:t xml:space="preserve"> </w:t>
      </w:r>
      <w:r w:rsidR="000B0A3F" w:rsidRPr="00535271">
        <w:rPr>
          <w:rFonts w:cs="Calibri" w:hint="eastAsia"/>
          <w:szCs w:val="23"/>
        </w:rPr>
        <w:t>해당됨</w:t>
      </w:r>
      <w:r w:rsidR="000B0A3F" w:rsidRPr="00535271">
        <w:rPr>
          <w:rFonts w:cs="Calibri"/>
          <w:szCs w:val="23"/>
        </w:rPr>
        <w:t>)]</w:t>
      </w:r>
    </w:p>
    <w:p w14:paraId="4FB866AB" w14:textId="16B62B8B" w:rsidR="00CC5119" w:rsidRPr="00535271" w:rsidRDefault="00CC5119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Cs w:val="23"/>
        </w:rPr>
      </w:pPr>
      <w:r w:rsidRPr="00535271">
        <w:rPr>
          <w:rFonts w:cs="Calibri" w:hint="eastAsia"/>
          <w:szCs w:val="23"/>
        </w:rPr>
        <w:t>금지되는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인공지능에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해당하지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않더라도</w:t>
      </w:r>
      <w:r w:rsidRPr="00535271">
        <w:rPr>
          <w:rFonts w:cs="Calibri"/>
          <w:szCs w:val="23"/>
        </w:rPr>
        <w:t xml:space="preserve">, </w:t>
      </w:r>
      <w:r w:rsidRPr="00535271">
        <w:rPr>
          <w:rFonts w:cs="Calibri" w:hint="eastAsia"/>
          <w:szCs w:val="23"/>
        </w:rPr>
        <w:t>고위험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인공지능에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해당할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수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있음에</w:t>
      </w:r>
      <w:r w:rsidRPr="00535271">
        <w:rPr>
          <w:rFonts w:cs="Calibri"/>
          <w:szCs w:val="23"/>
        </w:rPr>
        <w:t xml:space="preserve"> </w:t>
      </w:r>
      <w:r w:rsidRPr="00535271">
        <w:rPr>
          <w:rFonts w:cs="Calibri" w:hint="eastAsia"/>
          <w:szCs w:val="23"/>
        </w:rPr>
        <w:t>유의해야</w:t>
      </w:r>
      <w:r w:rsidRPr="00535271">
        <w:rPr>
          <w:rFonts w:cs="Calibri"/>
          <w:szCs w:val="23"/>
        </w:rPr>
        <w:t xml:space="preserve"> </w:t>
      </w:r>
      <w:r w:rsidR="00BB1CC0" w:rsidRPr="00535271">
        <w:rPr>
          <w:rFonts w:cs="Calibri" w:hint="eastAsia"/>
          <w:szCs w:val="23"/>
        </w:rPr>
        <w:t>함</w:t>
      </w:r>
    </w:p>
    <w:p w14:paraId="7998D427" w14:textId="77777777" w:rsidR="00395316" w:rsidRPr="00535271" w:rsidRDefault="00395316" w:rsidP="00451A41">
      <w:pPr>
        <w:widowControl/>
        <w:topLinePunct/>
        <w:autoSpaceDE w:val="0"/>
        <w:adjustRightInd/>
        <w:snapToGrid/>
        <w:spacing w:after="160" w:line="276" w:lineRule="auto"/>
        <w:ind w:left="967"/>
        <w:rPr>
          <w:rFonts w:cs="Calibri"/>
          <w:sz w:val="22"/>
        </w:rPr>
      </w:pPr>
    </w:p>
    <w:p w14:paraId="11F77816" w14:textId="236517D9" w:rsidR="0099421A" w:rsidRPr="00535271" w:rsidRDefault="0099421A" w:rsidP="0099421A">
      <w:pPr>
        <w:pStyle w:val="2"/>
        <w:autoSpaceDE w:val="0"/>
        <w:spacing w:after="160"/>
      </w:pPr>
      <w:bookmarkStart w:id="2437" w:name="_Toc204470993"/>
      <w:r w:rsidRPr="00535271">
        <w:rPr>
          <w:rFonts w:hint="eastAsia"/>
        </w:rPr>
        <w:t>범용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실무강령</w:t>
      </w:r>
      <w:r w:rsidRPr="00535271">
        <w:rPr>
          <w:rFonts w:hint="eastAsia"/>
        </w:rPr>
        <w:t>(</w:t>
      </w:r>
      <w:r w:rsidRPr="00535271">
        <w:t>General Purpose AI Code of Practice</w:t>
      </w:r>
      <w:r w:rsidRPr="00535271">
        <w:rPr>
          <w:rFonts w:hint="eastAsia"/>
        </w:rPr>
        <w:t xml:space="preserve">) </w:t>
      </w:r>
      <w:r w:rsidRPr="00535271">
        <w:t>(</w:t>
      </w:r>
      <w:r w:rsidR="00053935" w:rsidRPr="00535271">
        <w:rPr>
          <w:rFonts w:hint="eastAsia"/>
        </w:rPr>
        <w:t>최종안</w:t>
      </w:r>
      <w:r w:rsidRPr="00535271">
        <w:rPr>
          <w:rFonts w:hint="eastAsia"/>
        </w:rPr>
        <w:t>)</w:t>
      </w:r>
      <w:bookmarkEnd w:id="2437"/>
    </w:p>
    <w:p w14:paraId="5DC6A135" w14:textId="7D456C67" w:rsidR="0099421A" w:rsidRPr="00535271" w:rsidRDefault="0099421A" w:rsidP="0099421A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개요</w:t>
      </w:r>
    </w:p>
    <w:p w14:paraId="59E3379D" w14:textId="77777777" w:rsidR="00053935" w:rsidRPr="00535271" w:rsidRDefault="0099421A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EU AI Office</w:t>
      </w:r>
      <w:r w:rsidRPr="00535271">
        <w:rPr>
          <w:rFonts w:hint="eastAsia"/>
        </w:rPr>
        <w:t>는</w:t>
      </w:r>
      <w:r w:rsidRPr="00535271">
        <w:rPr>
          <w:rFonts w:hint="eastAsia"/>
        </w:rPr>
        <w:t xml:space="preserve"> </w:t>
      </w:r>
      <w:r w:rsidR="00053935" w:rsidRPr="00535271">
        <w:t>2025. 7. 10</w:t>
      </w:r>
      <w:r w:rsidRPr="00535271">
        <w:t xml:space="preserve">. </w:t>
      </w:r>
      <w:r w:rsidRPr="00535271">
        <w:rPr>
          <w:rFonts w:hint="eastAsia"/>
        </w:rPr>
        <w:t>범용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실무강령</w:t>
      </w:r>
      <w:r w:rsidRPr="00535271">
        <w:rPr>
          <w:rFonts w:hint="eastAsia"/>
        </w:rPr>
        <w:t xml:space="preserve"> </w:t>
      </w:r>
      <w:r w:rsidR="00053935" w:rsidRPr="00535271">
        <w:rPr>
          <w:rFonts w:hint="eastAsia"/>
        </w:rPr>
        <w:t>최종본을</w:t>
      </w:r>
      <w:r w:rsidR="00053935" w:rsidRPr="00535271">
        <w:rPr>
          <w:rFonts w:hint="eastAsia"/>
        </w:rPr>
        <w:t xml:space="preserve"> </w:t>
      </w:r>
      <w:r w:rsidR="00053935" w:rsidRPr="00535271">
        <w:rPr>
          <w:rFonts w:hint="eastAsia"/>
        </w:rPr>
        <w:t>공식</w:t>
      </w:r>
      <w:r w:rsidR="00053935" w:rsidRPr="00535271">
        <w:rPr>
          <w:rFonts w:hint="eastAsia"/>
        </w:rPr>
        <w:t xml:space="preserve"> </w:t>
      </w:r>
      <w:r w:rsidR="00053935" w:rsidRPr="00535271">
        <w:rPr>
          <w:rFonts w:hint="eastAsia"/>
        </w:rPr>
        <w:t>발표함</w:t>
      </w:r>
    </w:p>
    <w:p w14:paraId="6609F9D6" w14:textId="76344B6A" w:rsidR="0099421A" w:rsidRPr="00535271" w:rsidRDefault="0099421A" w:rsidP="00451A41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최종적인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실무강령은</w:t>
      </w:r>
      <w:r w:rsidRPr="00535271">
        <w:rPr>
          <w:rFonts w:hint="eastAsia"/>
        </w:rPr>
        <w:t xml:space="preserve"> </w:t>
      </w:r>
      <w:r w:rsidRPr="00535271">
        <w:t xml:space="preserve">EU </w:t>
      </w:r>
      <w:r w:rsidRPr="00535271">
        <w:rPr>
          <w:rFonts w:hint="eastAsia"/>
        </w:rPr>
        <w:t>인공지능법</w:t>
      </w:r>
      <w:r w:rsidRPr="00535271">
        <w:t xml:space="preserve"> </w:t>
      </w:r>
      <w:r w:rsidRPr="00535271">
        <w:rPr>
          <w:rFonts w:hint="eastAsia"/>
        </w:rPr>
        <w:t>제</w:t>
      </w:r>
      <w:r w:rsidRPr="00535271">
        <w:t>56</w:t>
      </w:r>
      <w:r w:rsidRPr="00535271">
        <w:rPr>
          <w:rFonts w:hint="eastAsia"/>
        </w:rPr>
        <w:t>조에</w:t>
      </w:r>
      <w:r w:rsidRPr="00535271">
        <w:t xml:space="preserve"> </w:t>
      </w:r>
      <w:r w:rsidRPr="00535271">
        <w:rPr>
          <w:rFonts w:hint="eastAsia"/>
        </w:rPr>
        <w:t>의하여</w:t>
      </w:r>
      <w:r w:rsidRPr="00535271">
        <w:t xml:space="preserve"> 2025. 5. 2.</w:t>
      </w:r>
      <w:r w:rsidRPr="00535271">
        <w:rPr>
          <w:rFonts w:hint="eastAsia"/>
        </w:rPr>
        <w:t>까지</w:t>
      </w:r>
      <w:r w:rsidRPr="00535271">
        <w:t xml:space="preserve"> </w:t>
      </w:r>
      <w:r w:rsidRPr="00535271">
        <w:rPr>
          <w:rFonts w:hint="eastAsia"/>
        </w:rPr>
        <w:t>발표될</w:t>
      </w:r>
      <w:r w:rsidRPr="00535271">
        <w:t xml:space="preserve"> </w:t>
      </w:r>
      <w:r w:rsidRPr="00535271">
        <w:rPr>
          <w:rFonts w:hint="eastAsia"/>
        </w:rPr>
        <w:t>예정</w:t>
      </w:r>
      <w:r w:rsidR="00053935" w:rsidRPr="00535271">
        <w:rPr>
          <w:rFonts w:hint="eastAsia"/>
        </w:rPr>
        <w:t>이었으나</w:t>
      </w:r>
      <w:r w:rsidR="00053935" w:rsidRPr="00535271">
        <w:rPr>
          <w:rFonts w:hint="eastAsia"/>
        </w:rPr>
        <w:t xml:space="preserve">, </w:t>
      </w:r>
      <w:r w:rsidRPr="00535271">
        <w:rPr>
          <w:rFonts w:hint="eastAsia"/>
        </w:rPr>
        <w:t>구글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메타</w:t>
      </w:r>
      <w:r w:rsidR="00053935" w:rsidRPr="00535271"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빅테크와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일부</w:t>
      </w:r>
      <w:r w:rsidRPr="00535271">
        <w:rPr>
          <w:rFonts w:hint="eastAsia"/>
        </w:rPr>
        <w:t xml:space="preserve"> EU </w:t>
      </w:r>
      <w:r w:rsidRPr="00535271">
        <w:rPr>
          <w:rFonts w:hint="eastAsia"/>
        </w:rPr>
        <w:t>회원국들이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실행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가이드라인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부재와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준비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부족을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이유로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  <w:b/>
        </w:rPr>
        <w:t>시행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연기를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요구</w:t>
      </w:r>
      <w:r w:rsidRPr="00535271">
        <w:rPr>
          <w:rFonts w:hint="eastAsia"/>
        </w:rPr>
        <w:t>했으며</w:t>
      </w:r>
      <w:r w:rsidRPr="00535271">
        <w:rPr>
          <w:rFonts w:hint="eastAsia"/>
        </w:rPr>
        <w:t>,</w:t>
      </w:r>
      <w:r w:rsidRPr="00535271">
        <w:t xml:space="preserve"> </w:t>
      </w:r>
      <w:r w:rsidRPr="00535271">
        <w:rPr>
          <w:rFonts w:hint="eastAsia"/>
        </w:rPr>
        <w:t>이러한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반발과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추가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논의로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최종본</w:t>
      </w:r>
      <w:r w:rsidR="00053935" w:rsidRPr="00535271">
        <w:rPr>
          <w:rFonts w:hint="eastAsia"/>
        </w:rPr>
        <w:t xml:space="preserve"> </w:t>
      </w:r>
      <w:r w:rsidR="00053935" w:rsidRPr="00535271">
        <w:rPr>
          <w:rFonts w:hint="eastAsia"/>
        </w:rPr>
        <w:t>공개가</w:t>
      </w:r>
      <w:r w:rsidR="00053935" w:rsidRPr="00535271">
        <w:rPr>
          <w:rFonts w:hint="eastAsia"/>
        </w:rPr>
        <w:t xml:space="preserve"> </w:t>
      </w:r>
      <w:r w:rsidR="00AE40A5" w:rsidRPr="00535271">
        <w:rPr>
          <w:rFonts w:hint="eastAsia"/>
        </w:rPr>
        <w:t>지연되었음</w:t>
      </w:r>
    </w:p>
    <w:p w14:paraId="5AED7020" w14:textId="3D6D2D57" w:rsidR="00E6244E" w:rsidRPr="00535271" w:rsidRDefault="00E6244E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 w:hint="eastAsia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22E71C5E" w14:textId="7E123E95" w:rsidR="00E6244E" w:rsidRPr="00535271" w:rsidRDefault="00CE2674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  <w:b/>
        </w:rPr>
        <w:t>목적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및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적용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범위</w:t>
      </w:r>
    </w:p>
    <w:p w14:paraId="30306958" w14:textId="114C774C" w:rsidR="00CE2674" w:rsidRPr="00535271" w:rsidRDefault="00CE2674" w:rsidP="00CE2674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목적</w:t>
      </w:r>
      <w:r w:rsidRPr="00535271">
        <w:rPr>
          <w:b/>
        </w:rPr>
        <w:t>)</w:t>
      </w:r>
      <w:r w:rsidRPr="00535271">
        <w:t xml:space="preserve"> </w:t>
      </w:r>
      <w:r w:rsidRPr="00535271">
        <w:rPr>
          <w:rFonts w:hint="eastAsia"/>
        </w:rPr>
        <w:t>EU AI Act</w:t>
      </w:r>
      <w:r w:rsidRPr="00535271">
        <w:rPr>
          <w:rFonts w:hint="eastAsia"/>
        </w:rPr>
        <w:t>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인권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안전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신뢰성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혁신을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균형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보호하며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범용</w:t>
      </w:r>
      <w:r w:rsidRPr="00535271">
        <w:rPr>
          <w:rFonts w:hint="eastAsia"/>
        </w:rPr>
        <w:t xml:space="preserve"> AI(GPAI) </w:t>
      </w:r>
      <w:r w:rsidRPr="00535271">
        <w:rPr>
          <w:rFonts w:hint="eastAsia"/>
        </w:rPr>
        <w:t>모델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인체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기본권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보호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혁신지원</w:t>
      </w:r>
    </w:p>
    <w:p w14:paraId="1CF7CC8C" w14:textId="4DA0A6F1" w:rsidR="00CE2674" w:rsidRPr="00535271" w:rsidRDefault="00CE2674" w:rsidP="00451A41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적용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대상</w:t>
      </w:r>
      <w:r w:rsidRPr="00535271">
        <w:rPr>
          <w:b/>
        </w:rPr>
        <w:t>)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유럽연합</w:t>
      </w:r>
      <w:r w:rsidRPr="00535271">
        <w:rPr>
          <w:rFonts w:hint="eastAsia"/>
        </w:rPr>
        <w:t xml:space="preserve">(EU) </w:t>
      </w:r>
      <w:r w:rsidRPr="00535271">
        <w:rPr>
          <w:rFonts w:hint="eastAsia"/>
        </w:rPr>
        <w:t>시장에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출시되는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범용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모델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제공자</w:t>
      </w:r>
      <w:r w:rsidRPr="00535271">
        <w:rPr>
          <w:rFonts w:hint="eastAsia"/>
        </w:rPr>
        <w:t>(</w:t>
      </w:r>
      <w:r w:rsidRPr="00535271">
        <w:rPr>
          <w:rFonts w:hint="eastAsia"/>
        </w:rPr>
        <w:t>특히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추가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부여</w:t>
      </w:r>
      <w:r w:rsidRPr="00535271">
        <w:rPr>
          <w:rFonts w:hint="eastAsia"/>
        </w:rPr>
        <w:t xml:space="preserve">), </w:t>
      </w:r>
      <w:r w:rsidRPr="00535271">
        <w:rPr>
          <w:rFonts w:hint="eastAsia"/>
        </w:rPr>
        <w:t>중소기업</w:t>
      </w:r>
      <w:r w:rsidRPr="00535271">
        <w:rPr>
          <w:rFonts w:hint="eastAsia"/>
        </w:rPr>
        <w:t xml:space="preserve">(SME) </w:t>
      </w:r>
      <w:r w:rsidRPr="00535271">
        <w:rPr>
          <w:rFonts w:hint="eastAsia"/>
        </w:rPr>
        <w:t>등은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완화</w:t>
      </w:r>
      <w:r w:rsidR="00D06FEB" w:rsidRPr="00535271">
        <w:t>∙</w:t>
      </w:r>
      <w:r w:rsidRPr="00535271">
        <w:rPr>
          <w:rFonts w:hint="eastAsia"/>
        </w:rPr>
        <w:t>단순화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추가</w:t>
      </w:r>
      <w:r w:rsidRPr="00535271">
        <w:rPr>
          <w:rFonts w:hint="eastAsia"/>
        </w:rPr>
        <w:t xml:space="preserve"> </w:t>
      </w:r>
    </w:p>
    <w:p w14:paraId="173818B2" w14:textId="4AD9E62D" w:rsidR="00E6244E" w:rsidRPr="00535271" w:rsidRDefault="00CE2674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hint="eastAsia"/>
          <w:b/>
        </w:rPr>
        <w:t>투명성</w:t>
      </w:r>
      <w:r w:rsidRPr="00535271">
        <w:rPr>
          <w:b/>
        </w:rPr>
        <w:t xml:space="preserve">(Transparency) </w:t>
      </w:r>
      <w:r w:rsidRPr="00535271">
        <w:rPr>
          <w:rFonts w:hint="eastAsia"/>
          <w:b/>
        </w:rPr>
        <w:t>챕터</w:t>
      </w:r>
    </w:p>
    <w:p w14:paraId="68C1CAC2" w14:textId="77777777" w:rsidR="00D06FEB" w:rsidRPr="00535271" w:rsidRDefault="00CE2674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모델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문서화</w:t>
      </w:r>
      <w:r w:rsidRPr="00535271">
        <w:rPr>
          <w:b/>
        </w:rPr>
        <w:t>)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모델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개발</w:t>
      </w:r>
      <w:r w:rsidR="00D06FEB" w:rsidRPr="00535271">
        <w:rPr>
          <w:rFonts w:ascii="바탕체" w:hAnsi="바탕체" w:hint="eastAsia"/>
        </w:rPr>
        <w:t>∙</w:t>
      </w:r>
      <w:r w:rsidRPr="00535271">
        <w:rPr>
          <w:rFonts w:hint="eastAsia"/>
        </w:rPr>
        <w:t>배포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통합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양식</w:t>
      </w:r>
      <w:r w:rsidRPr="00535271">
        <w:rPr>
          <w:rFonts w:hint="eastAsia"/>
        </w:rPr>
        <w:t>(Model Documentation Form)</w:t>
      </w:r>
      <w:r w:rsidRPr="00535271">
        <w:rPr>
          <w:rFonts w:hint="eastAsia"/>
        </w:rPr>
        <w:t>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문서화</w:t>
      </w:r>
      <w:r w:rsidR="00D06FEB" w:rsidRPr="00535271">
        <w:t>∙</w:t>
      </w:r>
      <w:r w:rsidRPr="00535271">
        <w:rPr>
          <w:rFonts w:hint="eastAsia"/>
        </w:rPr>
        <w:t>최신화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의무</w:t>
      </w:r>
      <w:r w:rsidRPr="00535271">
        <w:rPr>
          <w:rFonts w:hint="eastAsia"/>
        </w:rPr>
        <w:t>, 10</w:t>
      </w:r>
      <w:r w:rsidRPr="00535271">
        <w:rPr>
          <w:rFonts w:hint="eastAsia"/>
        </w:rPr>
        <w:t>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의무</w:t>
      </w:r>
      <w:r w:rsidR="00D06FEB" w:rsidRPr="00535271">
        <w:rPr>
          <w:rFonts w:hint="eastAsia"/>
        </w:rPr>
        <w:t>(</w:t>
      </w:r>
      <w:r w:rsidR="00D06FEB" w:rsidRPr="00535271">
        <w:t>Measure 1.1)</w:t>
      </w:r>
    </w:p>
    <w:p w14:paraId="5750531E" w14:textId="0D2172F1" w:rsidR="00D06FEB" w:rsidRPr="00535271" w:rsidRDefault="00D06FEB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 xml:space="preserve">AI </w:t>
      </w:r>
      <w:r w:rsidRPr="00535271">
        <w:t>Office∙</w:t>
      </w:r>
      <w:r w:rsidRPr="00535271">
        <w:rPr>
          <w:rFonts w:hint="eastAsia"/>
        </w:rPr>
        <w:t>국가감독기관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요청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제출</w:t>
      </w:r>
      <w:r w:rsidRPr="00535271">
        <w:rPr>
          <w:rFonts w:hint="eastAsia"/>
        </w:rPr>
        <w:t>(Mea</w:t>
      </w:r>
      <w:r w:rsidRPr="00535271">
        <w:t>sure 1.2)</w:t>
      </w:r>
    </w:p>
    <w:p w14:paraId="47951E6B" w14:textId="77777777" w:rsidR="00D06FEB" w:rsidRPr="00535271" w:rsidRDefault="00D06FEB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정확성</w:t>
      </w:r>
      <w:r w:rsidRPr="00535271">
        <w:rPr>
          <w:b/>
        </w:rPr>
        <w:t>/</w:t>
      </w:r>
      <w:r w:rsidRPr="00535271">
        <w:rPr>
          <w:rFonts w:hint="eastAsia"/>
          <w:b/>
        </w:rPr>
        <w:t>무결성</w:t>
      </w:r>
      <w:r w:rsidRPr="00535271">
        <w:rPr>
          <w:b/>
        </w:rPr>
        <w:t>)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품질</w:t>
      </w:r>
      <w:r w:rsidRPr="00535271">
        <w:t>∙</w:t>
      </w:r>
      <w:r w:rsidRPr="00535271">
        <w:rPr>
          <w:rFonts w:hint="eastAsia"/>
        </w:rPr>
        <w:t>무결성</w:t>
      </w:r>
      <w:r w:rsidRPr="00535271">
        <w:t>∙</w:t>
      </w:r>
      <w:r w:rsidRPr="00535271">
        <w:rPr>
          <w:rFonts w:hint="eastAsia"/>
        </w:rPr>
        <w:t>보안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유지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의무</w:t>
      </w:r>
      <w:r w:rsidRPr="00535271">
        <w:rPr>
          <w:rFonts w:hint="eastAsia"/>
        </w:rPr>
        <w:t>(</w:t>
      </w:r>
      <w:r w:rsidRPr="00535271">
        <w:t>Measure 1.3)</w:t>
      </w:r>
    </w:p>
    <w:p w14:paraId="6A350921" w14:textId="77777777" w:rsidR="00D06FEB" w:rsidRPr="00535271" w:rsidRDefault="00D06FEB" w:rsidP="00451A41">
      <w:pPr>
        <w:pStyle w:val="a0"/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  <w:b/>
        </w:rPr>
        <w:t>저작권</w:t>
      </w:r>
      <w:r w:rsidRPr="00535271">
        <w:rPr>
          <w:b/>
        </w:rPr>
        <w:t>(</w:t>
      </w:r>
      <w:r w:rsidRPr="00535271">
        <w:rPr>
          <w:rFonts w:hint="eastAsia"/>
          <w:b/>
        </w:rPr>
        <w:t>Copyright</w:t>
      </w:r>
      <w:r w:rsidRPr="00535271">
        <w:rPr>
          <w:b/>
        </w:rPr>
        <w:t xml:space="preserve">) </w:t>
      </w:r>
      <w:r w:rsidRPr="00535271">
        <w:rPr>
          <w:rFonts w:hint="eastAsia"/>
          <w:b/>
        </w:rPr>
        <w:t>챕터</w:t>
      </w:r>
    </w:p>
    <w:p w14:paraId="617F2678" w14:textId="4ED08E3F" w:rsidR="00AC4C7E" w:rsidRPr="00535271" w:rsidRDefault="00D06FEB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  <w:b/>
          <w:bCs/>
        </w:rPr>
        <w:t>(</w:t>
      </w:r>
      <w:r w:rsidRPr="00535271">
        <w:rPr>
          <w:b/>
          <w:bCs/>
        </w:rPr>
        <w:t>저작권</w:t>
      </w:r>
      <w:r w:rsidRPr="00535271">
        <w:rPr>
          <w:b/>
          <w:bCs/>
        </w:rPr>
        <w:t xml:space="preserve"> </w:t>
      </w:r>
      <w:r w:rsidRPr="00535271">
        <w:rPr>
          <w:b/>
          <w:bCs/>
        </w:rPr>
        <w:t>정책</w:t>
      </w:r>
      <w:r w:rsidRPr="00535271">
        <w:rPr>
          <w:rFonts w:hint="eastAsia"/>
          <w:b/>
          <w:bCs/>
        </w:rPr>
        <w:t>)</w:t>
      </w:r>
      <w:r w:rsidRPr="00535271">
        <w:t xml:space="preserve"> </w:t>
      </w:r>
      <w:r w:rsidRPr="00535271">
        <w:t>자체</w:t>
      </w:r>
      <w:r w:rsidRPr="00535271">
        <w:t xml:space="preserve"> </w:t>
      </w:r>
      <w:r w:rsidRPr="00535271">
        <w:t>저작권</w:t>
      </w:r>
      <w:r w:rsidRPr="00535271">
        <w:t xml:space="preserve"> </w:t>
      </w:r>
      <w:r w:rsidR="00AC4C7E" w:rsidRPr="00535271">
        <w:t>정책</w:t>
      </w:r>
      <w:r w:rsidRPr="00535271">
        <w:t xml:space="preserve"> </w:t>
      </w:r>
      <w:r w:rsidRPr="00535271">
        <w:t>수립</w:t>
      </w:r>
      <w:r w:rsidR="00AC4C7E" w:rsidRPr="00535271">
        <w:rPr>
          <w:rFonts w:hint="eastAsia"/>
        </w:rPr>
        <w:t xml:space="preserve"> </w:t>
      </w:r>
      <w:r w:rsidR="00AC4C7E" w:rsidRPr="00535271">
        <w:rPr>
          <w:rFonts w:hint="eastAsia"/>
        </w:rPr>
        <w:t>및</w:t>
      </w:r>
      <w:r w:rsidR="00AC4C7E" w:rsidRPr="00535271">
        <w:rPr>
          <w:rFonts w:hint="eastAsia"/>
        </w:rPr>
        <w:t xml:space="preserve"> </w:t>
      </w:r>
      <w:r w:rsidR="00AC4C7E" w:rsidRPr="00535271">
        <w:rPr>
          <w:rFonts w:hint="eastAsia"/>
        </w:rPr>
        <w:t>최신</w:t>
      </w:r>
      <w:r w:rsidR="00AC4C7E" w:rsidRPr="00535271">
        <w:rPr>
          <w:rFonts w:hint="eastAsia"/>
        </w:rPr>
        <w:t xml:space="preserve"> </w:t>
      </w:r>
      <w:r w:rsidR="00AC4C7E" w:rsidRPr="00535271">
        <w:rPr>
          <w:rFonts w:hint="eastAsia"/>
        </w:rPr>
        <w:t>상태</w:t>
      </w:r>
      <w:r w:rsidR="00AC4C7E" w:rsidRPr="00535271">
        <w:rPr>
          <w:rFonts w:hint="eastAsia"/>
        </w:rPr>
        <w:t xml:space="preserve"> </w:t>
      </w:r>
      <w:r w:rsidR="00AC4C7E" w:rsidRPr="00535271">
        <w:rPr>
          <w:rFonts w:hint="eastAsia"/>
        </w:rPr>
        <w:t>유지</w:t>
      </w:r>
      <w:r w:rsidRPr="00535271">
        <w:t xml:space="preserve">, </w:t>
      </w:r>
      <w:r w:rsidR="00AC4C7E" w:rsidRPr="00535271">
        <w:rPr>
          <w:rFonts w:hint="eastAsia"/>
        </w:rPr>
        <w:t>저작권</w:t>
      </w:r>
      <w:r w:rsidR="00AC4C7E" w:rsidRPr="00535271">
        <w:rPr>
          <w:rFonts w:hint="eastAsia"/>
        </w:rPr>
        <w:t xml:space="preserve"> </w:t>
      </w:r>
      <w:r w:rsidR="00AC4C7E" w:rsidRPr="00535271">
        <w:rPr>
          <w:rFonts w:hint="eastAsia"/>
        </w:rPr>
        <w:t>정책</w:t>
      </w:r>
      <w:r w:rsidR="00AC4C7E" w:rsidRPr="00535271">
        <w:rPr>
          <w:rFonts w:hint="eastAsia"/>
        </w:rPr>
        <w:t xml:space="preserve"> </w:t>
      </w:r>
      <w:r w:rsidR="00AC4C7E" w:rsidRPr="00535271">
        <w:rPr>
          <w:rFonts w:hint="eastAsia"/>
        </w:rPr>
        <w:t>시행</w:t>
      </w:r>
      <w:r w:rsidR="00AC4C7E" w:rsidRPr="00535271">
        <w:rPr>
          <w:rFonts w:hint="eastAsia"/>
        </w:rPr>
        <w:t xml:space="preserve"> </w:t>
      </w:r>
      <w:r w:rsidRPr="00535271">
        <w:t>담당자</w:t>
      </w:r>
      <w:r w:rsidRPr="00535271">
        <w:t xml:space="preserve"> </w:t>
      </w:r>
      <w:r w:rsidRPr="00535271">
        <w:t>지정</w:t>
      </w:r>
      <w:r w:rsidRPr="00535271">
        <w:t xml:space="preserve"> </w:t>
      </w:r>
      <w:r w:rsidRPr="00535271">
        <w:t>및</w:t>
      </w:r>
      <w:r w:rsidRPr="00535271">
        <w:t xml:space="preserve"> </w:t>
      </w:r>
      <w:r w:rsidRPr="00535271">
        <w:t>정책</w:t>
      </w:r>
      <w:r w:rsidRPr="00535271">
        <w:t xml:space="preserve"> </w:t>
      </w:r>
      <w:r w:rsidRPr="00535271">
        <w:t>공개</w:t>
      </w:r>
      <w:r w:rsidRPr="00535271">
        <w:t xml:space="preserve"> </w:t>
      </w:r>
      <w:r w:rsidRPr="00535271">
        <w:t>권장</w:t>
      </w:r>
      <w:r w:rsidR="00AC4C7E" w:rsidRPr="00535271">
        <w:rPr>
          <w:rFonts w:hint="eastAsia"/>
        </w:rPr>
        <w:t>(</w:t>
      </w:r>
      <w:r w:rsidR="00AC4C7E" w:rsidRPr="00535271">
        <w:t>Measure 1.1)</w:t>
      </w:r>
    </w:p>
    <w:p w14:paraId="3625E4DB" w14:textId="20713BB3" w:rsidR="00AC4C7E" w:rsidRPr="00535271" w:rsidRDefault="00AC4C7E" w:rsidP="00AC4C7E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데이터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취득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요건</w:t>
      </w:r>
      <w:r w:rsidRPr="00535271">
        <w:rPr>
          <w:b/>
        </w:rPr>
        <w:t>)</w:t>
      </w:r>
      <w:r w:rsidRPr="00535271">
        <w:t xml:space="preserve"> </w:t>
      </w:r>
      <w:r w:rsidRPr="00535271">
        <w:rPr>
          <w:rFonts w:hint="eastAsia"/>
        </w:rPr>
        <w:t>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크롤링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</w:t>
      </w:r>
      <w:r w:rsidRPr="00535271">
        <w:t xml:space="preserve"> </w:t>
      </w:r>
      <w:r w:rsidRPr="00535271">
        <w:rPr>
          <w:rFonts w:hint="eastAsia"/>
        </w:rPr>
        <w:t>합법적으로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접근가능한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데이터만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수집</w:t>
      </w:r>
      <w:r w:rsidR="00980E28" w:rsidRPr="00535271">
        <w:rPr>
          <w:rFonts w:hint="eastAsia"/>
        </w:rPr>
        <w:t>(</w:t>
      </w:r>
      <w:r w:rsidR="008D0959" w:rsidRPr="00535271">
        <w:rPr>
          <w:rFonts w:hint="eastAsia"/>
        </w:rPr>
        <w:t>접근</w:t>
      </w:r>
      <w:r w:rsidR="008D0959" w:rsidRPr="00535271">
        <w:rPr>
          <w:rFonts w:hint="eastAsia"/>
        </w:rPr>
        <w:t xml:space="preserve"> </w:t>
      </w:r>
      <w:r w:rsidR="008D0959" w:rsidRPr="00535271">
        <w:rPr>
          <w:rFonts w:hint="eastAsia"/>
        </w:rPr>
        <w:t>금지를</w:t>
      </w:r>
      <w:r w:rsidR="008D0959" w:rsidRPr="00535271">
        <w:rPr>
          <w:rFonts w:hint="eastAsia"/>
        </w:rPr>
        <w:t xml:space="preserve"> </w:t>
      </w:r>
      <w:r w:rsidR="008D0959" w:rsidRPr="00535271">
        <w:rPr>
          <w:rFonts w:hint="eastAsia"/>
        </w:rPr>
        <w:t>위한</w:t>
      </w:r>
      <w:r w:rsidR="008D0959" w:rsidRPr="00535271">
        <w:rPr>
          <w:rFonts w:hint="eastAsia"/>
        </w:rPr>
        <w:t xml:space="preserve"> </w:t>
      </w:r>
      <w:r w:rsidR="008D0959" w:rsidRPr="00535271">
        <w:rPr>
          <w:rFonts w:hint="eastAsia"/>
        </w:rPr>
        <w:t>기술적</w:t>
      </w:r>
      <w:r w:rsidR="008D0959" w:rsidRPr="00535271">
        <w:rPr>
          <w:rFonts w:hint="eastAsia"/>
        </w:rPr>
        <w:t xml:space="preserve"> </w:t>
      </w:r>
      <w:r w:rsidR="008D0959" w:rsidRPr="00535271">
        <w:rPr>
          <w:rFonts w:hint="eastAsia"/>
        </w:rPr>
        <w:t>조치의</w:t>
      </w:r>
      <w:r w:rsidR="008D0959" w:rsidRPr="00535271">
        <w:rPr>
          <w:rFonts w:hint="eastAsia"/>
        </w:rPr>
        <w:t xml:space="preserve"> </w:t>
      </w:r>
      <w:r w:rsidR="008D0959" w:rsidRPr="00535271">
        <w:rPr>
          <w:rFonts w:hint="eastAsia"/>
        </w:rPr>
        <w:t>우회</w:t>
      </w:r>
      <w:r w:rsidR="008D0959" w:rsidRPr="00535271">
        <w:rPr>
          <w:rFonts w:hint="eastAsia"/>
        </w:rPr>
        <w:t xml:space="preserve"> </w:t>
      </w:r>
      <w:r w:rsidR="008D0959" w:rsidRPr="00535271">
        <w:rPr>
          <w:rFonts w:hint="eastAsia"/>
        </w:rPr>
        <w:t>금지</w:t>
      </w:r>
      <w:r w:rsidR="00980E28" w:rsidRPr="00535271">
        <w:rPr>
          <w:rFonts w:hint="eastAsia"/>
        </w:rPr>
        <w:t>)</w:t>
      </w:r>
      <w:r w:rsidR="008D0959" w:rsidRPr="00535271">
        <w:rPr>
          <w:rFonts w:hint="eastAsia"/>
        </w:rPr>
        <w:t>,</w:t>
      </w:r>
      <w:r w:rsidR="008D0959" w:rsidRPr="00535271">
        <w:t xml:space="preserve"> </w:t>
      </w:r>
      <w:r w:rsidRPr="00535271">
        <w:rPr>
          <w:rFonts w:hint="eastAsia"/>
        </w:rPr>
        <w:t>저작권을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침해하는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것으로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인정되는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불법사이트는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배제</w:t>
      </w:r>
      <w:r w:rsidRPr="00535271">
        <w:rPr>
          <w:rFonts w:hint="eastAsia"/>
        </w:rPr>
        <w:t>(</w:t>
      </w:r>
      <w:r w:rsidRPr="00535271">
        <w:t>Measure 1.2)</w:t>
      </w:r>
    </w:p>
    <w:p w14:paraId="08329EBF" w14:textId="3F4D6F4E" w:rsidR="00AC4C7E" w:rsidRPr="00535271" w:rsidRDefault="00AC4C7E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웹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크롤링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시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권리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식별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및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준수</w:t>
      </w:r>
      <w:r w:rsidRPr="00535271">
        <w:rPr>
          <w:b/>
        </w:rPr>
        <w:t>)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크롤러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권리보호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공개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의무</w:t>
      </w:r>
      <w:r w:rsidRPr="00535271">
        <w:rPr>
          <w:rFonts w:hint="eastAsia"/>
        </w:rPr>
        <w:t xml:space="preserve">, </w:t>
      </w:r>
      <w:r w:rsidR="003D07E7" w:rsidRPr="00535271">
        <w:t>Robot Exclusion Protocol(</w:t>
      </w:r>
      <w:r w:rsidRPr="00535271">
        <w:rPr>
          <w:rFonts w:hint="eastAsia"/>
        </w:rPr>
        <w:t>robots.txt</w:t>
      </w:r>
      <w:r w:rsidR="003D07E7" w:rsidRPr="00535271">
        <w:t>)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권리보호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수단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최신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표준</w:t>
      </w:r>
      <w:r w:rsidRPr="00535271">
        <w:rPr>
          <w:rFonts w:hint="eastAsia"/>
        </w:rPr>
        <w:t xml:space="preserve">) </w:t>
      </w:r>
      <w:r w:rsidRPr="00535271">
        <w:rPr>
          <w:rFonts w:hint="eastAsia"/>
        </w:rPr>
        <w:t>엄수</w:t>
      </w:r>
      <w:r w:rsidRPr="00535271">
        <w:rPr>
          <w:rFonts w:hint="eastAsia"/>
        </w:rPr>
        <w:t>(</w:t>
      </w:r>
      <w:r w:rsidRPr="00535271">
        <w:t>Measure 1.3)</w:t>
      </w:r>
    </w:p>
    <w:p w14:paraId="30CA1B79" w14:textId="7F516AB5" w:rsidR="00AC4C7E" w:rsidRPr="00535271" w:rsidRDefault="00AC4C7E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저작권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침해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리스크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완화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="005764D2" w:rsidRPr="00535271">
        <w:t>GPAI</w:t>
      </w:r>
      <w:r w:rsidR="005764D2" w:rsidRPr="00535271">
        <w:rPr>
          <w:rFonts w:hint="eastAsia"/>
        </w:rPr>
        <w:t>가</w:t>
      </w:r>
      <w:r w:rsidR="005764D2" w:rsidRPr="00535271">
        <w:t xml:space="preserve"> </w:t>
      </w:r>
      <w:r w:rsidR="005764D2" w:rsidRPr="00535271">
        <w:rPr>
          <w:rFonts w:hint="eastAsia"/>
        </w:rPr>
        <w:t>통합된</w:t>
      </w:r>
      <w:r w:rsidR="005764D2" w:rsidRPr="00535271">
        <w:t xml:space="preserve"> </w:t>
      </w:r>
      <w:r w:rsidR="005764D2" w:rsidRPr="00535271">
        <w:rPr>
          <w:rFonts w:hint="eastAsia"/>
        </w:rPr>
        <w:t>하위</w:t>
      </w:r>
      <w:r w:rsidR="005764D2" w:rsidRPr="00535271">
        <w:t xml:space="preserve"> AI </w:t>
      </w:r>
      <w:r w:rsidR="005764D2" w:rsidRPr="00535271">
        <w:rPr>
          <w:rFonts w:hint="eastAsia"/>
        </w:rPr>
        <w:t>시스템의</w:t>
      </w:r>
      <w:r w:rsidR="005764D2" w:rsidRPr="00535271">
        <w:t xml:space="preserve"> </w:t>
      </w:r>
      <w:r w:rsidR="005764D2" w:rsidRPr="00535271">
        <w:rPr>
          <w:rFonts w:hint="eastAsia"/>
        </w:rPr>
        <w:t>저작권</w:t>
      </w:r>
      <w:r w:rsidR="005764D2" w:rsidRPr="00535271">
        <w:t xml:space="preserve"> </w:t>
      </w:r>
      <w:r w:rsidR="005764D2" w:rsidRPr="00535271">
        <w:rPr>
          <w:rFonts w:hint="eastAsia"/>
        </w:rPr>
        <w:t>침해를</w:t>
      </w:r>
      <w:r w:rsidR="005764D2" w:rsidRPr="00535271">
        <w:t xml:space="preserve"> </w:t>
      </w:r>
      <w:r w:rsidR="005764D2" w:rsidRPr="00535271">
        <w:rPr>
          <w:rFonts w:hint="eastAsia"/>
        </w:rPr>
        <w:t>방지하기</w:t>
      </w:r>
      <w:r w:rsidR="005764D2" w:rsidRPr="00535271">
        <w:t xml:space="preserve"> </w:t>
      </w:r>
      <w:r w:rsidR="005764D2" w:rsidRPr="00535271">
        <w:rPr>
          <w:rFonts w:hint="eastAsia"/>
        </w:rPr>
        <w:t>위해</w:t>
      </w:r>
      <w:r w:rsidR="005764D2" w:rsidRPr="00535271">
        <w:t xml:space="preserve"> </w:t>
      </w:r>
      <w:r w:rsidRPr="00535271">
        <w:rPr>
          <w:rFonts w:hint="eastAsia"/>
        </w:rPr>
        <w:t>기술적</w:t>
      </w:r>
      <w:r w:rsidRPr="00535271">
        <w:t>/</w:t>
      </w:r>
      <w:r w:rsidRPr="00535271">
        <w:rPr>
          <w:rFonts w:hint="eastAsia"/>
        </w:rPr>
        <w:t>정책적</w:t>
      </w:r>
      <w:r w:rsidRPr="00535271">
        <w:t xml:space="preserve"> </w:t>
      </w:r>
      <w:r w:rsidRPr="00535271">
        <w:rPr>
          <w:rFonts w:hint="eastAsia"/>
        </w:rPr>
        <w:t>조치</w:t>
      </w:r>
      <w:r w:rsidRPr="00535271">
        <w:t xml:space="preserve"> </w:t>
      </w:r>
      <w:r w:rsidRPr="00535271">
        <w:rPr>
          <w:rFonts w:hint="eastAsia"/>
        </w:rPr>
        <w:t>병행</w:t>
      </w:r>
      <w:r w:rsidRPr="00535271">
        <w:t>(</w:t>
      </w:r>
      <w:r w:rsidR="001B184B" w:rsidRPr="00535271">
        <w:rPr>
          <w:rFonts w:hint="eastAsia"/>
        </w:rPr>
        <w:t>저작권을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침해하는</w:t>
      </w:r>
      <w:r w:rsidR="001B184B" w:rsidRPr="00535271">
        <w:rPr>
          <w:rFonts w:hint="eastAsia"/>
        </w:rPr>
        <w:t xml:space="preserve"> </w:t>
      </w:r>
      <w:r w:rsidRPr="00535271">
        <w:rPr>
          <w:rFonts w:hint="eastAsia"/>
        </w:rPr>
        <w:t>생성</w:t>
      </w:r>
      <w:r w:rsidR="001B184B" w:rsidRPr="00535271">
        <w:rPr>
          <w:rFonts w:hint="eastAsia"/>
        </w:rPr>
        <w:t xml:space="preserve"> </w:t>
      </w:r>
      <w:r w:rsidRPr="00535271">
        <w:rPr>
          <w:rFonts w:hint="eastAsia"/>
        </w:rPr>
        <w:t>결과</w:t>
      </w:r>
      <w:r w:rsidRPr="00535271">
        <w:t xml:space="preserve"> </w:t>
      </w:r>
      <w:r w:rsidRPr="00535271">
        <w:rPr>
          <w:rFonts w:hint="eastAsia"/>
        </w:rPr>
        <w:t>차단</w:t>
      </w:r>
      <w:r w:rsidR="001B184B" w:rsidRPr="00535271">
        <w:rPr>
          <w:rFonts w:hint="eastAsia"/>
        </w:rPr>
        <w:t>을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위한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기술적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조치</w:t>
      </w:r>
      <w:r w:rsidR="001B184B" w:rsidRPr="00535271">
        <w:rPr>
          <w:rFonts w:hint="eastAsia"/>
        </w:rPr>
        <w:t>,</w:t>
      </w:r>
      <w:r w:rsidR="001B184B" w:rsidRPr="00535271">
        <w:t xml:space="preserve"> AI </w:t>
      </w:r>
      <w:r w:rsidR="001B184B" w:rsidRPr="00535271">
        <w:rPr>
          <w:rFonts w:hint="eastAsia"/>
        </w:rPr>
        <w:t>이용정책</w:t>
      </w:r>
      <w:r w:rsidR="001B184B" w:rsidRPr="00535271">
        <w:rPr>
          <w:rFonts w:hint="eastAsia"/>
        </w:rPr>
        <w:t xml:space="preserve">, </w:t>
      </w:r>
      <w:r w:rsidR="001B184B" w:rsidRPr="00535271">
        <w:rPr>
          <w:rFonts w:hint="eastAsia"/>
        </w:rPr>
        <w:t>이용약관</w:t>
      </w:r>
      <w:r w:rsidR="001B184B" w:rsidRPr="00535271">
        <w:t xml:space="preserve"> </w:t>
      </w:r>
      <w:r w:rsidRPr="00535271">
        <w:rPr>
          <w:rFonts w:hint="eastAsia"/>
        </w:rPr>
        <w:t>등</w:t>
      </w:r>
      <w:r w:rsidR="001B184B" w:rsidRPr="00535271">
        <w:rPr>
          <w:rFonts w:hint="eastAsia"/>
        </w:rPr>
        <w:t>에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관련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내용</w:t>
      </w:r>
      <w:r w:rsidR="001B184B" w:rsidRPr="00535271">
        <w:rPr>
          <w:rFonts w:hint="eastAsia"/>
        </w:rPr>
        <w:t xml:space="preserve"> </w:t>
      </w:r>
      <w:r w:rsidR="001B184B" w:rsidRPr="00535271">
        <w:rPr>
          <w:rFonts w:hint="eastAsia"/>
        </w:rPr>
        <w:t>반영</w:t>
      </w:r>
      <w:r w:rsidRPr="00535271">
        <w:t>)(Measure 1.4)</w:t>
      </w:r>
    </w:p>
    <w:p w14:paraId="5F1B329D" w14:textId="01576931" w:rsidR="00B821CC" w:rsidRPr="00535271" w:rsidRDefault="00B821CC" w:rsidP="00451A4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</w:pPr>
      <w:r w:rsidRPr="00535271">
        <w:rPr>
          <w:rFonts w:hint="eastAsia"/>
        </w:rPr>
        <w:t>권리자</w:t>
      </w:r>
      <w:r w:rsidR="00145AE6" w:rsidRPr="00535271">
        <w:rPr>
          <w:rFonts w:hint="eastAsia"/>
        </w:rPr>
        <w:t>와의</w:t>
      </w:r>
      <w:r w:rsidR="00145AE6" w:rsidRPr="00535271">
        <w:rPr>
          <w:rFonts w:hint="eastAsia"/>
        </w:rPr>
        <w:t xml:space="preserve"> </w:t>
      </w:r>
      <w:r w:rsidR="00145AE6" w:rsidRPr="00535271">
        <w:rPr>
          <w:rFonts w:hint="eastAsia"/>
        </w:rPr>
        <w:t>소통창구</w:t>
      </w:r>
      <w:r w:rsidR="00145AE6" w:rsidRPr="00535271">
        <w:rPr>
          <w:rFonts w:hint="eastAsia"/>
        </w:rPr>
        <w:t>(</w:t>
      </w:r>
      <w:r w:rsidR="00145AE6" w:rsidRPr="00535271">
        <w:t xml:space="preserve">point of contact) </w:t>
      </w:r>
      <w:r w:rsidR="00145AE6" w:rsidRPr="00535271">
        <w:rPr>
          <w:rFonts w:hint="eastAsia"/>
        </w:rPr>
        <w:t>확보</w:t>
      </w:r>
      <w:r w:rsidR="00145AE6" w:rsidRPr="00535271">
        <w:rPr>
          <w:rFonts w:hint="eastAsia"/>
        </w:rPr>
        <w:t xml:space="preserve"> </w:t>
      </w:r>
      <w:r w:rsidR="00145AE6" w:rsidRPr="00535271">
        <w:rPr>
          <w:rFonts w:hint="eastAsia"/>
        </w:rPr>
        <w:t>및</w:t>
      </w:r>
      <w:r w:rsidR="00145AE6" w:rsidRPr="00535271">
        <w:rPr>
          <w:rFonts w:hint="eastAsia"/>
        </w:rPr>
        <w:t xml:space="preserve"> </w:t>
      </w:r>
      <w:r w:rsidRPr="00535271">
        <w:rPr>
          <w:rFonts w:hint="eastAsia"/>
        </w:rPr>
        <w:t>이의제기</w:t>
      </w:r>
      <w:r w:rsidRPr="00535271">
        <w:t xml:space="preserve"> </w:t>
      </w:r>
      <w:r w:rsidRPr="00535271">
        <w:rPr>
          <w:rFonts w:hint="eastAsia"/>
        </w:rPr>
        <w:t>접수</w:t>
      </w:r>
      <w:r w:rsidR="00145AE6" w:rsidRPr="00535271">
        <w:rPr>
          <w:rFonts w:hint="eastAsia"/>
        </w:rPr>
        <w:t xml:space="preserve"> </w:t>
      </w:r>
      <w:r w:rsidR="00145AE6" w:rsidRPr="00535271">
        <w:rPr>
          <w:rFonts w:hint="eastAsia"/>
        </w:rPr>
        <w:t>등</w:t>
      </w:r>
      <w:r w:rsidRPr="00535271">
        <w:t xml:space="preserve"> </w:t>
      </w:r>
      <w:r w:rsidRPr="00535271">
        <w:rPr>
          <w:rFonts w:hint="eastAsia"/>
        </w:rPr>
        <w:t>신속</w:t>
      </w:r>
      <w:r w:rsidRPr="00535271">
        <w:t xml:space="preserve"> </w:t>
      </w:r>
      <w:r w:rsidRPr="00535271">
        <w:rPr>
          <w:rFonts w:hint="eastAsia"/>
        </w:rPr>
        <w:t>대응</w:t>
      </w:r>
      <w:r w:rsidRPr="00535271">
        <w:t xml:space="preserve"> </w:t>
      </w:r>
      <w:r w:rsidRPr="00535271">
        <w:rPr>
          <w:rFonts w:hint="eastAsia"/>
        </w:rPr>
        <w:t>시스템</w:t>
      </w:r>
      <w:r w:rsidRPr="00535271">
        <w:t xml:space="preserve"> </w:t>
      </w:r>
      <w:r w:rsidRPr="00535271">
        <w:rPr>
          <w:rFonts w:hint="eastAsia"/>
        </w:rPr>
        <w:t>구축</w:t>
      </w:r>
      <w:r w:rsidRPr="00535271">
        <w:rPr>
          <w:rFonts w:hint="eastAsia"/>
        </w:rPr>
        <w:t>(</w:t>
      </w:r>
      <w:r w:rsidRPr="00535271">
        <w:t>Measure 1.5)</w:t>
      </w:r>
    </w:p>
    <w:p w14:paraId="20AF77AE" w14:textId="77777777" w:rsidR="00B821CC" w:rsidRPr="00535271" w:rsidRDefault="00B821CC" w:rsidP="00451A41">
      <w:pPr>
        <w:pStyle w:val="a0"/>
        <w:numPr>
          <w:ilvl w:val="0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안전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및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보안</w:t>
      </w:r>
      <w:r w:rsidRPr="00535271">
        <w:rPr>
          <w:b/>
        </w:rPr>
        <w:t xml:space="preserve">(Safety&amp;Security) </w:t>
      </w:r>
      <w:r w:rsidRPr="00535271">
        <w:rPr>
          <w:rFonts w:hint="eastAsia"/>
          <w:b/>
        </w:rPr>
        <w:t>챕터</w:t>
      </w:r>
    </w:p>
    <w:p w14:paraId="06192572" w14:textId="4EE59617" w:rsidR="00B821CC" w:rsidRPr="00535271" w:rsidRDefault="00EC5BC1" w:rsidP="00451A4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프레임워크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수립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및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관리</w:t>
      </w:r>
      <w:r w:rsidRPr="00535271">
        <w:rPr>
          <w:rFonts w:hint="eastAsia"/>
          <w:b/>
        </w:rPr>
        <w:t xml:space="preserve"> (Measures 1.1~1.4)</w:t>
      </w:r>
    </w:p>
    <w:p w14:paraId="1B05BB86" w14:textId="6BCEF4E0" w:rsidR="00EC5BC1" w:rsidRPr="00535271" w:rsidRDefault="00EC5BC1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</w:pPr>
      <w:r w:rsidRPr="00535271">
        <w:rPr>
          <w:rFonts w:hint="eastAsia"/>
        </w:rPr>
        <w:t>모델별</w:t>
      </w:r>
      <w:r w:rsidRPr="00535271">
        <w:t xml:space="preserve"> </w:t>
      </w:r>
      <w:r w:rsidRPr="00535271">
        <w:rPr>
          <w:rFonts w:hint="eastAsia"/>
        </w:rPr>
        <w:t>시스템적</w:t>
      </w:r>
      <w:r w:rsidRPr="00535271">
        <w:t xml:space="preserve"> </w:t>
      </w:r>
      <w:r w:rsidRPr="00535271">
        <w:rPr>
          <w:rFonts w:hint="eastAsia"/>
        </w:rPr>
        <w:t>위험</w:t>
      </w:r>
      <w:r w:rsidRPr="00535271">
        <w:t xml:space="preserve"> </w:t>
      </w:r>
      <w:r w:rsidRPr="00535271">
        <w:rPr>
          <w:rFonts w:hint="eastAsia"/>
        </w:rPr>
        <w:t>관리</w:t>
      </w:r>
      <w:r w:rsidRPr="00535271">
        <w:t xml:space="preserve"> </w:t>
      </w:r>
      <w:r w:rsidRPr="00535271">
        <w:rPr>
          <w:rFonts w:hint="eastAsia"/>
        </w:rPr>
        <w:t>프로세스와</w:t>
      </w:r>
      <w:r w:rsidRPr="00535271">
        <w:t xml:space="preserve"> </w:t>
      </w:r>
      <w:r w:rsidRPr="00535271">
        <w:rPr>
          <w:rFonts w:hint="eastAsia"/>
        </w:rPr>
        <w:t>실제</w:t>
      </w:r>
      <w:r w:rsidRPr="00535271">
        <w:t xml:space="preserve"> </w:t>
      </w:r>
      <w:r w:rsidRPr="00535271">
        <w:rPr>
          <w:rFonts w:hint="eastAsia"/>
        </w:rPr>
        <w:t>이행수단</w:t>
      </w:r>
      <w:r w:rsidRPr="00535271">
        <w:t xml:space="preserve"> </w:t>
      </w:r>
      <w:r w:rsidRPr="00535271">
        <w:rPr>
          <w:rFonts w:hint="eastAsia"/>
        </w:rPr>
        <w:t>문서화하는</w:t>
      </w:r>
      <w:r w:rsidRPr="00535271">
        <w:t xml:space="preserve"> </w:t>
      </w:r>
      <w:r w:rsidRPr="00535271">
        <w:rPr>
          <w:rFonts w:hint="eastAsia"/>
        </w:rPr>
        <w:t>프레임워크</w:t>
      </w:r>
      <w:r w:rsidRPr="00535271">
        <w:t xml:space="preserve"> </w:t>
      </w:r>
      <w:r w:rsidRPr="00535271">
        <w:rPr>
          <w:rFonts w:hint="eastAsia"/>
        </w:rPr>
        <w:t>수립</w:t>
      </w:r>
      <w:r w:rsidRPr="00535271">
        <w:t xml:space="preserve">, </w:t>
      </w:r>
      <w:r w:rsidRPr="00535271">
        <w:rPr>
          <w:rFonts w:hint="eastAsia"/>
        </w:rPr>
        <w:t>모델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생명주기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내내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간이평가</w:t>
      </w:r>
      <w:r w:rsidRPr="00535271">
        <w:rPr>
          <w:rFonts w:hint="eastAsia"/>
        </w:rPr>
        <w:t xml:space="preserve">(lighter-touch evaluations)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위험평가</w:t>
      </w:r>
      <w:r w:rsidRPr="00535271">
        <w:t>∙</w:t>
      </w:r>
      <w:r w:rsidRPr="00535271">
        <w:rPr>
          <w:rFonts w:hint="eastAsia"/>
        </w:rPr>
        <w:t>완화</w:t>
      </w:r>
      <w:r w:rsidRPr="00535271">
        <w:rPr>
          <w:rFonts w:hint="eastAsia"/>
        </w:rPr>
        <w:t xml:space="preserve">(full systemic assessment) </w:t>
      </w:r>
      <w:r w:rsidRPr="00535271">
        <w:rPr>
          <w:rFonts w:hint="eastAsia"/>
        </w:rPr>
        <w:t>반복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실행</w:t>
      </w:r>
      <w:r w:rsidRPr="00535271">
        <w:t xml:space="preserve"> </w:t>
      </w:r>
      <w:r w:rsidRPr="00535271">
        <w:rPr>
          <w:rFonts w:hint="eastAsia"/>
        </w:rPr>
        <w:t>등</w:t>
      </w:r>
    </w:p>
    <w:p w14:paraId="79F9BDB6" w14:textId="48CC0C79" w:rsidR="00EC5BC1" w:rsidRPr="00535271" w:rsidRDefault="00EC5BC1" w:rsidP="00EC5BC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시스템적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위험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평가</w:t>
      </w:r>
      <w:r w:rsidRPr="00535271">
        <w:rPr>
          <w:rFonts w:hint="eastAsia"/>
          <w:b/>
        </w:rPr>
        <w:t>(Measures 2.1~4.2)</w:t>
      </w:r>
    </w:p>
    <w:p w14:paraId="49070932" w14:textId="77777777" w:rsidR="00EC5BC1" w:rsidRPr="00535271" w:rsidRDefault="00EC5BC1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(</w:t>
      </w:r>
      <w:r w:rsidRPr="00535271">
        <w:rPr>
          <w:rFonts w:hint="eastAsia"/>
          <w:b/>
        </w:rPr>
        <w:t>위험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식별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Pr="00535271">
        <w:rPr>
          <w:rFonts w:hint="eastAsia"/>
        </w:rPr>
        <w:t>유형별</w:t>
      </w:r>
      <w:r w:rsidRPr="00535271">
        <w:t xml:space="preserve"> </w:t>
      </w:r>
      <w:r w:rsidRPr="00535271">
        <w:rPr>
          <w:rFonts w:hint="eastAsia"/>
        </w:rPr>
        <w:t>위험</w:t>
      </w:r>
      <w:r w:rsidRPr="00535271">
        <w:t>(</w:t>
      </w:r>
      <w:r w:rsidRPr="00535271">
        <w:rPr>
          <w:rFonts w:hint="eastAsia"/>
        </w:rPr>
        <w:t>건강</w:t>
      </w:r>
      <w:r w:rsidRPr="00535271">
        <w:t xml:space="preserve">, </w:t>
      </w:r>
      <w:r w:rsidRPr="00535271">
        <w:rPr>
          <w:rFonts w:hint="eastAsia"/>
        </w:rPr>
        <w:t>안전</w:t>
      </w:r>
      <w:r w:rsidRPr="00535271">
        <w:t xml:space="preserve">, </w:t>
      </w:r>
      <w:r w:rsidRPr="00535271">
        <w:rPr>
          <w:rFonts w:hint="eastAsia"/>
        </w:rPr>
        <w:t>보안</w:t>
      </w:r>
      <w:r w:rsidRPr="00535271">
        <w:t xml:space="preserve">, </w:t>
      </w:r>
      <w:r w:rsidRPr="00535271">
        <w:rPr>
          <w:rFonts w:hint="eastAsia"/>
        </w:rPr>
        <w:t>기본권</w:t>
      </w:r>
      <w:r w:rsidRPr="00535271">
        <w:t xml:space="preserve">, </w:t>
      </w:r>
      <w:r w:rsidRPr="00535271">
        <w:rPr>
          <w:rFonts w:hint="eastAsia"/>
        </w:rPr>
        <w:t>사회적</w:t>
      </w:r>
      <w:r w:rsidRPr="00535271">
        <w:t xml:space="preserve"> </w:t>
      </w:r>
      <w:r w:rsidRPr="00535271">
        <w:rPr>
          <w:rFonts w:hint="eastAsia"/>
        </w:rPr>
        <w:t>위험</w:t>
      </w:r>
      <w:r w:rsidRPr="00535271">
        <w:t xml:space="preserve"> </w:t>
      </w:r>
      <w:r w:rsidRPr="00535271">
        <w:rPr>
          <w:rFonts w:hint="eastAsia"/>
        </w:rPr>
        <w:t>등</w:t>
      </w:r>
      <w:r w:rsidRPr="00535271">
        <w:t xml:space="preserve">) </w:t>
      </w:r>
      <w:r w:rsidRPr="00535271">
        <w:rPr>
          <w:rFonts w:hint="eastAsia"/>
        </w:rPr>
        <w:t>체계적</w:t>
      </w:r>
      <w:r w:rsidRPr="00535271">
        <w:t xml:space="preserve"> </w:t>
      </w:r>
      <w:r w:rsidRPr="00535271">
        <w:rPr>
          <w:rFonts w:hint="eastAsia"/>
        </w:rPr>
        <w:t>분류</w:t>
      </w:r>
      <w:r w:rsidRPr="00535271">
        <w:t xml:space="preserve">, </w:t>
      </w:r>
      <w:r w:rsidRPr="00535271">
        <w:rPr>
          <w:rFonts w:hint="eastAsia"/>
        </w:rPr>
        <w:t>실제</w:t>
      </w:r>
      <w:r w:rsidRPr="00535271">
        <w:rPr>
          <w:rFonts w:hint="eastAsia"/>
        </w:rPr>
        <w:t>/</w:t>
      </w:r>
      <w:r w:rsidRPr="00535271">
        <w:rPr>
          <w:rFonts w:hint="eastAsia"/>
        </w:rPr>
        <w:t>예상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시나리오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작성을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발생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경로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영향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분석</w:t>
      </w:r>
    </w:p>
    <w:p w14:paraId="45A742A5" w14:textId="77777777" w:rsidR="000A35A6" w:rsidRPr="00535271" w:rsidRDefault="00EC5BC1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b/>
        </w:rPr>
        <w:t>(</w:t>
      </w:r>
      <w:r w:rsidRPr="00535271">
        <w:rPr>
          <w:rFonts w:hint="eastAsia"/>
          <w:b/>
        </w:rPr>
        <w:t>위험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분석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Pr="00535271">
        <w:rPr>
          <w:rFonts w:hint="eastAsia"/>
        </w:rPr>
        <w:t>정량</w:t>
      </w:r>
      <w:r w:rsidRPr="00535271">
        <w:t>/</w:t>
      </w:r>
      <w:r w:rsidRPr="00535271">
        <w:rPr>
          <w:rFonts w:hint="eastAsia"/>
        </w:rPr>
        <w:t>정성적</w:t>
      </w:r>
      <w:r w:rsidRPr="00535271">
        <w:t xml:space="preserve"> </w:t>
      </w:r>
      <w:r w:rsidRPr="00535271">
        <w:rPr>
          <w:rFonts w:hint="eastAsia"/>
        </w:rPr>
        <w:t>위험</w:t>
      </w:r>
      <w:r w:rsidRPr="00535271">
        <w:t xml:space="preserve"> </w:t>
      </w:r>
      <w:r w:rsidRPr="00535271">
        <w:rPr>
          <w:rFonts w:hint="eastAsia"/>
        </w:rPr>
        <w:t>추정</w:t>
      </w:r>
      <w:r w:rsidRPr="00535271">
        <w:t>(</w:t>
      </w:r>
      <w:r w:rsidRPr="00535271">
        <w:rPr>
          <w:rFonts w:hint="eastAsia"/>
        </w:rPr>
        <w:t>확률</w:t>
      </w:r>
      <w:r w:rsidRPr="00535271">
        <w:t xml:space="preserve">, </w:t>
      </w:r>
      <w:r w:rsidRPr="00535271">
        <w:rPr>
          <w:rFonts w:hint="eastAsia"/>
        </w:rPr>
        <w:t>손실값</w:t>
      </w:r>
      <w:r w:rsidRPr="00535271">
        <w:t xml:space="preserve">, </w:t>
      </w:r>
      <w:r w:rsidRPr="00535271">
        <w:rPr>
          <w:rFonts w:hint="eastAsia"/>
        </w:rPr>
        <w:t>영향강도</w:t>
      </w:r>
      <w:r w:rsidRPr="00535271">
        <w:t xml:space="preserve"> </w:t>
      </w:r>
      <w:r w:rsidRPr="00535271">
        <w:rPr>
          <w:rFonts w:hint="eastAsia"/>
        </w:rPr>
        <w:t>등</w:t>
      </w:r>
      <w:r w:rsidRPr="00535271">
        <w:t xml:space="preserve">), </w:t>
      </w:r>
      <w:r w:rsidRPr="00535271">
        <w:rPr>
          <w:rFonts w:hint="eastAsia"/>
        </w:rPr>
        <w:t>모델</w:t>
      </w:r>
      <w:r w:rsidRPr="00535271">
        <w:t xml:space="preserve"> </w:t>
      </w:r>
      <w:r w:rsidRPr="00535271">
        <w:rPr>
          <w:rFonts w:hint="eastAsia"/>
        </w:rPr>
        <w:t>출시</w:t>
      </w:r>
      <w:r w:rsidRPr="00535271">
        <w:t xml:space="preserve"> </w:t>
      </w:r>
      <w:r w:rsidRPr="00535271">
        <w:rPr>
          <w:rFonts w:hint="eastAsia"/>
        </w:rPr>
        <w:t>후에는</w:t>
      </w:r>
      <w:r w:rsidRPr="00535271">
        <w:t xml:space="preserve"> </w:t>
      </w:r>
      <w:r w:rsidRPr="00535271">
        <w:rPr>
          <w:rFonts w:hint="eastAsia"/>
        </w:rPr>
        <w:t>실사용</w:t>
      </w:r>
      <w:r w:rsidRPr="00535271">
        <w:t xml:space="preserve"> </w:t>
      </w:r>
      <w:r w:rsidRPr="00535271">
        <w:rPr>
          <w:rFonts w:hint="eastAsia"/>
        </w:rPr>
        <w:t>데이터</w:t>
      </w:r>
      <w:r w:rsidRPr="00535271">
        <w:t xml:space="preserve">, </w:t>
      </w:r>
      <w:r w:rsidRPr="00535271">
        <w:rPr>
          <w:rFonts w:hint="eastAsia"/>
        </w:rPr>
        <w:t>사고</w:t>
      </w:r>
      <w:r w:rsidRPr="00535271">
        <w:t>/</w:t>
      </w:r>
      <w:r w:rsidRPr="00535271">
        <w:rPr>
          <w:rFonts w:hint="eastAsia"/>
        </w:rPr>
        <w:t>버그바운티</w:t>
      </w:r>
      <w:r w:rsidRPr="00535271">
        <w:t xml:space="preserve">, </w:t>
      </w:r>
      <w:r w:rsidRPr="00535271">
        <w:rPr>
          <w:rFonts w:hint="eastAsia"/>
        </w:rPr>
        <w:t>사용자</w:t>
      </w:r>
      <w:r w:rsidR="000A35A6" w:rsidRPr="00535271">
        <w:t>∙</w:t>
      </w:r>
      <w:r w:rsidRPr="00535271">
        <w:rPr>
          <w:rFonts w:hint="eastAsia"/>
        </w:rPr>
        <w:t>시민사회</w:t>
      </w:r>
      <w:r w:rsidRPr="00535271">
        <w:t>∙</w:t>
      </w:r>
      <w:r w:rsidRPr="00535271">
        <w:rPr>
          <w:rFonts w:hint="eastAsia"/>
        </w:rPr>
        <w:t>시장피드백</w:t>
      </w:r>
      <w:r w:rsidRPr="00535271">
        <w:t xml:space="preserve"> </w:t>
      </w:r>
      <w:r w:rsidRPr="00535271">
        <w:rPr>
          <w:rFonts w:hint="eastAsia"/>
        </w:rPr>
        <w:t>접수</w:t>
      </w:r>
      <w:r w:rsidRPr="00535271">
        <w:t>(</w:t>
      </w:r>
      <w:r w:rsidRPr="00535271">
        <w:rPr>
          <w:rFonts w:hint="eastAsia"/>
        </w:rPr>
        <w:t>익명채널</w:t>
      </w:r>
      <w:r w:rsidRPr="00535271">
        <w:t xml:space="preserve"> </w:t>
      </w:r>
      <w:r w:rsidRPr="00535271">
        <w:rPr>
          <w:rFonts w:hint="eastAsia"/>
        </w:rPr>
        <w:t>등</w:t>
      </w:r>
      <w:r w:rsidRPr="00535271">
        <w:t>)</w:t>
      </w:r>
      <w:r w:rsidRPr="00535271">
        <w:rPr>
          <w:rFonts w:hint="eastAsia"/>
        </w:rPr>
        <w:t>로</w:t>
      </w:r>
      <w:r w:rsidRPr="00535271">
        <w:t xml:space="preserve"> </w:t>
      </w:r>
      <w:r w:rsidRPr="00535271">
        <w:rPr>
          <w:rFonts w:hint="eastAsia"/>
        </w:rPr>
        <w:t>실시간</w:t>
      </w:r>
      <w:r w:rsidRPr="00535271">
        <w:t xml:space="preserve"> </w:t>
      </w:r>
      <w:r w:rsidRPr="00535271">
        <w:rPr>
          <w:rFonts w:hint="eastAsia"/>
        </w:rPr>
        <w:t>모니터링</w:t>
      </w:r>
      <w:r w:rsidRPr="00535271">
        <w:t xml:space="preserve"> </w:t>
      </w:r>
      <w:r w:rsidRPr="00535271">
        <w:rPr>
          <w:rFonts w:hint="eastAsia"/>
        </w:rPr>
        <w:t>의무화</w:t>
      </w:r>
    </w:p>
    <w:p w14:paraId="26C7652C" w14:textId="77777777" w:rsidR="000A35A6" w:rsidRPr="00535271" w:rsidRDefault="000A35A6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</w:pPr>
      <w:r w:rsidRPr="00535271">
        <w:rPr>
          <w:b/>
        </w:rPr>
        <w:t>(</w:t>
      </w:r>
      <w:r w:rsidR="00EC5BC1" w:rsidRPr="00535271">
        <w:rPr>
          <w:rFonts w:hint="eastAsia"/>
          <w:b/>
        </w:rPr>
        <w:t>위험</w:t>
      </w:r>
      <w:r w:rsidR="00EC5BC1" w:rsidRPr="00535271">
        <w:rPr>
          <w:rFonts w:hint="eastAsia"/>
          <w:b/>
        </w:rPr>
        <w:t xml:space="preserve"> </w:t>
      </w:r>
      <w:r w:rsidR="00EC5BC1" w:rsidRPr="00535271">
        <w:rPr>
          <w:rFonts w:hint="eastAsia"/>
          <w:b/>
        </w:rPr>
        <w:t>수용기준</w:t>
      </w:r>
      <w:r w:rsidR="00EC5BC1" w:rsidRPr="00535271">
        <w:rPr>
          <w:rFonts w:hint="eastAsia"/>
          <w:b/>
        </w:rPr>
        <w:t>/</w:t>
      </w:r>
      <w:r w:rsidR="00EC5BC1" w:rsidRPr="00535271">
        <w:rPr>
          <w:rFonts w:hint="eastAsia"/>
          <w:b/>
        </w:rPr>
        <w:t>판단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="00EC5BC1" w:rsidRPr="00535271">
        <w:rPr>
          <w:rFonts w:hint="eastAsia"/>
        </w:rPr>
        <w:t>위험</w:t>
      </w:r>
      <w:r w:rsidR="00EC5BC1" w:rsidRPr="00535271">
        <w:rPr>
          <w:rFonts w:hint="eastAsia"/>
        </w:rPr>
        <w:t xml:space="preserve"> </w:t>
      </w:r>
      <w:r w:rsidR="00EC5BC1" w:rsidRPr="00535271">
        <w:rPr>
          <w:rFonts w:hint="eastAsia"/>
        </w:rPr>
        <w:t>등급</w:t>
      </w:r>
      <w:r w:rsidR="00EC5BC1" w:rsidRPr="00535271">
        <w:rPr>
          <w:rFonts w:hint="eastAsia"/>
        </w:rPr>
        <w:t>(tier)</w:t>
      </w:r>
      <w:r w:rsidR="00EC5BC1" w:rsidRPr="00535271">
        <w:rPr>
          <w:rFonts w:hint="eastAsia"/>
        </w:rPr>
        <w:t>별</w:t>
      </w:r>
      <w:r w:rsidR="00EC5BC1" w:rsidRPr="00535271">
        <w:rPr>
          <w:rFonts w:hint="eastAsia"/>
        </w:rPr>
        <w:t xml:space="preserve"> </w:t>
      </w:r>
      <w:r w:rsidR="00EC5BC1" w:rsidRPr="00535271">
        <w:rPr>
          <w:rFonts w:hint="eastAsia"/>
        </w:rPr>
        <w:t>허용</w:t>
      </w:r>
      <w:r w:rsidR="00EC5BC1" w:rsidRPr="00535271">
        <w:rPr>
          <w:rFonts w:hint="eastAsia"/>
        </w:rPr>
        <w:t>/</w:t>
      </w:r>
      <w:r w:rsidR="00EC5BC1" w:rsidRPr="00535271">
        <w:rPr>
          <w:rFonts w:hint="eastAsia"/>
        </w:rPr>
        <w:t>불허</w:t>
      </w:r>
      <w:r w:rsidR="00EC5BC1" w:rsidRPr="00535271">
        <w:rPr>
          <w:rFonts w:hint="eastAsia"/>
        </w:rPr>
        <w:t xml:space="preserve"> </w:t>
      </w:r>
      <w:r w:rsidR="00EC5BC1" w:rsidRPr="00535271">
        <w:rPr>
          <w:rFonts w:hint="eastAsia"/>
        </w:rPr>
        <w:t>여부</w:t>
      </w:r>
      <w:r w:rsidR="00EC5BC1" w:rsidRPr="00535271">
        <w:rPr>
          <w:rFonts w:hint="eastAsia"/>
        </w:rPr>
        <w:t xml:space="preserve">, </w:t>
      </w:r>
      <w:r w:rsidR="00EC5BC1" w:rsidRPr="00535271">
        <w:rPr>
          <w:rFonts w:hint="eastAsia"/>
        </w:rPr>
        <w:t>측정기준</w:t>
      </w:r>
      <w:r w:rsidR="00EC5BC1" w:rsidRPr="00535271">
        <w:rPr>
          <w:rFonts w:hint="eastAsia"/>
        </w:rPr>
        <w:t xml:space="preserve">, </w:t>
      </w:r>
      <w:r w:rsidR="00EC5BC1" w:rsidRPr="00535271">
        <w:rPr>
          <w:rFonts w:hint="eastAsia"/>
        </w:rPr>
        <w:t>안전마진</w:t>
      </w:r>
      <w:r w:rsidR="00EC5BC1" w:rsidRPr="00535271">
        <w:rPr>
          <w:rFonts w:hint="eastAsia"/>
        </w:rPr>
        <w:t xml:space="preserve"> </w:t>
      </w:r>
      <w:r w:rsidR="00EC5BC1" w:rsidRPr="00535271">
        <w:rPr>
          <w:rFonts w:hint="eastAsia"/>
        </w:rPr>
        <w:t>등</w:t>
      </w:r>
      <w:r w:rsidR="00EC5BC1" w:rsidRPr="00535271">
        <w:rPr>
          <w:rFonts w:hint="eastAsia"/>
        </w:rPr>
        <w:t xml:space="preserve"> </w:t>
      </w:r>
      <w:r w:rsidR="00EC5BC1" w:rsidRPr="00535271">
        <w:rPr>
          <w:rFonts w:hint="eastAsia"/>
        </w:rPr>
        <w:t>명확화</w:t>
      </w:r>
      <w:r w:rsidRPr="00535271">
        <w:rPr>
          <w:rFonts w:hint="eastAsia"/>
        </w:rPr>
        <w:t>.</w:t>
      </w:r>
      <w:r w:rsidRPr="00535271">
        <w:t xml:space="preserve"> </w:t>
      </w:r>
      <w:r w:rsidR="00EC5BC1" w:rsidRPr="00535271">
        <w:rPr>
          <w:rFonts w:hint="eastAsia"/>
        </w:rPr>
        <w:t>수용불가시</w:t>
      </w:r>
      <w:r w:rsidR="00EC5BC1" w:rsidRPr="00535271">
        <w:t xml:space="preserve"> </w:t>
      </w:r>
      <w:r w:rsidR="00EC5BC1" w:rsidRPr="00535271">
        <w:rPr>
          <w:rFonts w:hint="eastAsia"/>
        </w:rPr>
        <w:t>지연</w:t>
      </w:r>
      <w:r w:rsidR="00EC5BC1" w:rsidRPr="00535271">
        <w:t xml:space="preserve">, </w:t>
      </w:r>
      <w:r w:rsidR="00EC5BC1" w:rsidRPr="00535271">
        <w:rPr>
          <w:rFonts w:hint="eastAsia"/>
        </w:rPr>
        <w:t>출하시</w:t>
      </w:r>
      <w:r w:rsidR="00EC5BC1" w:rsidRPr="00535271">
        <w:t xml:space="preserve"> </w:t>
      </w:r>
      <w:r w:rsidR="00EC5BC1" w:rsidRPr="00535271">
        <w:rPr>
          <w:rFonts w:hint="eastAsia"/>
        </w:rPr>
        <w:t>제한</w:t>
      </w:r>
      <w:r w:rsidR="00EC5BC1" w:rsidRPr="00535271">
        <w:t xml:space="preserve">, </w:t>
      </w:r>
      <w:r w:rsidR="00EC5BC1" w:rsidRPr="00535271">
        <w:rPr>
          <w:rFonts w:hint="eastAsia"/>
        </w:rPr>
        <w:t>추가완화</w:t>
      </w:r>
      <w:r w:rsidR="00EC5BC1" w:rsidRPr="00535271">
        <w:t xml:space="preserve"> </w:t>
      </w:r>
      <w:r w:rsidR="00EC5BC1" w:rsidRPr="00535271">
        <w:rPr>
          <w:rFonts w:hint="eastAsia"/>
        </w:rPr>
        <w:t>조치→</w:t>
      </w:r>
      <w:r w:rsidRPr="00535271">
        <w:rPr>
          <w:rFonts w:hint="eastAsia"/>
        </w:rPr>
        <w:t xml:space="preserve"> </w:t>
      </w:r>
      <w:r w:rsidR="00EC5BC1" w:rsidRPr="00535271">
        <w:rPr>
          <w:rFonts w:hint="eastAsia"/>
        </w:rPr>
        <w:t>위험</w:t>
      </w:r>
      <w:r w:rsidR="00EC5BC1" w:rsidRPr="00535271">
        <w:t xml:space="preserve"> </w:t>
      </w:r>
      <w:r w:rsidR="00EC5BC1" w:rsidRPr="00535271">
        <w:rPr>
          <w:rFonts w:hint="eastAsia"/>
        </w:rPr>
        <w:t>재평가</w:t>
      </w:r>
      <w:r w:rsidR="00EC5BC1" w:rsidRPr="00535271">
        <w:t xml:space="preserve"> </w:t>
      </w:r>
      <w:r w:rsidR="00EC5BC1" w:rsidRPr="00535271">
        <w:rPr>
          <w:rFonts w:hint="eastAsia"/>
        </w:rPr>
        <w:t>반복</w:t>
      </w:r>
    </w:p>
    <w:p w14:paraId="73130578" w14:textId="69BEFE02" w:rsidR="000A35A6" w:rsidRPr="00535271" w:rsidRDefault="000A35A6" w:rsidP="000A35A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위험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완화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조치</w:t>
      </w:r>
      <w:r w:rsidRPr="00535271">
        <w:rPr>
          <w:rFonts w:hint="eastAsia"/>
          <w:b/>
        </w:rPr>
        <w:t>(Measures 5.1~6.2)</w:t>
      </w:r>
    </w:p>
    <w:p w14:paraId="66374354" w14:textId="77777777" w:rsidR="000A35A6" w:rsidRPr="00535271" w:rsidRDefault="000A35A6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</w:pPr>
      <w:r w:rsidRPr="00535271">
        <w:rPr>
          <w:rFonts w:hint="eastAsia"/>
          <w:b/>
        </w:rPr>
        <w:t>(</w:t>
      </w:r>
      <w:r w:rsidRPr="00535271">
        <w:rPr>
          <w:rFonts w:hint="eastAsia"/>
          <w:b/>
        </w:rPr>
        <w:t>안전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조치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Pr="00535271">
        <w:rPr>
          <w:rFonts w:hint="eastAsia"/>
        </w:rPr>
        <w:t>데이터</w:t>
      </w:r>
      <w:r w:rsidRPr="00535271">
        <w:t xml:space="preserve"> </w:t>
      </w:r>
      <w:r w:rsidRPr="00535271">
        <w:rPr>
          <w:rFonts w:hint="eastAsia"/>
        </w:rPr>
        <w:t>필터링</w:t>
      </w:r>
      <w:r w:rsidRPr="00535271">
        <w:t xml:space="preserve">, </w:t>
      </w:r>
      <w:r w:rsidRPr="00535271">
        <w:rPr>
          <w:rFonts w:hint="eastAsia"/>
        </w:rPr>
        <w:t>입출력</w:t>
      </w:r>
      <w:r w:rsidRPr="00535271">
        <w:t xml:space="preserve"> </w:t>
      </w:r>
      <w:r w:rsidRPr="00535271">
        <w:rPr>
          <w:rFonts w:hint="eastAsia"/>
        </w:rPr>
        <w:t>제한</w:t>
      </w:r>
      <w:r w:rsidRPr="00535271">
        <w:t xml:space="preserve">, </w:t>
      </w:r>
      <w:r w:rsidRPr="00535271">
        <w:rPr>
          <w:rFonts w:hint="eastAsia"/>
        </w:rPr>
        <w:t>파인튜닝</w:t>
      </w:r>
      <w:r w:rsidRPr="00535271">
        <w:t xml:space="preserve">, API </w:t>
      </w:r>
      <w:r w:rsidRPr="00535271">
        <w:rPr>
          <w:rFonts w:hint="eastAsia"/>
        </w:rPr>
        <w:t>접근</w:t>
      </w:r>
      <w:r w:rsidRPr="00535271">
        <w:t xml:space="preserve"> </w:t>
      </w:r>
      <w:r w:rsidRPr="00535271">
        <w:rPr>
          <w:rFonts w:hint="eastAsia"/>
        </w:rPr>
        <w:t>레벨링</w:t>
      </w:r>
      <w:r w:rsidRPr="00535271">
        <w:t xml:space="preserve">, </w:t>
      </w:r>
      <w:r w:rsidRPr="00535271">
        <w:rPr>
          <w:rFonts w:hint="eastAsia"/>
        </w:rPr>
        <w:t>자체</w:t>
      </w:r>
      <w:r w:rsidRPr="00535271">
        <w:t>∙</w:t>
      </w:r>
      <w:r w:rsidRPr="00535271">
        <w:rPr>
          <w:rFonts w:hint="eastAsia"/>
        </w:rPr>
        <w:t>외부용</w:t>
      </w:r>
      <w:r w:rsidRPr="00535271">
        <w:t xml:space="preserve"> </w:t>
      </w:r>
      <w:r w:rsidRPr="00535271">
        <w:rPr>
          <w:rFonts w:hint="eastAsia"/>
        </w:rPr>
        <w:t>안전도구</w:t>
      </w:r>
      <w:r w:rsidRPr="00535271">
        <w:t xml:space="preserve">, </w:t>
      </w:r>
      <w:r w:rsidRPr="00535271">
        <w:rPr>
          <w:rFonts w:hint="eastAsia"/>
        </w:rPr>
        <w:t>체계적</w:t>
      </w:r>
      <w:r w:rsidRPr="00535271">
        <w:t xml:space="preserve"> </w:t>
      </w:r>
      <w:r w:rsidRPr="00535271">
        <w:rPr>
          <w:rFonts w:hint="eastAsia"/>
        </w:rPr>
        <w:t>인증</w:t>
      </w:r>
      <w:r w:rsidRPr="00535271">
        <w:t xml:space="preserve"> </w:t>
      </w:r>
      <w:r w:rsidRPr="00535271">
        <w:rPr>
          <w:rFonts w:hint="eastAsia"/>
        </w:rPr>
        <w:t>등</w:t>
      </w:r>
      <w:r w:rsidRPr="00535271">
        <w:t xml:space="preserve"> </w:t>
      </w:r>
      <w:r w:rsidRPr="00535271">
        <w:rPr>
          <w:rFonts w:hint="eastAsia"/>
        </w:rPr>
        <w:t>도입</w:t>
      </w:r>
      <w:r w:rsidRPr="00535271">
        <w:rPr>
          <w:rFonts w:hint="eastAsia"/>
        </w:rPr>
        <w:t xml:space="preserve">. </w:t>
      </w:r>
      <w:r w:rsidRPr="00535271">
        <w:rPr>
          <w:rFonts w:hint="eastAsia"/>
        </w:rPr>
        <w:t>실제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위협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오용</w:t>
      </w:r>
      <w:r w:rsidRPr="00535271">
        <w:t>∙</w:t>
      </w:r>
      <w:r w:rsidRPr="00535271">
        <w:rPr>
          <w:rFonts w:hint="eastAsia"/>
        </w:rPr>
        <w:t>탈법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시나리오</w:t>
      </w:r>
      <w:r w:rsidRPr="00535271">
        <w:rPr>
          <w:rFonts w:hint="eastAsia"/>
        </w:rPr>
        <w:t>(</w:t>
      </w:r>
      <w:r w:rsidRPr="00535271">
        <w:rPr>
          <w:rFonts w:hint="eastAsia"/>
        </w:rPr>
        <w:t>프롬프트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해킹</w:t>
      </w:r>
      <w:r w:rsidRPr="00535271">
        <w:rPr>
          <w:rFonts w:hint="eastAsia"/>
        </w:rPr>
        <w:t>/</w:t>
      </w:r>
      <w:r w:rsidRPr="00535271">
        <w:rPr>
          <w:rFonts w:hint="eastAsia"/>
        </w:rPr>
        <w:t>잠금해제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>)</w:t>
      </w:r>
      <w:r w:rsidRPr="00535271">
        <w:rPr>
          <w:rFonts w:hint="eastAsia"/>
        </w:rPr>
        <w:t>까지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대비</w:t>
      </w:r>
    </w:p>
    <w:p w14:paraId="4E19BD7A" w14:textId="073B95A6" w:rsidR="000A35A6" w:rsidRPr="00535271" w:rsidRDefault="000A35A6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</w:pPr>
      <w:r w:rsidRPr="00535271">
        <w:rPr>
          <w:b/>
        </w:rPr>
        <w:t>(</w:t>
      </w:r>
      <w:r w:rsidRPr="00535271">
        <w:rPr>
          <w:rFonts w:hint="eastAsia"/>
          <w:b/>
        </w:rPr>
        <w:t>보안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조치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Pr="00535271">
        <w:rPr>
          <w:rFonts w:hint="eastAsia"/>
        </w:rPr>
        <w:t>주요</w:t>
      </w:r>
      <w:r w:rsidRPr="00535271">
        <w:t xml:space="preserve"> </w:t>
      </w:r>
      <w:r w:rsidRPr="00535271">
        <w:rPr>
          <w:rFonts w:hint="eastAsia"/>
        </w:rPr>
        <w:t>파라미터</w:t>
      </w:r>
      <w:r w:rsidRPr="00535271">
        <w:t>/</w:t>
      </w:r>
      <w:r w:rsidRPr="00535271">
        <w:rPr>
          <w:rFonts w:hint="eastAsia"/>
        </w:rPr>
        <w:t>코드에</w:t>
      </w:r>
      <w:r w:rsidRPr="00535271">
        <w:t xml:space="preserve"> </w:t>
      </w:r>
      <w:r w:rsidRPr="00535271">
        <w:rPr>
          <w:rFonts w:hint="eastAsia"/>
        </w:rPr>
        <w:t>대한</w:t>
      </w:r>
      <w:r w:rsidRPr="00535271">
        <w:t xml:space="preserve"> </w:t>
      </w:r>
      <w:r w:rsidRPr="00535271">
        <w:rPr>
          <w:rFonts w:hint="eastAsia"/>
        </w:rPr>
        <w:t>저장</w:t>
      </w:r>
      <w:r w:rsidRPr="00535271">
        <w:t>∙</w:t>
      </w:r>
      <w:r w:rsidRPr="00535271">
        <w:rPr>
          <w:rFonts w:hint="eastAsia"/>
        </w:rPr>
        <w:t>이동</w:t>
      </w:r>
      <w:r w:rsidRPr="00535271">
        <w:t>∙</w:t>
      </w:r>
      <w:r w:rsidRPr="00535271">
        <w:rPr>
          <w:rFonts w:hint="eastAsia"/>
        </w:rPr>
        <w:t>이용</w:t>
      </w:r>
      <w:r w:rsidRPr="00535271">
        <w:t xml:space="preserve"> </w:t>
      </w:r>
      <w:r w:rsidRPr="00535271">
        <w:rPr>
          <w:rFonts w:hint="eastAsia"/>
        </w:rPr>
        <w:t>중</w:t>
      </w:r>
      <w:r w:rsidRPr="00535271">
        <w:t xml:space="preserve"> </w:t>
      </w:r>
      <w:r w:rsidRPr="00535271">
        <w:rPr>
          <w:rFonts w:hint="eastAsia"/>
        </w:rPr>
        <w:t>전방위적</w:t>
      </w:r>
      <w:r w:rsidRPr="00535271">
        <w:t xml:space="preserve"> </w:t>
      </w:r>
      <w:r w:rsidRPr="00535271">
        <w:rPr>
          <w:rFonts w:hint="eastAsia"/>
        </w:rPr>
        <w:t>보호</w:t>
      </w:r>
      <w:r w:rsidRPr="00535271">
        <w:t xml:space="preserve">. </w:t>
      </w:r>
      <w:r w:rsidRPr="00535271">
        <w:rPr>
          <w:rFonts w:hint="eastAsia"/>
        </w:rPr>
        <w:t>내부자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위협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자체</w:t>
      </w:r>
      <w:r w:rsidRPr="00535271">
        <w:t>∙</w:t>
      </w:r>
      <w:r w:rsidRPr="00535271">
        <w:rPr>
          <w:rFonts w:hint="eastAsia"/>
        </w:rPr>
        <w:t>직원</w:t>
      </w:r>
      <w:r w:rsidRPr="00535271">
        <w:rPr>
          <w:rFonts w:hint="eastAsia"/>
        </w:rPr>
        <w:t xml:space="preserve">) </w:t>
      </w:r>
      <w:r w:rsidRPr="00535271">
        <w:rPr>
          <w:rFonts w:hint="eastAsia"/>
        </w:rPr>
        <w:t>등도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교육</w:t>
      </w:r>
      <w:r w:rsidRPr="00535271">
        <w:t>∙</w:t>
      </w:r>
      <w:r w:rsidRPr="00535271">
        <w:rPr>
          <w:rFonts w:hint="eastAsia"/>
        </w:rPr>
        <w:t>점검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포함</w:t>
      </w:r>
    </w:p>
    <w:p w14:paraId="6D905DD8" w14:textId="3A55D4A2" w:rsidR="000A35A6" w:rsidRPr="00535271" w:rsidRDefault="000A35A6" w:rsidP="000A35A6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보고의무와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사고대응</w:t>
      </w:r>
      <w:r w:rsidRPr="00535271">
        <w:rPr>
          <w:rFonts w:hint="eastAsia"/>
          <w:b/>
        </w:rPr>
        <w:t>(Measures 7.1~9.4)</w:t>
      </w:r>
    </w:p>
    <w:p w14:paraId="6951AF11" w14:textId="77777777" w:rsidR="000A35A6" w:rsidRPr="00535271" w:rsidRDefault="000A35A6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(</w:t>
      </w:r>
      <w:r w:rsidRPr="00535271">
        <w:rPr>
          <w:rFonts w:hint="eastAsia"/>
          <w:b/>
        </w:rPr>
        <w:t>모델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리포트</w:t>
      </w:r>
      <w:r w:rsidRPr="00535271">
        <w:rPr>
          <w:rFonts w:hint="eastAsia"/>
          <w:b/>
        </w:rPr>
        <w:t xml:space="preserve">) </w:t>
      </w:r>
      <w:r w:rsidRPr="00535271">
        <w:rPr>
          <w:rFonts w:hint="eastAsia"/>
        </w:rPr>
        <w:t>모델별로</w:t>
      </w:r>
      <w:r w:rsidRPr="00535271">
        <w:t xml:space="preserve"> 6</w:t>
      </w:r>
      <w:r w:rsidRPr="00535271">
        <w:rPr>
          <w:rFonts w:hint="eastAsia"/>
        </w:rPr>
        <w:t>개월</w:t>
      </w:r>
      <w:r w:rsidRPr="00535271">
        <w:t xml:space="preserve"> </w:t>
      </w:r>
      <w:r w:rsidRPr="00535271">
        <w:rPr>
          <w:rFonts w:hint="eastAsia"/>
        </w:rPr>
        <w:t>단위</w:t>
      </w:r>
      <w:r w:rsidRPr="00535271">
        <w:t xml:space="preserve"> </w:t>
      </w:r>
      <w:r w:rsidRPr="00535271">
        <w:rPr>
          <w:rFonts w:hint="eastAsia"/>
        </w:rPr>
        <w:t>재보고</w:t>
      </w:r>
      <w:r w:rsidRPr="00535271">
        <w:t xml:space="preserve">, </w:t>
      </w:r>
      <w:r w:rsidRPr="00535271">
        <w:rPr>
          <w:rFonts w:hint="eastAsia"/>
        </w:rPr>
        <w:t>시장</w:t>
      </w:r>
      <w:r w:rsidRPr="00535271">
        <w:t xml:space="preserve"> </w:t>
      </w:r>
      <w:r w:rsidRPr="00535271">
        <w:rPr>
          <w:rFonts w:hint="eastAsia"/>
        </w:rPr>
        <w:t>출시</w:t>
      </w:r>
      <w:r w:rsidRPr="00535271">
        <w:t xml:space="preserve"> </w:t>
      </w:r>
      <w:r w:rsidRPr="00535271">
        <w:rPr>
          <w:rFonts w:hint="eastAsia"/>
        </w:rPr>
        <w:t>또는</w:t>
      </w:r>
      <w:r w:rsidRPr="00535271">
        <w:t xml:space="preserve"> </w:t>
      </w:r>
      <w:r w:rsidRPr="00535271">
        <w:rPr>
          <w:rFonts w:hint="eastAsia"/>
        </w:rPr>
        <w:t>변경시에도</w:t>
      </w:r>
      <w:r w:rsidRPr="00535271">
        <w:t xml:space="preserve"> </w:t>
      </w:r>
      <w:r w:rsidRPr="00535271">
        <w:rPr>
          <w:rFonts w:hint="eastAsia"/>
        </w:rPr>
        <w:t>즉시</w:t>
      </w:r>
      <w:r w:rsidRPr="00535271">
        <w:t xml:space="preserve"> </w:t>
      </w:r>
      <w:r w:rsidRPr="00535271">
        <w:rPr>
          <w:rFonts w:hint="eastAsia"/>
        </w:rPr>
        <w:t>보고</w:t>
      </w:r>
      <w:r w:rsidRPr="00535271">
        <w:t xml:space="preserve">. </w:t>
      </w:r>
      <w:r w:rsidRPr="00535271">
        <w:rPr>
          <w:rFonts w:hint="eastAsia"/>
        </w:rPr>
        <w:t>모든</w:t>
      </w:r>
      <w:r w:rsidRPr="00535271">
        <w:t xml:space="preserve"> </w:t>
      </w:r>
      <w:r w:rsidRPr="00535271">
        <w:rPr>
          <w:rFonts w:hint="eastAsia"/>
        </w:rPr>
        <w:t>위험평가</w:t>
      </w:r>
      <w:r w:rsidRPr="00535271">
        <w:t xml:space="preserve">, </w:t>
      </w:r>
      <w:r w:rsidRPr="00535271">
        <w:rPr>
          <w:rFonts w:hint="eastAsia"/>
        </w:rPr>
        <w:t>완화조치</w:t>
      </w:r>
      <w:r w:rsidRPr="00535271">
        <w:t xml:space="preserve">, </w:t>
      </w:r>
      <w:r w:rsidRPr="00535271">
        <w:rPr>
          <w:rFonts w:hint="eastAsia"/>
        </w:rPr>
        <w:t>외부평가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보안조치</w:t>
      </w:r>
      <w:r w:rsidRPr="00535271">
        <w:t xml:space="preserve">, </w:t>
      </w:r>
      <w:r w:rsidRPr="00535271">
        <w:rPr>
          <w:rFonts w:hint="eastAsia"/>
        </w:rPr>
        <w:t>안전마진</w:t>
      </w:r>
      <w:r w:rsidRPr="00535271">
        <w:t xml:space="preserve"> </w:t>
      </w:r>
      <w:r w:rsidRPr="00535271">
        <w:rPr>
          <w:rFonts w:hint="eastAsia"/>
        </w:rPr>
        <w:t>근거</w:t>
      </w:r>
      <w:r w:rsidRPr="00535271">
        <w:t xml:space="preserve">, </w:t>
      </w:r>
      <w:r w:rsidRPr="00535271">
        <w:rPr>
          <w:rFonts w:hint="eastAsia"/>
        </w:rPr>
        <w:t>추후</w:t>
      </w:r>
      <w:r w:rsidRPr="00535271">
        <w:t xml:space="preserve"> </w:t>
      </w:r>
      <w:r w:rsidRPr="00535271">
        <w:rPr>
          <w:rFonts w:hint="eastAsia"/>
        </w:rPr>
        <w:t>개발</w:t>
      </w:r>
      <w:r w:rsidRPr="00535271">
        <w:t>∙</w:t>
      </w:r>
      <w:r w:rsidRPr="00535271">
        <w:rPr>
          <w:rFonts w:hint="eastAsia"/>
        </w:rPr>
        <w:t>업데이트</w:t>
      </w:r>
      <w:r w:rsidRPr="00535271">
        <w:t xml:space="preserve"> </w:t>
      </w:r>
      <w:r w:rsidRPr="00535271">
        <w:rPr>
          <w:rFonts w:hint="eastAsia"/>
        </w:rPr>
        <w:t>계획</w:t>
      </w:r>
      <w:r w:rsidRPr="00535271">
        <w:t xml:space="preserve"> </w:t>
      </w:r>
      <w:r w:rsidRPr="00535271">
        <w:rPr>
          <w:rFonts w:hint="eastAsia"/>
        </w:rPr>
        <w:t>문서화</w:t>
      </w:r>
    </w:p>
    <w:p w14:paraId="43A203A2" w14:textId="119AF58F" w:rsidR="000A35A6" w:rsidRPr="00535271" w:rsidRDefault="000A35A6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b/>
        </w:rPr>
        <w:t>(</w:t>
      </w:r>
      <w:r w:rsidRPr="00535271">
        <w:rPr>
          <w:rFonts w:hint="eastAsia"/>
          <w:b/>
        </w:rPr>
        <w:t>사고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등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사건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보고</w:t>
      </w:r>
      <w:r w:rsidRPr="00535271">
        <w:rPr>
          <w:rFonts w:hint="eastAsia"/>
          <w:b/>
        </w:rPr>
        <w:t>)</w:t>
      </w:r>
      <w:r w:rsidRPr="00535271">
        <w:t xml:space="preserve"> </w:t>
      </w:r>
      <w:r w:rsidRPr="00535271">
        <w:rPr>
          <w:rFonts w:hint="eastAsia"/>
        </w:rPr>
        <w:t>치명적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인프라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마비는</w:t>
      </w:r>
      <w:r w:rsidRPr="00535271">
        <w:rPr>
          <w:rFonts w:hint="eastAsia"/>
        </w:rPr>
        <w:t xml:space="preserve"> 2</w:t>
      </w:r>
      <w:r w:rsidRPr="00535271">
        <w:rPr>
          <w:rFonts w:hint="eastAsia"/>
        </w:rPr>
        <w:t>일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사이버공격</w:t>
      </w:r>
      <w:r w:rsidRPr="00535271">
        <w:rPr>
          <w:rFonts w:hint="eastAsia"/>
        </w:rPr>
        <w:t xml:space="preserve"> 5</w:t>
      </w:r>
      <w:r w:rsidRPr="00535271">
        <w:rPr>
          <w:rFonts w:hint="eastAsia"/>
        </w:rPr>
        <w:t>일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사망</w:t>
      </w:r>
      <w:r w:rsidRPr="00535271">
        <w:rPr>
          <w:rFonts w:hint="eastAsia"/>
        </w:rPr>
        <w:t xml:space="preserve"> 10</w:t>
      </w:r>
      <w:r w:rsidRPr="00535271">
        <w:rPr>
          <w:rFonts w:hint="eastAsia"/>
        </w:rPr>
        <w:t>일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심각한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건강</w:t>
      </w:r>
      <w:r w:rsidRPr="00535271">
        <w:t>∙</w:t>
      </w:r>
      <w:r w:rsidRPr="00535271">
        <w:rPr>
          <w:rFonts w:hint="eastAsia"/>
        </w:rPr>
        <w:t>기본권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침해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등은</w:t>
      </w:r>
      <w:r w:rsidRPr="00535271">
        <w:rPr>
          <w:rFonts w:hint="eastAsia"/>
        </w:rPr>
        <w:t xml:space="preserve"> 15</w:t>
      </w:r>
      <w:r w:rsidRPr="00535271">
        <w:rPr>
          <w:rFonts w:hint="eastAsia"/>
        </w:rPr>
        <w:t>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내</w:t>
      </w:r>
      <w:r w:rsidRPr="00535271">
        <w:rPr>
          <w:rFonts w:hint="eastAsia"/>
        </w:rPr>
        <w:t xml:space="preserve"> AI Office</w:t>
      </w:r>
      <w:r w:rsidRPr="00535271">
        <w:t>∙</w:t>
      </w:r>
      <w:r w:rsidRPr="00535271">
        <w:rPr>
          <w:rFonts w:hint="eastAsia"/>
        </w:rPr>
        <w:t>감독기관에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신속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보고</w:t>
      </w:r>
      <w:r w:rsidRPr="00535271">
        <w:t xml:space="preserve">. </w:t>
      </w:r>
      <w:r w:rsidRPr="00535271">
        <w:rPr>
          <w:rFonts w:hint="eastAsia"/>
        </w:rPr>
        <w:t>사건</w:t>
      </w:r>
      <w:r w:rsidRPr="00535271">
        <w:t xml:space="preserve"> </w:t>
      </w:r>
      <w:r w:rsidRPr="00535271">
        <w:rPr>
          <w:rFonts w:hint="eastAsia"/>
        </w:rPr>
        <w:t>보고</w:t>
      </w:r>
      <w:r w:rsidRPr="00535271">
        <w:t xml:space="preserve"> </w:t>
      </w:r>
      <w:r w:rsidRPr="00535271">
        <w:rPr>
          <w:rFonts w:hint="eastAsia"/>
        </w:rPr>
        <w:t>후</w:t>
      </w:r>
      <w:r w:rsidRPr="00535271">
        <w:t xml:space="preserve"> 4</w:t>
      </w:r>
      <w:r w:rsidRPr="00535271">
        <w:rPr>
          <w:rFonts w:hint="eastAsia"/>
        </w:rPr>
        <w:t>주마다</w:t>
      </w:r>
      <w:r w:rsidRPr="00535271">
        <w:t xml:space="preserve"> </w:t>
      </w:r>
      <w:r w:rsidRPr="00535271">
        <w:rPr>
          <w:rFonts w:hint="eastAsia"/>
        </w:rPr>
        <w:t>중간</w:t>
      </w:r>
      <w:r w:rsidRPr="00535271">
        <w:t xml:space="preserve"> update, </w:t>
      </w:r>
      <w:r w:rsidRPr="00535271">
        <w:rPr>
          <w:rFonts w:hint="eastAsia"/>
        </w:rPr>
        <w:t>해결</w:t>
      </w:r>
      <w:r w:rsidRPr="00535271">
        <w:t xml:space="preserve"> </w:t>
      </w:r>
      <w:r w:rsidRPr="00535271">
        <w:rPr>
          <w:rFonts w:hint="eastAsia"/>
        </w:rPr>
        <w:t>후</w:t>
      </w:r>
      <w:r w:rsidRPr="00535271">
        <w:t xml:space="preserve"> 60</w:t>
      </w:r>
      <w:r w:rsidRPr="00535271">
        <w:rPr>
          <w:rFonts w:hint="eastAsia"/>
        </w:rPr>
        <w:t>일</w:t>
      </w:r>
      <w:r w:rsidRPr="00535271">
        <w:t xml:space="preserve"> </w:t>
      </w:r>
      <w:r w:rsidRPr="00535271">
        <w:rPr>
          <w:rFonts w:hint="eastAsia"/>
        </w:rPr>
        <w:t>이내</w:t>
      </w:r>
      <w:r w:rsidRPr="00535271">
        <w:t xml:space="preserve"> </w:t>
      </w:r>
      <w:r w:rsidRPr="00535271">
        <w:rPr>
          <w:rFonts w:hint="eastAsia"/>
        </w:rPr>
        <w:t>최종</w:t>
      </w:r>
      <w:r w:rsidRPr="00535271">
        <w:t xml:space="preserve"> </w:t>
      </w:r>
      <w:r w:rsidRPr="00535271">
        <w:rPr>
          <w:rFonts w:hint="eastAsia"/>
        </w:rPr>
        <w:t>보고서</w:t>
      </w:r>
      <w:r w:rsidRPr="00535271">
        <w:t xml:space="preserve"> </w:t>
      </w:r>
      <w:r w:rsidRPr="00535271">
        <w:rPr>
          <w:rFonts w:hint="eastAsia"/>
        </w:rPr>
        <w:t>제출</w:t>
      </w:r>
    </w:p>
    <w:p w14:paraId="199A01F7" w14:textId="2BD98FC0" w:rsidR="000A35A6" w:rsidRPr="00535271" w:rsidRDefault="000A35A6" w:rsidP="00451A41">
      <w:pPr>
        <w:pStyle w:val="a0"/>
        <w:numPr>
          <w:ilvl w:val="1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거버넌스</w:t>
      </w:r>
      <w:r w:rsidRPr="00535271">
        <w:rPr>
          <w:rFonts w:hint="eastAsia"/>
          <w:b/>
        </w:rPr>
        <w:t>/</w:t>
      </w:r>
      <w:r w:rsidRPr="00535271">
        <w:rPr>
          <w:rFonts w:hint="eastAsia"/>
          <w:b/>
        </w:rPr>
        <w:t>책임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배분과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투명성</w:t>
      </w:r>
      <w:r w:rsidRPr="00535271">
        <w:rPr>
          <w:rFonts w:hint="eastAsia"/>
          <w:b/>
        </w:rPr>
        <w:t xml:space="preserve"> (Measures 8.1~10.2)</w:t>
      </w:r>
    </w:p>
    <w:p w14:paraId="51A94CF1" w14:textId="0412EE0C" w:rsidR="000A35A6" w:rsidRPr="00535271" w:rsidRDefault="000A35A6" w:rsidP="000A35A6">
      <w:pPr>
        <w:pStyle w:val="a0"/>
        <w:numPr>
          <w:ilvl w:val="2"/>
          <w:numId w:val="5"/>
        </w:numPr>
        <w:topLinePunct/>
        <w:autoSpaceDE w:val="0"/>
        <w:spacing w:after="160" w:line="276" w:lineRule="auto"/>
        <w:rPr>
          <w:b/>
        </w:rPr>
      </w:pPr>
      <w:r w:rsidRPr="00535271">
        <w:rPr>
          <w:rFonts w:hint="eastAsia"/>
          <w:b/>
        </w:rPr>
        <w:t>(</w:t>
      </w:r>
      <w:r w:rsidRPr="00535271">
        <w:rPr>
          <w:rFonts w:hint="eastAsia"/>
          <w:b/>
        </w:rPr>
        <w:t>조직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내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전문책임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분장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Pr="00535271">
        <w:rPr>
          <w:rFonts w:hint="eastAsia"/>
        </w:rPr>
        <w:t>감독</w:t>
      </w:r>
      <w:r w:rsidRPr="00535271">
        <w:t>∙</w:t>
      </w:r>
      <w:r w:rsidRPr="00535271">
        <w:rPr>
          <w:rFonts w:hint="eastAsia"/>
        </w:rPr>
        <w:t>소유</w:t>
      </w:r>
      <w:r w:rsidRPr="00535271">
        <w:t>∙</w:t>
      </w:r>
      <w:r w:rsidRPr="00535271">
        <w:rPr>
          <w:rFonts w:hint="eastAsia"/>
        </w:rPr>
        <w:t>지원</w:t>
      </w:r>
      <w:r w:rsidRPr="00535271">
        <w:t>∙</w:t>
      </w:r>
      <w:r w:rsidRPr="00535271">
        <w:rPr>
          <w:rFonts w:hint="eastAsia"/>
        </w:rPr>
        <w:t>보증</w:t>
      </w:r>
      <w:r w:rsidRPr="00535271">
        <w:t xml:space="preserve">(Assurance) </w:t>
      </w:r>
      <w:r w:rsidRPr="00535271">
        <w:rPr>
          <w:rFonts w:hint="eastAsia"/>
        </w:rPr>
        <w:t>등</w:t>
      </w:r>
      <w:r w:rsidRPr="00535271">
        <w:t xml:space="preserve"> </w:t>
      </w:r>
      <w:r w:rsidRPr="00535271">
        <w:rPr>
          <w:rFonts w:hint="eastAsia"/>
        </w:rPr>
        <w:t>리스크관리</w:t>
      </w:r>
      <w:r w:rsidRPr="00535271">
        <w:t xml:space="preserve"> </w:t>
      </w:r>
      <w:r w:rsidRPr="00535271">
        <w:rPr>
          <w:rFonts w:hint="eastAsia"/>
        </w:rPr>
        <w:t>책임을</w:t>
      </w:r>
      <w:r w:rsidRPr="00535271">
        <w:t xml:space="preserve"> </w:t>
      </w:r>
      <w:r w:rsidRPr="00535271">
        <w:rPr>
          <w:rFonts w:hint="eastAsia"/>
        </w:rPr>
        <w:t>경영진</w:t>
      </w:r>
      <w:r w:rsidRPr="00535271">
        <w:t>~</w:t>
      </w:r>
      <w:r w:rsidRPr="00535271">
        <w:rPr>
          <w:rFonts w:hint="eastAsia"/>
        </w:rPr>
        <w:t>실무진</w:t>
      </w:r>
      <w:r w:rsidRPr="00535271">
        <w:t xml:space="preserve">, </w:t>
      </w:r>
      <w:r w:rsidRPr="00535271">
        <w:rPr>
          <w:rFonts w:hint="eastAsia"/>
        </w:rPr>
        <w:t>내부</w:t>
      </w:r>
      <w:r w:rsidRPr="00535271">
        <w:t>∙</w:t>
      </w:r>
      <w:r w:rsidRPr="00535271">
        <w:rPr>
          <w:rFonts w:hint="eastAsia"/>
        </w:rPr>
        <w:t>외부감사까지</w:t>
      </w:r>
      <w:r w:rsidRPr="00535271">
        <w:t xml:space="preserve"> </w:t>
      </w:r>
      <w:r w:rsidRPr="00535271">
        <w:rPr>
          <w:rFonts w:hint="eastAsia"/>
        </w:rPr>
        <w:t>분리</w:t>
      </w:r>
      <w:r w:rsidRPr="00535271">
        <w:t>∙</w:t>
      </w:r>
      <w:r w:rsidRPr="00535271">
        <w:rPr>
          <w:rFonts w:hint="eastAsia"/>
        </w:rPr>
        <w:t>할당</w:t>
      </w:r>
      <w:r w:rsidRPr="00535271">
        <w:t xml:space="preserve">. </w:t>
      </w:r>
      <w:r w:rsidRPr="00535271">
        <w:rPr>
          <w:rFonts w:hint="eastAsia"/>
        </w:rPr>
        <w:t>건전한</w:t>
      </w:r>
      <w:r w:rsidRPr="00535271">
        <w:t xml:space="preserve"> </w:t>
      </w:r>
      <w:r w:rsidRPr="00535271">
        <w:rPr>
          <w:rFonts w:hint="eastAsia"/>
        </w:rPr>
        <w:t>위험문화</w:t>
      </w:r>
      <w:r w:rsidRPr="00535271">
        <w:t>(</w:t>
      </w:r>
      <w:r w:rsidRPr="00535271">
        <w:rPr>
          <w:rFonts w:hint="eastAsia"/>
        </w:rPr>
        <w:t>위험</w:t>
      </w:r>
      <w:r w:rsidRPr="00535271">
        <w:t xml:space="preserve"> </w:t>
      </w:r>
      <w:r w:rsidRPr="00535271">
        <w:rPr>
          <w:rFonts w:hint="eastAsia"/>
        </w:rPr>
        <w:t>현황</w:t>
      </w:r>
      <w:r w:rsidRPr="00535271">
        <w:t xml:space="preserve"> </w:t>
      </w:r>
      <w:r w:rsidRPr="00535271">
        <w:rPr>
          <w:rFonts w:hint="eastAsia"/>
        </w:rPr>
        <w:t>보고</w:t>
      </w:r>
      <w:r w:rsidRPr="00535271">
        <w:t xml:space="preserve">, </w:t>
      </w:r>
      <w:r w:rsidRPr="00535271">
        <w:rPr>
          <w:rFonts w:hint="eastAsia"/>
        </w:rPr>
        <w:t>내부</w:t>
      </w:r>
      <w:r w:rsidRPr="00535271">
        <w:t xml:space="preserve"> </w:t>
      </w:r>
      <w:r w:rsidRPr="00535271">
        <w:rPr>
          <w:rFonts w:hint="eastAsia"/>
        </w:rPr>
        <w:t>이의제기</w:t>
      </w:r>
      <w:r w:rsidRPr="00535271">
        <w:t xml:space="preserve"> </w:t>
      </w:r>
      <w:r w:rsidRPr="00535271">
        <w:rPr>
          <w:rFonts w:hint="eastAsia"/>
        </w:rPr>
        <w:t>촉진</w:t>
      </w:r>
      <w:r w:rsidRPr="00535271">
        <w:t xml:space="preserve">, </w:t>
      </w:r>
      <w:r w:rsidRPr="00535271">
        <w:rPr>
          <w:rFonts w:hint="eastAsia"/>
        </w:rPr>
        <w:t>신고</w:t>
      </w:r>
      <w:r w:rsidRPr="00535271">
        <w:t xml:space="preserve"> </w:t>
      </w:r>
      <w:r w:rsidRPr="00535271">
        <w:rPr>
          <w:rFonts w:hint="eastAsia"/>
        </w:rPr>
        <w:t>보호</w:t>
      </w:r>
      <w:r w:rsidRPr="00535271">
        <w:t xml:space="preserve"> </w:t>
      </w:r>
      <w:r w:rsidRPr="00535271">
        <w:rPr>
          <w:rFonts w:hint="eastAsia"/>
        </w:rPr>
        <w:t>등</w:t>
      </w:r>
      <w:r w:rsidRPr="00535271">
        <w:t xml:space="preserve">) </w:t>
      </w:r>
      <w:r w:rsidRPr="00535271">
        <w:rPr>
          <w:rFonts w:hint="eastAsia"/>
        </w:rPr>
        <w:t>증진</w:t>
      </w:r>
    </w:p>
    <w:p w14:paraId="4B8CC171" w14:textId="5847840B" w:rsidR="00AE40A5" w:rsidRPr="00535271" w:rsidRDefault="000A35A6" w:rsidP="00451A41">
      <w:pPr>
        <w:pStyle w:val="a0"/>
        <w:numPr>
          <w:ilvl w:val="2"/>
          <w:numId w:val="5"/>
        </w:numPr>
        <w:topLinePunct/>
        <w:autoSpaceDE w:val="0"/>
        <w:spacing w:after="160" w:line="276" w:lineRule="auto"/>
      </w:pPr>
      <w:r w:rsidRPr="00535271">
        <w:rPr>
          <w:rFonts w:hint="eastAsia"/>
          <w:b/>
        </w:rPr>
        <w:t>(</w:t>
      </w:r>
      <w:r w:rsidRPr="00535271">
        <w:rPr>
          <w:rFonts w:hint="eastAsia"/>
          <w:b/>
        </w:rPr>
        <w:t>문서화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및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대국민</w:t>
      </w:r>
      <w:r w:rsidRPr="00535271">
        <w:rPr>
          <w:rFonts w:hint="eastAsia"/>
          <w:b/>
        </w:rPr>
        <w:t xml:space="preserve"> </w:t>
      </w:r>
      <w:r w:rsidRPr="00535271">
        <w:rPr>
          <w:rFonts w:hint="eastAsia"/>
          <w:b/>
        </w:rPr>
        <w:t>공개</w:t>
      </w:r>
      <w:r w:rsidRPr="00535271">
        <w:rPr>
          <w:rFonts w:hint="eastAsia"/>
          <w:b/>
        </w:rPr>
        <w:t>)</w:t>
      </w:r>
      <w:r w:rsidRPr="00535271">
        <w:rPr>
          <w:b/>
        </w:rPr>
        <w:t xml:space="preserve"> </w:t>
      </w:r>
      <w:r w:rsidRPr="00535271">
        <w:rPr>
          <w:rFonts w:hint="eastAsia"/>
        </w:rPr>
        <w:t>모델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아키텍처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평가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자료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리포트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10</w:t>
      </w:r>
      <w:r w:rsidRPr="00535271">
        <w:rPr>
          <w:rFonts w:hint="eastAsia"/>
        </w:rPr>
        <w:t>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보관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필요시</w:t>
      </w:r>
      <w:r w:rsidRPr="00535271">
        <w:rPr>
          <w:rFonts w:hint="eastAsia"/>
        </w:rPr>
        <w:t xml:space="preserve"> AI Office</w:t>
      </w:r>
      <w:r w:rsidRPr="00535271">
        <w:rPr>
          <w:rFonts w:hint="eastAsia"/>
        </w:rPr>
        <w:t>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제출</w:t>
      </w:r>
      <w:r w:rsidRPr="00535271">
        <w:rPr>
          <w:rFonts w:hint="eastAsia"/>
        </w:rPr>
        <w:t xml:space="preserve">. </w:t>
      </w:r>
      <w:r w:rsidRPr="00535271">
        <w:rPr>
          <w:rFonts w:hint="eastAsia"/>
        </w:rPr>
        <w:t>주요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문서</w:t>
      </w:r>
      <w:r w:rsidRPr="00535271">
        <w:rPr>
          <w:rFonts w:hint="eastAsia"/>
        </w:rPr>
        <w:t>/</w:t>
      </w:r>
      <w:r w:rsidRPr="00535271">
        <w:rPr>
          <w:rFonts w:hint="eastAsia"/>
        </w:rPr>
        <w:t>리포트</w:t>
      </w:r>
      <w:r w:rsidRPr="00535271">
        <w:rPr>
          <w:rFonts w:hint="eastAsia"/>
        </w:rPr>
        <w:t>(</w:t>
      </w:r>
      <w:r w:rsidRPr="00535271">
        <w:rPr>
          <w:rFonts w:hint="eastAsia"/>
        </w:rPr>
        <w:t>비민감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범위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내</w:t>
      </w:r>
      <w:r w:rsidRPr="00535271">
        <w:rPr>
          <w:rFonts w:hint="eastAsia"/>
        </w:rPr>
        <w:t xml:space="preserve">) </w:t>
      </w:r>
      <w:r w:rsidRPr="00535271">
        <w:rPr>
          <w:rFonts w:hint="eastAsia"/>
        </w:rPr>
        <w:t>웹</w:t>
      </w:r>
      <w:r w:rsidRPr="00535271">
        <w:rPr>
          <w:rFonts w:hint="eastAsia"/>
        </w:rPr>
        <w:t>/</w:t>
      </w:r>
      <w:r w:rsidRPr="00535271">
        <w:rPr>
          <w:rFonts w:hint="eastAsia"/>
        </w:rPr>
        <w:t>공공채널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요약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공개</w:t>
      </w:r>
    </w:p>
    <w:p w14:paraId="0C030126" w14:textId="77A9E395" w:rsidR="00E6244E" w:rsidRPr="00535271" w:rsidRDefault="00E6244E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Implications</w:t>
      </w:r>
    </w:p>
    <w:p w14:paraId="3B807ADF" w14:textId="13280154" w:rsidR="00A20AFD" w:rsidRPr="00535271" w:rsidRDefault="00A20AFD" w:rsidP="00451A41">
      <w:pPr>
        <w:pStyle w:val="a0"/>
        <w:numPr>
          <w:ilvl w:val="0"/>
          <w:numId w:val="5"/>
        </w:numPr>
      </w:pPr>
      <w:r w:rsidRPr="00535271">
        <w:rPr>
          <w:rFonts w:hint="eastAsia"/>
          <w:spacing w:val="0"/>
        </w:rPr>
        <w:t>범용</w:t>
      </w:r>
      <w:r w:rsidRPr="00535271">
        <w:rPr>
          <w:spacing w:val="0"/>
        </w:rPr>
        <w:t xml:space="preserve"> AI </w:t>
      </w:r>
      <w:r w:rsidRPr="00535271">
        <w:rPr>
          <w:rFonts w:hint="eastAsia"/>
          <w:spacing w:val="0"/>
        </w:rPr>
        <w:t>실무강령은</w:t>
      </w:r>
      <w:r w:rsidRPr="00535271">
        <w:rPr>
          <w:spacing w:val="0"/>
        </w:rPr>
        <w:t xml:space="preserve"> EU AI Act</w:t>
      </w:r>
      <w:r w:rsidRPr="00535271">
        <w:rPr>
          <w:rFonts w:hint="eastAsia"/>
          <w:spacing w:val="0"/>
        </w:rPr>
        <w:t>에서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요구하는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범용</w:t>
      </w:r>
      <w:r w:rsidRPr="00535271">
        <w:rPr>
          <w:spacing w:val="0"/>
        </w:rPr>
        <w:t xml:space="preserve"> AI </w:t>
      </w:r>
      <w:r w:rsidRPr="00535271">
        <w:rPr>
          <w:rFonts w:hint="eastAsia"/>
          <w:spacing w:val="0"/>
        </w:rPr>
        <w:t>모델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제공자</w:t>
      </w:r>
      <w:r w:rsidRPr="00535271">
        <w:rPr>
          <w:spacing w:val="0"/>
        </w:rPr>
        <w:t>(GPAI provider)</w:t>
      </w:r>
      <w:r w:rsidRPr="00535271">
        <w:rPr>
          <w:rFonts w:hint="eastAsia"/>
          <w:spacing w:val="0"/>
        </w:rPr>
        <w:t>가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준수해야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할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투명성</w:t>
      </w:r>
      <w:r w:rsidRPr="00535271">
        <w:rPr>
          <w:spacing w:val="0"/>
        </w:rPr>
        <w:t xml:space="preserve">, </w:t>
      </w:r>
      <w:r w:rsidRPr="00535271">
        <w:rPr>
          <w:rFonts w:hint="eastAsia"/>
          <w:spacing w:val="0"/>
        </w:rPr>
        <w:t>저작권</w:t>
      </w:r>
      <w:r w:rsidRPr="00535271">
        <w:rPr>
          <w:spacing w:val="0"/>
        </w:rPr>
        <w:t xml:space="preserve">, </w:t>
      </w:r>
      <w:r w:rsidRPr="00535271">
        <w:rPr>
          <w:rFonts w:hint="eastAsia"/>
          <w:spacing w:val="0"/>
        </w:rPr>
        <w:t>안전</w:t>
      </w:r>
      <w:r w:rsidRPr="00535271">
        <w:rPr>
          <w:spacing w:val="0"/>
        </w:rPr>
        <w:t>∙</w:t>
      </w:r>
      <w:r w:rsidRPr="00535271">
        <w:rPr>
          <w:rFonts w:hint="eastAsia"/>
          <w:spacing w:val="0"/>
        </w:rPr>
        <w:t>보안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의무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이행을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지원하기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위한</w:t>
      </w:r>
      <w:r w:rsidRPr="00535271">
        <w:rPr>
          <w:spacing w:val="0"/>
        </w:rPr>
        <w:t xml:space="preserve"> </w:t>
      </w:r>
      <w:r w:rsidRPr="00535271">
        <w:rPr>
          <w:rFonts w:hint="eastAsia"/>
          <w:b/>
          <w:spacing w:val="0"/>
        </w:rPr>
        <w:t>자율적</w:t>
      </w:r>
      <w:r w:rsidRPr="00535271">
        <w:rPr>
          <w:b/>
          <w:spacing w:val="0"/>
        </w:rPr>
        <w:t>(</w:t>
      </w:r>
      <w:r w:rsidRPr="00535271">
        <w:rPr>
          <w:rFonts w:hint="eastAsia"/>
          <w:b/>
          <w:spacing w:val="0"/>
        </w:rPr>
        <w:t>비강제적</w:t>
      </w:r>
      <w:r w:rsidRPr="00535271">
        <w:rPr>
          <w:b/>
          <w:spacing w:val="0"/>
        </w:rPr>
        <w:t xml:space="preserve">) </w:t>
      </w:r>
      <w:r w:rsidRPr="00535271">
        <w:rPr>
          <w:rFonts w:hint="eastAsia"/>
          <w:b/>
          <w:spacing w:val="0"/>
        </w:rPr>
        <w:t>프레임워크</w:t>
      </w:r>
      <w:r w:rsidRPr="00535271">
        <w:rPr>
          <w:rFonts w:hint="eastAsia"/>
          <w:spacing w:val="0"/>
        </w:rPr>
        <w:t>로</w:t>
      </w:r>
      <w:r w:rsidRPr="00535271">
        <w:rPr>
          <w:spacing w:val="0"/>
        </w:rPr>
        <w:t xml:space="preserve">, </w:t>
      </w:r>
      <w:commentRangeStart w:id="2438"/>
      <w:commentRangeStart w:id="2439"/>
      <w:r w:rsidRPr="00535271">
        <w:rPr>
          <w:rFonts w:hint="eastAsia"/>
          <w:spacing w:val="0"/>
        </w:rPr>
        <w:t>강령을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준수하는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기업은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행정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부담이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완화되며</w:t>
      </w:r>
      <w:commentRangeEnd w:id="2438"/>
      <w:r w:rsidR="00DA462F">
        <w:rPr>
          <w:rStyle w:val="ad"/>
          <w:spacing w:val="0"/>
        </w:rPr>
        <w:commentReference w:id="2438"/>
      </w:r>
      <w:commentRangeEnd w:id="2439"/>
      <w:r w:rsidR="00F92694">
        <w:rPr>
          <w:rStyle w:val="ad"/>
          <w:spacing w:val="0"/>
        </w:rPr>
        <w:commentReference w:id="2439"/>
      </w:r>
      <w:r w:rsidRPr="00535271">
        <w:rPr>
          <w:spacing w:val="0"/>
        </w:rPr>
        <w:t xml:space="preserve">, EU AI Act </w:t>
      </w:r>
      <w:r w:rsidRPr="00535271">
        <w:rPr>
          <w:rFonts w:hint="eastAsia"/>
          <w:spacing w:val="0"/>
        </w:rPr>
        <w:t>준수에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대한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법적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리스크를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완화할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수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있다는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의의가</w:t>
      </w:r>
      <w:r w:rsidRPr="00535271">
        <w:rPr>
          <w:spacing w:val="0"/>
        </w:rPr>
        <w:t xml:space="preserve"> </w:t>
      </w:r>
      <w:r w:rsidRPr="00535271">
        <w:rPr>
          <w:rFonts w:hint="eastAsia"/>
          <w:spacing w:val="0"/>
        </w:rPr>
        <w:t>있음</w:t>
      </w:r>
    </w:p>
    <w:p w14:paraId="00C7C1AC" w14:textId="6D69BA44" w:rsidR="009D2EFE" w:rsidRPr="00535271" w:rsidRDefault="009D2EFE" w:rsidP="00451A41">
      <w:pPr>
        <w:pStyle w:val="a0"/>
        <w:numPr>
          <w:ilvl w:val="1"/>
          <w:numId w:val="5"/>
        </w:numPr>
      </w:pPr>
      <w:r w:rsidRPr="00535271">
        <w:rPr>
          <w:rFonts w:hint="eastAsia"/>
          <w:spacing w:val="0"/>
        </w:rPr>
        <w:t>범용</w:t>
      </w:r>
      <w:r w:rsidRPr="00535271">
        <w:rPr>
          <w:rFonts w:hint="eastAsia"/>
          <w:spacing w:val="0"/>
        </w:rPr>
        <w:t xml:space="preserve"> AI </w:t>
      </w:r>
      <w:r w:rsidRPr="00535271">
        <w:rPr>
          <w:rFonts w:hint="eastAsia"/>
          <w:spacing w:val="0"/>
        </w:rPr>
        <w:t>모델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제공자가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의무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위반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시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최대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총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매출액의</w:t>
      </w:r>
      <w:r w:rsidRPr="00535271">
        <w:rPr>
          <w:rFonts w:hint="eastAsia"/>
          <w:spacing w:val="0"/>
        </w:rPr>
        <w:t xml:space="preserve"> 3% </w:t>
      </w:r>
      <w:r w:rsidRPr="00535271">
        <w:rPr>
          <w:rFonts w:hint="eastAsia"/>
          <w:spacing w:val="0"/>
        </w:rPr>
        <w:t>또는</w:t>
      </w:r>
      <w:r w:rsidRPr="00535271">
        <w:rPr>
          <w:rFonts w:hint="eastAsia"/>
          <w:spacing w:val="0"/>
        </w:rPr>
        <w:t xml:space="preserve"> 1,500</w:t>
      </w:r>
      <w:r w:rsidRPr="00535271">
        <w:rPr>
          <w:rFonts w:hint="eastAsia"/>
          <w:spacing w:val="0"/>
        </w:rPr>
        <w:t>만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유로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중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높은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금액의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과태료를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부과할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수</w:t>
      </w:r>
      <w:r w:rsidRPr="00535271">
        <w:rPr>
          <w:rFonts w:hint="eastAsia"/>
          <w:spacing w:val="0"/>
        </w:rPr>
        <w:t xml:space="preserve"> </w:t>
      </w:r>
      <w:r w:rsidRPr="00535271">
        <w:rPr>
          <w:rFonts w:hint="eastAsia"/>
          <w:spacing w:val="0"/>
        </w:rPr>
        <w:t>있음</w:t>
      </w:r>
      <w:r w:rsidRPr="00535271">
        <w:rPr>
          <w:rFonts w:hint="eastAsia"/>
          <w:spacing w:val="0"/>
        </w:rPr>
        <w:t>(EU AI Act 101 (1))</w:t>
      </w:r>
    </w:p>
    <w:p w14:paraId="7D0D5F6F" w14:textId="2116ABEB" w:rsidR="00A20AFD" w:rsidRPr="00535271" w:rsidRDefault="009828D2" w:rsidP="00451A41">
      <w:pPr>
        <w:pStyle w:val="a0"/>
        <w:numPr>
          <w:ilvl w:val="0"/>
          <w:numId w:val="5"/>
        </w:numPr>
      </w:pPr>
      <w:r w:rsidRPr="00535271">
        <w:rPr>
          <w:rFonts w:hint="eastAsia"/>
        </w:rPr>
        <w:t>EU AI Act</w:t>
      </w:r>
      <w:r w:rsidRPr="00535271">
        <w:rPr>
          <w:rFonts w:hint="eastAsia"/>
        </w:rPr>
        <w:t>는</w:t>
      </w:r>
      <w:r w:rsidRPr="00535271">
        <w:rPr>
          <w:rFonts w:hint="eastAsia"/>
        </w:rPr>
        <w:t xml:space="preserve"> </w:t>
      </w:r>
      <w:r w:rsidR="007E3C68" w:rsidRPr="00535271">
        <w:t>‘</w:t>
      </w:r>
      <w:r w:rsidRPr="00535271">
        <w:rPr>
          <w:rFonts w:hint="eastAsia"/>
        </w:rPr>
        <w:t xml:space="preserve">GPAI </w:t>
      </w:r>
      <w:r w:rsidRPr="00535271">
        <w:rPr>
          <w:rFonts w:hint="eastAsia"/>
        </w:rPr>
        <w:t>제공자</w:t>
      </w:r>
      <w:r w:rsidR="007E3C68" w:rsidRPr="00535271">
        <w:t>’</w:t>
      </w:r>
      <w:r w:rsidRPr="00535271">
        <w:rPr>
          <w:rFonts w:hint="eastAsia"/>
        </w:rPr>
        <w:t>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달리</w:t>
      </w:r>
      <w:r w:rsidRPr="00535271">
        <w:rPr>
          <w:rFonts w:hint="eastAsia"/>
        </w:rPr>
        <w:t xml:space="preserve"> </w:t>
      </w:r>
      <w:r w:rsidR="007E3C68" w:rsidRPr="00535271">
        <w:t>‘</w:t>
      </w:r>
      <w:r w:rsidRPr="00535271">
        <w:rPr>
          <w:rFonts w:hint="eastAsia"/>
        </w:rPr>
        <w:t>시스템적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위험이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있는</w:t>
      </w:r>
      <w:r w:rsidRPr="00535271">
        <w:rPr>
          <w:rFonts w:hint="eastAsia"/>
        </w:rPr>
        <w:t xml:space="preserve"> GPAI </w:t>
      </w:r>
      <w:r w:rsidRPr="00535271">
        <w:rPr>
          <w:rFonts w:hint="eastAsia"/>
        </w:rPr>
        <w:t>제공자</w:t>
      </w:r>
      <w:r w:rsidR="007E3C68" w:rsidRPr="00535271">
        <w:t>’</w:t>
      </w:r>
      <w:r w:rsidRPr="00535271">
        <w:rPr>
          <w:rFonts w:hint="eastAsia"/>
        </w:rPr>
        <w:t>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추가적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의무를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부과하고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있음</w:t>
      </w:r>
    </w:p>
    <w:p w14:paraId="4156E010" w14:textId="77777777" w:rsidR="00A20AFD" w:rsidRPr="00535271" w:rsidRDefault="009828D2" w:rsidP="00451A41">
      <w:pPr>
        <w:pStyle w:val="a0"/>
        <w:numPr>
          <w:ilvl w:val="1"/>
          <w:numId w:val="5"/>
        </w:numPr>
        <w:rPr>
          <w:spacing w:val="0"/>
        </w:rPr>
      </w:pPr>
      <w:r w:rsidRPr="00535271">
        <w:rPr>
          <w:rFonts w:hint="eastAsia"/>
          <w:sz w:val="22"/>
        </w:rPr>
        <w:t>국내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인공지능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기본법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제</w:t>
      </w:r>
      <w:r w:rsidRPr="00535271">
        <w:rPr>
          <w:sz w:val="22"/>
        </w:rPr>
        <w:t>32</w:t>
      </w:r>
      <w:r w:rsidRPr="00535271">
        <w:rPr>
          <w:rFonts w:hint="eastAsia"/>
          <w:sz w:val="22"/>
        </w:rPr>
        <w:t>조에서</w:t>
      </w:r>
      <w:r w:rsidRPr="00535271">
        <w:rPr>
          <w:sz w:val="22"/>
        </w:rPr>
        <w:t xml:space="preserve"> ‘</w:t>
      </w:r>
      <w:r w:rsidRPr="00535271">
        <w:rPr>
          <w:rFonts w:hint="eastAsia"/>
          <w:sz w:val="22"/>
        </w:rPr>
        <w:t>학습에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사용된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누적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연산량이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일정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기준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이상인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인공지능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시스템</w:t>
      </w:r>
      <w:r w:rsidRPr="00535271">
        <w:rPr>
          <w:sz w:val="22"/>
        </w:rPr>
        <w:t>’</w:t>
      </w:r>
      <w:r w:rsidRPr="00535271">
        <w:rPr>
          <w:rFonts w:hint="eastAsia"/>
          <w:sz w:val="22"/>
        </w:rPr>
        <w:t>에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대한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의무의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세부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내용과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관련하여</w:t>
      </w:r>
      <w:r w:rsidRPr="00535271">
        <w:rPr>
          <w:sz w:val="22"/>
        </w:rPr>
        <w:t xml:space="preserve"> EU</w:t>
      </w:r>
      <w:r w:rsidRPr="00535271">
        <w:rPr>
          <w:rFonts w:hint="eastAsia"/>
          <w:sz w:val="22"/>
        </w:rPr>
        <w:t>의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범용</w:t>
      </w:r>
      <w:r w:rsidRPr="00535271">
        <w:rPr>
          <w:sz w:val="22"/>
        </w:rPr>
        <w:t xml:space="preserve"> AI </w:t>
      </w:r>
      <w:r w:rsidRPr="00535271">
        <w:rPr>
          <w:rFonts w:hint="eastAsia"/>
          <w:sz w:val="22"/>
        </w:rPr>
        <w:t>실무강령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내용을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참고할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수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있을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것으로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보임</w:t>
      </w:r>
    </w:p>
    <w:p w14:paraId="6B5CB369" w14:textId="2403D032" w:rsidR="0099421A" w:rsidRPr="00535271" w:rsidRDefault="009828D2" w:rsidP="00451A41">
      <w:pPr>
        <w:pStyle w:val="a0"/>
        <w:numPr>
          <w:ilvl w:val="0"/>
          <w:numId w:val="5"/>
        </w:numPr>
        <w:rPr>
          <w:spacing w:val="0"/>
        </w:rPr>
      </w:pPr>
      <w:r w:rsidRPr="00535271">
        <w:rPr>
          <w:rFonts w:hint="eastAsia"/>
          <w:sz w:val="22"/>
        </w:rPr>
        <w:t>가장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강력한</w:t>
      </w:r>
      <w:r w:rsidRPr="00535271">
        <w:rPr>
          <w:sz w:val="22"/>
        </w:rPr>
        <w:t xml:space="preserve"> AI </w:t>
      </w:r>
      <w:r w:rsidRPr="00535271">
        <w:rPr>
          <w:rFonts w:hint="eastAsia"/>
          <w:sz w:val="22"/>
        </w:rPr>
        <w:t>규제를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예정하고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있는</w:t>
      </w:r>
      <w:r w:rsidRPr="00535271">
        <w:rPr>
          <w:sz w:val="22"/>
        </w:rPr>
        <w:t xml:space="preserve"> EU</w:t>
      </w:r>
      <w:r w:rsidRPr="00535271">
        <w:rPr>
          <w:rFonts w:hint="eastAsia"/>
          <w:sz w:val="22"/>
        </w:rPr>
        <w:t>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범용</w:t>
      </w:r>
      <w:r w:rsidRPr="00535271">
        <w:rPr>
          <w:sz w:val="22"/>
        </w:rPr>
        <w:t xml:space="preserve"> AI </w:t>
      </w:r>
      <w:r w:rsidRPr="00535271">
        <w:rPr>
          <w:rFonts w:hint="eastAsia"/>
          <w:sz w:val="22"/>
        </w:rPr>
        <w:t>중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시스템적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위험을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초래할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수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있는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일부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모델에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대해서만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추가적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의무를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부과하고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있으며</w:t>
      </w:r>
      <w:r w:rsidRPr="00535271">
        <w:rPr>
          <w:sz w:val="22"/>
        </w:rPr>
        <w:t xml:space="preserve">, </w:t>
      </w:r>
      <w:r w:rsidRPr="00535271">
        <w:rPr>
          <w:rFonts w:hint="eastAsia"/>
          <w:sz w:val="22"/>
        </w:rPr>
        <w:t>그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적용대상을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소수의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고급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범용</w:t>
      </w:r>
      <w:r w:rsidRPr="00535271">
        <w:rPr>
          <w:sz w:val="22"/>
        </w:rPr>
        <w:t xml:space="preserve"> AI</w:t>
      </w:r>
      <w:r w:rsidRPr="00535271">
        <w:rPr>
          <w:rFonts w:hint="eastAsia"/>
          <w:sz w:val="22"/>
        </w:rPr>
        <w:t>로만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한정하고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있는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점을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볼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때</w:t>
      </w:r>
      <w:r w:rsidRPr="00535271">
        <w:rPr>
          <w:sz w:val="22"/>
        </w:rPr>
        <w:t xml:space="preserve">, </w:t>
      </w:r>
      <w:r w:rsidRPr="00535271">
        <w:rPr>
          <w:rFonts w:hint="eastAsia"/>
          <w:sz w:val="22"/>
        </w:rPr>
        <w:t>적용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대상을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신중하게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규정할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필요가</w:t>
      </w:r>
      <w:r w:rsidRPr="00535271">
        <w:rPr>
          <w:sz w:val="22"/>
        </w:rPr>
        <w:t xml:space="preserve"> </w:t>
      </w:r>
      <w:r w:rsidRPr="00535271">
        <w:rPr>
          <w:rFonts w:hint="eastAsia"/>
          <w:sz w:val="22"/>
        </w:rPr>
        <w:t>있음</w:t>
      </w:r>
    </w:p>
    <w:p w14:paraId="47187C36" w14:textId="77777777" w:rsidR="00917151" w:rsidRPr="00535271" w:rsidRDefault="00917151" w:rsidP="00451A41">
      <w:pPr>
        <w:widowControl/>
        <w:topLinePunct/>
        <w:autoSpaceDE w:val="0"/>
        <w:adjustRightInd/>
        <w:snapToGrid/>
        <w:spacing w:after="160" w:line="276" w:lineRule="auto"/>
        <w:ind w:left="967"/>
      </w:pPr>
    </w:p>
    <w:p w14:paraId="000A3F39" w14:textId="6D0BED52" w:rsidR="00917151" w:rsidRPr="00535271" w:rsidRDefault="00917151" w:rsidP="00451A41">
      <w:pPr>
        <w:pStyle w:val="10"/>
        <w:wordWrap w:val="0"/>
        <w:spacing w:after="160"/>
      </w:pPr>
      <w:bookmarkStart w:id="2440" w:name="_Toc204470994"/>
      <w:r w:rsidRPr="00535271">
        <w:rPr>
          <w:rFonts w:hint="eastAsia"/>
        </w:rPr>
        <w:t>기타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국가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동향</w:t>
      </w:r>
      <w:bookmarkEnd w:id="2440"/>
    </w:p>
    <w:p w14:paraId="2428114D" w14:textId="45538CCD" w:rsidR="00917151" w:rsidRPr="00535271" w:rsidRDefault="00917151" w:rsidP="00451A41">
      <w:pPr>
        <w:pStyle w:val="2"/>
        <w:autoSpaceDE w:val="0"/>
        <w:spacing w:after="160"/>
      </w:pPr>
      <w:bookmarkStart w:id="2441" w:name="_Toc204470995"/>
      <w:r w:rsidRPr="00535271">
        <w:rPr>
          <w:rFonts w:hint="eastAsia"/>
        </w:rPr>
        <w:t>일본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동향</w:t>
      </w:r>
      <w:bookmarkEnd w:id="2441"/>
    </w:p>
    <w:p w14:paraId="200ECD52" w14:textId="3C04A77F" w:rsidR="002F461B" w:rsidRPr="00535271" w:rsidRDefault="00917151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개요</w:t>
      </w:r>
    </w:p>
    <w:p w14:paraId="72E78386" w14:textId="2BA00FCA" w:rsidR="002F461B" w:rsidRPr="00535271" w:rsidRDefault="002F461B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일본</w:t>
      </w:r>
      <w:r w:rsidR="004B3899" w:rsidRPr="00535271">
        <w:rPr>
          <w:rFonts w:hint="eastAsia"/>
        </w:rPr>
        <w:t xml:space="preserve"> </w:t>
      </w:r>
      <w:r w:rsidR="004B3899" w:rsidRPr="00535271">
        <w:rPr>
          <w:rFonts w:hint="eastAsia"/>
        </w:rPr>
        <w:t>국회는</w:t>
      </w:r>
      <w:r w:rsidR="004B3899" w:rsidRPr="00535271">
        <w:rPr>
          <w:rFonts w:hint="eastAsia"/>
        </w:rPr>
        <w:t xml:space="preserve"> 2025. </w:t>
      </w:r>
      <w:r w:rsidR="004B3899" w:rsidRPr="00535271">
        <w:t xml:space="preserve">4. 24. </w:t>
      </w:r>
      <w:r w:rsidRPr="00535271">
        <w:rPr>
          <w:rFonts w:hint="eastAsia"/>
        </w:rPr>
        <w:t>「인공지능</w:t>
      </w:r>
      <w:r w:rsidRPr="00535271">
        <w:t xml:space="preserve"> </w:t>
      </w:r>
      <w:r w:rsidRPr="00535271">
        <w:rPr>
          <w:rFonts w:hint="eastAsia"/>
        </w:rPr>
        <w:t>관련</w:t>
      </w:r>
      <w:r w:rsidRPr="00535271">
        <w:t xml:space="preserve"> </w:t>
      </w:r>
      <w:r w:rsidRPr="00535271">
        <w:rPr>
          <w:rFonts w:hint="eastAsia"/>
        </w:rPr>
        <w:t>기술의</w:t>
      </w:r>
      <w:r w:rsidRPr="00535271">
        <w:t xml:space="preserve"> </w:t>
      </w:r>
      <w:r w:rsidRPr="00535271">
        <w:rPr>
          <w:rFonts w:hint="eastAsia"/>
        </w:rPr>
        <w:t>연구</w:t>
      </w:r>
      <w:r w:rsidRPr="00535271">
        <w:t xml:space="preserve"> </w:t>
      </w:r>
      <w:r w:rsidRPr="00535271">
        <w:rPr>
          <w:rFonts w:hint="eastAsia"/>
        </w:rPr>
        <w:t>개발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활용</w:t>
      </w:r>
      <w:r w:rsidRPr="00535271">
        <w:t xml:space="preserve"> </w:t>
      </w:r>
      <w:r w:rsidRPr="00535271">
        <w:rPr>
          <w:rFonts w:hint="eastAsia"/>
        </w:rPr>
        <w:t>촉진에</w:t>
      </w:r>
      <w:r w:rsidRPr="00535271">
        <w:t xml:space="preserve"> </w:t>
      </w:r>
      <w:r w:rsidRPr="00535271">
        <w:rPr>
          <w:rFonts w:hint="eastAsia"/>
        </w:rPr>
        <w:t>관한</w:t>
      </w:r>
      <w:r w:rsidRPr="00535271">
        <w:t xml:space="preserve"> </w:t>
      </w:r>
      <w:r w:rsidRPr="00535271">
        <w:rPr>
          <w:rFonts w:hint="eastAsia"/>
        </w:rPr>
        <w:t>법률안」을</w:t>
      </w:r>
      <w:r w:rsidRPr="00535271">
        <w:t xml:space="preserve"> </w:t>
      </w:r>
      <w:r w:rsidRPr="00535271">
        <w:rPr>
          <w:rFonts w:hint="eastAsia"/>
        </w:rPr>
        <w:t>통과시켰음</w:t>
      </w:r>
      <w:r w:rsidRPr="00535271">
        <w:t xml:space="preserve">. </w:t>
      </w:r>
      <w:r w:rsidRPr="00535271">
        <w:rPr>
          <w:rFonts w:hint="eastAsia"/>
        </w:rPr>
        <w:t>이는</w:t>
      </w:r>
      <w:r w:rsidRPr="00535271">
        <w:t xml:space="preserve"> </w:t>
      </w:r>
      <w:r w:rsidRPr="00535271">
        <w:rPr>
          <w:rFonts w:hint="eastAsia"/>
        </w:rPr>
        <w:t>일본</w:t>
      </w:r>
      <w:r w:rsidRPr="00535271">
        <w:t xml:space="preserve"> </w:t>
      </w:r>
      <w:r w:rsidRPr="00535271">
        <w:rPr>
          <w:rFonts w:hint="eastAsia"/>
        </w:rPr>
        <w:t>최초의</w:t>
      </w:r>
      <w:r w:rsidRPr="00535271">
        <w:t xml:space="preserve"> </w:t>
      </w:r>
      <w:r w:rsidRPr="00535271">
        <w:rPr>
          <w:rFonts w:hint="eastAsia"/>
        </w:rPr>
        <w:t>포괄적</w:t>
      </w:r>
      <w:r w:rsidRPr="00535271">
        <w:t xml:space="preserve"> AI </w:t>
      </w:r>
      <w:r w:rsidRPr="00535271">
        <w:rPr>
          <w:rFonts w:hint="eastAsia"/>
        </w:rPr>
        <w:t>관련</w:t>
      </w:r>
      <w:r w:rsidRPr="00535271">
        <w:t xml:space="preserve"> </w:t>
      </w:r>
      <w:r w:rsidRPr="00535271">
        <w:rPr>
          <w:rFonts w:hint="eastAsia"/>
        </w:rPr>
        <w:t>법률임</w:t>
      </w:r>
    </w:p>
    <w:p w14:paraId="36ADA97C" w14:textId="4EACD1B4" w:rsidR="002F461B" w:rsidRPr="00535271" w:rsidRDefault="004B3899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해당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="002F461B" w:rsidRPr="00535271">
        <w:rPr>
          <w:rFonts w:hint="eastAsia"/>
        </w:rPr>
        <w:t>국가</w:t>
      </w:r>
      <w:r w:rsidR="002F461B" w:rsidRPr="00535271">
        <w:t xml:space="preserve"> </w:t>
      </w:r>
      <w:r w:rsidR="002F461B" w:rsidRPr="00535271">
        <w:rPr>
          <w:rFonts w:hint="eastAsia"/>
        </w:rPr>
        <w:t>및</w:t>
      </w:r>
      <w:r w:rsidR="002F461B" w:rsidRPr="00535271">
        <w:t xml:space="preserve"> </w:t>
      </w:r>
      <w:r w:rsidR="002F461B" w:rsidRPr="00535271">
        <w:rPr>
          <w:rFonts w:hint="eastAsia"/>
        </w:rPr>
        <w:t>지방자치단체가</w:t>
      </w:r>
      <w:r w:rsidR="002F461B" w:rsidRPr="00535271">
        <w:t xml:space="preserve"> AI </w:t>
      </w:r>
      <w:r w:rsidR="002F461B" w:rsidRPr="00535271">
        <w:rPr>
          <w:rFonts w:hint="eastAsia"/>
        </w:rPr>
        <w:t>관련</w:t>
      </w:r>
      <w:r w:rsidR="002F461B" w:rsidRPr="00535271">
        <w:t xml:space="preserve"> </w:t>
      </w:r>
      <w:r w:rsidR="002F461B" w:rsidRPr="00535271">
        <w:rPr>
          <w:rFonts w:hint="eastAsia"/>
        </w:rPr>
        <w:t>기술을</w:t>
      </w:r>
      <w:r w:rsidR="002F461B" w:rsidRPr="00535271">
        <w:t xml:space="preserve"> </w:t>
      </w:r>
      <w:r w:rsidR="002F461B" w:rsidRPr="00535271">
        <w:rPr>
          <w:rFonts w:hint="eastAsia"/>
        </w:rPr>
        <w:t>진흥하기</w:t>
      </w:r>
      <w:r w:rsidR="002F461B" w:rsidRPr="00535271">
        <w:t xml:space="preserve"> </w:t>
      </w:r>
      <w:r w:rsidR="002F461B" w:rsidRPr="00535271">
        <w:rPr>
          <w:rFonts w:hint="eastAsia"/>
        </w:rPr>
        <w:t>위한</w:t>
      </w:r>
      <w:r w:rsidR="002F461B" w:rsidRPr="00535271">
        <w:t xml:space="preserve"> </w:t>
      </w:r>
      <w:r w:rsidR="002F461B" w:rsidRPr="00535271">
        <w:rPr>
          <w:rFonts w:hint="eastAsia"/>
        </w:rPr>
        <w:t>정책과</w:t>
      </w:r>
      <w:r w:rsidR="002F461B" w:rsidRPr="00535271">
        <w:t xml:space="preserve"> </w:t>
      </w:r>
      <w:r w:rsidR="002F461B" w:rsidRPr="00535271">
        <w:rPr>
          <w:rFonts w:hint="eastAsia"/>
        </w:rPr>
        <w:t>지침을</w:t>
      </w:r>
      <w:r w:rsidR="002F461B" w:rsidRPr="00535271">
        <w:t xml:space="preserve"> </w:t>
      </w:r>
      <w:r w:rsidR="002F461B" w:rsidRPr="00535271">
        <w:rPr>
          <w:rFonts w:hint="eastAsia"/>
        </w:rPr>
        <w:t>마련하도록</w:t>
      </w:r>
      <w:r w:rsidR="002F461B" w:rsidRPr="00535271">
        <w:t xml:space="preserve"> </w:t>
      </w:r>
      <w:r w:rsidR="002F461B" w:rsidRPr="00535271">
        <w:rPr>
          <w:rFonts w:hint="eastAsia"/>
        </w:rPr>
        <w:t>규정하고</w:t>
      </w:r>
      <w:r w:rsidR="002F461B" w:rsidRPr="00535271">
        <w:t xml:space="preserve"> </w:t>
      </w:r>
      <w:r w:rsidR="002F461B" w:rsidRPr="00535271">
        <w:rPr>
          <w:rFonts w:hint="eastAsia"/>
        </w:rPr>
        <w:t>있음</w:t>
      </w:r>
      <w:r w:rsidR="002F461B" w:rsidRPr="00535271">
        <w:t xml:space="preserve">. </w:t>
      </w:r>
      <w:r w:rsidR="002F461B" w:rsidRPr="00535271">
        <w:rPr>
          <w:rFonts w:hint="eastAsia"/>
        </w:rPr>
        <w:t>또한</w:t>
      </w:r>
      <w:r w:rsidR="002F461B" w:rsidRPr="00535271">
        <w:t xml:space="preserve">, AI </w:t>
      </w:r>
      <w:r w:rsidR="002F461B" w:rsidRPr="00535271">
        <w:rPr>
          <w:rFonts w:hint="eastAsia"/>
        </w:rPr>
        <w:t>관련</w:t>
      </w:r>
      <w:r w:rsidR="002F461B" w:rsidRPr="00535271">
        <w:t xml:space="preserve"> </w:t>
      </w:r>
      <w:r w:rsidR="002F461B" w:rsidRPr="00535271">
        <w:rPr>
          <w:rFonts w:hint="eastAsia"/>
        </w:rPr>
        <w:t>기술을</w:t>
      </w:r>
      <w:r w:rsidR="002F461B" w:rsidRPr="00535271">
        <w:t xml:space="preserve"> </w:t>
      </w:r>
      <w:r w:rsidR="002F461B" w:rsidRPr="00535271">
        <w:rPr>
          <w:rFonts w:hint="eastAsia"/>
        </w:rPr>
        <w:t>인공적인</w:t>
      </w:r>
      <w:r w:rsidR="002F461B" w:rsidRPr="00535271">
        <w:t xml:space="preserve"> </w:t>
      </w:r>
      <w:r w:rsidR="002F461B" w:rsidRPr="00535271">
        <w:rPr>
          <w:rFonts w:hint="eastAsia"/>
        </w:rPr>
        <w:t>방법과</w:t>
      </w:r>
      <w:r w:rsidR="002F461B" w:rsidRPr="00535271">
        <w:t xml:space="preserve"> </w:t>
      </w:r>
      <w:r w:rsidR="002F461B" w:rsidRPr="00535271">
        <w:rPr>
          <w:rFonts w:hint="eastAsia"/>
        </w:rPr>
        <w:t>정보처리</w:t>
      </w:r>
      <w:r w:rsidR="002F461B" w:rsidRPr="00535271">
        <w:t xml:space="preserve"> </w:t>
      </w:r>
      <w:r w:rsidR="002F461B" w:rsidRPr="00535271">
        <w:rPr>
          <w:rFonts w:hint="eastAsia"/>
        </w:rPr>
        <w:t>시스템을</w:t>
      </w:r>
      <w:r w:rsidR="002F461B" w:rsidRPr="00535271">
        <w:t xml:space="preserve"> </w:t>
      </w:r>
      <w:r w:rsidR="002F461B" w:rsidRPr="00535271">
        <w:rPr>
          <w:rFonts w:hint="eastAsia"/>
        </w:rPr>
        <w:t>통해</w:t>
      </w:r>
      <w:r w:rsidR="002F461B" w:rsidRPr="00535271">
        <w:t xml:space="preserve"> </w:t>
      </w:r>
      <w:r w:rsidR="002F461B" w:rsidRPr="00535271">
        <w:rPr>
          <w:rFonts w:hint="eastAsia"/>
        </w:rPr>
        <w:t>인간의</w:t>
      </w:r>
      <w:r w:rsidR="002F461B" w:rsidRPr="00535271">
        <w:t xml:space="preserve"> </w:t>
      </w:r>
      <w:r w:rsidR="002F461B" w:rsidRPr="00535271">
        <w:rPr>
          <w:rFonts w:hint="eastAsia"/>
        </w:rPr>
        <w:t>인지</w:t>
      </w:r>
      <w:r w:rsidR="002F461B" w:rsidRPr="00535271">
        <w:t xml:space="preserve"> </w:t>
      </w:r>
      <w:r w:rsidR="002F461B" w:rsidRPr="00535271">
        <w:rPr>
          <w:rFonts w:hint="eastAsia"/>
        </w:rPr>
        <w:t>능력을</w:t>
      </w:r>
      <w:r w:rsidR="002F461B" w:rsidRPr="00535271">
        <w:t xml:space="preserve"> </w:t>
      </w:r>
      <w:r w:rsidR="002F461B" w:rsidRPr="00535271">
        <w:rPr>
          <w:rFonts w:hint="eastAsia"/>
        </w:rPr>
        <w:t>모방하는</w:t>
      </w:r>
      <w:r w:rsidR="002F461B" w:rsidRPr="00535271">
        <w:t xml:space="preserve"> </w:t>
      </w:r>
      <w:r w:rsidR="002F461B" w:rsidRPr="00535271">
        <w:rPr>
          <w:rFonts w:hint="eastAsia"/>
        </w:rPr>
        <w:t>기술로</w:t>
      </w:r>
      <w:r w:rsidR="002F461B" w:rsidRPr="00535271">
        <w:t xml:space="preserve"> </w:t>
      </w:r>
      <w:r w:rsidR="002F461B" w:rsidRPr="00535271">
        <w:rPr>
          <w:rFonts w:hint="eastAsia"/>
        </w:rPr>
        <w:t>정의하며</w:t>
      </w:r>
      <w:r w:rsidR="002F461B" w:rsidRPr="00535271">
        <w:t xml:space="preserve">, AI </w:t>
      </w:r>
      <w:r w:rsidR="002F461B" w:rsidRPr="00535271">
        <w:rPr>
          <w:rFonts w:hint="eastAsia"/>
        </w:rPr>
        <w:t>개발을</w:t>
      </w:r>
      <w:r w:rsidR="002F461B" w:rsidRPr="00535271">
        <w:t xml:space="preserve"> </w:t>
      </w:r>
      <w:r w:rsidR="002F461B" w:rsidRPr="00535271">
        <w:rPr>
          <w:rFonts w:hint="eastAsia"/>
        </w:rPr>
        <w:t>위한</w:t>
      </w:r>
      <w:r w:rsidR="002F461B" w:rsidRPr="00535271">
        <w:t xml:space="preserve"> </w:t>
      </w:r>
      <w:r w:rsidR="002F461B" w:rsidRPr="00535271">
        <w:rPr>
          <w:rFonts w:hint="eastAsia"/>
        </w:rPr>
        <w:t>국가적</w:t>
      </w:r>
      <w:r w:rsidR="002F461B" w:rsidRPr="00535271">
        <w:t xml:space="preserve"> </w:t>
      </w:r>
      <w:r w:rsidR="002F461B" w:rsidRPr="00535271">
        <w:rPr>
          <w:rFonts w:hint="eastAsia"/>
        </w:rPr>
        <w:t>틀을</w:t>
      </w:r>
      <w:r w:rsidR="002F461B" w:rsidRPr="00535271">
        <w:t xml:space="preserve"> </w:t>
      </w:r>
      <w:r w:rsidR="002F461B" w:rsidRPr="00535271">
        <w:rPr>
          <w:rFonts w:hint="eastAsia"/>
        </w:rPr>
        <w:t>마련하고</w:t>
      </w:r>
      <w:r w:rsidR="002F461B" w:rsidRPr="00535271">
        <w:t xml:space="preserve"> </w:t>
      </w:r>
      <w:r w:rsidR="002F461B" w:rsidRPr="00535271">
        <w:rPr>
          <w:rFonts w:hint="eastAsia"/>
        </w:rPr>
        <w:t>있음</w:t>
      </w:r>
    </w:p>
    <w:p w14:paraId="7178F0F3" w14:textId="439B2626" w:rsidR="004B3899" w:rsidRPr="00535271" w:rsidRDefault="004B3899" w:rsidP="00451A41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 w:hint="eastAsia"/>
        </w:rPr>
        <w:t xml:space="preserve"> </w:t>
      </w:r>
      <w:r w:rsidRPr="00535271">
        <w:rPr>
          <w:rFonts w:ascii="Times New Roman" w:hAnsi="Times New Roman" w:hint="eastAsia"/>
        </w:rPr>
        <w:t>내용</w:t>
      </w:r>
    </w:p>
    <w:p w14:paraId="331108A2" w14:textId="4554DE71" w:rsidR="004B3899" w:rsidRPr="00535271" w:rsidRDefault="004B3899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hint="eastAsia"/>
          <w:b/>
        </w:rPr>
        <w:t>제</w:t>
      </w:r>
      <w:r w:rsidRPr="00535271">
        <w:rPr>
          <w:b/>
        </w:rPr>
        <w:t>1</w:t>
      </w:r>
      <w:r w:rsidRPr="00535271">
        <w:rPr>
          <w:rFonts w:hint="eastAsia"/>
          <w:b/>
        </w:rPr>
        <w:t>장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일반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조항</w:t>
      </w:r>
      <w:r w:rsidRPr="00535271">
        <w:rPr>
          <w:b/>
        </w:rPr>
        <w:t>(</w:t>
      </w:r>
      <w:r w:rsidRPr="00535271">
        <w:rPr>
          <w:rFonts w:hint="eastAsia"/>
          <w:b/>
        </w:rPr>
        <w:t>제</w:t>
      </w:r>
      <w:r w:rsidRPr="00535271">
        <w:rPr>
          <w:b/>
        </w:rPr>
        <w:t>1</w:t>
      </w:r>
      <w:r w:rsidRPr="00535271">
        <w:rPr>
          <w:rFonts w:hint="eastAsia"/>
          <w:b/>
        </w:rPr>
        <w:t>조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–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제</w:t>
      </w:r>
      <w:r w:rsidRPr="00535271">
        <w:rPr>
          <w:b/>
        </w:rPr>
        <w:t>10</w:t>
      </w:r>
      <w:r w:rsidRPr="00535271">
        <w:rPr>
          <w:rFonts w:hint="eastAsia"/>
          <w:b/>
        </w:rPr>
        <w:t>조</w:t>
      </w:r>
      <w:r w:rsidRPr="00535271">
        <w:rPr>
          <w:b/>
        </w:rPr>
        <w:t>)</w:t>
      </w:r>
    </w:p>
    <w:p w14:paraId="2F84ECF8" w14:textId="2DA27CC5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t>‘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</w:t>
      </w:r>
      <w:r w:rsidRPr="00535271">
        <w:t>’</w:t>
      </w:r>
      <w:r w:rsidRPr="00535271">
        <w:rPr>
          <w:rFonts w:hint="eastAsia"/>
        </w:rPr>
        <w:t>을</w:t>
      </w:r>
      <w:r w:rsidRPr="00535271">
        <w:rPr>
          <w:rFonts w:hint="eastAsia"/>
        </w:rPr>
        <w:t xml:space="preserve"> </w:t>
      </w:r>
      <w:r w:rsidRPr="00535271">
        <w:t>‘</w:t>
      </w:r>
      <w:r w:rsidRPr="00535271">
        <w:rPr>
          <w:rFonts w:hint="eastAsia"/>
        </w:rPr>
        <w:t>인간의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인지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추론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판단의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능력을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인위적인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방법으로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대체하는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기능을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구현하기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필요한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이러한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이용하여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입력된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처리하고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결과를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출력하는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기능을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구현하기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정보처리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시스템과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</w:t>
      </w:r>
      <w:r w:rsidRPr="00535271">
        <w:t>’</w:t>
      </w:r>
      <w:r w:rsidRPr="00535271">
        <w:rPr>
          <w:rFonts w:hint="eastAsia"/>
        </w:rPr>
        <w:t>이라고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정의함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2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 </w:t>
      </w:r>
    </w:p>
    <w:p w14:paraId="6BFD014C" w14:textId="5B1C20EC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정부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4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), </w:t>
      </w:r>
      <w:r w:rsidRPr="00535271">
        <w:rPr>
          <w:rFonts w:hint="eastAsia"/>
        </w:rPr>
        <w:t>지방자치단체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5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), </w:t>
      </w:r>
      <w:r w:rsidRPr="00535271">
        <w:rPr>
          <w:rFonts w:hint="eastAsia"/>
        </w:rPr>
        <w:t>연구기관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6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), </w:t>
      </w:r>
      <w:r w:rsidRPr="00535271">
        <w:rPr>
          <w:rFonts w:hint="eastAsia"/>
        </w:rPr>
        <w:t>사업자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7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), </w:t>
      </w:r>
      <w:r w:rsidRPr="00535271">
        <w:rPr>
          <w:rFonts w:hint="eastAsia"/>
        </w:rPr>
        <w:t>국민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8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 </w:t>
      </w:r>
      <w:r w:rsidRPr="00535271">
        <w:rPr>
          <w:rFonts w:hint="eastAsia"/>
        </w:rPr>
        <w:t>등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다양한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이해관계자의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책임을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있으며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일본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경제사회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발전의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근간이라는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하에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1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 xml:space="preserve">) </w:t>
      </w:r>
      <w:r w:rsidRPr="00535271">
        <w:rPr>
          <w:rFonts w:hint="eastAsia"/>
        </w:rPr>
        <w:t>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이해관계자의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상호협력이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필요함을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천명하고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있음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9</w:t>
      </w:r>
      <w:r w:rsidRPr="00535271">
        <w:rPr>
          <w:rFonts w:hint="eastAsia"/>
        </w:rPr>
        <w:t>조</w:t>
      </w:r>
      <w:r w:rsidR="00F84597" w:rsidRPr="00535271">
        <w:rPr>
          <w:rFonts w:hint="eastAsia"/>
        </w:rPr>
        <w:t>)</w:t>
      </w:r>
    </w:p>
    <w:p w14:paraId="649857D2" w14:textId="17639D22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특히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7</w:t>
      </w:r>
      <w:r w:rsidRPr="00535271">
        <w:rPr>
          <w:rFonts w:hint="eastAsia"/>
        </w:rPr>
        <w:t>조는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사업자의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책임으로</w:t>
      </w:r>
      <w:r w:rsidRPr="00535271">
        <w:rPr>
          <w:rFonts w:hint="eastAsia"/>
        </w:rPr>
        <w:t xml:space="preserve"> </w:t>
      </w:r>
      <w:r w:rsidR="00F84597" w:rsidRPr="00535271">
        <w:t>‘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활용한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서비스를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제공하고자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사업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활동에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활용하고자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기본원칙에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적극적인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활용을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통하여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기업활동의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효율성과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고도화를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제고하고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새로운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산업을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창출하기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노력하며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4</w:t>
      </w:r>
      <w:r w:rsidRPr="00535271">
        <w:rPr>
          <w:rFonts w:hint="eastAsia"/>
        </w:rPr>
        <w:t>조의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국가정부가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시행하는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5</w:t>
      </w:r>
      <w:r w:rsidRPr="00535271">
        <w:rPr>
          <w:rFonts w:hint="eastAsia"/>
        </w:rPr>
        <w:t>조의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따라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지방정부가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시행하는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조치에</w:t>
      </w:r>
      <w:r w:rsidRPr="00535271">
        <w:rPr>
          <w:rFonts w:hint="eastAsia"/>
        </w:rPr>
        <w:t xml:space="preserve"> </w:t>
      </w:r>
      <w:r w:rsidR="00F84597" w:rsidRPr="00535271">
        <w:rPr>
          <w:rFonts w:hint="eastAsia"/>
        </w:rPr>
        <w:t>협력한다</w:t>
      </w:r>
      <w:r w:rsidR="00F84597" w:rsidRPr="00535271">
        <w:t>’</w:t>
      </w:r>
      <w:r w:rsidRPr="00535271">
        <w:rPr>
          <w:rFonts w:hint="eastAsia"/>
        </w:rPr>
        <w:t>라고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있음</w:t>
      </w:r>
    </w:p>
    <w:p w14:paraId="436E093A" w14:textId="13C25D1B" w:rsidR="004B3899" w:rsidRPr="00535271" w:rsidRDefault="004B3899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hint="eastAsia"/>
          <w:b/>
        </w:rPr>
        <w:t>제</w:t>
      </w:r>
      <w:r w:rsidRPr="00535271">
        <w:rPr>
          <w:b/>
        </w:rPr>
        <w:t>2</w:t>
      </w:r>
      <w:r w:rsidRPr="00535271">
        <w:rPr>
          <w:rFonts w:hint="eastAsia"/>
          <w:b/>
        </w:rPr>
        <w:t>장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기본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조치</w:t>
      </w:r>
      <w:r w:rsidRPr="00535271">
        <w:rPr>
          <w:b/>
        </w:rPr>
        <w:t>(</w:t>
      </w:r>
      <w:r w:rsidRPr="00535271">
        <w:rPr>
          <w:rFonts w:hint="eastAsia"/>
          <w:b/>
        </w:rPr>
        <w:t>제</w:t>
      </w:r>
      <w:r w:rsidRPr="00535271">
        <w:rPr>
          <w:b/>
        </w:rPr>
        <w:t>11</w:t>
      </w:r>
      <w:r w:rsidRPr="00535271">
        <w:rPr>
          <w:rFonts w:hint="eastAsia"/>
          <w:b/>
        </w:rPr>
        <w:t>조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–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제</w:t>
      </w:r>
      <w:r w:rsidRPr="00535271">
        <w:rPr>
          <w:b/>
        </w:rPr>
        <w:t>17</w:t>
      </w:r>
      <w:r w:rsidRPr="00535271">
        <w:rPr>
          <w:rFonts w:hint="eastAsia"/>
          <w:b/>
        </w:rPr>
        <w:t>조</w:t>
      </w:r>
      <w:r w:rsidRPr="00535271">
        <w:rPr>
          <w:b/>
        </w:rPr>
        <w:t>)</w:t>
      </w:r>
    </w:p>
    <w:p w14:paraId="6F64CC29" w14:textId="2DFAFB63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국가가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연구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개발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활용에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필요한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대규모의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정보처리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정보통신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전자기적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기록을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제공하도록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규정하며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연구기관과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사업자가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널리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이용할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있도록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필요한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취해야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한다고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규정함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12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>)</w:t>
      </w:r>
    </w:p>
    <w:p w14:paraId="5B912148" w14:textId="2A28CC6B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국가가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부정한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목적이나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부적절한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방법으로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연구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개발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또는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이용함으로써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국민의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권익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침해가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발생한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사례를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분석하고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이에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기초한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대책을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검토하며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결과에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기초하여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지도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조언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정보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제공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필요한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사업자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개인에게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취하도록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인공지능으로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피해를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방지하고자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함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16</w:t>
      </w:r>
      <w:r w:rsidRPr="00535271">
        <w:rPr>
          <w:rFonts w:hint="eastAsia"/>
        </w:rPr>
        <w:t>조</w:t>
      </w:r>
      <w:r w:rsidR="00F84597" w:rsidRPr="00535271">
        <w:rPr>
          <w:rFonts w:hint="eastAsia"/>
        </w:rPr>
        <w:t>)</w:t>
      </w:r>
    </w:p>
    <w:p w14:paraId="69B6A903" w14:textId="5B664D70" w:rsidR="004B3899" w:rsidRPr="00535271" w:rsidRDefault="004B3899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hint="eastAsia"/>
          <w:b/>
        </w:rPr>
        <w:t>제</w:t>
      </w:r>
      <w:r w:rsidRPr="00535271">
        <w:rPr>
          <w:b/>
        </w:rPr>
        <w:t>3</w:t>
      </w:r>
      <w:r w:rsidRPr="00535271">
        <w:rPr>
          <w:rFonts w:hint="eastAsia"/>
          <w:b/>
        </w:rPr>
        <w:t>장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인공지능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기본계획</w:t>
      </w:r>
      <w:r w:rsidRPr="00535271">
        <w:rPr>
          <w:b/>
        </w:rPr>
        <w:t xml:space="preserve"> (</w:t>
      </w:r>
      <w:r w:rsidRPr="00535271">
        <w:rPr>
          <w:rFonts w:hint="eastAsia"/>
          <w:b/>
        </w:rPr>
        <w:t>제</w:t>
      </w:r>
      <w:r w:rsidRPr="00535271">
        <w:rPr>
          <w:b/>
        </w:rPr>
        <w:t>18</w:t>
      </w:r>
      <w:r w:rsidRPr="00535271">
        <w:rPr>
          <w:rFonts w:hint="eastAsia"/>
          <w:b/>
        </w:rPr>
        <w:t>조</w:t>
      </w:r>
      <w:r w:rsidRPr="00535271">
        <w:rPr>
          <w:b/>
        </w:rPr>
        <w:t xml:space="preserve">), </w:t>
      </w:r>
      <w:r w:rsidRPr="00535271">
        <w:rPr>
          <w:rFonts w:hint="eastAsia"/>
          <w:b/>
        </w:rPr>
        <w:t>제</w:t>
      </w:r>
      <w:r w:rsidRPr="00535271">
        <w:rPr>
          <w:b/>
        </w:rPr>
        <w:t>4</w:t>
      </w:r>
      <w:r w:rsidRPr="00535271">
        <w:rPr>
          <w:rFonts w:hint="eastAsia"/>
          <w:b/>
        </w:rPr>
        <w:t>장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인공지능전략본부</w:t>
      </w:r>
      <w:r w:rsidRPr="00535271">
        <w:rPr>
          <w:b/>
        </w:rPr>
        <w:t xml:space="preserve"> (</w:t>
      </w:r>
      <w:r w:rsidRPr="00535271">
        <w:rPr>
          <w:rFonts w:hint="eastAsia"/>
          <w:b/>
        </w:rPr>
        <w:t>제</w:t>
      </w:r>
      <w:r w:rsidRPr="00535271">
        <w:rPr>
          <w:b/>
        </w:rPr>
        <w:t>19</w:t>
      </w:r>
      <w:r w:rsidRPr="00535271">
        <w:rPr>
          <w:rFonts w:hint="eastAsia"/>
          <w:b/>
        </w:rPr>
        <w:t>조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–</w:t>
      </w:r>
      <w:r w:rsidRPr="00535271">
        <w:rPr>
          <w:b/>
        </w:rPr>
        <w:t xml:space="preserve"> </w:t>
      </w:r>
      <w:r w:rsidRPr="00535271">
        <w:rPr>
          <w:rFonts w:hint="eastAsia"/>
          <w:b/>
        </w:rPr>
        <w:t>제</w:t>
      </w:r>
      <w:r w:rsidRPr="00535271">
        <w:rPr>
          <w:b/>
        </w:rPr>
        <w:t>28</w:t>
      </w:r>
      <w:r w:rsidRPr="00535271">
        <w:rPr>
          <w:rFonts w:hint="eastAsia"/>
          <w:b/>
        </w:rPr>
        <w:t>조</w:t>
      </w:r>
      <w:r w:rsidRPr="00535271">
        <w:rPr>
          <w:b/>
        </w:rPr>
        <w:t>)</w:t>
      </w:r>
    </w:p>
    <w:p w14:paraId="1F7EBA79" w14:textId="702D5144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법안은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기본계획이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관련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기술의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연구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개발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활용을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촉진하기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위한</w:t>
      </w:r>
      <w:r w:rsidRPr="00535271">
        <w:rPr>
          <w:rFonts w:hint="eastAsia"/>
        </w:rPr>
        <w:t xml:space="preserve"> (1) </w:t>
      </w:r>
      <w:r w:rsidRPr="00535271">
        <w:rPr>
          <w:rFonts w:hint="eastAsia"/>
        </w:rPr>
        <w:t>기본방침과</w:t>
      </w:r>
      <w:r w:rsidRPr="00535271">
        <w:rPr>
          <w:rFonts w:hint="eastAsia"/>
        </w:rPr>
        <w:t xml:space="preserve"> (2) </w:t>
      </w:r>
      <w:r w:rsidRPr="00535271">
        <w:rPr>
          <w:rFonts w:hint="eastAsia"/>
        </w:rPr>
        <w:t>정부가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취해야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조치를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담도록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규정하며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전략본부가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작성한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기본계획을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내각이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결정하여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총리가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공표하도록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규정하고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있음</w:t>
      </w:r>
    </w:p>
    <w:p w14:paraId="7665E042" w14:textId="0695D619" w:rsidR="004B3899" w:rsidRPr="00535271" w:rsidRDefault="004B3899" w:rsidP="00451A41">
      <w:pPr>
        <w:pStyle w:val="a0"/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</w:pP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전략본부는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기본계획의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초안을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작성하고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이행을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촉진하며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관련된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중요한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정책을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계획하고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조정하는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역할을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함</w:t>
      </w:r>
      <w:r w:rsidRPr="00535271">
        <w:rPr>
          <w:rFonts w:hint="eastAsia"/>
        </w:rPr>
        <w:t>(</w:t>
      </w:r>
      <w:r w:rsidRPr="00535271">
        <w:rPr>
          <w:rFonts w:hint="eastAsia"/>
        </w:rPr>
        <w:t>제</w:t>
      </w:r>
      <w:r w:rsidRPr="00535271">
        <w:rPr>
          <w:rFonts w:hint="eastAsia"/>
        </w:rPr>
        <w:t>20</w:t>
      </w:r>
      <w:r w:rsidRPr="00535271">
        <w:rPr>
          <w:rFonts w:hint="eastAsia"/>
        </w:rPr>
        <w:t>조</w:t>
      </w:r>
      <w:r w:rsidRPr="00535271">
        <w:rPr>
          <w:rFonts w:hint="eastAsia"/>
        </w:rPr>
        <w:t>)</w:t>
      </w:r>
    </w:p>
    <w:p w14:paraId="33B34B94" w14:textId="6D032C2D" w:rsidR="00F84597" w:rsidRPr="00535271" w:rsidRDefault="00F84597" w:rsidP="00451A41">
      <w:pPr>
        <w:pStyle w:val="3"/>
        <w:autoSpaceDE w:val="0"/>
        <w:spacing w:after="160"/>
      </w:pPr>
      <w:r w:rsidRPr="00535271">
        <w:rPr>
          <w:rFonts w:ascii="Times New Roman" w:hAnsi="Times New Roman" w:hint="eastAsia"/>
        </w:rPr>
        <w:t>Implications</w:t>
      </w:r>
    </w:p>
    <w:p w14:paraId="732D1672" w14:textId="6E422ECF" w:rsidR="00F84597" w:rsidRPr="00535271" w:rsidRDefault="00F84597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해당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법안은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명시적인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역외적용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두고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있지는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않으나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일본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정부는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해외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기업들에게도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해당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법안이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적용된다는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입장이므로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일본에서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서비스하고자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하는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사업자로서는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관심을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가질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필요가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있음</w:t>
      </w:r>
    </w:p>
    <w:p w14:paraId="5BD78ACB" w14:textId="7AA8AFB5" w:rsidR="00F84597" w:rsidRPr="00535271" w:rsidRDefault="00F84597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cs="Calibri" w:hint="eastAsia"/>
          <w:sz w:val="22"/>
        </w:rPr>
        <w:t>해당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법안은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사업자에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대한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명시적인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벌칙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마련하고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있지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않음</w:t>
      </w:r>
      <w:r w:rsidRPr="00535271">
        <w:rPr>
          <w:rFonts w:cs="Calibri" w:hint="eastAsia"/>
          <w:sz w:val="22"/>
        </w:rPr>
        <w:t xml:space="preserve">. </w:t>
      </w:r>
      <w:r w:rsidRPr="00535271">
        <w:rPr>
          <w:rFonts w:cs="Calibri" w:hint="eastAsia"/>
          <w:sz w:val="22"/>
        </w:rPr>
        <w:t>하지만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해당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법안은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일본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정부에게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부정한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목적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또는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부적절한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방법에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의한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기술의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활용으로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국민의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권익의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침해가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발생한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사안을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분석하고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관련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사업자에게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지도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조언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정보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제공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기타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필요한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조치를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취하도록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하고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있고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 w:hint="eastAsia"/>
          <w:sz w:val="22"/>
        </w:rPr>
        <w:t>제</w:t>
      </w:r>
      <w:r w:rsidRPr="00535271">
        <w:rPr>
          <w:rFonts w:cs="Calibri" w:hint="eastAsia"/>
          <w:sz w:val="22"/>
        </w:rPr>
        <w:t>16</w:t>
      </w:r>
      <w:r w:rsidRPr="00535271">
        <w:rPr>
          <w:rFonts w:cs="Calibri" w:hint="eastAsia"/>
          <w:sz w:val="22"/>
        </w:rPr>
        <w:t>조</w:t>
      </w:r>
      <w:r w:rsidRPr="00535271">
        <w:rPr>
          <w:rFonts w:cs="Calibri" w:hint="eastAsia"/>
          <w:sz w:val="22"/>
        </w:rPr>
        <w:t xml:space="preserve">), </w:t>
      </w:r>
      <w:r w:rsidRPr="00535271">
        <w:rPr>
          <w:rFonts w:cs="Calibri" w:hint="eastAsia"/>
          <w:sz w:val="22"/>
        </w:rPr>
        <w:t>사업자로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하여금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국가정부가</w:t>
      </w:r>
      <w:r w:rsidRPr="00535271">
        <w:rPr>
          <w:rFonts w:cs="Calibri"/>
          <w:sz w:val="22"/>
        </w:rPr>
        <w:t xml:space="preserve"> </w:t>
      </w:r>
      <w:r w:rsidRPr="00535271">
        <w:rPr>
          <w:rFonts w:hint="eastAsia"/>
        </w:rPr>
        <w:t>시행하는</w:t>
      </w:r>
      <w:r w:rsidRPr="00535271">
        <w:t xml:space="preserve"> </w:t>
      </w:r>
      <w:r w:rsidRPr="00535271">
        <w:rPr>
          <w:rFonts w:hint="eastAsia"/>
        </w:rPr>
        <w:t>조치에</w:t>
      </w:r>
      <w:r w:rsidRPr="00535271">
        <w:t xml:space="preserve"> </w:t>
      </w:r>
      <w:r w:rsidRPr="00535271">
        <w:rPr>
          <w:rFonts w:hint="eastAsia"/>
        </w:rPr>
        <w:t>협력할</w:t>
      </w:r>
      <w:r w:rsidRPr="00535271">
        <w:t xml:space="preserve"> </w:t>
      </w:r>
      <w:r w:rsidRPr="00535271">
        <w:rPr>
          <w:rFonts w:hint="eastAsia"/>
        </w:rPr>
        <w:t>책임을</w:t>
      </w:r>
      <w:r w:rsidRPr="00535271">
        <w:t xml:space="preserve"> </w:t>
      </w:r>
      <w:r w:rsidRPr="00535271">
        <w:rPr>
          <w:rFonts w:hint="eastAsia"/>
        </w:rPr>
        <w:t>부과하고</w:t>
      </w:r>
      <w:r w:rsidRPr="00535271">
        <w:t xml:space="preserve"> </w:t>
      </w:r>
      <w:r w:rsidRPr="00535271">
        <w:rPr>
          <w:rFonts w:hint="eastAsia"/>
        </w:rPr>
        <w:t>있으므로</w:t>
      </w:r>
      <w:r w:rsidRPr="00535271">
        <w:t>(</w:t>
      </w:r>
      <w:r w:rsidRPr="00535271">
        <w:rPr>
          <w:rFonts w:hint="eastAsia"/>
        </w:rPr>
        <w:t>제</w:t>
      </w:r>
      <w:r w:rsidRPr="00535271">
        <w:t>7</w:t>
      </w:r>
      <w:r w:rsidRPr="00535271">
        <w:rPr>
          <w:rFonts w:hint="eastAsia"/>
        </w:rPr>
        <w:t>조</w:t>
      </w:r>
      <w:r w:rsidRPr="00535271">
        <w:t xml:space="preserve">), </w:t>
      </w:r>
      <w:r w:rsidRPr="00535271">
        <w:rPr>
          <w:rFonts w:hint="eastAsia"/>
        </w:rPr>
        <w:t>위와</w:t>
      </w:r>
      <w:r w:rsidRPr="00535271">
        <w:t xml:space="preserve"> </w:t>
      </w:r>
      <w:r w:rsidRPr="00535271">
        <w:rPr>
          <w:rFonts w:hint="eastAsia"/>
        </w:rPr>
        <w:t>같은</w:t>
      </w:r>
      <w:r w:rsidRPr="00535271">
        <w:t xml:space="preserve"> </w:t>
      </w:r>
      <w:r w:rsidRPr="00535271">
        <w:rPr>
          <w:rFonts w:hint="eastAsia"/>
        </w:rPr>
        <w:t>사안이</w:t>
      </w:r>
      <w:r w:rsidRPr="00535271">
        <w:t xml:space="preserve"> </w:t>
      </w:r>
      <w:r w:rsidRPr="00535271">
        <w:rPr>
          <w:rFonts w:hint="eastAsia"/>
        </w:rPr>
        <w:t>발생할</w:t>
      </w:r>
      <w:r w:rsidRPr="00535271">
        <w:t xml:space="preserve"> </w:t>
      </w:r>
      <w:r w:rsidRPr="00535271">
        <w:rPr>
          <w:rFonts w:hint="eastAsia"/>
        </w:rPr>
        <w:t>경우</w:t>
      </w:r>
      <w:r w:rsidRPr="00535271">
        <w:t xml:space="preserve"> </w:t>
      </w:r>
      <w:r w:rsidRPr="00535271">
        <w:rPr>
          <w:rFonts w:hint="eastAsia"/>
        </w:rPr>
        <w:t>정부는</w:t>
      </w:r>
      <w:r w:rsidRPr="00535271">
        <w:t xml:space="preserve"> </w:t>
      </w:r>
      <w:r w:rsidRPr="00535271">
        <w:rPr>
          <w:rFonts w:hint="eastAsia"/>
        </w:rPr>
        <w:t>시정을</w:t>
      </w:r>
      <w:r w:rsidRPr="00535271">
        <w:t xml:space="preserve"> </w:t>
      </w:r>
      <w:r w:rsidRPr="00535271">
        <w:rPr>
          <w:rFonts w:hint="eastAsia"/>
        </w:rPr>
        <w:t>요구하거나</w:t>
      </w:r>
      <w:r w:rsidRPr="00535271">
        <w:t xml:space="preserve"> </w:t>
      </w:r>
      <w:r w:rsidRPr="00535271">
        <w:rPr>
          <w:rFonts w:hint="eastAsia"/>
        </w:rPr>
        <w:t>해당</w:t>
      </w:r>
      <w:r w:rsidRPr="00535271">
        <w:t xml:space="preserve"> </w:t>
      </w:r>
      <w:r w:rsidRPr="00535271">
        <w:rPr>
          <w:rFonts w:hint="eastAsia"/>
        </w:rPr>
        <w:t>사업자의</w:t>
      </w:r>
      <w:r w:rsidRPr="00535271">
        <w:t xml:space="preserve"> </w:t>
      </w:r>
      <w:r w:rsidRPr="00535271">
        <w:rPr>
          <w:rFonts w:hint="eastAsia"/>
        </w:rPr>
        <w:t>명칭을</w:t>
      </w:r>
      <w:r w:rsidRPr="00535271">
        <w:t xml:space="preserve"> </w:t>
      </w:r>
      <w:r w:rsidRPr="00535271">
        <w:rPr>
          <w:rFonts w:hint="eastAsia"/>
        </w:rPr>
        <w:t>공개하는</w:t>
      </w:r>
      <w:r w:rsidRPr="00535271">
        <w:t xml:space="preserve"> </w:t>
      </w:r>
      <w:r w:rsidRPr="00535271">
        <w:rPr>
          <w:rFonts w:hint="eastAsia"/>
        </w:rPr>
        <w:t>등의</w:t>
      </w:r>
      <w:r w:rsidRPr="00535271">
        <w:t xml:space="preserve"> </w:t>
      </w:r>
      <w:r w:rsidRPr="00535271">
        <w:rPr>
          <w:rFonts w:hint="eastAsia"/>
        </w:rPr>
        <w:t>조치를</w:t>
      </w:r>
      <w:r w:rsidRPr="00535271">
        <w:t xml:space="preserve"> </w:t>
      </w:r>
      <w:r w:rsidRPr="00535271">
        <w:rPr>
          <w:rFonts w:hint="eastAsia"/>
        </w:rPr>
        <w:t>취할</w:t>
      </w:r>
      <w:r w:rsidRPr="00535271">
        <w:t xml:space="preserve"> </w:t>
      </w:r>
      <w:r w:rsidRPr="00535271">
        <w:rPr>
          <w:rFonts w:hint="eastAsia"/>
        </w:rPr>
        <w:t>가능성이</w:t>
      </w:r>
      <w:r w:rsidRPr="00535271">
        <w:t xml:space="preserve"> </w:t>
      </w:r>
      <w:r w:rsidRPr="00535271">
        <w:rPr>
          <w:rFonts w:hint="eastAsia"/>
        </w:rPr>
        <w:t>있음</w:t>
      </w:r>
      <w:r w:rsidRPr="00535271">
        <w:t>.</w:t>
      </w:r>
    </w:p>
    <w:p w14:paraId="3469AB77" w14:textId="77777777" w:rsidR="00B511A4" w:rsidRPr="00535271" w:rsidRDefault="00B511A4" w:rsidP="00451A41">
      <w:pPr>
        <w:widowControl/>
        <w:topLinePunct/>
        <w:autoSpaceDE w:val="0"/>
        <w:adjustRightInd/>
        <w:snapToGrid/>
        <w:spacing w:after="160" w:line="276" w:lineRule="auto"/>
        <w:ind w:left="967"/>
        <w:rPr>
          <w:b/>
        </w:rPr>
      </w:pPr>
    </w:p>
    <w:p w14:paraId="6A7FC9F0" w14:textId="000E8543" w:rsidR="00F84597" w:rsidRPr="00535271" w:rsidRDefault="00F84597" w:rsidP="00F84597">
      <w:pPr>
        <w:pStyle w:val="2"/>
        <w:autoSpaceDE w:val="0"/>
        <w:spacing w:after="160"/>
      </w:pPr>
      <w:bookmarkStart w:id="2442" w:name="_Toc204470996"/>
      <w:r w:rsidRPr="00535271">
        <w:rPr>
          <w:rFonts w:hint="eastAsia"/>
        </w:rPr>
        <w:t>중국</w:t>
      </w:r>
      <w:r w:rsidRPr="00535271">
        <w:rPr>
          <w:rFonts w:hint="eastAsia"/>
        </w:rPr>
        <w:t xml:space="preserve"> </w:t>
      </w:r>
      <w:r w:rsidRPr="00535271">
        <w:t xml:space="preserve">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동향</w:t>
      </w:r>
      <w:bookmarkEnd w:id="2442"/>
    </w:p>
    <w:p w14:paraId="4372FCB1" w14:textId="2CFA6B50" w:rsidR="00F84597" w:rsidRPr="00535271" w:rsidRDefault="00D538F2" w:rsidP="00F84597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주요</w:t>
      </w:r>
      <w:r w:rsidRPr="00535271">
        <w:rPr>
          <w:rFonts w:ascii="Times New Roman" w:hAnsi="Times New Roman" w:hint="eastAsia"/>
        </w:rPr>
        <w:t xml:space="preserve"> </w:t>
      </w:r>
      <w:r w:rsidRPr="00535271">
        <w:rPr>
          <w:rFonts w:ascii="Times New Roman" w:hAnsi="Times New Roman" w:hint="eastAsia"/>
        </w:rPr>
        <w:t>특징</w:t>
      </w:r>
    </w:p>
    <w:p w14:paraId="36622525" w14:textId="549F5CCF" w:rsidR="00F84597" w:rsidRPr="00535271" w:rsidRDefault="00D538F2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중국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사이버공간관리국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/>
          <w:sz w:val="22"/>
        </w:rPr>
        <w:t>CAC)</w:t>
      </w:r>
      <w:r w:rsidRPr="00535271">
        <w:rPr>
          <w:rFonts w:cs="Calibri" w:hint="eastAsia"/>
          <w:sz w:val="22"/>
        </w:rPr>
        <w:t>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아래의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규제안을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시행함으로써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중국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인공지능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/>
          <w:sz w:val="22"/>
        </w:rPr>
        <w:t>AI)</w:t>
      </w:r>
      <w:r w:rsidRPr="00535271">
        <w:rPr>
          <w:rFonts w:cs="Calibri" w:hint="eastAsia"/>
          <w:sz w:val="22"/>
        </w:rPr>
        <w:t>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종합적으로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중임</w:t>
      </w:r>
    </w:p>
    <w:p w14:paraId="10474CE1" w14:textId="1CA0A8D0" w:rsidR="00D538F2" w:rsidRPr="00535271" w:rsidRDefault="00D538F2" w:rsidP="00D538F2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인터넷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서비스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알고리즘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추천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관리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</w:t>
      </w:r>
      <w:r w:rsidRPr="00535271">
        <w:rPr>
          <w:rFonts w:cs="Calibri" w:hint="eastAsia"/>
          <w:sz w:val="22"/>
        </w:rPr>
        <w:t xml:space="preserve"> (</w:t>
      </w:r>
      <w:r w:rsidRPr="00535271">
        <w:rPr>
          <w:rFonts w:cs="Calibri" w:hint="eastAsia"/>
          <w:sz w:val="22"/>
        </w:rPr>
        <w:t>互</w:t>
      </w:r>
      <w:r w:rsidRPr="00535271">
        <w:rPr>
          <w:rFonts w:ascii="새굴림" w:eastAsia="새굴림" w:hAnsi="새굴림" w:cs="새굴림" w:hint="eastAsia"/>
          <w:sz w:val="22"/>
        </w:rPr>
        <w:t>联网</w:t>
      </w:r>
      <w:r w:rsidRPr="00535271">
        <w:rPr>
          <w:rFonts w:ascii="바탕체" w:hAnsi="바탕체" w:cs="바탕체" w:hint="eastAsia"/>
          <w:sz w:val="22"/>
        </w:rPr>
        <w:t>信息服</w:t>
      </w:r>
      <w:r w:rsidRPr="00535271">
        <w:rPr>
          <w:rFonts w:ascii="새굴림" w:eastAsia="새굴림" w:hAnsi="새굴림" w:cs="새굴림" w:hint="eastAsia"/>
          <w:sz w:val="22"/>
        </w:rPr>
        <w:t>务</w:t>
      </w:r>
      <w:r w:rsidRPr="00535271">
        <w:rPr>
          <w:rFonts w:ascii="바탕체" w:hAnsi="바탕체" w:cs="바탕체" w:hint="eastAsia"/>
          <w:sz w:val="22"/>
        </w:rPr>
        <w:t>算法推荐管理</w:t>
      </w:r>
      <w:r w:rsidRPr="00535271">
        <w:rPr>
          <w:rFonts w:ascii="새굴림" w:eastAsia="새굴림" w:hAnsi="새굴림" w:cs="새굴림" w:hint="eastAsia"/>
          <w:sz w:val="22"/>
        </w:rPr>
        <w:t>规</w:t>
      </w:r>
      <w:r w:rsidRPr="00535271">
        <w:rPr>
          <w:rFonts w:ascii="바탕체" w:hAnsi="바탕체" w:cs="바탕체" w:hint="eastAsia"/>
          <w:sz w:val="22"/>
        </w:rPr>
        <w:t>定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(2022. 3. </w:t>
      </w:r>
      <w:r w:rsidRPr="00535271">
        <w:rPr>
          <w:rFonts w:cs="Calibri" w:hint="eastAsia"/>
          <w:sz w:val="22"/>
        </w:rPr>
        <w:t>시행</w:t>
      </w:r>
      <w:r w:rsidRPr="00535271">
        <w:rPr>
          <w:rFonts w:cs="Calibri" w:hint="eastAsia"/>
          <w:sz w:val="22"/>
        </w:rPr>
        <w:t>)</w:t>
      </w:r>
      <w:r w:rsidR="00D963D0" w:rsidRPr="00535271">
        <w:rPr>
          <w:rStyle w:val="aa"/>
          <w:rFonts w:cs="Calibri"/>
          <w:sz w:val="22"/>
        </w:rPr>
        <w:footnoteReference w:id="18"/>
      </w:r>
    </w:p>
    <w:p w14:paraId="20E74E62" w14:textId="2C33646C" w:rsidR="00B85381" w:rsidRPr="00535271" w:rsidRDefault="00B85381" w:rsidP="00451A41">
      <w:pPr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알고리즘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추천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서비스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제공자의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책임</w:t>
      </w:r>
      <w:r w:rsidR="00D963D0" w:rsidRPr="00535271">
        <w:rPr>
          <w:rFonts w:cs="Calibri" w:hint="eastAsia"/>
          <w:sz w:val="22"/>
        </w:rPr>
        <w:t>(</w:t>
      </w:r>
      <w:r w:rsidR="00D963D0" w:rsidRPr="00535271">
        <w:rPr>
          <w:rFonts w:cs="Calibri" w:hint="eastAsia"/>
          <w:sz w:val="22"/>
        </w:rPr>
        <w:t>제</w:t>
      </w:r>
      <w:r w:rsidR="007D51C1" w:rsidRPr="00535271">
        <w:rPr>
          <w:rFonts w:cs="Calibri"/>
          <w:sz w:val="22"/>
        </w:rPr>
        <w:t>7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 xml:space="preserve"> </w:t>
      </w:r>
      <w:r w:rsidR="007D51C1" w:rsidRPr="00535271">
        <w:rPr>
          <w:rFonts w:cs="Calibri" w:hint="eastAsia"/>
          <w:sz w:val="22"/>
        </w:rPr>
        <w:t>내지</w:t>
      </w:r>
      <w:r w:rsidR="007D51C1" w:rsidRPr="00535271">
        <w:rPr>
          <w:rFonts w:cs="Calibri" w:hint="eastAsia"/>
          <w:sz w:val="22"/>
        </w:rPr>
        <w:t xml:space="preserve"> 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9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b/>
          <w:sz w:val="22"/>
        </w:rPr>
        <w:t>알고리즘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등록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2</w:t>
      </w:r>
      <w:r w:rsidR="007D51C1" w:rsidRPr="00535271">
        <w:rPr>
          <w:rFonts w:cs="Calibri"/>
          <w:sz w:val="22"/>
        </w:rPr>
        <w:t>4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 xml:space="preserve">, 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2</w:t>
      </w:r>
      <w:r w:rsidR="007D51C1" w:rsidRPr="00535271">
        <w:rPr>
          <w:rFonts w:cs="Calibri"/>
          <w:sz w:val="22"/>
        </w:rPr>
        <w:t>6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 xml:space="preserve">) </w:t>
      </w:r>
      <w:r w:rsidR="007D51C1" w:rsidRPr="00535271">
        <w:rPr>
          <w:rFonts w:cs="Calibri" w:hint="eastAsia"/>
          <w:sz w:val="22"/>
        </w:rPr>
        <w:t>및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데이터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보안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7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등을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규정함</w:t>
      </w:r>
    </w:p>
    <w:p w14:paraId="1A5D18E6" w14:textId="523A1A98" w:rsidR="00D538F2" w:rsidRPr="00535271" w:rsidRDefault="00D538F2" w:rsidP="00D538F2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인터넷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기반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서비스의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딥페이크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기술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관리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</w:t>
      </w:r>
      <w:r w:rsidRPr="00535271">
        <w:rPr>
          <w:rFonts w:cs="Calibri" w:hint="eastAsia"/>
          <w:sz w:val="22"/>
        </w:rPr>
        <w:t xml:space="preserve"> (</w:t>
      </w:r>
      <w:r w:rsidRPr="00535271">
        <w:rPr>
          <w:rFonts w:cs="Calibri" w:hint="eastAsia"/>
          <w:sz w:val="22"/>
        </w:rPr>
        <w:t>互</w:t>
      </w:r>
      <w:r w:rsidRPr="00535271">
        <w:rPr>
          <w:rFonts w:ascii="새굴림" w:eastAsia="새굴림" w:hAnsi="새굴림" w:cs="새굴림" w:hint="eastAsia"/>
          <w:sz w:val="22"/>
        </w:rPr>
        <w:t>联网</w:t>
      </w:r>
      <w:r w:rsidRPr="00535271">
        <w:rPr>
          <w:rFonts w:ascii="바탕체" w:hAnsi="바탕체" w:cs="바탕체" w:hint="eastAsia"/>
          <w:sz w:val="22"/>
        </w:rPr>
        <w:t>信息服</w:t>
      </w:r>
      <w:r w:rsidRPr="00535271">
        <w:rPr>
          <w:rFonts w:ascii="새굴림" w:eastAsia="새굴림" w:hAnsi="새굴림" w:cs="새굴림" w:hint="eastAsia"/>
          <w:sz w:val="22"/>
        </w:rPr>
        <w:t>务</w:t>
      </w:r>
      <w:r w:rsidRPr="00535271">
        <w:rPr>
          <w:rFonts w:ascii="바탕체" w:hAnsi="바탕체" w:cs="바탕체" w:hint="eastAsia"/>
          <w:sz w:val="22"/>
        </w:rPr>
        <w:t>深度合成管理</w:t>
      </w:r>
      <w:r w:rsidRPr="00535271">
        <w:rPr>
          <w:rFonts w:ascii="새굴림" w:eastAsia="새굴림" w:hAnsi="새굴림" w:cs="새굴림" w:hint="eastAsia"/>
          <w:sz w:val="22"/>
        </w:rPr>
        <w:t>规</w:t>
      </w:r>
      <w:r w:rsidRPr="00535271">
        <w:rPr>
          <w:rFonts w:ascii="바탕체" w:hAnsi="바탕체" w:cs="바탕체" w:hint="eastAsia"/>
          <w:sz w:val="22"/>
        </w:rPr>
        <w:t>定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(2023. 1. </w:t>
      </w:r>
      <w:r w:rsidRPr="00535271">
        <w:rPr>
          <w:rFonts w:cs="Calibri" w:hint="eastAsia"/>
          <w:sz w:val="22"/>
        </w:rPr>
        <w:t>시행</w:t>
      </w:r>
      <w:r w:rsidRPr="00535271">
        <w:rPr>
          <w:rFonts w:cs="Calibri" w:hint="eastAsia"/>
          <w:sz w:val="22"/>
        </w:rPr>
        <w:t>)</w:t>
      </w:r>
      <w:r w:rsidR="007D51C1" w:rsidRPr="00535271">
        <w:rPr>
          <w:rStyle w:val="aa"/>
          <w:rFonts w:cs="Calibri"/>
          <w:sz w:val="22"/>
        </w:rPr>
        <w:footnoteReference w:id="19"/>
      </w:r>
    </w:p>
    <w:p w14:paraId="5D14C030" w14:textId="449C2491" w:rsidR="00B85381" w:rsidRPr="00535271" w:rsidRDefault="00B85381" w:rsidP="00451A41">
      <w:pPr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딥페이크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심층합성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기술의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정보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식별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16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 xml:space="preserve"> </w:t>
      </w:r>
      <w:r w:rsidR="007D51C1" w:rsidRPr="00535271">
        <w:rPr>
          <w:rFonts w:cs="Calibri" w:hint="eastAsia"/>
          <w:sz w:val="22"/>
        </w:rPr>
        <w:t>내지</w:t>
      </w:r>
      <w:r w:rsidR="007D51C1" w:rsidRPr="00535271">
        <w:rPr>
          <w:rFonts w:cs="Calibri" w:hint="eastAsia"/>
          <w:sz w:val="22"/>
        </w:rPr>
        <w:t xml:space="preserve"> 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1</w:t>
      </w:r>
      <w:r w:rsidR="007D51C1" w:rsidRPr="00535271">
        <w:rPr>
          <w:rFonts w:cs="Calibri"/>
          <w:sz w:val="22"/>
        </w:rPr>
        <w:t>8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보안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7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,</w:t>
      </w:r>
      <w:r w:rsidR="007D51C1" w:rsidRPr="00535271">
        <w:rPr>
          <w:rFonts w:cs="Calibri"/>
          <w:sz w:val="22"/>
        </w:rPr>
        <w:t xml:space="preserve"> 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1</w:t>
      </w:r>
      <w:r w:rsidR="007D51C1" w:rsidRPr="00535271">
        <w:rPr>
          <w:rFonts w:cs="Calibri"/>
          <w:sz w:val="22"/>
        </w:rPr>
        <w:t>0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허위정보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방지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6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 xml:space="preserve">, 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1</w:t>
      </w:r>
      <w:r w:rsidR="007D51C1" w:rsidRPr="00535271">
        <w:rPr>
          <w:rFonts w:cs="Calibri"/>
          <w:sz w:val="22"/>
        </w:rPr>
        <w:t>1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b/>
          <w:sz w:val="22"/>
        </w:rPr>
        <w:t>알고리즘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등록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의무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1</w:t>
      </w:r>
      <w:r w:rsidR="007D51C1" w:rsidRPr="00535271">
        <w:rPr>
          <w:rFonts w:cs="Calibri"/>
          <w:sz w:val="22"/>
        </w:rPr>
        <w:t>9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등을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규정함</w:t>
      </w:r>
    </w:p>
    <w:p w14:paraId="00B85229" w14:textId="197B4142" w:rsidR="00D538F2" w:rsidRPr="00535271" w:rsidRDefault="00D538F2" w:rsidP="00451A41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생성형</w:t>
      </w:r>
      <w:r w:rsidRPr="00535271">
        <w:rPr>
          <w:rFonts w:cs="Calibri" w:hint="eastAsia"/>
          <w:sz w:val="22"/>
        </w:rPr>
        <w:t xml:space="preserve"> AI </w:t>
      </w:r>
      <w:r w:rsidRPr="00535271">
        <w:rPr>
          <w:rFonts w:cs="Calibri" w:hint="eastAsia"/>
          <w:sz w:val="22"/>
        </w:rPr>
        <w:t>서비스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관리에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관한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임시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조치</w:t>
      </w:r>
      <w:r w:rsidRPr="00535271">
        <w:rPr>
          <w:rFonts w:cs="Calibri" w:hint="eastAsia"/>
          <w:sz w:val="22"/>
        </w:rPr>
        <w:t xml:space="preserve"> (</w:t>
      </w:r>
      <w:r w:rsidRPr="00535271">
        <w:rPr>
          <w:rFonts w:cs="Calibri" w:hint="eastAsia"/>
          <w:sz w:val="22"/>
        </w:rPr>
        <w:t>生成式人工智能服</w:t>
      </w:r>
      <w:r w:rsidRPr="00535271">
        <w:rPr>
          <w:rFonts w:ascii="새굴림" w:eastAsia="새굴림" w:hAnsi="새굴림" w:cs="새굴림" w:hint="eastAsia"/>
          <w:sz w:val="22"/>
        </w:rPr>
        <w:t>务</w:t>
      </w:r>
      <w:r w:rsidRPr="00535271">
        <w:rPr>
          <w:rFonts w:ascii="바탕체" w:hAnsi="바탕체" w:cs="바탕체" w:hint="eastAsia"/>
          <w:sz w:val="22"/>
        </w:rPr>
        <w:t>管理</w:t>
      </w:r>
      <w:r w:rsidRPr="00535271">
        <w:rPr>
          <w:rFonts w:ascii="새굴림" w:eastAsia="새굴림" w:hAnsi="새굴림" w:cs="새굴림" w:hint="eastAsia"/>
          <w:sz w:val="22"/>
        </w:rPr>
        <w:t>暂</w:t>
      </w:r>
      <w:r w:rsidRPr="00535271">
        <w:rPr>
          <w:rFonts w:ascii="바탕체" w:hAnsi="바탕체" w:cs="바탕체" w:hint="eastAsia"/>
          <w:sz w:val="22"/>
        </w:rPr>
        <w:t>行</w:t>
      </w:r>
      <w:r w:rsidRPr="00535271">
        <w:rPr>
          <w:rFonts w:ascii="새굴림" w:eastAsia="새굴림" w:hAnsi="새굴림" w:cs="새굴림" w:hint="eastAsia"/>
          <w:sz w:val="22"/>
        </w:rPr>
        <w:t>办</w:t>
      </w:r>
      <w:r w:rsidRPr="00535271">
        <w:rPr>
          <w:rFonts w:ascii="바탕체" w:hAnsi="바탕체" w:cs="바탕체" w:hint="eastAsia"/>
          <w:sz w:val="22"/>
        </w:rPr>
        <w:t>法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 (2023. 8. </w:t>
      </w:r>
      <w:r w:rsidRPr="00535271">
        <w:rPr>
          <w:rFonts w:cs="Calibri" w:hint="eastAsia"/>
          <w:sz w:val="22"/>
        </w:rPr>
        <w:t>시행</w:t>
      </w:r>
      <w:r w:rsidRPr="00535271">
        <w:rPr>
          <w:rFonts w:cs="Calibri" w:hint="eastAsia"/>
          <w:sz w:val="22"/>
        </w:rPr>
        <w:t>)</w:t>
      </w:r>
      <w:r w:rsidR="007D51C1" w:rsidRPr="00535271">
        <w:rPr>
          <w:rStyle w:val="aa"/>
          <w:rFonts w:cs="Calibri"/>
          <w:sz w:val="22"/>
        </w:rPr>
        <w:footnoteReference w:id="20"/>
      </w:r>
    </w:p>
    <w:p w14:paraId="38E1BD6F" w14:textId="1A9C9CAF" w:rsidR="00B85381" w:rsidRPr="00535271" w:rsidRDefault="00B85381" w:rsidP="00451A41">
      <w:pPr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생성형</w:t>
      </w:r>
      <w:r w:rsidRPr="00535271">
        <w:rPr>
          <w:rFonts w:cs="Calibri" w:hint="eastAsia"/>
          <w:sz w:val="22"/>
        </w:rPr>
        <w:t xml:space="preserve"> AI</w:t>
      </w:r>
      <w:r w:rsidRPr="00535271">
        <w:rPr>
          <w:rFonts w:cs="Calibri" w:hint="eastAsia"/>
          <w:sz w:val="22"/>
        </w:rPr>
        <w:t>에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대한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세계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최초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규제로</w:t>
      </w:r>
      <w:r w:rsidRPr="00535271">
        <w:rPr>
          <w:rFonts w:cs="Calibri" w:hint="eastAsia"/>
          <w:sz w:val="22"/>
        </w:rPr>
        <w:t>,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중국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주민을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대상으로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콘텐츠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생성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서비스를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제공하는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생성형</w:t>
      </w:r>
      <w:r w:rsidRPr="00535271">
        <w:rPr>
          <w:rFonts w:cs="Calibri" w:hint="eastAsia"/>
          <w:sz w:val="22"/>
        </w:rPr>
        <w:t xml:space="preserve"> AI </w:t>
      </w:r>
      <w:r w:rsidRPr="00535271">
        <w:rPr>
          <w:rFonts w:cs="Calibri" w:hint="eastAsia"/>
          <w:sz w:val="22"/>
        </w:rPr>
        <w:t>서비스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제공자에게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적용되며</w:t>
      </w:r>
      <w:r w:rsidR="007D51C1" w:rsidRPr="00535271">
        <w:rPr>
          <w:rFonts w:cs="Calibri" w:hint="eastAsia"/>
          <w:sz w:val="22"/>
        </w:rPr>
        <w:t>(</w:t>
      </w:r>
      <w:r w:rsidR="007D51C1" w:rsidRPr="00535271">
        <w:rPr>
          <w:rFonts w:cs="Calibri" w:hint="eastAsia"/>
          <w:sz w:val="22"/>
        </w:rPr>
        <w:t>제</w:t>
      </w:r>
      <w:r w:rsidR="007D51C1" w:rsidRPr="00535271">
        <w:rPr>
          <w:rFonts w:cs="Calibri" w:hint="eastAsia"/>
          <w:sz w:val="22"/>
        </w:rPr>
        <w:t>2</w:t>
      </w:r>
      <w:r w:rsidR="007D51C1" w:rsidRPr="00535271">
        <w:rPr>
          <w:rFonts w:cs="Calibri" w:hint="eastAsia"/>
          <w:sz w:val="22"/>
        </w:rPr>
        <w:t>조</w:t>
      </w:r>
      <w:r w:rsidR="007D51C1" w:rsidRPr="00535271">
        <w:rPr>
          <w:rFonts w:cs="Calibri" w:hint="eastAsia"/>
          <w:sz w:val="22"/>
        </w:rPr>
        <w:t>)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중국에서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개발되어도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국외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사용자만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대상으로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할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경우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적용되지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않음</w:t>
      </w:r>
    </w:p>
    <w:p w14:paraId="0533B5FA" w14:textId="7FE24724" w:rsidR="007D51C1" w:rsidRPr="00535271" w:rsidRDefault="007D51C1" w:rsidP="00451A41">
      <w:pPr>
        <w:widowControl/>
        <w:numPr>
          <w:ilvl w:val="2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발전과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보안의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균형강조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 w:hint="eastAsia"/>
          <w:sz w:val="22"/>
        </w:rPr>
        <w:t>제</w:t>
      </w:r>
      <w:r w:rsidRPr="00535271">
        <w:rPr>
          <w:rFonts w:cs="Calibri" w:hint="eastAsia"/>
          <w:sz w:val="22"/>
        </w:rPr>
        <w:t>3</w:t>
      </w:r>
      <w:r w:rsidRPr="00535271">
        <w:rPr>
          <w:rFonts w:cs="Calibri" w:hint="eastAsia"/>
          <w:sz w:val="22"/>
        </w:rPr>
        <w:t>조</w:t>
      </w:r>
      <w:r w:rsidRPr="00535271">
        <w:rPr>
          <w:rFonts w:cs="Calibri" w:hint="eastAsia"/>
          <w:sz w:val="22"/>
        </w:rPr>
        <w:t xml:space="preserve">), </w:t>
      </w:r>
      <w:r w:rsidRPr="00535271">
        <w:rPr>
          <w:rFonts w:cs="Calibri" w:hint="eastAsia"/>
          <w:sz w:val="22"/>
        </w:rPr>
        <w:t>사회주의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가치와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공공질서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원칙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내세우며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 w:hint="eastAsia"/>
          <w:sz w:val="22"/>
        </w:rPr>
        <w:t>제</w:t>
      </w:r>
      <w:r w:rsidRPr="00535271">
        <w:rPr>
          <w:rFonts w:cs="Calibri" w:hint="eastAsia"/>
          <w:sz w:val="22"/>
        </w:rPr>
        <w:t>4</w:t>
      </w:r>
      <w:r w:rsidRPr="00535271">
        <w:rPr>
          <w:rFonts w:cs="Calibri" w:hint="eastAsia"/>
          <w:sz w:val="22"/>
        </w:rPr>
        <w:t>조</w:t>
      </w:r>
      <w:r w:rsidRPr="00535271">
        <w:rPr>
          <w:rFonts w:cs="Calibri" w:hint="eastAsia"/>
          <w:sz w:val="22"/>
        </w:rPr>
        <w:t>)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사회적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동원력을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갖춘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생성형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/>
          <w:sz w:val="22"/>
        </w:rPr>
        <w:t xml:space="preserve">AI </w:t>
      </w:r>
      <w:r w:rsidRPr="00535271">
        <w:rPr>
          <w:rFonts w:cs="Calibri" w:hint="eastAsia"/>
          <w:sz w:val="22"/>
        </w:rPr>
        <w:t>서비스의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경우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알고리즘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등록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절차를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수행하여야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함</w:t>
      </w:r>
      <w:r w:rsidRPr="00535271">
        <w:rPr>
          <w:rFonts w:cs="Calibri" w:hint="eastAsia"/>
          <w:sz w:val="22"/>
        </w:rPr>
        <w:t>(</w:t>
      </w:r>
      <w:r w:rsidRPr="00535271">
        <w:rPr>
          <w:rFonts w:cs="Calibri" w:hint="eastAsia"/>
          <w:sz w:val="22"/>
        </w:rPr>
        <w:t>제</w:t>
      </w:r>
      <w:r w:rsidRPr="00535271">
        <w:rPr>
          <w:rFonts w:cs="Calibri" w:hint="eastAsia"/>
          <w:sz w:val="22"/>
        </w:rPr>
        <w:t>1</w:t>
      </w:r>
      <w:r w:rsidRPr="00535271">
        <w:rPr>
          <w:rFonts w:cs="Calibri"/>
          <w:sz w:val="22"/>
        </w:rPr>
        <w:t>7</w:t>
      </w:r>
      <w:r w:rsidRPr="00535271">
        <w:rPr>
          <w:rFonts w:cs="Calibri" w:hint="eastAsia"/>
          <w:sz w:val="22"/>
        </w:rPr>
        <w:t>조</w:t>
      </w:r>
      <w:r w:rsidRPr="00535271">
        <w:rPr>
          <w:rFonts w:cs="Calibri" w:hint="eastAsia"/>
          <w:sz w:val="22"/>
        </w:rPr>
        <w:t>)</w:t>
      </w:r>
    </w:p>
    <w:p w14:paraId="3D60D2F0" w14:textId="380C3B39" w:rsidR="00B85381" w:rsidRPr="00535271" w:rsidRDefault="00B85381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중국은</w:t>
      </w:r>
      <w:r w:rsidRPr="00535271">
        <w:rPr>
          <w:rFonts w:cs="Calibri"/>
          <w:sz w:val="22"/>
        </w:rPr>
        <w:t xml:space="preserve"> EU</w:t>
      </w:r>
      <w:r w:rsidRPr="00535271">
        <w:rPr>
          <w:rFonts w:cs="Calibri" w:hint="eastAsia"/>
          <w:sz w:val="22"/>
        </w:rPr>
        <w:t>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같은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일괄적</w:t>
      </w:r>
      <w:r w:rsidRPr="00535271">
        <w:rPr>
          <w:rFonts w:cs="Calibri"/>
          <w:sz w:val="22"/>
        </w:rPr>
        <w:t>∙</w:t>
      </w:r>
      <w:r w:rsidRPr="00535271">
        <w:rPr>
          <w:rFonts w:cs="Calibri" w:hint="eastAsia"/>
          <w:sz w:val="22"/>
        </w:rPr>
        <w:t>포괄적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규제가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아닌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알고리즘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추천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딥페이크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생성형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신기술</w:t>
      </w:r>
      <w:r w:rsidR="006C7D90" w:rsidRPr="00535271">
        <w:rPr>
          <w:rFonts w:cs="Calibri" w:hint="eastAsia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별로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빠르게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규제안을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제정</w:t>
      </w:r>
      <w:r w:rsidRPr="00535271">
        <w:rPr>
          <w:rFonts w:cs="Calibri"/>
          <w:b/>
          <w:sz w:val="22"/>
        </w:rPr>
        <w:t>∙</w:t>
      </w:r>
      <w:r w:rsidRPr="00535271">
        <w:rPr>
          <w:rFonts w:cs="Calibri" w:hint="eastAsia"/>
          <w:b/>
          <w:sz w:val="22"/>
        </w:rPr>
        <w:t>수정하는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방식</w:t>
      </w:r>
      <w:r w:rsidRPr="00535271">
        <w:rPr>
          <w:rFonts w:cs="Calibri" w:hint="eastAsia"/>
          <w:sz w:val="22"/>
        </w:rPr>
        <w:t>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취하여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새로운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이슈에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단기간에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관련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규정을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마련해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산업계에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즉시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적용하고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있음</w:t>
      </w:r>
    </w:p>
    <w:p w14:paraId="47E4780E" w14:textId="621AE8C6" w:rsidR="00B85381" w:rsidRPr="00535271" w:rsidRDefault="00D538F2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중국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사이버공간관리국</w:t>
      </w:r>
      <w:r w:rsidRPr="00535271">
        <w:rPr>
          <w:rFonts w:cs="Calibri"/>
          <w:sz w:val="22"/>
        </w:rPr>
        <w:t>(CAC) </w:t>
      </w:r>
      <w:r w:rsidRPr="00535271">
        <w:rPr>
          <w:rFonts w:cs="Calibri" w:hint="eastAsia"/>
          <w:sz w:val="22"/>
        </w:rPr>
        <w:t>등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중앙정부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기관이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규제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전반을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직접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설계</w:t>
      </w:r>
      <w:r w:rsidRPr="00535271">
        <w:rPr>
          <w:rFonts w:cs="Calibri"/>
          <w:sz w:val="22"/>
        </w:rPr>
        <w:t>·</w:t>
      </w:r>
      <w:r w:rsidR="00B85381" w:rsidRPr="00535271">
        <w:rPr>
          <w:rFonts w:cs="Calibri"/>
          <w:sz w:val="22"/>
        </w:rPr>
        <w:t>집행</w:t>
      </w:r>
      <w:r w:rsidR="00B85381" w:rsidRPr="00535271">
        <w:rPr>
          <w:rFonts w:cs="Calibri" w:hint="eastAsia"/>
          <w:sz w:val="22"/>
        </w:rPr>
        <w:t>함</w:t>
      </w:r>
    </w:p>
    <w:p w14:paraId="503B4DBF" w14:textId="043881B0" w:rsidR="00D538F2" w:rsidRPr="00535271" w:rsidRDefault="00D538F2" w:rsidP="00451A41">
      <w:pPr>
        <w:widowControl/>
        <w:numPr>
          <w:ilvl w:val="1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/>
          <w:sz w:val="22"/>
        </w:rPr>
        <w:t xml:space="preserve">AI </w:t>
      </w:r>
      <w:r w:rsidRPr="00535271">
        <w:rPr>
          <w:rFonts w:cs="Calibri" w:hint="eastAsia"/>
          <w:sz w:val="22"/>
        </w:rPr>
        <w:t>서비스는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출시</w:t>
      </w:r>
      <w:r w:rsidRPr="00535271">
        <w:rPr>
          <w:rFonts w:cs="Calibri"/>
          <w:b/>
          <w:sz w:val="22"/>
        </w:rPr>
        <w:t xml:space="preserve"> </w:t>
      </w:r>
      <w:r w:rsidRPr="00535271">
        <w:rPr>
          <w:rFonts w:cs="Calibri" w:hint="eastAsia"/>
          <w:b/>
          <w:sz w:val="22"/>
        </w:rPr>
        <w:t>전</w:t>
      </w:r>
      <w:r w:rsidRPr="00535271">
        <w:rPr>
          <w:rFonts w:cs="Calibri"/>
          <w:b/>
          <w:sz w:val="22"/>
        </w:rPr>
        <w:t> </w:t>
      </w:r>
      <w:r w:rsidRPr="00535271">
        <w:rPr>
          <w:rFonts w:cs="Calibri" w:hint="eastAsia"/>
          <w:sz w:val="22"/>
        </w:rPr>
        <w:t>모델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등록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보안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평가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콘텐츠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심사</w:t>
      </w:r>
      <w:r w:rsidR="00B85381" w:rsidRPr="00535271">
        <w:rPr>
          <w:rFonts w:cs="Calibri" w:hint="eastAsia"/>
          <w:sz w:val="22"/>
        </w:rPr>
        <w:t>가</w:t>
      </w:r>
      <w:r w:rsidRPr="00535271">
        <w:rPr>
          <w:rFonts w:cs="Calibri"/>
          <w:sz w:val="22"/>
        </w:rPr>
        <w:t xml:space="preserve"> </w:t>
      </w:r>
      <w:r w:rsidR="00B85381" w:rsidRPr="00535271">
        <w:rPr>
          <w:rFonts w:cs="Calibri" w:hint="eastAsia"/>
          <w:sz w:val="22"/>
        </w:rPr>
        <w:t>필수이며</w:t>
      </w:r>
      <w:r w:rsidRPr="00535271">
        <w:rPr>
          <w:rFonts w:cs="Calibri"/>
          <w:sz w:val="22"/>
        </w:rPr>
        <w:t>,</w:t>
      </w:r>
      <w:r w:rsidR="00B85381"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사회주의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핵심가치와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국가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안보</w:t>
      </w:r>
      <w:r w:rsidR="00B85381" w:rsidRPr="00535271">
        <w:rPr>
          <w:rFonts w:cs="Calibri"/>
          <w:sz w:val="22"/>
        </w:rPr>
        <w:t xml:space="preserve"> </w:t>
      </w:r>
      <w:r w:rsidR="00B85381" w:rsidRPr="00535271">
        <w:rPr>
          <w:rFonts w:cs="Calibri" w:hint="eastAsia"/>
          <w:sz w:val="22"/>
        </w:rPr>
        <w:t>및</w:t>
      </w:r>
      <w:r w:rsidR="00B85381"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공공질서</w:t>
      </w:r>
      <w:r w:rsidR="00B85381" w:rsidRPr="00535271">
        <w:rPr>
          <w:rFonts w:cs="Calibri" w:hint="eastAsia"/>
          <w:sz w:val="22"/>
        </w:rPr>
        <w:t>를</w:t>
      </w:r>
      <w:r w:rsidRPr="00535271">
        <w:rPr>
          <w:rFonts w:cs="Calibri"/>
          <w:sz w:val="22"/>
        </w:rPr>
        <w:t xml:space="preserve"> </w:t>
      </w:r>
      <w:r w:rsidR="00B85381" w:rsidRPr="00535271">
        <w:rPr>
          <w:rFonts w:cs="Calibri"/>
          <w:sz w:val="22"/>
        </w:rPr>
        <w:t>준수</w:t>
      </w:r>
      <w:r w:rsidR="00B85381" w:rsidRPr="00535271">
        <w:rPr>
          <w:rFonts w:cs="Calibri" w:hint="eastAsia"/>
          <w:sz w:val="22"/>
        </w:rPr>
        <w:t>하여야</w:t>
      </w:r>
      <w:r w:rsidR="00B85381" w:rsidRPr="00535271">
        <w:rPr>
          <w:rFonts w:cs="Calibri" w:hint="eastAsia"/>
          <w:sz w:val="22"/>
        </w:rPr>
        <w:t xml:space="preserve"> </w:t>
      </w:r>
      <w:r w:rsidR="00B85381" w:rsidRPr="00535271">
        <w:rPr>
          <w:rFonts w:cs="Calibri" w:hint="eastAsia"/>
          <w:sz w:val="22"/>
        </w:rPr>
        <w:t>함</w:t>
      </w:r>
      <w:r w:rsidR="00B85381" w:rsidRPr="00535271">
        <w:rPr>
          <w:rFonts w:cs="Calibri" w:hint="eastAsia"/>
          <w:sz w:val="22"/>
        </w:rPr>
        <w:t>.</w:t>
      </w:r>
      <w:r w:rsidR="00B85381" w:rsidRPr="00535271">
        <w:rPr>
          <w:rFonts w:cs="Calibri"/>
          <w:sz w:val="22"/>
        </w:rPr>
        <w:t xml:space="preserve"> </w:t>
      </w:r>
      <w:r w:rsidR="00B85381" w:rsidRPr="00535271">
        <w:rPr>
          <w:rFonts w:cs="Calibri" w:hint="eastAsia"/>
          <w:sz w:val="22"/>
        </w:rPr>
        <w:t>즉</w:t>
      </w:r>
      <w:r w:rsidR="00B85381" w:rsidRPr="00535271">
        <w:rPr>
          <w:rFonts w:cs="Calibri" w:hint="eastAsia"/>
          <w:sz w:val="22"/>
        </w:rPr>
        <w:t>,</w:t>
      </w:r>
      <w:r w:rsidR="00B85381" w:rsidRPr="00535271">
        <w:rPr>
          <w:rFonts w:cs="Calibri"/>
          <w:sz w:val="22"/>
        </w:rPr>
        <w:t xml:space="preserve"> </w:t>
      </w:r>
      <w:r w:rsidR="00B85381" w:rsidRPr="00535271">
        <w:rPr>
          <w:rFonts w:cs="Calibri" w:hint="eastAsia"/>
          <w:b/>
          <w:sz w:val="22"/>
        </w:rPr>
        <w:t>사전</w:t>
      </w:r>
      <w:r w:rsidR="00B85381" w:rsidRPr="00535271">
        <w:rPr>
          <w:rFonts w:cs="Calibri"/>
          <w:b/>
          <w:sz w:val="22"/>
        </w:rPr>
        <w:t xml:space="preserve"> </w:t>
      </w:r>
      <w:r w:rsidR="00B85381" w:rsidRPr="00535271">
        <w:rPr>
          <w:rFonts w:cs="Calibri" w:hint="eastAsia"/>
          <w:b/>
          <w:sz w:val="22"/>
        </w:rPr>
        <w:t>예방적</w:t>
      </w:r>
      <w:r w:rsidR="00B85381" w:rsidRPr="00535271">
        <w:rPr>
          <w:rFonts w:ascii="바탕체" w:hAnsi="바탕체" w:cs="Calibri"/>
          <w:b/>
          <w:sz w:val="22"/>
        </w:rPr>
        <w:t>∙</w:t>
      </w:r>
      <w:r w:rsidR="00B85381" w:rsidRPr="00535271">
        <w:rPr>
          <w:rFonts w:cs="Calibri" w:hint="eastAsia"/>
          <w:b/>
          <w:sz w:val="22"/>
        </w:rPr>
        <w:t>통제</w:t>
      </w:r>
      <w:r w:rsidR="00B85381" w:rsidRPr="00535271">
        <w:rPr>
          <w:rFonts w:cs="Calibri"/>
          <w:b/>
          <w:sz w:val="22"/>
        </w:rPr>
        <w:t xml:space="preserve"> </w:t>
      </w:r>
      <w:r w:rsidR="00B85381" w:rsidRPr="00535271">
        <w:rPr>
          <w:rFonts w:cs="Calibri" w:hint="eastAsia"/>
          <w:b/>
          <w:sz w:val="22"/>
        </w:rPr>
        <w:t>중심적</w:t>
      </w:r>
      <w:r w:rsidR="00B85381" w:rsidRPr="00535271">
        <w:rPr>
          <w:rFonts w:cs="Calibri"/>
          <w:b/>
          <w:sz w:val="22"/>
        </w:rPr>
        <w:t xml:space="preserve"> </w:t>
      </w:r>
      <w:r w:rsidR="00B85381" w:rsidRPr="00535271">
        <w:rPr>
          <w:rFonts w:cs="Calibri" w:hint="eastAsia"/>
          <w:b/>
          <w:sz w:val="22"/>
        </w:rPr>
        <w:t>규제</w:t>
      </w:r>
      <w:r w:rsidR="00B85381" w:rsidRPr="00535271">
        <w:rPr>
          <w:rFonts w:cs="Calibri" w:hint="eastAsia"/>
          <w:sz w:val="22"/>
        </w:rPr>
        <w:t>임</w:t>
      </w:r>
    </w:p>
    <w:p w14:paraId="4B9380BD" w14:textId="17A1B029" w:rsidR="008522CC" w:rsidRPr="00535271" w:rsidRDefault="008522CC" w:rsidP="00451A41">
      <w:pPr>
        <w:pStyle w:val="3"/>
        <w:autoSpaceDE w:val="0"/>
        <w:spacing w:after="160"/>
        <w:rPr>
          <w:rFonts w:ascii="Times New Roman" w:hAnsi="Times New Roman"/>
        </w:rPr>
      </w:pPr>
      <w:r w:rsidRPr="00535271">
        <w:rPr>
          <w:rFonts w:ascii="Times New Roman" w:hAnsi="Times New Roman" w:hint="eastAsia"/>
        </w:rPr>
        <w:t>I</w:t>
      </w:r>
      <w:r w:rsidRPr="00535271">
        <w:rPr>
          <w:rFonts w:ascii="Times New Roman" w:hAnsi="Times New Roman"/>
        </w:rPr>
        <w:t>mplications</w:t>
      </w:r>
    </w:p>
    <w:p w14:paraId="1BEE3B02" w14:textId="191D622F" w:rsidR="008522CC" w:rsidRPr="00535271" w:rsidRDefault="008522CC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rFonts w:cs="Calibri"/>
          <w:sz w:val="22"/>
        </w:rPr>
      </w:pPr>
      <w:r w:rsidRPr="00535271">
        <w:rPr>
          <w:rFonts w:cs="Calibri" w:hint="eastAsia"/>
          <w:sz w:val="22"/>
        </w:rPr>
        <w:t>중국의</w:t>
      </w:r>
      <w:r w:rsidRPr="00535271">
        <w:rPr>
          <w:rFonts w:cs="Calibri" w:hint="eastAsia"/>
          <w:sz w:val="22"/>
        </w:rPr>
        <w:t xml:space="preserve"> AI </w:t>
      </w:r>
      <w:r w:rsidRPr="00535271">
        <w:rPr>
          <w:rFonts w:cs="Calibri" w:hint="eastAsia"/>
          <w:sz w:val="22"/>
        </w:rPr>
        <w:t>규제는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국가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통제와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사회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안정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이념적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가치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보호를</w:t>
      </w:r>
      <w:r w:rsidRPr="00535271">
        <w:rPr>
          <w:rFonts w:cs="Calibri" w:hint="eastAsia"/>
          <w:sz w:val="22"/>
        </w:rPr>
        <w:t xml:space="preserve"> </w:t>
      </w:r>
      <w:r w:rsidRPr="00535271">
        <w:rPr>
          <w:rFonts w:cs="Calibri" w:hint="eastAsia"/>
          <w:sz w:val="22"/>
        </w:rPr>
        <w:t>최우선시하며</w:t>
      </w:r>
      <w:r w:rsidRPr="00535271">
        <w:rPr>
          <w:rFonts w:cs="Calibri" w:hint="eastAsia"/>
          <w:sz w:val="22"/>
        </w:rPr>
        <w:t xml:space="preserve">, </w:t>
      </w:r>
      <w:r w:rsidRPr="00535271">
        <w:rPr>
          <w:rFonts w:cs="Calibri" w:hint="eastAsia"/>
          <w:sz w:val="22"/>
        </w:rPr>
        <w:t>신속한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기술별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규제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도입과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강력한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사전심사</w:t>
      </w:r>
      <w:r w:rsidRPr="00535271">
        <w:rPr>
          <w:rFonts w:cs="Calibri"/>
          <w:sz w:val="22"/>
        </w:rPr>
        <w:t>∙</w:t>
      </w:r>
      <w:r w:rsidRPr="00535271">
        <w:rPr>
          <w:rFonts w:cs="Calibri" w:hint="eastAsia"/>
          <w:sz w:val="22"/>
        </w:rPr>
        <w:t>검열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체계가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특징임</w:t>
      </w:r>
    </w:p>
    <w:p w14:paraId="7451E86F" w14:textId="3D87BF2A" w:rsidR="00917151" w:rsidRPr="00535271" w:rsidRDefault="008522CC" w:rsidP="00451A41">
      <w:pPr>
        <w:widowControl/>
        <w:numPr>
          <w:ilvl w:val="0"/>
          <w:numId w:val="5"/>
        </w:numPr>
        <w:topLinePunct/>
        <w:autoSpaceDE w:val="0"/>
        <w:adjustRightInd/>
        <w:snapToGrid/>
        <w:spacing w:after="160" w:line="276" w:lineRule="auto"/>
        <w:rPr>
          <w:b/>
        </w:rPr>
      </w:pPr>
      <w:r w:rsidRPr="00535271">
        <w:rPr>
          <w:rFonts w:cs="Calibri"/>
          <w:sz w:val="22"/>
        </w:rPr>
        <w:t>EU∙</w:t>
      </w:r>
      <w:r w:rsidRPr="00535271">
        <w:rPr>
          <w:rFonts w:cs="Calibri" w:hint="eastAsia"/>
          <w:sz w:val="22"/>
        </w:rPr>
        <w:t>미국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등과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달리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기업의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자율성</w:t>
      </w:r>
      <w:r w:rsidRPr="00535271">
        <w:rPr>
          <w:rFonts w:cs="Calibri"/>
          <w:sz w:val="22"/>
        </w:rPr>
        <w:t>∙</w:t>
      </w:r>
      <w:r w:rsidRPr="00535271">
        <w:rPr>
          <w:rFonts w:cs="Calibri" w:hint="eastAsia"/>
          <w:sz w:val="22"/>
        </w:rPr>
        <w:t>혁신보다는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국가의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직접적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개입과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관리가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핵심이며</w:t>
      </w:r>
      <w:r w:rsidRPr="00535271">
        <w:rPr>
          <w:rFonts w:cs="Calibri"/>
          <w:sz w:val="22"/>
        </w:rPr>
        <w:t xml:space="preserve">, </w:t>
      </w:r>
      <w:r w:rsidRPr="00535271">
        <w:rPr>
          <w:rFonts w:cs="Calibri" w:hint="eastAsia"/>
          <w:sz w:val="22"/>
        </w:rPr>
        <w:t>중국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주민을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대상으로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콘텐츠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생성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서비스를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제공하는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사업자의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경우에는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중국</w:t>
      </w:r>
      <w:r w:rsidRPr="00535271">
        <w:rPr>
          <w:rFonts w:cs="Calibri"/>
          <w:sz w:val="22"/>
        </w:rPr>
        <w:t xml:space="preserve"> AI </w:t>
      </w:r>
      <w:r w:rsidRPr="00535271">
        <w:rPr>
          <w:rFonts w:cs="Calibri" w:hint="eastAsia"/>
          <w:sz w:val="22"/>
        </w:rPr>
        <w:t>규제의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적용을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받으므로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중국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특유의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사회주의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핵심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가치와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국가안보를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반드시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준수할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것을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유의해야</w:t>
      </w:r>
      <w:r w:rsidRPr="00535271">
        <w:rPr>
          <w:rFonts w:cs="Calibri"/>
          <w:sz w:val="22"/>
        </w:rPr>
        <w:t xml:space="preserve"> </w:t>
      </w:r>
      <w:r w:rsidRPr="00535271">
        <w:rPr>
          <w:rFonts w:cs="Calibri" w:hint="eastAsia"/>
          <w:sz w:val="22"/>
        </w:rPr>
        <w:t>함</w:t>
      </w:r>
    </w:p>
    <w:p w14:paraId="7ED84E5F" w14:textId="6F1035B4" w:rsidR="0099421A" w:rsidRPr="00535271" w:rsidRDefault="0099421A">
      <w:pPr>
        <w:widowControl/>
        <w:wordWrap/>
        <w:autoSpaceDN/>
        <w:adjustRightInd/>
        <w:snapToGrid/>
        <w:spacing w:line="240" w:lineRule="auto"/>
        <w:jc w:val="left"/>
      </w:pPr>
    </w:p>
    <w:p w14:paraId="6A4DB1FF" w14:textId="77777777" w:rsidR="00B511A4" w:rsidRPr="00535271" w:rsidRDefault="00B511A4">
      <w:pPr>
        <w:widowControl/>
        <w:wordWrap/>
        <w:autoSpaceDN/>
        <w:adjustRightInd/>
        <w:snapToGrid/>
        <w:spacing w:line="240" w:lineRule="auto"/>
        <w:jc w:val="left"/>
        <w:rPr>
          <w:rFonts w:ascii="Calibri" w:hAnsi="Calibri"/>
          <w:b/>
          <w:spacing w:val="3"/>
          <w:sz w:val="30"/>
          <w:szCs w:val="30"/>
        </w:rPr>
      </w:pPr>
      <w:r w:rsidRPr="00535271">
        <w:br w:type="page"/>
      </w:r>
    </w:p>
    <w:p w14:paraId="54C6F136" w14:textId="627980C3" w:rsidR="00895A61" w:rsidRPr="00535271" w:rsidRDefault="00895A61" w:rsidP="00895A61">
      <w:pPr>
        <w:pStyle w:val="10"/>
        <w:wordWrap w:val="0"/>
        <w:spacing w:after="160"/>
      </w:pPr>
      <w:bookmarkStart w:id="2443" w:name="_Toc204470997"/>
      <w:r w:rsidRPr="00535271">
        <w:rPr>
          <w:rFonts w:hint="eastAsia"/>
        </w:rPr>
        <w:t>Reference</w:t>
      </w:r>
      <w:bookmarkEnd w:id="2443"/>
    </w:p>
    <w:p w14:paraId="1746B95D" w14:textId="55BA3847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CIO Dive, </w:t>
      </w:r>
      <w:r w:rsidRPr="00535271">
        <w:t>“Election 2024: Where Harris, Trump stand on AI regulation” (</w:t>
      </w:r>
      <w:r w:rsidRPr="00535271">
        <w:rPr>
          <w:rFonts w:hint="eastAsia"/>
        </w:rPr>
        <w:t>Oct. 17, 2024)</w:t>
      </w:r>
      <w:r w:rsidRPr="00535271">
        <w:t>.</w:t>
      </w:r>
    </w:p>
    <w:p w14:paraId="12420EDC" w14:textId="6C3DBB48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Executive </w:t>
      </w:r>
      <w:r w:rsidRPr="00535271">
        <w:t>O</w:t>
      </w:r>
      <w:r w:rsidRPr="00535271">
        <w:rPr>
          <w:rFonts w:hint="eastAsia"/>
        </w:rPr>
        <w:t>ffice of the P</w:t>
      </w:r>
      <w:r w:rsidRPr="00535271">
        <w:t>resident: Office of Management and Budget, “MEMORANDUM FOR THE HEADS OF EXECUTIVE DEPARTMENTS AND AGENCIES” (March 28, 2024).</w:t>
      </w:r>
    </w:p>
    <w:p w14:paraId="3168FFEA" w14:textId="23F53D6C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t>Foley &amp; Lardner LLP, “California Dreamin’: Will SB-1047 Curb AI Innovation?” (July 9, 2024).</w:t>
      </w:r>
    </w:p>
    <w:p w14:paraId="5DB6B0FE" w14:textId="3746C7BA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NIA, </w:t>
      </w:r>
      <w:r w:rsidRPr="00535271">
        <w:t>“</w:t>
      </w:r>
      <w:r w:rsidRPr="00535271">
        <w:rPr>
          <w:rFonts w:hint="eastAsia"/>
        </w:rPr>
        <w:t>[</w:t>
      </w:r>
      <w:r w:rsidRPr="00535271">
        <w:rPr>
          <w:rFonts w:hint="eastAsia"/>
        </w:rPr>
        <w:t>법제</w:t>
      </w:r>
      <w:r w:rsidRPr="00535271">
        <w:rPr>
          <w:rFonts w:hint="eastAsia"/>
        </w:rPr>
        <w:t>Brief(24-</w:t>
      </w:r>
      <w:r w:rsidRPr="00535271">
        <w:t>5</w:t>
      </w:r>
      <w:r w:rsidRPr="00535271">
        <w:rPr>
          <w:rFonts w:hint="eastAsia"/>
        </w:rPr>
        <w:t xml:space="preserve">)] </w:t>
      </w:r>
      <w:r w:rsidRPr="00535271">
        <w:rPr>
          <w:rFonts w:hint="eastAsia"/>
        </w:rPr>
        <w:t>美유타주</w:t>
      </w:r>
      <w:r w:rsidRPr="00535271">
        <w:t xml:space="preserve">, </w:t>
      </w:r>
      <w:r w:rsidRPr="00535271">
        <w:rPr>
          <w:rFonts w:ascii="MS Mincho" w:eastAsia="MS Mincho" w:hAnsi="MS Mincho" w:cs="MS Mincho" w:hint="eastAsia"/>
        </w:rPr>
        <w:t>｢</w:t>
      </w:r>
      <w:r w:rsidRPr="00535271">
        <w:rPr>
          <w:rFonts w:ascii="바탕체" w:hAnsi="바탕체" w:cs="바탕체" w:hint="eastAsia"/>
        </w:rPr>
        <w:t>인공지능</w:t>
      </w:r>
      <w:r w:rsidRPr="00535271">
        <w:t xml:space="preserve"> </w:t>
      </w:r>
      <w:r w:rsidRPr="00535271">
        <w:rPr>
          <w:rFonts w:hint="eastAsia"/>
        </w:rPr>
        <w:t>수정법</w:t>
      </w:r>
      <w:r w:rsidRPr="00535271">
        <w:rPr>
          <w:rFonts w:ascii="MS Mincho" w:eastAsia="MS Mincho" w:hAnsi="MS Mincho" w:cs="MS Mincho" w:hint="eastAsia"/>
        </w:rPr>
        <w:t>｣</w:t>
      </w:r>
      <w:r w:rsidRPr="00535271">
        <w:rPr>
          <w:rFonts w:ascii="바탕체" w:hAnsi="바탕체" w:cs="바탕체" w:hint="eastAsia"/>
        </w:rPr>
        <w:t>의</w:t>
      </w:r>
      <w:r w:rsidRPr="00535271">
        <w:t xml:space="preserve"> </w:t>
      </w:r>
      <w:r w:rsidRPr="00535271">
        <w:rPr>
          <w:rFonts w:hint="eastAsia"/>
        </w:rPr>
        <w:t>주요</w:t>
      </w:r>
      <w:r w:rsidRPr="00535271">
        <w:t xml:space="preserve"> </w:t>
      </w:r>
      <w:r w:rsidRPr="00535271">
        <w:rPr>
          <w:rFonts w:hint="eastAsia"/>
        </w:rPr>
        <w:t>내용</w:t>
      </w:r>
      <w:r w:rsidRPr="00535271">
        <w:t xml:space="preserve"> </w:t>
      </w:r>
      <w:r w:rsidRPr="00535271">
        <w:rPr>
          <w:rFonts w:hint="eastAsia"/>
        </w:rPr>
        <w:t>및</w:t>
      </w:r>
      <w:r w:rsidRPr="00535271">
        <w:t xml:space="preserve"> </w:t>
      </w:r>
      <w:r w:rsidRPr="00535271">
        <w:rPr>
          <w:rFonts w:hint="eastAsia"/>
        </w:rPr>
        <w:t>시사점</w:t>
      </w:r>
      <w:r w:rsidRPr="00535271">
        <w:t xml:space="preserve">” </w:t>
      </w:r>
      <w:r w:rsidRPr="00535271">
        <w:rPr>
          <w:rFonts w:hint="eastAsia"/>
        </w:rPr>
        <w:t xml:space="preserve">(2024. </w:t>
      </w:r>
      <w:r w:rsidRPr="00535271">
        <w:t>4</w:t>
      </w:r>
      <w:r w:rsidRPr="00535271">
        <w:rPr>
          <w:rFonts w:hint="eastAsia"/>
        </w:rPr>
        <w:t xml:space="preserve">. </w:t>
      </w:r>
      <w:r w:rsidRPr="00535271">
        <w:t>2</w:t>
      </w:r>
      <w:r w:rsidRPr="00535271">
        <w:rPr>
          <w:rFonts w:hint="eastAsia"/>
        </w:rPr>
        <w:t>6).</w:t>
      </w:r>
    </w:p>
    <w:p w14:paraId="44B0EE6B" w14:textId="1EE4A9AC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NIA, </w:t>
      </w:r>
      <w:r w:rsidRPr="00535271">
        <w:rPr>
          <w:rFonts w:hint="eastAsia"/>
        </w:rPr>
        <w:t>“</w:t>
      </w:r>
      <w:r w:rsidRPr="00535271">
        <w:rPr>
          <w:rFonts w:hint="eastAsia"/>
        </w:rPr>
        <w:t>[</w:t>
      </w:r>
      <w:r w:rsidRPr="00535271">
        <w:rPr>
          <w:rFonts w:hint="eastAsia"/>
        </w:rPr>
        <w:t>법제</w:t>
      </w:r>
      <w:r w:rsidRPr="00535271">
        <w:rPr>
          <w:rFonts w:hint="eastAsia"/>
        </w:rPr>
        <w:t xml:space="preserve">Brief(24-12)] </w:t>
      </w:r>
      <w:r w:rsidRPr="00535271">
        <w:rPr>
          <w:rFonts w:hint="eastAsia"/>
        </w:rPr>
        <w:t>美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콜로라도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인공지능법의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내용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시사점”</w:t>
      </w:r>
      <w:r w:rsidRPr="00535271">
        <w:rPr>
          <w:rFonts w:hint="eastAsia"/>
        </w:rPr>
        <w:t>(2024. 8. 16</w:t>
      </w:r>
      <w:r w:rsidRPr="00535271">
        <w:t>).</w:t>
      </w:r>
    </w:p>
    <w:p w14:paraId="454DDCCA" w14:textId="381BF5AC" w:rsidR="009B5E62" w:rsidRPr="00535271" w:rsidRDefault="009B5E62" w:rsidP="009B5E62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N</w:t>
      </w:r>
      <w:r w:rsidRPr="00535271">
        <w:t>IA, “</w:t>
      </w:r>
      <w:r w:rsidRPr="00535271">
        <w:rPr>
          <w:rFonts w:hint="eastAsia"/>
        </w:rPr>
        <w:t>[</w:t>
      </w:r>
      <w:r w:rsidRPr="00535271">
        <w:rPr>
          <w:rFonts w:hint="eastAsia"/>
        </w:rPr>
        <w:t>법제</w:t>
      </w:r>
      <w:r w:rsidRPr="00535271">
        <w:rPr>
          <w:rFonts w:hint="eastAsia"/>
        </w:rPr>
        <w:t xml:space="preserve">Brief(24-8)] </w:t>
      </w:r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, AI </w:t>
      </w:r>
      <w:r w:rsidRPr="00535271">
        <w:rPr>
          <w:rFonts w:hint="eastAsia"/>
        </w:rPr>
        <w:t>행정명령</w:t>
      </w:r>
      <w:r w:rsidRPr="00535271">
        <w:rPr>
          <w:rFonts w:hint="eastAsia"/>
        </w:rPr>
        <w:t>(2023.10.30.)</w:t>
      </w:r>
      <w:r w:rsidRPr="00535271">
        <w:rPr>
          <w:rFonts w:hint="eastAsia"/>
        </w:rPr>
        <w:t>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내용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이행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현황</w:t>
      </w:r>
      <w:r w:rsidRPr="00535271">
        <w:t>” (2024. 7. 5).</w:t>
      </w:r>
    </w:p>
    <w:p w14:paraId="4496EB29" w14:textId="73AE9270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t>NIA, “</w:t>
      </w:r>
      <w:r w:rsidRPr="00535271">
        <w:rPr>
          <w:rFonts w:hint="eastAsia"/>
        </w:rPr>
        <w:t>美</w:t>
      </w:r>
      <w:r w:rsidRPr="00535271">
        <w:rPr>
          <w:rFonts w:hint="eastAsia"/>
        </w:rPr>
        <w:t xml:space="preserve"> NIST </w:t>
      </w:r>
      <w:r w:rsidRPr="00535271">
        <w:rPr>
          <w:rFonts w:hint="eastAsia"/>
        </w:rPr>
        <w:t>「</w:t>
      </w:r>
      <w:r w:rsidRPr="00535271">
        <w:rPr>
          <w:rFonts w:hint="eastAsia"/>
        </w:rPr>
        <w:t xml:space="preserve">AI </w:t>
      </w:r>
      <w:r w:rsidRPr="00535271">
        <w:rPr>
          <w:rFonts w:hint="eastAsia"/>
        </w:rPr>
        <w:t>위험관리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프레임워크</w:t>
      </w:r>
      <w:r w:rsidRPr="00535271">
        <w:rPr>
          <w:rFonts w:hint="eastAsia"/>
        </w:rPr>
        <w:t>(AI RMF) 1.0</w:t>
      </w:r>
      <w:r w:rsidRPr="00535271">
        <w:rPr>
          <w:rFonts w:hint="eastAsia"/>
        </w:rPr>
        <w:t>」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분석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및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시사점</w:t>
      </w:r>
      <w:r w:rsidRPr="00535271">
        <w:t>” (2023. 7. 13.).</w:t>
      </w:r>
    </w:p>
    <w:p w14:paraId="0B34D1C5" w14:textId="5E8C4FA6" w:rsidR="009B5E62" w:rsidRPr="00535271" w:rsidRDefault="009B5E62" w:rsidP="009B5E62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N</w:t>
      </w:r>
      <w:r w:rsidRPr="00535271">
        <w:t>IA, “</w:t>
      </w:r>
      <w:r w:rsidRPr="00535271">
        <w:rPr>
          <w:rFonts w:hint="eastAsia"/>
        </w:rPr>
        <w:t>미국의</w:t>
      </w:r>
      <w:r w:rsidRPr="00535271">
        <w:t xml:space="preserve"> </w:t>
      </w:r>
      <w:r w:rsidRPr="00535271">
        <w:rPr>
          <w:rFonts w:hint="eastAsia"/>
        </w:rPr>
        <w:t>인공지능</w:t>
      </w:r>
      <w:r w:rsidRPr="00535271">
        <w:t xml:space="preserve">(AI) </w:t>
      </w:r>
      <w:r w:rsidRPr="00535271">
        <w:rPr>
          <w:rFonts w:hint="eastAsia"/>
        </w:rPr>
        <w:t>정책</w:t>
      </w:r>
      <w:r w:rsidRPr="00535271">
        <w:rPr>
          <w:rFonts w:ascii="맑은 고딕" w:eastAsia="맑은 고딕" w:hAnsi="맑은 고딕" w:hint="eastAsia"/>
        </w:rPr>
        <w:t>∙</w:t>
      </w:r>
      <w:r w:rsidRPr="00535271">
        <w:rPr>
          <w:rFonts w:hint="eastAsia"/>
        </w:rPr>
        <w:t>전략</w:t>
      </w:r>
      <w:r w:rsidRPr="00535271">
        <w:t xml:space="preserve"> </w:t>
      </w:r>
      <w:r w:rsidRPr="00535271">
        <w:rPr>
          <w:rFonts w:hint="eastAsia"/>
        </w:rPr>
        <w:t>현황과</w:t>
      </w:r>
      <w:r w:rsidRPr="00535271">
        <w:t xml:space="preserve"> </w:t>
      </w:r>
      <w:r w:rsidRPr="00535271">
        <w:rPr>
          <w:rFonts w:hint="eastAsia"/>
        </w:rPr>
        <w:t>변화</w:t>
      </w:r>
      <w:r w:rsidRPr="00535271">
        <w:t xml:space="preserve"> </w:t>
      </w:r>
      <w:r w:rsidRPr="00535271">
        <w:rPr>
          <w:rFonts w:hint="eastAsia"/>
        </w:rPr>
        <w:t>방향</w:t>
      </w:r>
      <w:r w:rsidRPr="00535271">
        <w:t>” (2024. 9. 11).</w:t>
      </w:r>
    </w:p>
    <w:p w14:paraId="47D86BF2" w14:textId="27E5F2A7" w:rsidR="009B5E62" w:rsidRPr="00535271" w:rsidRDefault="009B5E62" w:rsidP="00006FE9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N</w:t>
      </w:r>
      <w:r w:rsidRPr="00535271">
        <w:t>IA, “</w:t>
      </w:r>
      <w:r w:rsidR="00006FE9" w:rsidRPr="00535271">
        <w:rPr>
          <w:rFonts w:hint="eastAsia"/>
        </w:rPr>
        <w:t>주요국</w:t>
      </w:r>
      <w:r w:rsidR="00006FE9" w:rsidRPr="00535271">
        <w:rPr>
          <w:rFonts w:hint="eastAsia"/>
        </w:rPr>
        <w:t xml:space="preserve"> </w:t>
      </w:r>
      <w:r w:rsidR="00006FE9" w:rsidRPr="00535271">
        <w:rPr>
          <w:rFonts w:hint="eastAsia"/>
        </w:rPr>
        <w:t>인공지능</w:t>
      </w:r>
      <w:r w:rsidR="00006FE9" w:rsidRPr="00535271">
        <w:rPr>
          <w:rFonts w:hint="eastAsia"/>
        </w:rPr>
        <w:t xml:space="preserve">(AI) R&amp;D </w:t>
      </w:r>
      <w:r w:rsidR="00006FE9" w:rsidRPr="00535271">
        <w:rPr>
          <w:rFonts w:hint="eastAsia"/>
        </w:rPr>
        <w:t>전략과</w:t>
      </w:r>
      <w:r w:rsidR="00006FE9" w:rsidRPr="00535271">
        <w:rPr>
          <w:rFonts w:hint="eastAsia"/>
        </w:rPr>
        <w:t xml:space="preserve"> </w:t>
      </w:r>
      <w:r w:rsidR="00006FE9" w:rsidRPr="00535271">
        <w:rPr>
          <w:rFonts w:hint="eastAsia"/>
        </w:rPr>
        <w:t>추진</w:t>
      </w:r>
      <w:r w:rsidR="00006FE9" w:rsidRPr="00535271">
        <w:rPr>
          <w:rFonts w:hint="eastAsia"/>
        </w:rPr>
        <w:t xml:space="preserve"> </w:t>
      </w:r>
      <w:r w:rsidR="00006FE9" w:rsidRPr="00535271">
        <w:rPr>
          <w:rFonts w:hint="eastAsia"/>
        </w:rPr>
        <w:t>현황</w:t>
      </w:r>
      <w:r w:rsidRPr="00535271">
        <w:t xml:space="preserve">” (2024. </w:t>
      </w:r>
      <w:r w:rsidR="00006FE9" w:rsidRPr="00535271">
        <w:t>10</w:t>
      </w:r>
      <w:r w:rsidRPr="00535271">
        <w:t>. 1</w:t>
      </w:r>
      <w:r w:rsidR="00006FE9" w:rsidRPr="00535271">
        <w:t>0</w:t>
      </w:r>
      <w:r w:rsidRPr="00535271">
        <w:t>).</w:t>
      </w:r>
    </w:p>
    <w:p w14:paraId="5C3E2F66" w14:textId="77777777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t>NIST, “Artificial Intelligence Risk Management Framework (AI RMF 1.0)”.</w:t>
      </w:r>
    </w:p>
    <w:p w14:paraId="58AD3DE9" w14:textId="77777777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NIST, </w:t>
      </w:r>
      <w:r w:rsidRPr="00535271">
        <w:t>“Artificial Intelligence Risk Management</w:t>
      </w:r>
      <w:r w:rsidRPr="00535271">
        <w:rPr>
          <w:rFonts w:hint="eastAsia"/>
        </w:rPr>
        <w:t xml:space="preserve"> </w:t>
      </w:r>
      <w:r w:rsidRPr="00535271">
        <w:t>Framework: Generative Artificial</w:t>
      </w:r>
      <w:r w:rsidRPr="00535271">
        <w:rPr>
          <w:rFonts w:hint="eastAsia"/>
        </w:rPr>
        <w:t xml:space="preserve"> </w:t>
      </w:r>
      <w:r w:rsidRPr="00535271">
        <w:t>Intelligence Profile” (July 2024).</w:t>
      </w:r>
    </w:p>
    <w:p w14:paraId="6AF938D1" w14:textId="6E86B0EA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NIST, </w:t>
      </w:r>
      <w:r w:rsidRPr="00535271">
        <w:t>“AI RMF Playbook”.</w:t>
      </w:r>
    </w:p>
    <w:p w14:paraId="249B89BD" w14:textId="2D557A6D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 xml:space="preserve">Office of the Governor, veto message (Sep. </w:t>
      </w:r>
      <w:r w:rsidRPr="00535271">
        <w:t>29, 2024).</w:t>
      </w:r>
    </w:p>
    <w:p w14:paraId="6BF25424" w14:textId="77777777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t>The White House, “FACT SHEET: Biden-⁠Harris Administration Announces New AI Actions and Receives Additional Major Voluntary Commitment on AI” (July 26, 2024).</w:t>
      </w:r>
    </w:p>
    <w:p w14:paraId="0A5DBE9E" w14:textId="60AF81EA" w:rsidR="0027793A" w:rsidRPr="00535271" w:rsidRDefault="0027793A" w:rsidP="0027793A">
      <w:pPr>
        <w:pStyle w:val="a0"/>
        <w:numPr>
          <w:ilvl w:val="0"/>
          <w:numId w:val="39"/>
        </w:numPr>
      </w:pPr>
      <w:r w:rsidRPr="00535271">
        <w:t xml:space="preserve">United States Senate </w:t>
      </w:r>
      <w:r w:rsidRPr="00535271">
        <w:rPr>
          <w:rFonts w:hint="eastAsia"/>
        </w:rPr>
        <w:t xml:space="preserve">The Bipartisan Senate AI Working Group, </w:t>
      </w:r>
      <w:r w:rsidRPr="00535271">
        <w:t>“Driving U.S. Innovation in Artificial Intelligence: A Roadmap for Artificial Intelligence Policy in the United States Senate” (May 2024).</w:t>
      </w:r>
    </w:p>
    <w:p w14:paraId="4817CE4A" w14:textId="78B53CE3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Z</w:t>
      </w:r>
      <w:r w:rsidRPr="00535271">
        <w:t>DNet Korea, “</w:t>
      </w:r>
      <w:r w:rsidRPr="00535271">
        <w:rPr>
          <w:rFonts w:hint="eastAsia"/>
        </w:rPr>
        <w:t>[</w:t>
      </w:r>
      <w:r w:rsidRPr="00535271">
        <w:rPr>
          <w:rFonts w:hint="eastAsia"/>
        </w:rPr>
        <w:t>美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대선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속</w:t>
      </w:r>
      <w:r w:rsidRPr="00535271">
        <w:rPr>
          <w:rFonts w:hint="eastAsia"/>
        </w:rPr>
        <w:t xml:space="preserve"> AI-</w:t>
      </w:r>
      <w:r w:rsidRPr="00535271">
        <w:rPr>
          <w:rFonts w:hint="eastAsia"/>
        </w:rPr>
        <w:t>상</w:t>
      </w:r>
      <w:r w:rsidRPr="00535271">
        <w:rPr>
          <w:rFonts w:hint="eastAsia"/>
        </w:rPr>
        <w:t xml:space="preserve">] </w:t>
      </w:r>
      <w:r w:rsidRPr="00535271">
        <w:rPr>
          <w:rFonts w:hint="eastAsia"/>
        </w:rPr>
        <w:t>해리스·트럼프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상반된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정책…공통점도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있다</w:t>
      </w:r>
      <w:r w:rsidRPr="00535271">
        <w:rPr>
          <w:rFonts w:hint="eastAsia"/>
        </w:rPr>
        <w:t>?</w:t>
      </w:r>
      <w:r w:rsidRPr="00535271">
        <w:t>” (2024. 8. 15).</w:t>
      </w:r>
    </w:p>
    <w:p w14:paraId="5BEDBDEF" w14:textId="44B3EE9A" w:rsidR="009B5E62" w:rsidRPr="00535271" w:rsidRDefault="009B5E62" w:rsidP="009B5E62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국가안보전략연구원</w:t>
      </w:r>
      <w:r w:rsidRPr="00535271">
        <w:rPr>
          <w:rFonts w:hint="eastAsia"/>
        </w:rPr>
        <w:t>(</w:t>
      </w:r>
      <w:r w:rsidRPr="00535271">
        <w:t>INSS), “</w:t>
      </w:r>
      <w:r w:rsidRPr="00535271">
        <w:rPr>
          <w:rFonts w:hint="eastAsia"/>
        </w:rPr>
        <w:t>이슈브리프</w:t>
      </w:r>
      <w:r w:rsidRPr="00535271">
        <w:rPr>
          <w:rFonts w:hint="eastAsia"/>
        </w:rPr>
        <w:t xml:space="preserve"> </w:t>
      </w:r>
      <w:r w:rsidRPr="00535271">
        <w:t>480</w:t>
      </w:r>
      <w:r w:rsidRPr="00535271">
        <w:rPr>
          <w:rFonts w:hint="eastAsia"/>
        </w:rPr>
        <w:t>호</w:t>
      </w:r>
      <w:r w:rsidRPr="00535271">
        <w:rPr>
          <w:rFonts w:hint="eastAsia"/>
        </w:rPr>
        <w:t xml:space="preserve">: </w:t>
      </w:r>
      <w:r w:rsidRPr="00535271">
        <w:rPr>
          <w:rFonts w:hint="eastAsia"/>
        </w:rPr>
        <w:t>바이든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행정부의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첫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인공지능</w:t>
      </w:r>
      <w:r w:rsidRPr="00535271">
        <w:rPr>
          <w:rFonts w:hint="eastAsia"/>
        </w:rPr>
        <w:t xml:space="preserve">(AI) </w:t>
      </w:r>
      <w:r w:rsidRPr="00535271">
        <w:rPr>
          <w:rFonts w:hint="eastAsia"/>
        </w:rPr>
        <w:t>행정명령과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시사점</w:t>
      </w:r>
      <w:r w:rsidRPr="00535271">
        <w:t>” (2023. 11. 10).</w:t>
      </w:r>
    </w:p>
    <w:p w14:paraId="5A8007E4" w14:textId="493EB3D2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동아일보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트럼프</w:t>
      </w:r>
      <w:r w:rsidRPr="00535271">
        <w:rPr>
          <w:rFonts w:hint="eastAsia"/>
        </w:rPr>
        <w:t xml:space="preserve">, AI </w:t>
      </w:r>
      <w:r w:rsidRPr="00535271">
        <w:rPr>
          <w:rFonts w:hint="eastAsia"/>
        </w:rPr>
        <w:t>행정명령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백지화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공약…“취임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첫날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부술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것”</w:t>
      </w:r>
      <w:r w:rsidRPr="00535271">
        <w:t>” (2023. 12. 11.).</w:t>
      </w:r>
    </w:p>
    <w:p w14:paraId="05854B7F" w14:textId="72C90137" w:rsidR="009B5E62" w:rsidRPr="00535271" w:rsidRDefault="009B5E62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법무법인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화우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美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백악관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예산관리국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연방기관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이용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정책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발표</w:t>
      </w:r>
      <w:r w:rsidRPr="00535271">
        <w:t>” (2024. 5. 13).</w:t>
      </w:r>
    </w:p>
    <w:p w14:paraId="7D0FA26B" w14:textId="6544ABCE" w:rsidR="006736F8" w:rsidRPr="00535271" w:rsidRDefault="006736F8" w:rsidP="006736F8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법제처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세계법제정보센터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미국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입법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동향</w:t>
      </w:r>
      <w:r w:rsidRPr="00535271">
        <w:t>” (2024. 6. 24.).</w:t>
      </w:r>
    </w:p>
    <w:p w14:paraId="6BB87C96" w14:textId="0221D4AA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서울경제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 xml:space="preserve">"AI </w:t>
      </w:r>
      <w:r w:rsidRPr="00535271">
        <w:rPr>
          <w:rFonts w:hint="eastAsia"/>
        </w:rPr>
        <w:t>규제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명확해야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국내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서비스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해외로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나간다</w:t>
      </w:r>
      <w:r w:rsidRPr="00535271">
        <w:rPr>
          <w:rFonts w:hint="eastAsia"/>
        </w:rPr>
        <w:t>" [</w:t>
      </w:r>
      <w:r w:rsidRPr="00535271">
        <w:rPr>
          <w:rFonts w:hint="eastAsia"/>
        </w:rPr>
        <w:t>스타트업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스트리트</w:t>
      </w:r>
      <w:r w:rsidRPr="00535271">
        <w:rPr>
          <w:rFonts w:hint="eastAsia"/>
        </w:rPr>
        <w:t>]</w:t>
      </w:r>
      <w:r w:rsidRPr="00535271">
        <w:t>” (2024. 7. 31).</w:t>
      </w:r>
    </w:p>
    <w:p w14:paraId="66E828B1" w14:textId="7D413203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전자신문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[</w:t>
      </w:r>
      <w:r w:rsidRPr="00535271">
        <w:rPr>
          <w:rFonts w:hint="eastAsia"/>
        </w:rPr>
        <w:t>김장현의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테크와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사람</w:t>
      </w:r>
      <w:r w:rsidRPr="00535271">
        <w:rPr>
          <w:rFonts w:hint="eastAsia"/>
        </w:rPr>
        <w:t xml:space="preserve">] </w:t>
      </w:r>
      <w:r w:rsidRPr="00535271">
        <w:rPr>
          <w:rFonts w:hint="eastAsia"/>
        </w:rPr>
        <w:t>〈</w:t>
      </w:r>
      <w:r w:rsidRPr="00535271">
        <w:rPr>
          <w:rFonts w:hint="eastAsia"/>
        </w:rPr>
        <w:t>56</w:t>
      </w:r>
      <w:r w:rsidRPr="00535271">
        <w:rPr>
          <w:rFonts w:hint="eastAsia"/>
        </w:rPr>
        <w:t>〉카멀라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해리스와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도널드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트럼프의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정책</w:t>
      </w:r>
      <w:r w:rsidRPr="00535271">
        <w:t>” (2024. 8. 22.).</w:t>
      </w:r>
    </w:p>
    <w:p w14:paraId="6B730776" w14:textId="7A93A964" w:rsidR="006736F8" w:rsidRPr="00535271" w:rsidRDefault="006736F8" w:rsidP="0027793A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조선일보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논쟁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부른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캘리포니아</w:t>
      </w:r>
      <w:r w:rsidRPr="00535271">
        <w:rPr>
          <w:rFonts w:hint="eastAsia"/>
        </w:rPr>
        <w:t xml:space="preserve"> AI </w:t>
      </w:r>
      <w:r w:rsidRPr="00535271">
        <w:rPr>
          <w:rFonts w:hint="eastAsia"/>
        </w:rPr>
        <w:t>규제법</w:t>
      </w:r>
      <w:r w:rsidRPr="00535271">
        <w:rPr>
          <w:rFonts w:hint="eastAsia"/>
        </w:rPr>
        <w:t xml:space="preserve">, </w:t>
      </w:r>
      <w:r w:rsidRPr="00535271">
        <w:rPr>
          <w:rFonts w:hint="eastAsia"/>
        </w:rPr>
        <w:t>주지사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거부권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행사로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결국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무산</w:t>
      </w:r>
      <w:r w:rsidRPr="00535271">
        <w:t>” (2024. 9. 30)</w:t>
      </w:r>
    </w:p>
    <w:p w14:paraId="0DD668CD" w14:textId="1CAEA309" w:rsidR="006736F8" w:rsidRPr="00535271" w:rsidRDefault="006736F8" w:rsidP="0027793A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한겨레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실리콘밸리서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논쟁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‘</w:t>
      </w:r>
      <w:r w:rsidRPr="00535271">
        <w:rPr>
          <w:rFonts w:hint="eastAsia"/>
        </w:rPr>
        <w:t xml:space="preserve">AI </w:t>
      </w:r>
      <w:r w:rsidRPr="00535271">
        <w:rPr>
          <w:rFonts w:hint="eastAsia"/>
        </w:rPr>
        <w:t>규제법’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적용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안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된다…주지사가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거부권</w:t>
      </w:r>
      <w:r w:rsidRPr="00535271">
        <w:t>” (2024. 9. 30)</w:t>
      </w:r>
      <w:r w:rsidR="005D4EF0" w:rsidRPr="00535271">
        <w:t>.</w:t>
      </w:r>
    </w:p>
    <w:p w14:paraId="3839D869" w14:textId="77777777" w:rsidR="005D4EF0" w:rsidRPr="00535271" w:rsidRDefault="005D4EF0" w:rsidP="005D4EF0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한국경제</w:t>
      </w:r>
      <w:r w:rsidRPr="00535271">
        <w:rPr>
          <w:rFonts w:hint="eastAsia"/>
        </w:rPr>
        <w:t xml:space="preserve">, </w:t>
      </w:r>
      <w:r w:rsidRPr="00535271">
        <w:t>“</w:t>
      </w:r>
      <w:r w:rsidRPr="00535271">
        <w:rPr>
          <w:rFonts w:hint="eastAsia"/>
        </w:rPr>
        <w:t>초강력</w:t>
      </w:r>
      <w:r w:rsidRPr="00535271">
        <w:rPr>
          <w:rFonts w:hint="eastAsia"/>
        </w:rPr>
        <w:t xml:space="preserve"> 'AI </w:t>
      </w:r>
      <w:r w:rsidRPr="00535271">
        <w:rPr>
          <w:rFonts w:hint="eastAsia"/>
        </w:rPr>
        <w:t>규제법</w:t>
      </w:r>
      <w:r w:rsidRPr="00535271">
        <w:rPr>
          <w:rFonts w:hint="eastAsia"/>
        </w:rPr>
        <w:t xml:space="preserve">' </w:t>
      </w:r>
      <w:r w:rsidRPr="00535271">
        <w:rPr>
          <w:rFonts w:hint="eastAsia"/>
        </w:rPr>
        <w:t>덮친다…실리콘밸리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긴장</w:t>
      </w:r>
      <w:r w:rsidRPr="00535271">
        <w:t>” (2024. 8. 29).</w:t>
      </w:r>
    </w:p>
    <w:p w14:paraId="430CDF43" w14:textId="09EBE171" w:rsidR="00895A61" w:rsidRPr="00535271" w:rsidRDefault="005D4EF0" w:rsidP="0003108F">
      <w:pPr>
        <w:pStyle w:val="a0"/>
        <w:numPr>
          <w:ilvl w:val="0"/>
          <w:numId w:val="39"/>
        </w:numPr>
      </w:pPr>
      <w:r w:rsidRPr="00535271">
        <w:rPr>
          <w:rFonts w:hint="eastAsia"/>
        </w:rPr>
        <w:t>한국경제</w:t>
      </w:r>
      <w:r w:rsidRPr="00535271">
        <w:rPr>
          <w:rFonts w:hint="eastAsia"/>
        </w:rPr>
        <w:t>,</w:t>
      </w:r>
      <w:r w:rsidRPr="00535271">
        <w:t xml:space="preserve"> “</w:t>
      </w:r>
      <w:r w:rsidRPr="00535271">
        <w:rPr>
          <w:rFonts w:hint="eastAsia"/>
        </w:rPr>
        <w:t>캘리포니아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주지사</w:t>
      </w:r>
      <w:r w:rsidRPr="00535271">
        <w:rPr>
          <w:rFonts w:hint="eastAsia"/>
        </w:rPr>
        <w:t xml:space="preserve">, AI </w:t>
      </w:r>
      <w:r w:rsidRPr="00535271">
        <w:rPr>
          <w:rFonts w:hint="eastAsia"/>
        </w:rPr>
        <w:t>안전법에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거부권</w:t>
      </w:r>
      <w:r w:rsidRPr="00535271">
        <w:rPr>
          <w:rFonts w:hint="eastAsia"/>
        </w:rPr>
        <w:t xml:space="preserve"> </w:t>
      </w:r>
      <w:r w:rsidRPr="00535271">
        <w:rPr>
          <w:rFonts w:hint="eastAsia"/>
        </w:rPr>
        <w:t>행사…실리콘밸리</w:t>
      </w:r>
      <w:r w:rsidRPr="00535271">
        <w:rPr>
          <w:rFonts w:hint="eastAsia"/>
        </w:rPr>
        <w:t xml:space="preserve"> '</w:t>
      </w:r>
      <w:r w:rsidRPr="00535271">
        <w:rPr>
          <w:rFonts w:hint="eastAsia"/>
        </w:rPr>
        <w:t>안도</w:t>
      </w:r>
      <w:r w:rsidRPr="00535271">
        <w:rPr>
          <w:rFonts w:hint="eastAsia"/>
        </w:rPr>
        <w:t>'</w:t>
      </w:r>
      <w:r w:rsidRPr="00535271">
        <w:t>” (2024. 9. 30).</w:t>
      </w:r>
    </w:p>
    <w:p w14:paraId="4D84D7B6" w14:textId="77777777" w:rsidR="00007FCA" w:rsidRPr="00535271" w:rsidRDefault="00007FCA" w:rsidP="004E0C4A">
      <w:pPr>
        <w:widowControl/>
        <w:wordWrap/>
        <w:autoSpaceDN/>
        <w:adjustRightInd/>
        <w:snapToGrid/>
        <w:spacing w:line="240" w:lineRule="auto"/>
        <w:jc w:val="center"/>
      </w:pPr>
    </w:p>
    <w:p w14:paraId="1B10E569" w14:textId="53B478A3" w:rsidR="004E0C4A" w:rsidRPr="00B746C0" w:rsidRDefault="004E0C4A" w:rsidP="004E0C4A">
      <w:pPr>
        <w:widowControl/>
        <w:wordWrap/>
        <w:autoSpaceDN/>
        <w:adjustRightInd/>
        <w:snapToGrid/>
        <w:spacing w:line="240" w:lineRule="auto"/>
        <w:jc w:val="center"/>
      </w:pPr>
      <w:r w:rsidRPr="00535271">
        <w:t>* * * *</w:t>
      </w:r>
    </w:p>
    <w:sectPr w:rsidR="004E0C4A" w:rsidRPr="00B746C0" w:rsidSect="006B7060">
      <w:headerReference w:type="default" r:id="rId11"/>
      <w:footerReference w:type="default" r:id="rId12"/>
      <w:pgSz w:w="11907" w:h="16840" w:code="9"/>
      <w:pgMar w:top="1985" w:right="1418" w:bottom="1701" w:left="1418" w:header="851" w:footer="992" w:gutter="0"/>
      <w:pgNumType w:start="1"/>
      <w:cols w:space="425"/>
      <w:docGrid w:type="linesAndChar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44" w:author="KWH" w:date="2025-07-13T23:44:00Z" w:initials="K&amp;C">
    <w:p w14:paraId="4A8E08CB" w14:textId="02E659E1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t>SB149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개정안은</w:t>
      </w:r>
      <w:r>
        <w:rPr>
          <w:rFonts w:hint="eastAsia"/>
        </w:rPr>
        <w:t xml:space="preserve"> </w:t>
      </w:r>
      <w:r>
        <w:rPr>
          <w:rFonts w:hint="eastAsia"/>
        </w:rPr>
        <w:t>아니고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법안이라서</w:t>
      </w:r>
      <w:r>
        <w:rPr>
          <w:rFonts w:hint="eastAsia"/>
        </w:rPr>
        <w:t xml:space="preserve"> </w:t>
      </w: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발표에서는</w:t>
      </w:r>
      <w:r>
        <w:rPr>
          <w:rFonts w:hint="eastAsia"/>
        </w:rPr>
        <w:t xml:space="preserve"> </w:t>
      </w:r>
      <w:r>
        <w:rPr>
          <w:rFonts w:hint="eastAsia"/>
        </w:rPr>
        <w:t>제외할지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rPr>
          <w:rFonts w:hint="eastAsia"/>
        </w:rPr>
        <w:t>.</w:t>
      </w:r>
    </w:p>
  </w:comment>
  <w:comment w:id="245" w:author="sungjun.park" w:date="2025-07-23T15:08:00Z" w:initials="s">
    <w:p w14:paraId="6519904E" w14:textId="738DD832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이건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소개하면</w:t>
      </w:r>
      <w:r>
        <w:rPr>
          <w:rFonts w:hint="eastAsia"/>
        </w:rPr>
        <w:t xml:space="preserve"> </w:t>
      </w:r>
      <w:r>
        <w:rPr>
          <w:rFonts w:hint="eastAsia"/>
        </w:rPr>
        <w:t>좋을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  <w:comment w:id="465" w:author="KWH" w:date="2025-07-17T17:49:00Z" w:initials="K&amp;C">
    <w:p w14:paraId="2DBF84BE" w14:textId="61915790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강지원</w:t>
      </w:r>
      <w:r>
        <w:rPr>
          <w:rFonts w:hint="eastAsia"/>
        </w:rPr>
        <w:t xml:space="preserve"> </w:t>
      </w:r>
      <w:r>
        <w:rPr>
          <w:rFonts w:hint="eastAsia"/>
        </w:rPr>
        <w:t>변호사님</w:t>
      </w:r>
      <w:r>
        <w:rPr>
          <w:rFonts w:hint="eastAsia"/>
        </w:rPr>
        <w:t>,</w:t>
      </w:r>
      <w:r>
        <w:t xml:space="preserve"> ‘civil penalty’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개념이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생소한데</w:t>
      </w:r>
      <w:r>
        <w:rPr>
          <w:rFonts w:hint="eastAsia"/>
        </w:rPr>
        <w:t>,</w:t>
      </w:r>
      <w:r>
        <w:t xml:space="preserve"> ‘</w:t>
      </w:r>
      <w:r>
        <w:rPr>
          <w:rFonts w:hint="eastAsia"/>
        </w:rPr>
        <w:t>과태료</w:t>
      </w:r>
      <w:r>
        <w:t xml:space="preserve">’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번역해도</w:t>
      </w:r>
      <w:r>
        <w:rPr>
          <w:rFonts w:hint="eastAsia"/>
        </w:rPr>
        <w:t xml:space="preserve"> </w:t>
      </w:r>
      <w:r>
        <w:rPr>
          <w:rFonts w:hint="eastAsia"/>
        </w:rPr>
        <w:t>될지요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형사벌은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보여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벌금에서</w:t>
      </w:r>
      <w:r>
        <w:rPr>
          <w:rFonts w:hint="eastAsia"/>
        </w:rPr>
        <w:t xml:space="preserve"> </w:t>
      </w:r>
      <w:r>
        <w:rPr>
          <w:rFonts w:hint="eastAsia"/>
        </w:rPr>
        <w:t>과태료로</w:t>
      </w:r>
      <w:r>
        <w:rPr>
          <w:rFonts w:hint="eastAsia"/>
        </w:rPr>
        <w:t xml:space="preserve"> </w:t>
      </w:r>
      <w:r>
        <w:rPr>
          <w:rFonts w:hint="eastAsia"/>
        </w:rPr>
        <w:t>수정하였습니다</w:t>
      </w:r>
      <w:r>
        <w:rPr>
          <w:rFonts w:hint="eastAsia"/>
        </w:rPr>
        <w:t>.</w:t>
      </w:r>
    </w:p>
  </w:comment>
  <w:comment w:id="466" w:author="sungjun.park" w:date="2025-07-23T15:10:00Z" w:initials="s">
    <w:p w14:paraId="78248542" w14:textId="2F389683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과징금</w:t>
      </w:r>
      <w:r>
        <w:rPr>
          <w:rFonts w:hint="eastAsia"/>
        </w:rPr>
        <w:t xml:space="preserve"> </w:t>
      </w:r>
      <w:r>
        <w:rPr>
          <w:rFonts w:hint="eastAsia"/>
        </w:rPr>
        <w:t>과태료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제재금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번역하면</w:t>
      </w:r>
      <w:r>
        <w:rPr>
          <w:rFonts w:hint="eastAsia"/>
        </w:rPr>
        <w:t xml:space="preserve"> </w:t>
      </w:r>
      <w:r>
        <w:rPr>
          <w:rFonts w:hint="eastAsia"/>
        </w:rPr>
        <w:t>좋을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  <w:comment w:id="467" w:author="jiwon.kang" w:date="2025-07-25T10:51:00Z" w:initials="j">
    <w:p w14:paraId="371937E5" w14:textId="7E5BC736" w:rsidR="00B83EF0" w:rsidRPr="00C042C4" w:rsidRDefault="00B83EF0">
      <w:pPr>
        <w:pStyle w:val="ae"/>
      </w:pPr>
      <w:r>
        <w:rPr>
          <w:rStyle w:val="ad"/>
        </w:rPr>
        <w:annotationRef/>
      </w:r>
      <w:r>
        <w:t>C</w:t>
      </w:r>
      <w:r>
        <w:rPr>
          <w:rFonts w:hint="eastAsia"/>
        </w:rPr>
        <w:t xml:space="preserve">ivil </w:t>
      </w:r>
      <w:r>
        <w:t>penalty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실체법</w:t>
      </w:r>
      <w:r>
        <w:rPr>
          <w:rFonts w:hint="eastAsia"/>
        </w:rPr>
        <w:t xml:space="preserve"> </w:t>
      </w:r>
      <w:r>
        <w:rPr>
          <w:rFonts w:hint="eastAsia"/>
        </w:rPr>
        <w:t>위반행위에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주</w:t>
      </w:r>
      <w:r>
        <w:rPr>
          <w:rFonts w:hint="eastAsia"/>
        </w:rPr>
        <w:t xml:space="preserve"> </w:t>
      </w:r>
      <w:r>
        <w:rPr>
          <w:rFonts w:hint="eastAsia"/>
        </w:rPr>
        <w:t>법무부장관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법원에</w:t>
      </w:r>
      <w:r>
        <w:rPr>
          <w:rFonts w:hint="eastAsia"/>
        </w:rPr>
        <w:t xml:space="preserve"> </w:t>
      </w:r>
      <w:r>
        <w:rPr>
          <w:rFonts w:hint="eastAsia"/>
        </w:rPr>
        <w:t>소송을</w:t>
      </w:r>
      <w:r>
        <w:rPr>
          <w:rFonts w:hint="eastAsia"/>
        </w:rPr>
        <w:t xml:space="preserve"> </w:t>
      </w:r>
      <w:r>
        <w:rPr>
          <w:rFonts w:hint="eastAsia"/>
        </w:rPr>
        <w:t>제기해서</w:t>
      </w:r>
      <w:r>
        <w:rPr>
          <w:rFonts w:hint="eastAsia"/>
        </w:rPr>
        <w:t xml:space="preserve"> </w:t>
      </w:r>
      <w:r>
        <w:rPr>
          <w:rFonts w:hint="eastAsia"/>
        </w:rPr>
        <w:t>승소시</w:t>
      </w:r>
      <w:r>
        <w:rPr>
          <w:rFonts w:hint="eastAsia"/>
        </w:rPr>
        <w:t xml:space="preserve"> </w:t>
      </w:r>
      <w:r>
        <w:rPr>
          <w:rFonts w:hint="eastAsia"/>
        </w:rPr>
        <w:t>상대방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법</w:t>
      </w:r>
      <w:r>
        <w:rPr>
          <w:rFonts w:hint="eastAsia"/>
        </w:rPr>
        <w:t xml:space="preserve"> </w:t>
      </w:r>
      <w:r>
        <w:rPr>
          <w:rFonts w:hint="eastAsia"/>
        </w:rPr>
        <w:t>반자</w:t>
      </w:r>
      <w:r>
        <w:t>)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부과되는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성격이기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행정절차벌</w:t>
      </w:r>
      <w:r>
        <w:rPr>
          <w:rFonts w:hint="eastAsia"/>
        </w:rPr>
        <w:t xml:space="preserve"> </w:t>
      </w:r>
      <w:r>
        <w:rPr>
          <w:rFonts w:hint="eastAsia"/>
        </w:rPr>
        <w:t>성격의</w:t>
      </w:r>
      <w:r>
        <w:rPr>
          <w:rFonts w:hint="eastAsia"/>
        </w:rPr>
        <w:t xml:space="preserve"> </w:t>
      </w:r>
      <w:r>
        <w:rPr>
          <w:rFonts w:hint="eastAsia"/>
        </w:rPr>
        <w:t>과태료보다는</w:t>
      </w:r>
      <w:r>
        <w:rPr>
          <w:rFonts w:hint="eastAsia"/>
        </w:rPr>
        <w:t xml:space="preserve"> </w:t>
      </w:r>
      <w:r>
        <w:t xml:space="preserve">penalty </w:t>
      </w:r>
      <w:r>
        <w:rPr>
          <w:rFonts w:hint="eastAsia"/>
        </w:rPr>
        <w:t>의미를</w:t>
      </w:r>
      <w:r>
        <w:rPr>
          <w:rFonts w:hint="eastAsia"/>
        </w:rPr>
        <w:t xml:space="preserve"> </w:t>
      </w:r>
      <w:r>
        <w:rPr>
          <w:rFonts w:hint="eastAsia"/>
        </w:rPr>
        <w:t>살리는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제재금</w:t>
      </w:r>
      <w:r>
        <w:t>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적절한</w:t>
      </w:r>
      <w:r>
        <w:rPr>
          <w:rFonts w:hint="eastAsia"/>
        </w:rPr>
        <w:t xml:space="preserve"> </w:t>
      </w:r>
      <w:r>
        <w:rPr>
          <w:rFonts w:hint="eastAsia"/>
        </w:rPr>
        <w:t>번역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 xml:space="preserve">. </w:t>
      </w:r>
    </w:p>
  </w:comment>
  <w:comment w:id="507" w:author="KWH" w:date="2025-07-22T12:16:00Z" w:initials="K&amp;C">
    <w:p w14:paraId="370BD577" w14:textId="321060F9" w:rsidR="00B83EF0" w:rsidRDefault="00B83EF0" w:rsidP="002439B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개정하는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메모랜덤</w:t>
      </w:r>
      <w:r>
        <w:rPr>
          <w:rFonts w:hint="eastAsia"/>
        </w:rPr>
        <w:t xml:space="preserve"> </w:t>
      </w:r>
      <w:r>
        <w:rPr>
          <w:rFonts w:hint="eastAsia"/>
        </w:rPr>
        <w:t>발표되었습니다</w:t>
      </w:r>
      <w:r>
        <w:rPr>
          <w:rFonts w:hint="eastAsia"/>
        </w:rPr>
        <w:t>.</w:t>
      </w:r>
    </w:p>
    <w:p w14:paraId="5C08F6C8" w14:textId="77777777" w:rsidR="00B83EF0" w:rsidRDefault="00742B7B" w:rsidP="002439B0">
      <w:pPr>
        <w:pStyle w:val="ae"/>
      </w:pPr>
      <w:hyperlink r:id="rId1" w:history="1">
        <w:r w:rsidR="00B83EF0" w:rsidRPr="007B2542">
          <w:rPr>
            <w:rStyle w:val="ab"/>
          </w:rPr>
          <w:t>https://www.mlstrategies.com/insights-center/viewpoints/54031/2025-04-11-omb-issues-new-guidance-federal-governments-use-ai-and</w:t>
        </w:r>
      </w:hyperlink>
    </w:p>
    <w:p w14:paraId="2E47E02E" w14:textId="2C79BF04" w:rsidR="00B83EF0" w:rsidRDefault="00B83EF0">
      <w:pPr>
        <w:pStyle w:val="ae"/>
        <w:rPr>
          <w:b/>
        </w:rPr>
      </w:pPr>
    </w:p>
    <w:p w14:paraId="55A1C31C" w14:textId="0DEC22B8" w:rsidR="00B83EF0" w:rsidRPr="002439B0" w:rsidRDefault="00B83EF0">
      <w:pPr>
        <w:pStyle w:val="ae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메모</w:t>
      </w:r>
      <w:r>
        <w:rPr>
          <w:rFonts w:hint="eastAsia"/>
        </w:rPr>
        <w:t xml:space="preserve"> </w:t>
      </w:r>
      <w:r>
        <w:rPr>
          <w:rFonts w:hint="eastAsia"/>
        </w:rPr>
        <w:t>내용도</w:t>
      </w:r>
      <w:r>
        <w:rPr>
          <w:rFonts w:hint="eastAsia"/>
        </w:rPr>
        <w:t xml:space="preserve"> </w:t>
      </w:r>
      <w:r>
        <w:rPr>
          <w:rFonts w:hint="eastAsia"/>
        </w:rPr>
        <w:t>반영할지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rPr>
          <w:rFonts w:hint="eastAsia"/>
        </w:rPr>
        <w:t>.</w:t>
      </w:r>
    </w:p>
  </w:comment>
  <w:comment w:id="508" w:author="sungjun.park" w:date="2025-07-23T15:06:00Z" w:initials="s">
    <w:p w14:paraId="48821C9C" w14:textId="39F32400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내용에서</w:t>
      </w:r>
      <w:r>
        <w:rPr>
          <w:rFonts w:hint="eastAsia"/>
        </w:rPr>
        <w:t xml:space="preserve"> </w:t>
      </w:r>
      <w:r>
        <w:rPr>
          <w:rFonts w:hint="eastAsia"/>
        </w:rPr>
        <w:t>제외</w:t>
      </w:r>
      <w:r>
        <w:rPr>
          <w:rFonts w:hint="eastAsia"/>
        </w:rPr>
        <w:t>.</w:t>
      </w:r>
    </w:p>
  </w:comment>
  <w:comment w:id="2426" w:author="jiwon.kang" w:date="2025-07-25T11:17:00Z" w:initials="j">
    <w:p w14:paraId="60ECAA70" w14:textId="05CA18E0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우리나라</w:t>
      </w:r>
      <w:r>
        <w:rPr>
          <w:rFonts w:hint="eastAsia"/>
        </w:rPr>
        <w:t xml:space="preserve"> </w:t>
      </w:r>
      <w:r>
        <w:rPr>
          <w:rFonts w:hint="eastAsia"/>
        </w:rPr>
        <w:t>기본법</w:t>
      </w:r>
      <w:r>
        <w:rPr>
          <w:rFonts w:hint="eastAsia"/>
        </w:rPr>
        <w:t xml:space="preserve"> </w:t>
      </w:r>
      <w:r>
        <w:rPr>
          <w:rFonts w:hint="eastAsia"/>
        </w:rPr>
        <w:t>관점에서</w:t>
      </w:r>
      <w:r>
        <w:rPr>
          <w:rFonts w:hint="eastAsia"/>
        </w:rPr>
        <w:t xml:space="preserve">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시사점이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부분은</w:t>
      </w:r>
      <w:r>
        <w:rPr>
          <w:rFonts w:hint="eastAsia"/>
        </w:rPr>
        <w:t xml:space="preserve"> </w:t>
      </w:r>
      <w:r>
        <w:rPr>
          <w:rFonts w:hint="eastAsia"/>
        </w:rPr>
        <w:t>수범자</w:t>
      </w:r>
      <w:r>
        <w:rPr>
          <w:rFonts w:hint="eastAsia"/>
        </w:rPr>
        <w:t xml:space="preserve"> </w:t>
      </w:r>
      <w:r>
        <w:rPr>
          <w:rFonts w:hint="eastAsia"/>
        </w:rPr>
        <w:t>개념으로</w:t>
      </w:r>
      <w:r>
        <w:rPr>
          <w:rFonts w:hint="eastAsia"/>
        </w:rPr>
        <w:t xml:space="preserve"> </w:t>
      </w:r>
      <w:r>
        <w:rPr>
          <w:rFonts w:hint="eastAsia"/>
        </w:rPr>
        <w:t>보여</w:t>
      </w:r>
      <w:r>
        <w:rPr>
          <w:rFonts w:hint="eastAsia"/>
        </w:rPr>
        <w:t>,</w:t>
      </w:r>
      <w:r>
        <w:t xml:space="preserve"> provider/deployer </w:t>
      </w:r>
      <w:r>
        <w:rPr>
          <w:rFonts w:hint="eastAsia"/>
        </w:rPr>
        <w:t>개념을</w:t>
      </w:r>
      <w:r>
        <w:rPr>
          <w:rFonts w:hint="eastAsia"/>
        </w:rPr>
        <w:t xml:space="preserve"> </w:t>
      </w:r>
      <w:r>
        <w:rPr>
          <w:rFonts w:hint="eastAsia"/>
        </w:rPr>
        <w:t>설명한</w:t>
      </w:r>
      <w:r>
        <w:rPr>
          <w:rFonts w:hint="eastAsia"/>
        </w:rPr>
        <w:t xml:space="preserve"> </w:t>
      </w:r>
      <w:r>
        <w:rPr>
          <w:rFonts w:hint="eastAsia"/>
        </w:rPr>
        <w:t>부분이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출시</w:t>
      </w:r>
      <w:r>
        <w:rPr>
          <w:rFonts w:hint="eastAsia"/>
        </w:rPr>
        <w:t>/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>/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개념과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장표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소개되면</w:t>
      </w:r>
      <w:r>
        <w:rPr>
          <w:rFonts w:hint="eastAsia"/>
        </w:rPr>
        <w:t xml:space="preserve"> </w:t>
      </w:r>
      <w:r>
        <w:rPr>
          <w:rFonts w:hint="eastAsia"/>
        </w:rPr>
        <w:t>좋을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  <w:comment w:id="2427" w:author="KWH" w:date="2025-07-17T22:20:00Z" w:initials="K&amp;C">
    <w:p w14:paraId="64E76344" w14:textId="24E8C5EA" w:rsidR="00B83EF0" w:rsidRDefault="00B83EF0">
      <w:pPr>
        <w:pStyle w:val="ae"/>
      </w:pPr>
      <w:r>
        <w:rPr>
          <w:rFonts w:hint="eastAsia"/>
        </w:rPr>
        <w:t>강지원</w:t>
      </w:r>
      <w:r>
        <w:rPr>
          <w:rFonts w:hint="eastAsia"/>
        </w:rPr>
        <w:t xml:space="preserve"> </w:t>
      </w:r>
      <w:r>
        <w:rPr>
          <w:rFonts w:hint="eastAsia"/>
        </w:rPr>
        <w:t>변호사님</w:t>
      </w:r>
      <w:r>
        <w:rPr>
          <w:rFonts w:hint="eastAsia"/>
        </w:rPr>
        <w:t>,</w:t>
      </w:r>
      <w:r>
        <w:t xml:space="preserve"> </w:t>
      </w:r>
      <w:r>
        <w:rPr>
          <w:rStyle w:val="ad"/>
        </w:rPr>
        <w:annotationRef/>
      </w:r>
      <w:r>
        <w:rPr>
          <w:rFonts w:hint="eastAsia"/>
        </w:rPr>
        <w:t>목적</w:t>
      </w:r>
      <w:r>
        <w:rPr>
          <w:rFonts w:hint="eastAsia"/>
        </w:rPr>
        <w:t>(</w:t>
      </w:r>
      <w:r>
        <w:t>objective)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의도</w:t>
      </w:r>
      <w:r>
        <w:rPr>
          <w:rFonts w:hint="eastAsia"/>
        </w:rPr>
        <w:t>(</w:t>
      </w:r>
      <w:r>
        <w:t>intent)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것인지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이해되지</w:t>
      </w:r>
      <w:r>
        <w:rPr>
          <w:rFonts w:hint="eastAsia"/>
        </w:rPr>
        <w:t xml:space="preserve"> </w:t>
      </w:r>
      <w:r>
        <w:rPr>
          <w:rFonts w:hint="eastAsia"/>
        </w:rPr>
        <w:t>않는데</w:t>
      </w:r>
      <w:r>
        <w:rPr>
          <w:rFonts w:hint="eastAsia"/>
        </w:rPr>
        <w:t xml:space="preserve">, </w:t>
      </w:r>
      <w:r>
        <w:rPr>
          <w:rFonts w:hint="eastAsia"/>
        </w:rPr>
        <w:t>고견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rPr>
          <w:rFonts w:hint="eastAsia"/>
        </w:rPr>
        <w:t>.</w:t>
      </w:r>
    </w:p>
  </w:comment>
  <w:comment w:id="2428" w:author="jiwon.kang" w:date="2025-07-25T10:58:00Z" w:initials="j">
    <w:p w14:paraId="7AB26389" w14:textId="0887ED79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가이드라인</w:t>
      </w:r>
      <w:r>
        <w:rPr>
          <w:rFonts w:hint="eastAsia"/>
        </w:rPr>
        <w:t xml:space="preserve"> </w:t>
      </w:r>
      <w:r>
        <w:t>(82)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보시면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실질적으로</w:t>
      </w:r>
      <w:r>
        <w:rPr>
          <w:rFonts w:hint="eastAsia"/>
        </w:rPr>
        <w:t xml:space="preserve"> </w:t>
      </w:r>
      <w:r>
        <w:rPr>
          <w:rFonts w:hint="eastAsia"/>
        </w:rPr>
        <w:t>왜곡하려는</w:t>
      </w:r>
      <w:r>
        <w:rPr>
          <w:rFonts w:hint="eastAsia"/>
        </w:rPr>
        <w:t xml:space="preserve"> </w:t>
      </w:r>
      <w:r>
        <w:rPr>
          <w:rFonts w:hint="eastAsia"/>
        </w:rPr>
        <w:t>목적과</w:t>
      </w:r>
      <w:r>
        <w:rPr>
          <w:rFonts w:hint="eastAsia"/>
        </w:rPr>
        <w:t xml:space="preserve"> intended </w:t>
      </w:r>
      <w:r>
        <w:t>purpose of the AI system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구분된다고</w:t>
      </w:r>
      <w:r>
        <w:rPr>
          <w:rFonts w:hint="eastAsia"/>
        </w:rPr>
        <w:t xml:space="preserve"> </w:t>
      </w:r>
      <w:r>
        <w:rPr>
          <w:rFonts w:hint="eastAsia"/>
        </w:rPr>
        <w:t>설명하고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보니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당초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의도</w:t>
      </w:r>
      <w:r>
        <w:rPr>
          <w:rFonts w:hint="eastAsia"/>
        </w:rPr>
        <w:t>(</w:t>
      </w:r>
      <w:r>
        <w:t xml:space="preserve">intended purpose </w:t>
      </w:r>
      <w:r>
        <w:rPr>
          <w:rFonts w:hint="eastAsia"/>
        </w:rPr>
        <w:t xml:space="preserve">of </w:t>
      </w:r>
      <w:r>
        <w:t>development</w:t>
      </w:r>
      <w:r>
        <w:rPr>
          <w:rFonts w:hint="eastAsia"/>
        </w:rPr>
        <w:t>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악용하려는</w:t>
      </w:r>
      <w:r>
        <w:rPr>
          <w:rFonts w:hint="eastAsia"/>
        </w:rPr>
        <w:t xml:space="preserve"> </w:t>
      </w:r>
      <w:r>
        <w:rPr>
          <w:rFonts w:hint="eastAsia"/>
        </w:rPr>
        <w:t>목적</w:t>
      </w:r>
      <w:r>
        <w:rPr>
          <w:rFonts w:hint="eastAsia"/>
        </w:rPr>
        <w:t>(</w:t>
      </w:r>
      <w:r>
        <w:t>objective to misuse)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이해해</w:t>
      </w:r>
      <w:r>
        <w:rPr>
          <w:rFonts w:hint="eastAsia"/>
        </w:rPr>
        <w:t xml:space="preserve"> </w:t>
      </w:r>
      <w:r>
        <w:rPr>
          <w:rFonts w:hint="eastAsia"/>
        </w:rPr>
        <w:t>주시면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  <w:comment w:id="2429" w:author="KWH" w:date="2025-07-17T22:29:00Z" w:initials="K&amp;C">
    <w:p w14:paraId="2D1CE7B1" w14:textId="719FB4E6" w:rsidR="00B83EF0" w:rsidRPr="00C65EAB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유창준</w:t>
      </w:r>
      <w:r>
        <w:rPr>
          <w:rFonts w:hint="eastAsia"/>
        </w:rPr>
        <w:t xml:space="preserve"> </w:t>
      </w:r>
      <w:r>
        <w:rPr>
          <w:rFonts w:hint="eastAsia"/>
        </w:rPr>
        <w:t>변호사님께서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준비해주셨는데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금지되는</w:t>
      </w:r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특유한</w:t>
      </w:r>
      <w:r>
        <w:rPr>
          <w:rFonts w:hint="eastAsia"/>
        </w:rPr>
        <w:t xml:space="preserve"> </w:t>
      </w:r>
      <w:r>
        <w:rPr>
          <w:rFonts w:hint="eastAsia"/>
        </w:rPr>
        <w:t>요건이라</w:t>
      </w:r>
      <w:r>
        <w:rPr>
          <w:rFonts w:hint="eastAsia"/>
        </w:rPr>
        <w:t xml:space="preserve"> </w:t>
      </w: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발표에서는</w:t>
      </w:r>
      <w:r>
        <w:rPr>
          <w:rFonts w:hint="eastAsia"/>
        </w:rPr>
        <w:t xml:space="preserve"> </w:t>
      </w:r>
      <w:r>
        <w:rPr>
          <w:rFonts w:hint="eastAsia"/>
        </w:rPr>
        <w:t>생략하고자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</w:comment>
  <w:comment w:id="2430" w:author="sungjun.park" w:date="2025-07-23T15:07:00Z" w:initials="s">
    <w:p w14:paraId="4BECE387" w14:textId="297BF132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소개할</w:t>
      </w:r>
      <w:r>
        <w:rPr>
          <w:rFonts w:hint="eastAsia"/>
        </w:rPr>
        <w:t xml:space="preserve"> </w:t>
      </w:r>
      <w:r>
        <w:rPr>
          <w:rFonts w:hint="eastAsia"/>
        </w:rPr>
        <w:t>필요는</w:t>
      </w:r>
      <w:r>
        <w:rPr>
          <w:rFonts w:hint="eastAsia"/>
        </w:rPr>
        <w:t xml:space="preserve"> </w:t>
      </w:r>
      <w:r>
        <w:rPr>
          <w:rFonts w:hint="eastAsia"/>
        </w:rPr>
        <w:t>없고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고영향</w:t>
      </w:r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정도만</w:t>
      </w:r>
      <w:r>
        <w:rPr>
          <w:rFonts w:hint="eastAsia"/>
        </w:rPr>
        <w:t xml:space="preserve"> </w:t>
      </w:r>
      <w:r>
        <w:rPr>
          <w:rFonts w:hint="eastAsia"/>
        </w:rPr>
        <w:t>예시로</w:t>
      </w:r>
      <w:r>
        <w:rPr>
          <w:rFonts w:hint="eastAsia"/>
        </w:rPr>
        <w:t xml:space="preserve"> </w:t>
      </w:r>
      <w:r>
        <w:rPr>
          <w:rFonts w:hint="eastAsia"/>
        </w:rPr>
        <w:t>소개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나머지는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  <w:r>
        <w:rPr>
          <w:rFonts w:hint="eastAsia"/>
        </w:rPr>
        <w:t>.</w:t>
      </w:r>
    </w:p>
  </w:comment>
  <w:comment w:id="2431" w:author="jiwon.kang" w:date="2025-07-25T11:30:00Z" w:initials="j">
    <w:p w14:paraId="44BA13D2" w14:textId="508C6D93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기본법상</w:t>
      </w:r>
      <w:r>
        <w:rPr>
          <w:rFonts w:hint="eastAsia"/>
        </w:rPr>
        <w:t xml:space="preserve"> </w:t>
      </w:r>
      <w:r>
        <w:rPr>
          <w:rFonts w:hint="eastAsia"/>
        </w:rPr>
        <w:t>고영향</w:t>
      </w:r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관련성이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유형은</w:t>
      </w:r>
      <w:r>
        <w:rPr>
          <w:rFonts w:hint="eastAsia"/>
        </w:rPr>
        <w:t xml:space="preserve"> </w:t>
      </w:r>
      <w:r>
        <w:t>social scoring, real-time remote biometric identification for law enforcement purposes, emotional recognition at work/school(</w:t>
      </w:r>
      <w:r>
        <w:rPr>
          <w:rFonts w:hint="eastAsia"/>
        </w:rPr>
        <w:t>채용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교육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t xml:space="preserve">)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보이는데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간단히</w:t>
      </w:r>
      <w:r>
        <w:rPr>
          <w:rFonts w:hint="eastAsia"/>
        </w:rPr>
        <w:t xml:space="preserve"> </w:t>
      </w:r>
      <w:r>
        <w:rPr>
          <w:rFonts w:hint="eastAsia"/>
        </w:rPr>
        <w:t>소개해</w:t>
      </w:r>
      <w:r>
        <w:rPr>
          <w:rFonts w:hint="eastAsia"/>
        </w:rPr>
        <w:t xml:space="preserve"> </w:t>
      </w:r>
      <w:r>
        <w:rPr>
          <w:rFonts w:hint="eastAsia"/>
        </w:rPr>
        <w:t>주시면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  <w:comment w:id="2432" w:author="KWH" w:date="2025-07-22T23:35:00Z" w:initials="K&amp;C">
    <w:p w14:paraId="7E0F3063" w14:textId="7FDF54F8" w:rsidR="00B83EF0" w:rsidRDefault="00B83EF0">
      <w:pPr>
        <w:pStyle w:val="ae"/>
      </w:pP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마찬가지로</w:t>
      </w:r>
      <w:r>
        <w:rPr>
          <w:rFonts w:hint="eastAsia"/>
        </w:rPr>
        <w:t xml:space="preserve"> </w:t>
      </w:r>
      <w:r>
        <w:rPr>
          <w:rStyle w:val="ad"/>
        </w:rPr>
        <w:annotationRef/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금지되는</w:t>
      </w:r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특유한</w:t>
      </w:r>
      <w:r>
        <w:rPr>
          <w:rFonts w:hint="eastAsia"/>
        </w:rPr>
        <w:t xml:space="preserve"> </w:t>
      </w:r>
      <w:r>
        <w:rPr>
          <w:rFonts w:hint="eastAsia"/>
        </w:rPr>
        <w:t>요건인데</w:t>
      </w:r>
      <w:r>
        <w:rPr>
          <w:rFonts w:hint="eastAsia"/>
        </w:rPr>
        <w:t xml:space="preserve">, </w:t>
      </w:r>
      <w:r>
        <w:rPr>
          <w:rFonts w:hint="eastAsia"/>
        </w:rPr>
        <w:t>발표에</w:t>
      </w:r>
      <w:r>
        <w:rPr>
          <w:rFonts w:hint="eastAsia"/>
        </w:rPr>
        <w:t xml:space="preserve"> </w:t>
      </w:r>
      <w:r>
        <w:rPr>
          <w:rFonts w:hint="eastAsia"/>
        </w:rPr>
        <w:t>포함시킬지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rPr>
          <w:rFonts w:hint="eastAsia"/>
        </w:rPr>
        <w:t>.</w:t>
      </w:r>
    </w:p>
  </w:comment>
  <w:comment w:id="2433" w:author="jiwon.kang" w:date="2025-07-25T11:33:00Z" w:initials="j">
    <w:p w14:paraId="5C82CC39" w14:textId="20EEAD02" w:rsidR="00B83EF0" w:rsidRDefault="00B83EF0">
      <w:pPr>
        <w:pStyle w:val="ae"/>
      </w:pPr>
      <w:r>
        <w:rPr>
          <w:rStyle w:val="ad"/>
        </w:rPr>
        <w:annotationRef/>
      </w:r>
      <w:r>
        <w:rPr>
          <w:rFonts w:hint="eastAsia"/>
        </w:rPr>
        <w:t>앞</w:t>
      </w:r>
      <w:r>
        <w:rPr>
          <w:rFonts w:hint="eastAsia"/>
        </w:rPr>
        <w:t xml:space="preserve"> </w:t>
      </w:r>
      <w:r>
        <w:rPr>
          <w:rFonts w:hint="eastAsia"/>
        </w:rPr>
        <w:t>메모에</w:t>
      </w:r>
      <w:r>
        <w:rPr>
          <w:rFonts w:hint="eastAsia"/>
        </w:rPr>
        <w:t xml:space="preserve"> </w:t>
      </w:r>
      <w:r>
        <w:rPr>
          <w:rFonts w:hint="eastAsia"/>
        </w:rPr>
        <w:t>말씀드린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 xml:space="preserve"> </w:t>
      </w:r>
      <w:r>
        <w:rPr>
          <w:rFonts w:hint="eastAsia"/>
        </w:rPr>
        <w:t>중심으로</w:t>
      </w:r>
      <w:r>
        <w:rPr>
          <w:rFonts w:hint="eastAsia"/>
        </w:rPr>
        <w:t xml:space="preserve"> </w:t>
      </w:r>
      <w:r>
        <w:rPr>
          <w:rFonts w:hint="eastAsia"/>
        </w:rPr>
        <w:t>간단히</w:t>
      </w:r>
      <w:r>
        <w:rPr>
          <w:rFonts w:hint="eastAsia"/>
        </w:rPr>
        <w:t xml:space="preserve"> </w:t>
      </w:r>
      <w:r>
        <w:rPr>
          <w:rFonts w:hint="eastAsia"/>
        </w:rPr>
        <w:t>소개</w:t>
      </w:r>
      <w:r>
        <w:rPr>
          <w:rFonts w:hint="eastAsia"/>
        </w:rPr>
        <w:t>(</w:t>
      </w:r>
      <w:r>
        <w:rPr>
          <w:rFonts w:hint="eastAsia"/>
        </w:rPr>
        <w:t>요건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  <w:r>
        <w:rPr>
          <w:rFonts w:hint="eastAsia"/>
        </w:rPr>
        <w:t xml:space="preserve"> </w:t>
      </w:r>
      <w:r>
        <w:rPr>
          <w:rFonts w:hint="eastAsia"/>
        </w:rPr>
        <w:t>분석보다는</w:t>
      </w:r>
      <w:r>
        <w:rPr>
          <w:rFonts w:hint="eastAsia"/>
        </w:rPr>
        <w:t xml:space="preserve"> </w:t>
      </w:r>
      <w:r>
        <w:rPr>
          <w:rFonts w:hint="eastAsia"/>
        </w:rPr>
        <w:t>이런</w:t>
      </w:r>
      <w:r>
        <w:rPr>
          <w:rFonts w:hint="eastAsia"/>
        </w:rPr>
        <w:t xml:space="preserve"> </w:t>
      </w:r>
      <w:r>
        <w:rPr>
          <w:rFonts w:hint="eastAsia"/>
        </w:rPr>
        <w:t>유형이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소개하고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요건</w:t>
      </w:r>
      <w:r>
        <w:rPr>
          <w:rFonts w:hint="eastAsia"/>
        </w:rPr>
        <w:t xml:space="preserve"> </w:t>
      </w:r>
      <w:r>
        <w:rPr>
          <w:rFonts w:hint="eastAsia"/>
        </w:rPr>
        <w:t>정도만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  <w:r>
        <w:rPr>
          <w:rFonts w:hint="eastAsia"/>
        </w:rPr>
        <w:t>)</w:t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주시면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  <w:comment w:id="2438" w:author="KWH" w:date="2025-07-23T20:44:00Z" w:initials="K&amp;C">
    <w:p w14:paraId="6149268B" w14:textId="77777777" w:rsidR="00B83EF0" w:rsidRDefault="00B83EF0">
      <w:pPr>
        <w:pStyle w:val="ae"/>
        <w:rPr>
          <w:rFonts w:ascii="Georgia" w:hAnsi="Georgia"/>
          <w:color w:val="666666"/>
          <w:sz w:val="27"/>
          <w:szCs w:val="27"/>
          <w:shd w:val="clear" w:color="auto" w:fill="FFFFFF"/>
        </w:rPr>
      </w:pPr>
      <w:r>
        <w:rPr>
          <w:rStyle w:val="ad"/>
        </w:rPr>
        <w:annotationRef/>
      </w:r>
      <w:r>
        <w:rPr>
          <w:rFonts w:hint="eastAsia"/>
        </w:rPr>
        <w:t xml:space="preserve">Recital 117 - </w:t>
      </w:r>
      <w:r>
        <w:rPr>
          <w:rFonts w:ascii="Georgia" w:hAnsi="Georgia"/>
          <w:color w:val="666666"/>
          <w:sz w:val="27"/>
          <w:szCs w:val="27"/>
          <w:shd w:val="clear" w:color="auto" w:fill="FFFFFF"/>
        </w:rPr>
        <w:t>Once a harmonised standard is published and assessed as suitable to cover the relevant obligations by the AI Office, compliance with a European harmonised standard should grant providers the presumption of conformity. </w:t>
      </w:r>
    </w:p>
    <w:p w14:paraId="4B42BC4F" w14:textId="77777777" w:rsidR="00B83EF0" w:rsidRDefault="00B83EF0">
      <w:pPr>
        <w:pStyle w:val="ae"/>
        <w:rPr>
          <w:rFonts w:ascii="Georgia" w:hAnsi="Georgia"/>
          <w:color w:val="666666"/>
          <w:sz w:val="27"/>
          <w:szCs w:val="27"/>
          <w:shd w:val="clear" w:color="auto" w:fill="FFFFFF"/>
        </w:rPr>
      </w:pPr>
    </w:p>
    <w:p w14:paraId="3152BE1B" w14:textId="35D3643E" w:rsidR="00B83EF0" w:rsidRDefault="00B83EF0">
      <w:pPr>
        <w:pStyle w:val="ae"/>
      </w:pP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해당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내용으로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보이는데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,</w:t>
      </w:r>
      <w:r>
        <w:rPr>
          <w:rFonts w:ascii="Georgia" w:hAnsi="Georgia"/>
          <w:color w:val="666666"/>
          <w:sz w:val="27"/>
          <w:szCs w:val="27"/>
          <w:shd w:val="clear" w:color="auto" w:fill="FFFFFF"/>
        </w:rPr>
        <w:t xml:space="preserve"> “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실무강령을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준수하는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것은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법을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준수함을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간주하는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효과가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 w:rsidRPr="00DA462F"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있음</w:t>
      </w:r>
      <w:r>
        <w:rPr>
          <w:rFonts w:ascii="Georgia" w:hAnsi="Georgia"/>
          <w:color w:val="666666"/>
          <w:sz w:val="27"/>
          <w:szCs w:val="27"/>
          <w:shd w:val="clear" w:color="auto" w:fill="FFFFFF"/>
        </w:rPr>
        <w:t>”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이라고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설명해도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될지요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?</w:t>
      </w:r>
      <w:r>
        <w:rPr>
          <w:rFonts w:ascii="Georgia" w:hAnsi="Georg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강지원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변호사님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고견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부탁드립니다</w:t>
      </w:r>
      <w:r>
        <w:rPr>
          <w:rFonts w:ascii="Georgia" w:hAnsi="Georgia" w:hint="eastAsia"/>
          <w:color w:val="666666"/>
          <w:sz w:val="27"/>
          <w:szCs w:val="27"/>
          <w:shd w:val="clear" w:color="auto" w:fill="FFFFFF"/>
        </w:rPr>
        <w:t>.</w:t>
      </w:r>
    </w:p>
  </w:comment>
  <w:comment w:id="2439" w:author="jiwon.kang" w:date="2025-07-25T11:42:00Z" w:initials="j">
    <w:p w14:paraId="6DC77185" w14:textId="39E088A7" w:rsidR="00B83EF0" w:rsidRDefault="00B83EF0">
      <w:pPr>
        <w:pStyle w:val="ae"/>
      </w:pPr>
      <w:r>
        <w:rPr>
          <w:rStyle w:val="ad"/>
        </w:rPr>
        <w:annotationRef/>
      </w:r>
      <w:r>
        <w:t>R</w:t>
      </w:r>
      <w:r>
        <w:rPr>
          <w:rFonts w:hint="eastAsia"/>
        </w:rPr>
        <w:t xml:space="preserve">ecital </w:t>
      </w:r>
      <w:r>
        <w:t>117</w:t>
      </w:r>
      <w:r>
        <w:rPr>
          <w:rFonts w:hint="eastAsia"/>
        </w:rPr>
        <w:t>에서의</w:t>
      </w:r>
      <w:r>
        <w:rPr>
          <w:rFonts w:hint="eastAsia"/>
        </w:rPr>
        <w:t xml:space="preserve"> </w:t>
      </w:r>
      <w:r>
        <w:t>harmonized standard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code of practice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적합하지</w:t>
      </w:r>
      <w:r>
        <w:rPr>
          <w:rFonts w:hint="eastAsia"/>
        </w:rPr>
        <w:t xml:space="preserve"> </w:t>
      </w:r>
      <w:r>
        <w:rPr>
          <w:rFonts w:hint="eastAsia"/>
        </w:rPr>
        <w:t>않거나</w:t>
      </w:r>
      <w:r>
        <w:rPr>
          <w:rFonts w:hint="eastAsia"/>
        </w:rPr>
        <w:t xml:space="preserve"> </w:t>
      </w:r>
      <w:r>
        <w:rPr>
          <w:rFonts w:hint="eastAsia"/>
        </w:rPr>
        <w:t>완성되지</w:t>
      </w:r>
      <w:r>
        <w:rPr>
          <w:rFonts w:hint="eastAsia"/>
        </w:rPr>
        <w:t xml:space="preserve"> </w:t>
      </w:r>
      <w:r>
        <w:rPr>
          <w:rFonts w:hint="eastAsia"/>
        </w:rPr>
        <w:t>않았을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EC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harmonized standard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제정하여</w:t>
      </w:r>
      <w:r>
        <w:rPr>
          <w:rFonts w:hint="eastAsia"/>
        </w:rPr>
        <w:t xml:space="preserve"> </w:t>
      </w:r>
      <w:r>
        <w:rPr>
          <w:rFonts w:hint="eastAsia"/>
        </w:rPr>
        <w:t>법</w:t>
      </w:r>
      <w:r>
        <w:rPr>
          <w:rFonts w:hint="eastAsia"/>
        </w:rPr>
        <w:t xml:space="preserve"> </w:t>
      </w:r>
      <w:r>
        <w:rPr>
          <w:rFonts w:hint="eastAsia"/>
        </w:rPr>
        <w:t>준수로</w:t>
      </w:r>
      <w:r>
        <w:rPr>
          <w:rFonts w:hint="eastAsia"/>
        </w:rPr>
        <w:t xml:space="preserve"> </w:t>
      </w:r>
      <w:r>
        <w:rPr>
          <w:rFonts w:hint="eastAsia"/>
        </w:rPr>
        <w:t>간주한다는</w:t>
      </w:r>
      <w:r>
        <w:rPr>
          <w:rFonts w:hint="eastAsia"/>
        </w:rPr>
        <w:t xml:space="preserve"> </w:t>
      </w:r>
      <w:r>
        <w:rPr>
          <w:rFonts w:hint="eastAsia"/>
        </w:rPr>
        <w:t>내용인데</w:t>
      </w:r>
      <w:r>
        <w:rPr>
          <w:rFonts w:hint="eastAsia"/>
        </w:rPr>
        <w:t>,</w:t>
      </w:r>
      <w:r>
        <w:t xml:space="preserve"> code of practice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마찬가지로</w:t>
      </w:r>
      <w:r>
        <w:rPr>
          <w:rFonts w:hint="eastAsia"/>
        </w:rPr>
        <w:t xml:space="preserve"> </w:t>
      </w:r>
      <w:r>
        <w:rPr>
          <w:rFonts w:hint="eastAsia"/>
        </w:rPr>
        <w:t>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서술해</w:t>
      </w:r>
      <w:r>
        <w:rPr>
          <w:rFonts w:hint="eastAsia"/>
        </w:rPr>
        <w:t xml:space="preserve"> </w:t>
      </w:r>
      <w:r>
        <w:rPr>
          <w:rFonts w:hint="eastAsia"/>
        </w:rPr>
        <w:t>주셔도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A8E08CB" w15:done="0"/>
  <w15:commentEx w15:paraId="6519904E" w15:paraIdParent="4A8E08CB" w15:done="0"/>
  <w15:commentEx w15:paraId="2DBF84BE" w15:done="0"/>
  <w15:commentEx w15:paraId="78248542" w15:paraIdParent="2DBF84BE" w15:done="0"/>
  <w15:commentEx w15:paraId="371937E5" w15:paraIdParent="2DBF84BE" w15:done="0"/>
  <w15:commentEx w15:paraId="55A1C31C" w15:done="0"/>
  <w15:commentEx w15:paraId="48821C9C" w15:paraIdParent="55A1C31C" w15:done="0"/>
  <w15:commentEx w15:paraId="60ECAA70" w15:done="0"/>
  <w15:commentEx w15:paraId="64E76344" w15:done="0"/>
  <w15:commentEx w15:paraId="7AB26389" w15:paraIdParent="64E76344" w15:done="0"/>
  <w15:commentEx w15:paraId="2D1CE7B1" w15:done="0"/>
  <w15:commentEx w15:paraId="4BECE387" w15:paraIdParent="2D1CE7B1" w15:done="0"/>
  <w15:commentEx w15:paraId="44BA13D2" w15:paraIdParent="2D1CE7B1" w15:done="0"/>
  <w15:commentEx w15:paraId="7E0F3063" w15:done="0"/>
  <w15:commentEx w15:paraId="5C82CC39" w15:paraIdParent="7E0F3063" w15:done="0"/>
  <w15:commentEx w15:paraId="3152BE1B" w15:done="0"/>
  <w15:commentEx w15:paraId="6DC77185" w15:paraIdParent="3152BE1B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A969A" w14:textId="77777777" w:rsidR="00B83EF0" w:rsidRDefault="00B83EF0">
      <w:r>
        <w:separator/>
      </w:r>
    </w:p>
  </w:endnote>
  <w:endnote w:type="continuationSeparator" w:id="0">
    <w:p w14:paraId="465C9690" w14:textId="77777777" w:rsidR="00B83EF0" w:rsidRDefault="00B83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kGrotesk Fallback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839068"/>
      <w:docPartObj>
        <w:docPartGallery w:val="Page Numbers (Bottom of Page)"/>
        <w:docPartUnique/>
      </w:docPartObj>
    </w:sdtPr>
    <w:sdtEndPr/>
    <w:sdtContent>
      <w:p w14:paraId="101BAB15" w14:textId="0DEC0654" w:rsidR="00B83EF0" w:rsidRDefault="00B83EF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2B7B" w:rsidRPr="00742B7B">
          <w:rPr>
            <w:noProof/>
            <w:lang w:val="ko-KR"/>
          </w:rPr>
          <w:t>34</w:t>
        </w:r>
        <w:r>
          <w:fldChar w:fldCharType="end"/>
        </w:r>
      </w:p>
    </w:sdtContent>
  </w:sdt>
  <w:p w14:paraId="35D3CF36" w14:textId="77777777" w:rsidR="00B83EF0" w:rsidRDefault="00B83E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10026" w14:textId="77777777" w:rsidR="00B83EF0" w:rsidRDefault="00B83EF0">
      <w:r>
        <w:separator/>
      </w:r>
    </w:p>
  </w:footnote>
  <w:footnote w:type="continuationSeparator" w:id="0">
    <w:p w14:paraId="26A1E667" w14:textId="77777777" w:rsidR="00B83EF0" w:rsidRDefault="00B83EF0">
      <w:r>
        <w:continuationSeparator/>
      </w:r>
    </w:p>
  </w:footnote>
  <w:footnote w:id="1">
    <w:p w14:paraId="6739632F" w14:textId="5435DA32" w:rsidR="00B83EF0" w:rsidRDefault="00B83EF0">
      <w:pPr>
        <w:pStyle w:val="a9"/>
      </w:pPr>
      <w:r>
        <w:rPr>
          <w:rStyle w:val="aa"/>
        </w:rPr>
        <w:footnoteRef/>
      </w:r>
      <w:r>
        <w:t xml:space="preserve"> “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no State or political subdivision thereof may enforce any law or regulation regulating artificial intelligence models, artificial intelligence systems, or automated decision systems during the 10-year period beginning on the date of the enactment of this Act”</w:t>
      </w:r>
    </w:p>
  </w:footnote>
  <w:footnote w:id="2">
    <w:p w14:paraId="4F049A85" w14:textId="1BFEA014" w:rsidR="00B83EF0" w:rsidRPr="00961ED1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>
        <w:rPr>
          <w:rFonts w:hint="eastAsia"/>
          <w:b/>
        </w:rPr>
        <w:t>생성형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인공지능</w:t>
      </w:r>
      <w:r>
        <w:rPr>
          <w:rFonts w:hint="eastAsia"/>
          <w:b/>
        </w:rPr>
        <w:t>:</w:t>
      </w:r>
      <w:r>
        <w:rPr>
          <w:b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 xml:space="preserve">, </w:t>
      </w:r>
      <w:r>
        <w:rPr>
          <w:rFonts w:hint="eastAsia"/>
        </w:rPr>
        <w:t>음성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시각적</w:t>
      </w:r>
      <w:r>
        <w:rPr>
          <w:rFonts w:hint="eastAsia"/>
        </w:rPr>
        <w:t xml:space="preserve"> </w:t>
      </w:r>
      <w:r>
        <w:rPr>
          <w:rFonts w:hint="eastAsia"/>
        </w:rPr>
        <w:t>방법으로</w:t>
      </w:r>
      <w:r>
        <w:rPr>
          <w:rFonts w:hint="eastAsia"/>
        </w:rPr>
        <w:t xml:space="preserve"> </w:t>
      </w:r>
      <w:r>
        <w:rPr>
          <w:rFonts w:hint="eastAsia"/>
        </w:rPr>
        <w:t>사람과</w:t>
      </w:r>
      <w:r>
        <w:rPr>
          <w:rFonts w:hint="eastAsia"/>
        </w:rPr>
        <w:t xml:space="preserve"> </w:t>
      </w:r>
      <w:r>
        <w:rPr>
          <w:rFonts w:hint="eastAsia"/>
        </w:rPr>
        <w:t>상호작용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감독이</w:t>
      </w:r>
      <w:r>
        <w:rPr>
          <w:rFonts w:hint="eastAsia"/>
        </w:rPr>
        <w:t xml:space="preserve"> </w:t>
      </w:r>
      <w:r>
        <w:rPr>
          <w:rFonts w:hint="eastAsia"/>
        </w:rPr>
        <w:t>없거나</w:t>
      </w:r>
      <w:r>
        <w:rPr>
          <w:rFonts w:hint="eastAsia"/>
        </w:rPr>
        <w:t xml:space="preserve"> </w:t>
      </w:r>
      <w:r>
        <w:rPr>
          <w:rFonts w:hint="eastAsia"/>
        </w:rPr>
        <w:t>제한적인</w:t>
      </w:r>
      <w:r>
        <w:rPr>
          <w:rFonts w:hint="eastAsia"/>
        </w:rPr>
        <w:t xml:space="preserve"> </w:t>
      </w:r>
      <w:r>
        <w:rPr>
          <w:rFonts w:hint="eastAsia"/>
        </w:rPr>
        <w:t>감독</w:t>
      </w:r>
      <w:r>
        <w:rPr>
          <w:rFonts w:hint="eastAsia"/>
        </w:rPr>
        <w:t xml:space="preserve"> </w:t>
      </w:r>
      <w:r>
        <w:rPr>
          <w:rFonts w:hint="eastAsia"/>
        </w:rPr>
        <w:t>하에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낸</w:t>
      </w:r>
      <w:r>
        <w:rPr>
          <w:rFonts w:hint="eastAsia"/>
        </w:rPr>
        <w:t xml:space="preserve"> </w:t>
      </w:r>
      <w:r>
        <w:rPr>
          <w:rFonts w:hint="eastAsia"/>
        </w:rPr>
        <w:t>결과와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결과물을</w:t>
      </w:r>
      <w:r>
        <w:rPr>
          <w:rFonts w:hint="eastAsia"/>
        </w:rPr>
        <w:t xml:space="preserve"> </w:t>
      </w:r>
      <w:r>
        <w:rPr>
          <w:rFonts w:hint="eastAsia"/>
        </w:rPr>
        <w:t>즉석으로</w:t>
      </w:r>
      <w:r>
        <w:rPr>
          <w:rFonts w:hint="eastAsia"/>
        </w:rPr>
        <w:t xml:space="preserve"> </w:t>
      </w:r>
      <w:r>
        <w:rPr>
          <w:rFonts w:hint="eastAsia"/>
        </w:rPr>
        <w:t>생성하는</w:t>
      </w:r>
      <w:r>
        <w:rPr>
          <w:rFonts w:hint="eastAsia"/>
        </w:rPr>
        <w:t xml:space="preserve"> </w:t>
      </w:r>
      <w:r>
        <w:rPr>
          <w:rFonts w:hint="eastAsia"/>
        </w:rPr>
        <w:t>인공지능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</w:p>
  </w:footnote>
  <w:footnote w:id="3">
    <w:p w14:paraId="3C78F33E" w14:textId="18BB1A8D" w:rsidR="00B83EF0" w:rsidRDefault="00B83EF0" w:rsidP="009902B6">
      <w:pPr>
        <w:pStyle w:val="a9"/>
        <w:wordWrap/>
        <w:autoSpaceDE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NIA</w:t>
      </w:r>
      <w:r w:rsidRPr="00EA01B6">
        <w:rPr>
          <w:rFonts w:hint="eastAsia"/>
        </w:rPr>
        <w:t xml:space="preserve">, </w:t>
      </w:r>
      <w:r>
        <w:t>“</w:t>
      </w:r>
      <w:r w:rsidRPr="00EA01B6">
        <w:rPr>
          <w:rFonts w:hint="eastAsia"/>
        </w:rPr>
        <w:t>[</w:t>
      </w:r>
      <w:r w:rsidRPr="00EA01B6">
        <w:rPr>
          <w:rFonts w:hint="eastAsia"/>
        </w:rPr>
        <w:t>법제</w:t>
      </w:r>
      <w:r w:rsidRPr="00EA01B6">
        <w:rPr>
          <w:rFonts w:hint="eastAsia"/>
        </w:rPr>
        <w:t xml:space="preserve">Brief(24-12)] </w:t>
      </w:r>
      <w:r w:rsidRPr="00EA01B6">
        <w:rPr>
          <w:rFonts w:hint="eastAsia"/>
        </w:rPr>
        <w:t>美</w:t>
      </w:r>
      <w:r w:rsidRPr="00EA01B6">
        <w:rPr>
          <w:rFonts w:hint="eastAsia"/>
        </w:rPr>
        <w:t xml:space="preserve"> </w:t>
      </w:r>
      <w:r w:rsidRPr="00EA01B6">
        <w:rPr>
          <w:rFonts w:hint="eastAsia"/>
        </w:rPr>
        <w:t>콜로라도</w:t>
      </w:r>
      <w:r w:rsidRPr="00EA01B6">
        <w:rPr>
          <w:rFonts w:hint="eastAsia"/>
        </w:rPr>
        <w:t xml:space="preserve"> </w:t>
      </w:r>
      <w:r w:rsidRPr="00EA01B6">
        <w:rPr>
          <w:rFonts w:hint="eastAsia"/>
        </w:rPr>
        <w:t>주</w:t>
      </w:r>
      <w:r w:rsidRPr="00EA01B6">
        <w:rPr>
          <w:rFonts w:hint="eastAsia"/>
        </w:rPr>
        <w:t xml:space="preserve">, </w:t>
      </w:r>
      <w:r w:rsidRPr="00EA01B6">
        <w:rPr>
          <w:rFonts w:hint="eastAsia"/>
        </w:rPr>
        <w:t>인공지능법의</w:t>
      </w:r>
      <w:r w:rsidRPr="00EA01B6">
        <w:rPr>
          <w:rFonts w:hint="eastAsia"/>
        </w:rPr>
        <w:t xml:space="preserve"> </w:t>
      </w:r>
      <w:r w:rsidRPr="00EA01B6">
        <w:rPr>
          <w:rFonts w:hint="eastAsia"/>
        </w:rPr>
        <w:t>주요</w:t>
      </w:r>
      <w:r w:rsidRPr="00EA01B6">
        <w:rPr>
          <w:rFonts w:hint="eastAsia"/>
        </w:rPr>
        <w:t xml:space="preserve"> </w:t>
      </w:r>
      <w:r w:rsidRPr="00EA01B6">
        <w:rPr>
          <w:rFonts w:hint="eastAsia"/>
        </w:rPr>
        <w:t>내용</w:t>
      </w:r>
      <w:r w:rsidRPr="00EA01B6">
        <w:rPr>
          <w:rFonts w:hint="eastAsia"/>
        </w:rPr>
        <w:t xml:space="preserve"> </w:t>
      </w:r>
      <w:r w:rsidRPr="00EA01B6">
        <w:rPr>
          <w:rFonts w:hint="eastAsia"/>
        </w:rPr>
        <w:t>및</w:t>
      </w:r>
      <w:r w:rsidRPr="00EA01B6">
        <w:rPr>
          <w:rFonts w:hint="eastAsia"/>
        </w:rPr>
        <w:t xml:space="preserve"> </w:t>
      </w:r>
      <w:r w:rsidRPr="00EA01B6">
        <w:rPr>
          <w:rFonts w:hint="eastAsia"/>
        </w:rPr>
        <w:t>시사점</w:t>
      </w:r>
      <w:r>
        <w:t>”</w:t>
      </w:r>
      <w:r>
        <w:rPr>
          <w:rFonts w:hint="eastAsia"/>
        </w:rPr>
        <w:t>(</w:t>
      </w:r>
      <w:r w:rsidRPr="00EA01B6">
        <w:rPr>
          <w:rFonts w:hint="eastAsia"/>
        </w:rPr>
        <w:t>2024. 8. 16</w:t>
      </w:r>
      <w:r>
        <w:t>),</w:t>
      </w:r>
      <w:r w:rsidRPr="00EA01B6">
        <w:rPr>
          <w:rFonts w:hint="eastAsia"/>
        </w:rPr>
        <w:t xml:space="preserve"> </w:t>
      </w:r>
      <w:r>
        <w:t>8</w:t>
      </w:r>
      <w:r w:rsidRPr="00EA01B6">
        <w:rPr>
          <w:rFonts w:hint="eastAsia"/>
        </w:rPr>
        <w:t>면</w:t>
      </w:r>
      <w:r w:rsidRPr="00EA01B6">
        <w:rPr>
          <w:rFonts w:hint="eastAsia"/>
        </w:rPr>
        <w:t>.</w:t>
      </w:r>
    </w:p>
  </w:footnote>
  <w:footnote w:id="4">
    <w:p w14:paraId="41F94C2F" w14:textId="77777777" w:rsidR="00B83EF0" w:rsidRDefault="00B83EF0" w:rsidP="007A3B3F">
      <w:pPr>
        <w:pStyle w:val="a9"/>
      </w:pPr>
      <w:r>
        <w:rPr>
          <w:rStyle w:val="aa"/>
        </w:rPr>
        <w:footnoteRef/>
      </w:r>
      <w:r>
        <w:t xml:space="preserve"> </w:t>
      </w:r>
      <w:r w:rsidRPr="00961ED1">
        <w:rPr>
          <w:rFonts w:hint="eastAsia"/>
          <w:b/>
        </w:rPr>
        <w:t>고위험</w:t>
      </w:r>
      <w:r w:rsidRPr="00961ED1">
        <w:rPr>
          <w:b/>
        </w:rPr>
        <w:t xml:space="preserve"> </w:t>
      </w:r>
      <w:r w:rsidRPr="00961ED1">
        <w:rPr>
          <w:rFonts w:hint="eastAsia"/>
          <w:b/>
        </w:rPr>
        <w:t>인공지능</w:t>
      </w:r>
      <w:r w:rsidRPr="00961ED1">
        <w:rPr>
          <w:b/>
        </w:rPr>
        <w:t xml:space="preserve"> </w:t>
      </w:r>
      <w:r w:rsidRPr="00961ED1">
        <w:rPr>
          <w:rFonts w:hint="eastAsia"/>
          <w:b/>
        </w:rPr>
        <w:t>시스템</w:t>
      </w:r>
      <w:r w:rsidRPr="00961ED1">
        <w:t xml:space="preserve">: </w:t>
      </w:r>
      <w:r w:rsidRPr="00961ED1">
        <w:rPr>
          <w:rFonts w:hint="eastAsia"/>
        </w:rPr>
        <w:t>배포된</w:t>
      </w:r>
      <w:r w:rsidRPr="00961ED1">
        <w:t xml:space="preserve"> </w:t>
      </w:r>
      <w:r w:rsidRPr="00961ED1">
        <w:rPr>
          <w:rFonts w:hint="eastAsia"/>
        </w:rPr>
        <w:t>후</w:t>
      </w:r>
      <w:r w:rsidRPr="00961ED1">
        <w:t xml:space="preserve"> </w:t>
      </w:r>
      <w:r w:rsidRPr="00961ED1">
        <w:rPr>
          <w:u w:val="single"/>
        </w:rPr>
        <w:t>‘</w:t>
      </w:r>
      <w:r w:rsidRPr="00961ED1">
        <w:rPr>
          <w:rFonts w:hint="eastAsia"/>
          <w:u w:val="single"/>
        </w:rPr>
        <w:t>중대한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결정</w:t>
      </w:r>
      <w:r w:rsidRPr="00961ED1">
        <w:rPr>
          <w:u w:val="single"/>
        </w:rPr>
        <w:t>(Consequential Decision)’</w:t>
      </w:r>
      <w:r w:rsidRPr="00961ED1">
        <w:rPr>
          <w:rFonts w:hint="eastAsia"/>
          <w:u w:val="single"/>
        </w:rPr>
        <w:t>을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하거나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이러한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결정을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함에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있어서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상당한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요인을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만드는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인공지능시스템</w:t>
      </w:r>
      <w:r w:rsidRPr="00961ED1">
        <w:t xml:space="preserve">. </w:t>
      </w:r>
      <w:r w:rsidRPr="00961ED1">
        <w:rPr>
          <w:rFonts w:hint="eastAsia"/>
        </w:rPr>
        <w:t>다만</w:t>
      </w:r>
      <w:r w:rsidRPr="00961ED1">
        <w:t xml:space="preserve"> </w:t>
      </w:r>
      <w:r w:rsidRPr="00961ED1">
        <w:rPr>
          <w:rFonts w:hint="eastAsia"/>
        </w:rPr>
        <w:t>협소한</w:t>
      </w:r>
      <w:r w:rsidRPr="00961ED1">
        <w:t xml:space="preserve"> </w:t>
      </w:r>
      <w:r w:rsidRPr="00961ED1">
        <w:rPr>
          <w:rFonts w:hint="eastAsia"/>
        </w:rPr>
        <w:t>범위의</w:t>
      </w:r>
      <w:r w:rsidRPr="00961ED1">
        <w:t xml:space="preserve"> </w:t>
      </w:r>
      <w:r w:rsidRPr="00961ED1">
        <w:rPr>
          <w:rFonts w:hint="eastAsia"/>
        </w:rPr>
        <w:t>절차적</w:t>
      </w:r>
      <w:r w:rsidRPr="00961ED1">
        <w:t xml:space="preserve"> </w:t>
      </w:r>
      <w:r w:rsidRPr="00961ED1">
        <w:rPr>
          <w:rFonts w:hint="eastAsia"/>
        </w:rPr>
        <w:t>업무만</w:t>
      </w:r>
      <w:r w:rsidRPr="00961ED1">
        <w:t xml:space="preserve"> </w:t>
      </w:r>
      <w:r w:rsidRPr="00961ED1">
        <w:rPr>
          <w:rFonts w:hint="eastAsia"/>
        </w:rPr>
        <w:t>수행하는</w:t>
      </w:r>
      <w:r w:rsidRPr="00961ED1">
        <w:t xml:space="preserve"> </w:t>
      </w:r>
      <w:r w:rsidRPr="00961ED1">
        <w:rPr>
          <w:rFonts w:hint="eastAsia"/>
        </w:rPr>
        <w:t>인공지능</w:t>
      </w:r>
      <w:r w:rsidRPr="00961ED1">
        <w:t xml:space="preserve"> </w:t>
      </w:r>
      <w:r w:rsidRPr="00961ED1">
        <w:rPr>
          <w:rFonts w:hint="eastAsia"/>
        </w:rPr>
        <w:t>시스템과</w:t>
      </w:r>
      <w:r w:rsidRPr="00961ED1">
        <w:t xml:space="preserve"> </w:t>
      </w:r>
      <w:r w:rsidRPr="00961ED1">
        <w:rPr>
          <w:rFonts w:hint="eastAsia"/>
        </w:rPr>
        <w:t>비디오</w:t>
      </w:r>
      <w:r w:rsidRPr="00961ED1">
        <w:t xml:space="preserve"> </w:t>
      </w:r>
      <w:r w:rsidRPr="00961ED1">
        <w:rPr>
          <w:rFonts w:hint="eastAsia"/>
        </w:rPr>
        <w:t>게임</w:t>
      </w:r>
      <w:r w:rsidRPr="00961ED1">
        <w:t xml:space="preserve"> </w:t>
      </w:r>
      <w:r w:rsidRPr="00961ED1">
        <w:rPr>
          <w:rFonts w:hint="eastAsia"/>
        </w:rPr>
        <w:t>및</w:t>
      </w:r>
      <w:r w:rsidRPr="00961ED1">
        <w:t xml:space="preserve"> </w:t>
      </w:r>
      <w:r w:rsidRPr="00961ED1">
        <w:rPr>
          <w:rFonts w:hint="eastAsia"/>
        </w:rPr>
        <w:t>사이버</w:t>
      </w:r>
      <w:r w:rsidRPr="00961ED1">
        <w:t xml:space="preserve"> </w:t>
      </w:r>
      <w:r w:rsidRPr="00961ED1">
        <w:rPr>
          <w:rFonts w:hint="eastAsia"/>
        </w:rPr>
        <w:t>보안</w:t>
      </w:r>
      <w:r w:rsidRPr="00961ED1">
        <w:t xml:space="preserve"> </w:t>
      </w:r>
      <w:r w:rsidRPr="00961ED1">
        <w:rPr>
          <w:rFonts w:hint="eastAsia"/>
        </w:rPr>
        <w:t>기술</w:t>
      </w:r>
      <w:r w:rsidRPr="00961ED1">
        <w:t xml:space="preserve"> </w:t>
      </w:r>
      <w:r w:rsidRPr="00961ED1">
        <w:rPr>
          <w:rFonts w:hint="eastAsia"/>
        </w:rPr>
        <w:t>등은</w:t>
      </w:r>
      <w:r w:rsidRPr="00961ED1">
        <w:t xml:space="preserve"> </w:t>
      </w:r>
      <w:r w:rsidRPr="00961ED1">
        <w:rPr>
          <w:rFonts w:hint="eastAsia"/>
        </w:rPr>
        <w:t>포함되지</w:t>
      </w:r>
      <w:r w:rsidRPr="00961ED1">
        <w:t xml:space="preserve"> </w:t>
      </w:r>
      <w:r w:rsidRPr="00961ED1">
        <w:rPr>
          <w:rFonts w:hint="eastAsia"/>
        </w:rPr>
        <w:t>않음</w:t>
      </w:r>
      <w:r>
        <w:rPr>
          <w:rFonts w:hint="eastAsia"/>
        </w:rPr>
        <w:t>.</w:t>
      </w:r>
    </w:p>
    <w:p w14:paraId="13EC7CA5" w14:textId="77777777" w:rsidR="00B83EF0" w:rsidRPr="001B5957" w:rsidRDefault="00B83EF0" w:rsidP="007A3B3F">
      <w:pPr>
        <w:pStyle w:val="a9"/>
        <w:rPr>
          <w:u w:val="single"/>
        </w:rPr>
      </w:pPr>
      <w:r>
        <w:rPr>
          <w:rFonts w:hint="eastAsia"/>
          <w:b/>
        </w:rPr>
        <w:t xml:space="preserve">- </w:t>
      </w:r>
      <w:r w:rsidRPr="00645358">
        <w:rPr>
          <w:rFonts w:hint="eastAsia"/>
          <w:b/>
        </w:rPr>
        <w:t>중대한</w:t>
      </w:r>
      <w:r w:rsidRPr="00645358">
        <w:rPr>
          <w:b/>
        </w:rPr>
        <w:t xml:space="preserve"> </w:t>
      </w:r>
      <w:r w:rsidRPr="00645358">
        <w:rPr>
          <w:rFonts w:hint="eastAsia"/>
          <w:b/>
        </w:rPr>
        <w:t>결정</w:t>
      </w:r>
      <w:r w:rsidRPr="00961ED1">
        <w:t xml:space="preserve">: </w:t>
      </w:r>
      <w:r w:rsidRPr="00961ED1">
        <w:rPr>
          <w:rFonts w:hint="eastAsia"/>
        </w:rPr>
        <w:t>교육</w:t>
      </w:r>
      <w:r w:rsidRPr="00961ED1">
        <w:t xml:space="preserve"> </w:t>
      </w:r>
      <w:r w:rsidRPr="00961ED1">
        <w:rPr>
          <w:rFonts w:hint="eastAsia"/>
        </w:rPr>
        <w:t>등록</w:t>
      </w:r>
      <w:r w:rsidRPr="00961ED1">
        <w:t xml:space="preserve"> </w:t>
      </w:r>
      <w:r w:rsidRPr="00961ED1">
        <w:rPr>
          <w:rFonts w:hint="eastAsia"/>
        </w:rPr>
        <w:t>및</w:t>
      </w:r>
      <w:r w:rsidRPr="00961ED1">
        <w:t xml:space="preserve"> </w:t>
      </w:r>
      <w:r w:rsidRPr="00961ED1">
        <w:rPr>
          <w:rFonts w:hint="eastAsia"/>
        </w:rPr>
        <w:t>교육</w:t>
      </w:r>
      <w:r w:rsidRPr="00961ED1">
        <w:t xml:space="preserve"> </w:t>
      </w:r>
      <w:r w:rsidRPr="00961ED1">
        <w:rPr>
          <w:rFonts w:hint="eastAsia"/>
        </w:rPr>
        <w:t>기회</w:t>
      </w:r>
      <w:r w:rsidRPr="00961ED1">
        <w:t xml:space="preserve">, </w:t>
      </w:r>
      <w:r w:rsidRPr="00961ED1">
        <w:rPr>
          <w:rFonts w:hint="eastAsia"/>
        </w:rPr>
        <w:t>고용</w:t>
      </w:r>
      <w:r w:rsidRPr="00961ED1">
        <w:t xml:space="preserve"> </w:t>
      </w:r>
      <w:r w:rsidRPr="00961ED1">
        <w:rPr>
          <w:rFonts w:hint="eastAsia"/>
        </w:rPr>
        <w:t>또는</w:t>
      </w:r>
      <w:r w:rsidRPr="00961ED1">
        <w:t xml:space="preserve"> </w:t>
      </w:r>
      <w:r w:rsidRPr="00961ED1">
        <w:rPr>
          <w:rFonts w:hint="eastAsia"/>
        </w:rPr>
        <w:t>고용</w:t>
      </w:r>
      <w:r w:rsidRPr="00961ED1">
        <w:t xml:space="preserve"> </w:t>
      </w:r>
      <w:r w:rsidRPr="00961ED1">
        <w:rPr>
          <w:rFonts w:hint="eastAsia"/>
        </w:rPr>
        <w:t>기회</w:t>
      </w:r>
      <w:r w:rsidRPr="00961ED1">
        <w:t xml:space="preserve">, </w:t>
      </w:r>
      <w:r w:rsidRPr="00961ED1">
        <w:rPr>
          <w:rFonts w:hint="eastAsia"/>
        </w:rPr>
        <w:t>금융</w:t>
      </w:r>
      <w:r w:rsidRPr="00961ED1">
        <w:t>∙</w:t>
      </w:r>
      <w:r w:rsidRPr="00961ED1">
        <w:rPr>
          <w:rFonts w:hint="eastAsia"/>
        </w:rPr>
        <w:t>대출</w:t>
      </w:r>
      <w:r w:rsidRPr="00961ED1">
        <w:t xml:space="preserve">, </w:t>
      </w:r>
      <w:r w:rsidRPr="00961ED1">
        <w:rPr>
          <w:rFonts w:hint="eastAsia"/>
        </w:rPr>
        <w:t>필수</w:t>
      </w:r>
      <w:r w:rsidRPr="00961ED1">
        <w:t xml:space="preserve"> </w:t>
      </w:r>
      <w:r w:rsidRPr="00961ED1">
        <w:rPr>
          <w:rFonts w:hint="eastAsia"/>
        </w:rPr>
        <w:t>공공서비스</w:t>
      </w:r>
      <w:r w:rsidRPr="00961ED1">
        <w:t xml:space="preserve">, </w:t>
      </w:r>
      <w:r w:rsidRPr="00961ED1">
        <w:rPr>
          <w:rFonts w:hint="eastAsia"/>
        </w:rPr>
        <w:t>건강관리</w:t>
      </w:r>
      <w:r w:rsidRPr="00961ED1">
        <w:t xml:space="preserve">, </w:t>
      </w:r>
      <w:r w:rsidRPr="00961ED1">
        <w:rPr>
          <w:rFonts w:hint="eastAsia"/>
        </w:rPr>
        <w:t>주택</w:t>
      </w:r>
      <w:r w:rsidRPr="00961ED1">
        <w:t xml:space="preserve">, </w:t>
      </w:r>
      <w:r w:rsidRPr="00961ED1">
        <w:rPr>
          <w:rFonts w:hint="eastAsia"/>
        </w:rPr>
        <w:t>보험</w:t>
      </w:r>
      <w:r w:rsidRPr="00961ED1">
        <w:t xml:space="preserve"> </w:t>
      </w:r>
      <w:r w:rsidRPr="00961ED1">
        <w:rPr>
          <w:rFonts w:hint="eastAsia"/>
        </w:rPr>
        <w:t>및</w:t>
      </w:r>
      <w:r w:rsidRPr="00961ED1">
        <w:t xml:space="preserve"> </w:t>
      </w:r>
      <w:r w:rsidRPr="00961ED1">
        <w:rPr>
          <w:rFonts w:hint="eastAsia"/>
        </w:rPr>
        <w:t>법률서비스의</w:t>
      </w:r>
      <w:r w:rsidRPr="00961ED1">
        <w:t xml:space="preserve"> </w:t>
      </w:r>
      <w:r w:rsidRPr="00961ED1">
        <w:rPr>
          <w:rFonts w:hint="eastAsia"/>
        </w:rPr>
        <w:t>제공</w:t>
      </w:r>
      <w:r w:rsidRPr="00961ED1">
        <w:t xml:space="preserve"> </w:t>
      </w:r>
      <w:r w:rsidRPr="00961ED1">
        <w:rPr>
          <w:rFonts w:hint="eastAsia"/>
        </w:rPr>
        <w:t>여부</w:t>
      </w:r>
      <w:r w:rsidRPr="00961ED1">
        <w:t xml:space="preserve"> </w:t>
      </w:r>
      <w:r w:rsidRPr="00961ED1">
        <w:rPr>
          <w:rFonts w:hint="eastAsia"/>
        </w:rPr>
        <w:t>또는</w:t>
      </w:r>
      <w:r w:rsidRPr="00961ED1">
        <w:t xml:space="preserve"> </w:t>
      </w:r>
      <w:r w:rsidRPr="00961ED1">
        <w:rPr>
          <w:rFonts w:hint="eastAsia"/>
        </w:rPr>
        <w:t>조건</w:t>
      </w:r>
      <w:r w:rsidRPr="00961ED1">
        <w:t>∙</w:t>
      </w:r>
      <w:r w:rsidRPr="00961ED1">
        <w:rPr>
          <w:rFonts w:hint="eastAsia"/>
        </w:rPr>
        <w:t>비용에</w:t>
      </w:r>
      <w:r w:rsidRPr="00961ED1">
        <w:t xml:space="preserve"> </w:t>
      </w:r>
      <w:r w:rsidRPr="001B5957">
        <w:rPr>
          <w:rFonts w:hint="eastAsia"/>
          <w:u w:val="single"/>
        </w:rPr>
        <w:t>실질적인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법적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효과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또는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이와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유사하게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중요한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효과를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가지는</w:t>
      </w:r>
      <w:r w:rsidRPr="001B5957">
        <w:rPr>
          <w:u w:val="single"/>
        </w:rPr>
        <w:t xml:space="preserve"> </w:t>
      </w:r>
      <w:r w:rsidRPr="001B5957">
        <w:rPr>
          <w:rFonts w:hint="eastAsia"/>
          <w:u w:val="single"/>
        </w:rPr>
        <w:t>결정</w:t>
      </w:r>
      <w:r w:rsidRPr="00DC13A3">
        <w:rPr>
          <w:rFonts w:hint="eastAsia"/>
        </w:rPr>
        <w:t>.</w:t>
      </w:r>
    </w:p>
  </w:footnote>
  <w:footnote w:id="5">
    <w:p w14:paraId="329EC52F" w14:textId="77777777" w:rsidR="00B83EF0" w:rsidRPr="00961ED1" w:rsidRDefault="00B83EF0" w:rsidP="00CB3E99">
      <w:pPr>
        <w:pStyle w:val="a9"/>
      </w:pPr>
      <w:r>
        <w:rPr>
          <w:rStyle w:val="aa"/>
        </w:rPr>
        <w:footnoteRef/>
      </w:r>
      <w:r>
        <w:t xml:space="preserve"> </w:t>
      </w:r>
      <w:r>
        <w:rPr>
          <w:rFonts w:hint="eastAsia"/>
          <w:b/>
        </w:rPr>
        <w:t>개발자</w:t>
      </w:r>
      <w:r>
        <w:rPr>
          <w:rFonts w:hint="eastAsia"/>
          <w:b/>
        </w:rPr>
        <w:t>:</w:t>
      </w:r>
      <w:r>
        <w:rPr>
          <w:b/>
        </w:rPr>
        <w:t xml:space="preserve"> </w:t>
      </w:r>
      <w:r w:rsidRPr="00961ED1">
        <w:rPr>
          <w:rFonts w:hint="eastAsia"/>
        </w:rPr>
        <w:t>인공지능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시스템을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개발하거나</w:t>
      </w:r>
      <w:r w:rsidRPr="00961ED1">
        <w:rPr>
          <w:rFonts w:hint="eastAsia"/>
        </w:rPr>
        <w:t xml:space="preserve"> </w:t>
      </w:r>
      <w:r>
        <w:t>‘</w:t>
      </w:r>
      <w:r w:rsidRPr="00961ED1">
        <w:rPr>
          <w:rFonts w:hint="eastAsia"/>
        </w:rPr>
        <w:t>의도적으로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인공지능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시스템을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상당히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수정하는</w:t>
      </w:r>
      <w:r w:rsidRPr="00961ED1">
        <w:rPr>
          <w:rFonts w:hint="eastAsia"/>
        </w:rPr>
        <w:t xml:space="preserve"> </w:t>
      </w:r>
      <w:r>
        <w:rPr>
          <w:rFonts w:hint="eastAsia"/>
        </w:rPr>
        <w:t>자</w:t>
      </w:r>
      <w:r>
        <w:t>’</w:t>
      </w:r>
      <w:r w:rsidRPr="00961ED1">
        <w:rPr>
          <w:rFonts w:hint="eastAsia"/>
        </w:rPr>
        <w:t>로서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콜로라도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주에서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사업을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영위하는</w:t>
      </w:r>
      <w:r w:rsidRPr="00961ED1">
        <w:rPr>
          <w:rFonts w:hint="eastAsia"/>
        </w:rPr>
        <w:t xml:space="preserve"> </w:t>
      </w:r>
      <w:r w:rsidRPr="00961ED1">
        <w:rPr>
          <w:rFonts w:hint="eastAsia"/>
        </w:rPr>
        <w:t>자</w:t>
      </w:r>
      <w:r>
        <w:rPr>
          <w:rFonts w:hint="eastAsia"/>
        </w:rPr>
        <w:t>.</w:t>
      </w:r>
    </w:p>
  </w:footnote>
  <w:footnote w:id="6">
    <w:p w14:paraId="455231E2" w14:textId="77777777" w:rsidR="00B83EF0" w:rsidRPr="00961ED1" w:rsidRDefault="00B83EF0" w:rsidP="00CB3E99">
      <w:pPr>
        <w:pStyle w:val="a9"/>
      </w:pPr>
      <w:r>
        <w:rPr>
          <w:rStyle w:val="aa"/>
        </w:rPr>
        <w:footnoteRef/>
      </w:r>
      <w:r>
        <w:t xml:space="preserve"> </w:t>
      </w:r>
      <w:r w:rsidRPr="00961ED1">
        <w:rPr>
          <w:rFonts w:hint="eastAsia"/>
          <w:b/>
        </w:rPr>
        <w:t>배포자</w:t>
      </w:r>
      <w:r w:rsidRPr="00961ED1">
        <w:t xml:space="preserve">: </w:t>
      </w:r>
      <w:r w:rsidRPr="00961ED1">
        <w:rPr>
          <w:rFonts w:hint="eastAsia"/>
        </w:rPr>
        <w:t>고위험</w:t>
      </w:r>
      <w:r w:rsidRPr="00961ED1">
        <w:t xml:space="preserve"> </w:t>
      </w:r>
      <w:r w:rsidRPr="00961ED1">
        <w:rPr>
          <w:rFonts w:hint="eastAsia"/>
        </w:rPr>
        <w:t>인공지능을</w:t>
      </w:r>
      <w:r w:rsidRPr="00961ED1">
        <w:t xml:space="preserve"> </w:t>
      </w:r>
      <w:r w:rsidRPr="00961ED1">
        <w:rPr>
          <w:rFonts w:hint="eastAsia"/>
        </w:rPr>
        <w:t>이용하는</w:t>
      </w:r>
      <w:r w:rsidRPr="00961ED1">
        <w:t xml:space="preserve"> </w:t>
      </w:r>
      <w:r w:rsidRPr="00961ED1">
        <w:rPr>
          <w:rFonts w:hint="eastAsia"/>
        </w:rPr>
        <w:t>자로서</w:t>
      </w:r>
      <w:r w:rsidRPr="00961ED1">
        <w:t xml:space="preserve"> </w:t>
      </w:r>
      <w:r w:rsidRPr="00961ED1">
        <w:rPr>
          <w:rFonts w:hint="eastAsia"/>
        </w:rPr>
        <w:t>콜로라도</w:t>
      </w:r>
      <w:r w:rsidRPr="00961ED1">
        <w:t xml:space="preserve"> </w:t>
      </w:r>
      <w:r w:rsidRPr="00961ED1">
        <w:rPr>
          <w:rFonts w:hint="eastAsia"/>
        </w:rPr>
        <w:t>주에서</w:t>
      </w:r>
      <w:r w:rsidRPr="00961ED1">
        <w:t xml:space="preserve"> </w:t>
      </w:r>
      <w:r w:rsidRPr="00961ED1">
        <w:rPr>
          <w:rFonts w:hint="eastAsia"/>
        </w:rPr>
        <w:t>사업을</w:t>
      </w:r>
      <w:r w:rsidRPr="00961ED1">
        <w:t xml:space="preserve"> </w:t>
      </w:r>
      <w:r w:rsidRPr="00961ED1">
        <w:rPr>
          <w:rFonts w:hint="eastAsia"/>
        </w:rPr>
        <w:t>영위하는</w:t>
      </w:r>
      <w:r>
        <w:rPr>
          <w:rFonts w:hint="eastAsia"/>
        </w:rPr>
        <w:t xml:space="preserve"> </w:t>
      </w:r>
      <w:r w:rsidRPr="00961ED1">
        <w:rPr>
          <w:rFonts w:hint="eastAsia"/>
        </w:rPr>
        <w:t>자</w:t>
      </w:r>
      <w:r>
        <w:rPr>
          <w:rFonts w:hint="eastAsia"/>
        </w:rPr>
        <w:t>.</w:t>
      </w:r>
    </w:p>
  </w:footnote>
  <w:footnote w:id="7">
    <w:p w14:paraId="2F67B69B" w14:textId="77777777" w:rsidR="00B83EF0" w:rsidRPr="00961ED1" w:rsidRDefault="00B83EF0" w:rsidP="00CB3E99">
      <w:pPr>
        <w:pStyle w:val="a9"/>
      </w:pPr>
      <w:r>
        <w:rPr>
          <w:rStyle w:val="aa"/>
        </w:rPr>
        <w:footnoteRef/>
      </w:r>
      <w:r>
        <w:t xml:space="preserve"> </w:t>
      </w:r>
      <w:r w:rsidRPr="00961ED1">
        <w:rPr>
          <w:rFonts w:hint="eastAsia"/>
          <w:b/>
        </w:rPr>
        <w:t>알고리즘</w:t>
      </w:r>
      <w:r w:rsidRPr="00961ED1">
        <w:rPr>
          <w:b/>
        </w:rPr>
        <w:t xml:space="preserve"> </w:t>
      </w:r>
      <w:r w:rsidRPr="00961ED1">
        <w:rPr>
          <w:rFonts w:hint="eastAsia"/>
          <w:b/>
        </w:rPr>
        <w:t>차별</w:t>
      </w:r>
      <w:r w:rsidRPr="00961ED1">
        <w:t xml:space="preserve">: </w:t>
      </w:r>
      <w:r w:rsidRPr="00961ED1">
        <w:rPr>
          <w:rFonts w:hint="eastAsia"/>
        </w:rPr>
        <w:t>인공지능의</w:t>
      </w:r>
      <w:r w:rsidRPr="00961ED1">
        <w:t xml:space="preserve"> </w:t>
      </w:r>
      <w:r w:rsidRPr="00961ED1">
        <w:rPr>
          <w:rFonts w:hint="eastAsia"/>
        </w:rPr>
        <w:t>사용으로</w:t>
      </w:r>
      <w:r w:rsidRPr="00961ED1">
        <w:t xml:space="preserve"> </w:t>
      </w:r>
      <w:r w:rsidRPr="00961ED1">
        <w:rPr>
          <w:rFonts w:hint="eastAsia"/>
        </w:rPr>
        <w:t>인하여</w:t>
      </w:r>
      <w:r w:rsidRPr="00961ED1">
        <w:t xml:space="preserve"> </w:t>
      </w:r>
      <w:r w:rsidRPr="00961ED1">
        <w:rPr>
          <w:rFonts w:hint="eastAsia"/>
        </w:rPr>
        <w:t>나이</w:t>
      </w:r>
      <w:r w:rsidRPr="00961ED1">
        <w:t xml:space="preserve">, </w:t>
      </w:r>
      <w:r w:rsidRPr="00961ED1">
        <w:rPr>
          <w:rFonts w:hint="eastAsia"/>
        </w:rPr>
        <w:t>피부색</w:t>
      </w:r>
      <w:r w:rsidRPr="00961ED1">
        <w:t xml:space="preserve">, </w:t>
      </w:r>
      <w:r w:rsidRPr="00961ED1">
        <w:rPr>
          <w:rFonts w:hint="eastAsia"/>
        </w:rPr>
        <w:t>장애</w:t>
      </w:r>
      <w:r w:rsidRPr="00961ED1">
        <w:t xml:space="preserve">, </w:t>
      </w:r>
      <w:r w:rsidRPr="00961ED1">
        <w:rPr>
          <w:rFonts w:hint="eastAsia"/>
        </w:rPr>
        <w:t>민족</w:t>
      </w:r>
      <w:r w:rsidRPr="00961ED1">
        <w:t xml:space="preserve">, </w:t>
      </w:r>
      <w:r w:rsidRPr="00961ED1">
        <w:rPr>
          <w:rFonts w:hint="eastAsia"/>
        </w:rPr>
        <w:t>영어</w:t>
      </w:r>
      <w:r w:rsidRPr="00961ED1">
        <w:t xml:space="preserve"> </w:t>
      </w:r>
      <w:r w:rsidRPr="00961ED1">
        <w:rPr>
          <w:rFonts w:hint="eastAsia"/>
        </w:rPr>
        <w:t>능숙도</w:t>
      </w:r>
      <w:r w:rsidRPr="00961ED1">
        <w:t xml:space="preserve"> </w:t>
      </w:r>
      <w:r w:rsidRPr="00961ED1">
        <w:rPr>
          <w:rFonts w:hint="eastAsia"/>
        </w:rPr>
        <w:t>수준</w:t>
      </w:r>
      <w:r w:rsidRPr="00961ED1">
        <w:t xml:space="preserve">, </w:t>
      </w:r>
      <w:r w:rsidRPr="00961ED1">
        <w:rPr>
          <w:rFonts w:hint="eastAsia"/>
        </w:rPr>
        <w:t>국적</w:t>
      </w:r>
      <w:r w:rsidRPr="00961ED1">
        <w:t xml:space="preserve">, </w:t>
      </w:r>
      <w:r w:rsidRPr="00961ED1">
        <w:rPr>
          <w:rFonts w:hint="eastAsia"/>
        </w:rPr>
        <w:t>인종</w:t>
      </w:r>
      <w:r w:rsidRPr="00961ED1">
        <w:t xml:space="preserve">, </w:t>
      </w:r>
      <w:r w:rsidRPr="00961ED1">
        <w:rPr>
          <w:rFonts w:hint="eastAsia"/>
        </w:rPr>
        <w:t>종교</w:t>
      </w:r>
      <w:r w:rsidRPr="00961ED1">
        <w:t xml:space="preserve">, </w:t>
      </w:r>
      <w:r w:rsidRPr="00961ED1">
        <w:rPr>
          <w:rFonts w:hint="eastAsia"/>
        </w:rPr>
        <w:t>성적인</w:t>
      </w:r>
      <w:r w:rsidRPr="00961ED1">
        <w:t xml:space="preserve"> </w:t>
      </w:r>
      <w:r w:rsidRPr="00961ED1">
        <w:rPr>
          <w:rFonts w:hint="eastAsia"/>
        </w:rPr>
        <w:t>건강</w:t>
      </w:r>
      <w:r w:rsidRPr="00961ED1">
        <w:t xml:space="preserve">(Reproductive Health), </w:t>
      </w:r>
      <w:r w:rsidRPr="00961ED1">
        <w:rPr>
          <w:rFonts w:hint="eastAsia"/>
        </w:rPr>
        <w:t>성별</w:t>
      </w:r>
      <w:r w:rsidRPr="00961ED1">
        <w:t xml:space="preserve">, </w:t>
      </w:r>
      <w:r w:rsidRPr="00961ED1">
        <w:rPr>
          <w:rFonts w:hint="eastAsia"/>
        </w:rPr>
        <w:t>보훈</w:t>
      </w:r>
      <w:r w:rsidRPr="00961ED1">
        <w:t xml:space="preserve"> </w:t>
      </w:r>
      <w:r w:rsidRPr="00961ED1">
        <w:rPr>
          <w:rFonts w:hint="eastAsia"/>
        </w:rPr>
        <w:t>현황</w:t>
      </w:r>
      <w:r w:rsidRPr="00961ED1">
        <w:t xml:space="preserve"> </w:t>
      </w:r>
      <w:r w:rsidRPr="00961ED1">
        <w:rPr>
          <w:rFonts w:hint="eastAsia"/>
        </w:rPr>
        <w:t>그</w:t>
      </w:r>
      <w:r w:rsidRPr="00961ED1">
        <w:t xml:space="preserve"> </w:t>
      </w:r>
      <w:r w:rsidRPr="00961ED1">
        <w:rPr>
          <w:rFonts w:hint="eastAsia"/>
        </w:rPr>
        <w:t>밖의</w:t>
      </w:r>
      <w:r w:rsidRPr="00961ED1">
        <w:t xml:space="preserve"> </w:t>
      </w:r>
      <w:r w:rsidRPr="00961ED1">
        <w:rPr>
          <w:rFonts w:hint="eastAsia"/>
        </w:rPr>
        <w:t>주</w:t>
      </w:r>
      <w:r w:rsidRPr="00961ED1">
        <w:t>∙</w:t>
      </w:r>
      <w:r w:rsidRPr="00961ED1">
        <w:rPr>
          <w:rFonts w:hint="eastAsia"/>
        </w:rPr>
        <w:t>연방법에</w:t>
      </w:r>
      <w:r w:rsidRPr="00961ED1">
        <w:t xml:space="preserve"> </w:t>
      </w:r>
      <w:r w:rsidRPr="00961ED1">
        <w:rPr>
          <w:rFonts w:hint="eastAsia"/>
        </w:rPr>
        <w:t>따라</w:t>
      </w:r>
      <w:r w:rsidRPr="00961ED1">
        <w:t xml:space="preserve"> </w:t>
      </w:r>
      <w:r w:rsidRPr="00961ED1">
        <w:rPr>
          <w:rFonts w:hint="eastAsia"/>
        </w:rPr>
        <w:t>보호되는</w:t>
      </w:r>
      <w:r w:rsidRPr="00961ED1">
        <w:t xml:space="preserve"> </w:t>
      </w:r>
      <w:r w:rsidRPr="00961ED1">
        <w:rPr>
          <w:rFonts w:hint="eastAsia"/>
        </w:rPr>
        <w:t>분류에</w:t>
      </w:r>
      <w:r w:rsidRPr="00961ED1">
        <w:t xml:space="preserve"> </w:t>
      </w:r>
      <w:r w:rsidRPr="00961ED1">
        <w:rPr>
          <w:rFonts w:hint="eastAsia"/>
        </w:rPr>
        <w:t>속하는</w:t>
      </w:r>
      <w:r w:rsidRPr="00961ED1">
        <w:t xml:space="preserve"> </w:t>
      </w:r>
      <w:r w:rsidRPr="00961ED1">
        <w:rPr>
          <w:rFonts w:hint="eastAsia"/>
        </w:rPr>
        <w:t>개인</w:t>
      </w:r>
      <w:r w:rsidRPr="00961ED1">
        <w:t>∙</w:t>
      </w:r>
      <w:r w:rsidRPr="00961ED1">
        <w:rPr>
          <w:rFonts w:hint="eastAsia"/>
        </w:rPr>
        <w:t>집단에</w:t>
      </w:r>
      <w:r w:rsidRPr="00961ED1">
        <w:t xml:space="preserve"> </w:t>
      </w:r>
      <w:r w:rsidRPr="00961ED1">
        <w:rPr>
          <w:rFonts w:hint="eastAsia"/>
        </w:rPr>
        <w:t>불리한</w:t>
      </w:r>
      <w:r w:rsidRPr="00961ED1">
        <w:t xml:space="preserve"> </w:t>
      </w:r>
      <w:r w:rsidRPr="00961ED1">
        <w:rPr>
          <w:rFonts w:hint="eastAsia"/>
        </w:rPr>
        <w:t>영향</w:t>
      </w:r>
      <w:r w:rsidRPr="00961ED1">
        <w:t xml:space="preserve"> </w:t>
      </w:r>
      <w:r w:rsidRPr="00961ED1">
        <w:rPr>
          <w:rFonts w:hint="eastAsia"/>
        </w:rPr>
        <w:t>또는</w:t>
      </w:r>
      <w:r w:rsidRPr="00961ED1">
        <w:t xml:space="preserve"> </w:t>
      </w:r>
      <w:r w:rsidRPr="00961ED1">
        <w:rPr>
          <w:rFonts w:hint="eastAsia"/>
          <w:u w:val="single"/>
        </w:rPr>
        <w:t>불법적인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차별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대우가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야기되는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모든</w:t>
      </w:r>
      <w:r w:rsidRPr="00961ED1">
        <w:rPr>
          <w:u w:val="single"/>
        </w:rPr>
        <w:t xml:space="preserve"> </w:t>
      </w:r>
      <w:r w:rsidRPr="00961ED1">
        <w:rPr>
          <w:rFonts w:hint="eastAsia"/>
          <w:u w:val="single"/>
        </w:rPr>
        <w:t>조건</w:t>
      </w:r>
      <w:r w:rsidRPr="00961ED1">
        <w:t>(</w:t>
      </w:r>
      <w:r w:rsidRPr="00961ED1">
        <w:rPr>
          <w:rFonts w:hint="eastAsia"/>
        </w:rPr>
        <w:t>단</w:t>
      </w:r>
      <w:r w:rsidRPr="00961ED1">
        <w:t xml:space="preserve"> </w:t>
      </w:r>
      <w:r w:rsidRPr="00961ED1">
        <w:rPr>
          <w:rFonts w:hint="eastAsia"/>
        </w:rPr>
        <w:t>사적인</w:t>
      </w:r>
      <w:r w:rsidRPr="00961ED1">
        <w:t xml:space="preserve"> </w:t>
      </w:r>
      <w:r w:rsidRPr="00961ED1">
        <w:rPr>
          <w:rFonts w:hint="eastAsia"/>
        </w:rPr>
        <w:t>모임에서의</w:t>
      </w:r>
      <w:r w:rsidRPr="00961ED1">
        <w:t xml:space="preserve"> </w:t>
      </w:r>
      <w:r w:rsidRPr="00961ED1">
        <w:rPr>
          <w:rFonts w:hint="eastAsia"/>
        </w:rPr>
        <w:t>행위는</w:t>
      </w:r>
      <w:r w:rsidRPr="00961ED1">
        <w:t xml:space="preserve"> </w:t>
      </w:r>
      <w:r w:rsidRPr="00961ED1">
        <w:rPr>
          <w:rFonts w:hint="eastAsia"/>
        </w:rPr>
        <w:t>포함되지</w:t>
      </w:r>
      <w:r w:rsidRPr="00961ED1">
        <w:t xml:space="preserve"> </w:t>
      </w:r>
      <w:r w:rsidRPr="00961ED1">
        <w:rPr>
          <w:rFonts w:hint="eastAsia"/>
        </w:rPr>
        <w:t>않음</w:t>
      </w:r>
      <w:r w:rsidRPr="00961ED1">
        <w:t>)</w:t>
      </w:r>
      <w:r>
        <w:t>.</w:t>
      </w:r>
    </w:p>
  </w:footnote>
  <w:footnote w:id="8">
    <w:p w14:paraId="36348921" w14:textId="67A17EEA" w:rsidR="00B83EF0" w:rsidRPr="005227AC" w:rsidRDefault="00B83EF0" w:rsidP="00EA36C2">
      <w:pPr>
        <w:pStyle w:val="a9"/>
        <w:wordWrap/>
        <w:autoSpaceDE w:val="0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한국경제</w:t>
      </w:r>
      <w:r>
        <w:rPr>
          <w:rFonts w:hint="eastAsia"/>
        </w:rPr>
        <w:t xml:space="preserve">, </w:t>
      </w:r>
      <w:r>
        <w:t>“</w:t>
      </w:r>
      <w:r w:rsidRPr="008C6E0F">
        <w:rPr>
          <w:rFonts w:hint="eastAsia"/>
        </w:rPr>
        <w:t>초강력</w:t>
      </w:r>
      <w:r w:rsidRPr="008C6E0F">
        <w:rPr>
          <w:rFonts w:hint="eastAsia"/>
        </w:rPr>
        <w:t xml:space="preserve"> 'AI </w:t>
      </w:r>
      <w:r w:rsidRPr="008C6E0F">
        <w:rPr>
          <w:rFonts w:hint="eastAsia"/>
        </w:rPr>
        <w:t>규제법</w:t>
      </w:r>
      <w:r w:rsidRPr="008C6E0F">
        <w:rPr>
          <w:rFonts w:hint="eastAsia"/>
        </w:rPr>
        <w:t xml:space="preserve">' </w:t>
      </w:r>
      <w:r w:rsidRPr="008C6E0F">
        <w:rPr>
          <w:rFonts w:hint="eastAsia"/>
        </w:rPr>
        <w:t>덮친다…실리콘밸리</w:t>
      </w:r>
      <w:r w:rsidRPr="008C6E0F">
        <w:rPr>
          <w:rFonts w:hint="eastAsia"/>
        </w:rPr>
        <w:t xml:space="preserve"> </w:t>
      </w:r>
      <w:r w:rsidRPr="008C6E0F">
        <w:rPr>
          <w:rFonts w:hint="eastAsia"/>
        </w:rPr>
        <w:t>긴장</w:t>
      </w:r>
      <w:r>
        <w:t>” (2024. 8. 29) (</w:t>
      </w:r>
      <w:hyperlink r:id="rId1" w:history="1">
        <w:r w:rsidRPr="00564948">
          <w:rPr>
            <w:rStyle w:val="ab"/>
          </w:rPr>
          <w:t>https://www.hankyung.com/article/2024082951291</w:t>
        </w:r>
      </w:hyperlink>
      <w:r>
        <w:t>).</w:t>
      </w:r>
    </w:p>
  </w:footnote>
  <w:footnote w:id="9">
    <w:p w14:paraId="09D40D92" w14:textId="5E8A779C" w:rsidR="00B83EF0" w:rsidRDefault="00B83EF0" w:rsidP="00EA36C2">
      <w:pPr>
        <w:pStyle w:val="a9"/>
        <w:wordWrap/>
        <w:autoSpaceDE w:val="0"/>
      </w:pPr>
      <w:r>
        <w:rPr>
          <w:rStyle w:val="aa"/>
        </w:rPr>
        <w:footnoteRef/>
      </w:r>
      <w:r>
        <w:t xml:space="preserve"> </w:t>
      </w:r>
      <w:hyperlink r:id="rId2" w:history="1">
        <w:r w:rsidRPr="00FA404F">
          <w:rPr>
            <w:rStyle w:val="ab"/>
          </w:rPr>
          <w:t>https://leginfo.legislature.ca.gov/faces/billHistoryClient.xhtml?bill_id=202320240SB1047</w:t>
        </w:r>
      </w:hyperlink>
      <w:r>
        <w:t xml:space="preserve"> </w:t>
      </w:r>
      <w:r>
        <w:rPr>
          <w:rFonts w:hint="eastAsia"/>
        </w:rPr>
        <w:t>참조</w:t>
      </w:r>
      <w:r>
        <w:rPr>
          <w:rFonts w:hint="eastAsia"/>
        </w:rPr>
        <w:t>.</w:t>
      </w:r>
    </w:p>
  </w:footnote>
  <w:footnote w:id="10">
    <w:p w14:paraId="362402D4" w14:textId="064DB630" w:rsidR="00B83EF0" w:rsidRPr="00084B40" w:rsidRDefault="00B83EF0" w:rsidP="00EA36C2">
      <w:pPr>
        <w:pStyle w:val="a9"/>
        <w:wordWrap/>
        <w:autoSpaceDE w:val="0"/>
      </w:pPr>
      <w:r>
        <w:rPr>
          <w:rStyle w:val="aa"/>
        </w:rPr>
        <w:footnoteRef/>
      </w:r>
      <w:r>
        <w:t xml:space="preserve"> </w:t>
      </w:r>
      <w:r w:rsidRPr="00084B40">
        <w:rPr>
          <w:rFonts w:hint="eastAsia"/>
        </w:rPr>
        <w:t>캘리포니아</w:t>
      </w:r>
      <w:r w:rsidRPr="00084B40">
        <w:rPr>
          <w:rFonts w:hint="eastAsia"/>
        </w:rPr>
        <w:t xml:space="preserve"> </w:t>
      </w:r>
      <w:r w:rsidRPr="00084B40">
        <w:rPr>
          <w:rFonts w:hint="eastAsia"/>
        </w:rPr>
        <w:t>주</w:t>
      </w:r>
      <w:r w:rsidRPr="00084B40">
        <w:rPr>
          <w:rFonts w:hint="eastAsia"/>
        </w:rPr>
        <w:t xml:space="preserve"> </w:t>
      </w:r>
      <w:r w:rsidRPr="00084B40">
        <w:rPr>
          <w:rFonts w:hint="eastAsia"/>
        </w:rPr>
        <w:t>헌법</w:t>
      </w:r>
      <w:r w:rsidRPr="00084B40">
        <w:rPr>
          <w:rFonts w:hint="eastAsia"/>
        </w:rPr>
        <w:t xml:space="preserve"> </w:t>
      </w:r>
      <w:r w:rsidRPr="00084B40">
        <w:rPr>
          <w:rFonts w:hint="eastAsia"/>
        </w:rPr>
        <w:t>제</w:t>
      </w:r>
      <w:r w:rsidRPr="00084B40">
        <w:rPr>
          <w:rFonts w:hint="eastAsia"/>
        </w:rPr>
        <w:t>4</w:t>
      </w:r>
      <w:r w:rsidRPr="00084B40">
        <w:rPr>
          <w:rFonts w:hint="eastAsia"/>
        </w:rPr>
        <w:t>조</w:t>
      </w:r>
      <w:r w:rsidRPr="00084B40">
        <w:rPr>
          <w:rFonts w:hint="eastAsia"/>
        </w:rPr>
        <w:t xml:space="preserve"> </w:t>
      </w:r>
      <w:r w:rsidRPr="00084B40">
        <w:rPr>
          <w:rFonts w:hint="eastAsia"/>
        </w:rPr>
        <w:t>제</w:t>
      </w:r>
      <w:r w:rsidRPr="00084B40">
        <w:rPr>
          <w:rFonts w:hint="eastAsia"/>
        </w:rPr>
        <w:t>10</w:t>
      </w:r>
      <w:r w:rsidRPr="00084B40">
        <w:rPr>
          <w:rFonts w:hint="eastAsia"/>
        </w:rPr>
        <w:t>항</w:t>
      </w:r>
      <w:r>
        <w:rPr>
          <w:rFonts w:hint="eastAsia"/>
        </w:rPr>
        <w:t>(</w:t>
      </w:r>
      <w:r>
        <w:t>a</w:t>
      </w:r>
      <w:r w:rsidRPr="00084B40"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 w:rsidRPr="00084B40">
        <w:rPr>
          <w:rFonts w:hint="eastAsia"/>
        </w:rPr>
        <w:t xml:space="preserve"> </w:t>
      </w:r>
      <w:r w:rsidRPr="00084B40">
        <w:rPr>
          <w:rFonts w:hint="eastAsia"/>
        </w:rPr>
        <w:t>거부된</w:t>
      </w:r>
      <w:r w:rsidRPr="00084B40">
        <w:rPr>
          <w:rFonts w:hint="eastAsia"/>
        </w:rPr>
        <w:t xml:space="preserve"> </w:t>
      </w:r>
      <w:r w:rsidRPr="006C5BC0">
        <w:rPr>
          <w:rFonts w:hint="eastAsia"/>
          <w:u w:val="single"/>
        </w:rPr>
        <w:t>법안이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상원과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하원에서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각각</w:t>
      </w:r>
      <w:r w:rsidRPr="006C5BC0">
        <w:rPr>
          <w:rFonts w:hint="eastAsia"/>
          <w:u w:val="single"/>
        </w:rPr>
        <w:t xml:space="preserve"> 3</w:t>
      </w:r>
      <w:r w:rsidRPr="006C5BC0">
        <w:rPr>
          <w:rFonts w:hint="eastAsia"/>
          <w:u w:val="single"/>
        </w:rPr>
        <w:t>분의</w:t>
      </w:r>
      <w:r w:rsidRPr="006C5BC0">
        <w:rPr>
          <w:rFonts w:hint="eastAsia"/>
          <w:u w:val="single"/>
        </w:rPr>
        <w:t xml:space="preserve"> 2 </w:t>
      </w:r>
      <w:r w:rsidRPr="006C5BC0">
        <w:rPr>
          <w:rFonts w:hint="eastAsia"/>
          <w:u w:val="single"/>
        </w:rPr>
        <w:t>이상의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찬성으로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재의결되면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주지사의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거부권을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무효화할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수</w:t>
      </w:r>
      <w:r w:rsidRPr="006C5BC0">
        <w:rPr>
          <w:rFonts w:hint="eastAsia"/>
          <w:u w:val="single"/>
        </w:rPr>
        <w:t xml:space="preserve"> </w:t>
      </w:r>
      <w:r w:rsidRPr="006C5BC0">
        <w:rPr>
          <w:rFonts w:hint="eastAsia"/>
          <w:u w:val="single"/>
        </w:rPr>
        <w:t>있</w:t>
      </w:r>
      <w:r>
        <w:rPr>
          <w:rFonts w:hint="eastAsia"/>
          <w:u w:val="single"/>
        </w:rPr>
        <w:t>음</w:t>
      </w:r>
      <w:r>
        <w:rPr>
          <w:rFonts w:hint="eastAsia"/>
        </w:rPr>
        <w:t>.</w:t>
      </w:r>
    </w:p>
  </w:footnote>
  <w:footnote w:id="11">
    <w:p w14:paraId="4A883969" w14:textId="323AB3AB" w:rsidR="00B83EF0" w:rsidRPr="007E4FFA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 w:rsidRPr="00E21E66">
        <w:t>California Frontier AI Working Group Issues Final Report on Frontier Model Regulation</w:t>
      </w:r>
      <w:r>
        <w:t xml:space="preserve"> (</w:t>
      </w:r>
      <w:hyperlink r:id="rId3" w:history="1">
        <w:r w:rsidRPr="00E21E66">
          <w:rPr>
            <w:rStyle w:val="ab"/>
          </w:rPr>
          <w:t>https://www.globalpolicywatch.com/2025/06/california-frontier-ai-working-group-issues-final-report-on-frontier-model-regulation/</w:t>
        </w:r>
      </w:hyperlink>
      <w:r>
        <w:t>)</w:t>
      </w:r>
    </w:p>
  </w:footnote>
  <w:footnote w:id="12">
    <w:p w14:paraId="26ED639B" w14:textId="77777777" w:rsidR="00B83EF0" w:rsidRPr="00333101" w:rsidRDefault="00B83EF0" w:rsidP="00077556">
      <w:pPr>
        <w:pStyle w:val="a9"/>
      </w:pPr>
      <w:r>
        <w:rPr>
          <w:rStyle w:val="aa"/>
        </w:rPr>
        <w:footnoteRef/>
      </w:r>
      <w:r>
        <w:t xml:space="preserve"> </w:t>
      </w:r>
      <w:r w:rsidRPr="006A5876">
        <w:rPr>
          <w:rFonts w:hint="eastAsia"/>
        </w:rPr>
        <w:t>지식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증류는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사전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학습된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대규모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모델인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‘교사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모델’의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학습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사항을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작은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‘학생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모델’로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이전하는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것을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목표로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하는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머신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러닝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기술임</w:t>
      </w:r>
      <w:r w:rsidRPr="006A5876">
        <w:rPr>
          <w:rFonts w:hint="eastAsia"/>
        </w:rPr>
        <w:t xml:space="preserve">. </w:t>
      </w:r>
      <w:r w:rsidRPr="006A5876">
        <w:rPr>
          <w:rFonts w:hint="eastAsia"/>
        </w:rPr>
        <w:t>가령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음성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인식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모델의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경우</w:t>
      </w:r>
      <w:r w:rsidRPr="006A5876">
        <w:rPr>
          <w:rFonts w:hint="eastAsia"/>
        </w:rPr>
        <w:t xml:space="preserve">, </w:t>
      </w:r>
      <w:r w:rsidRPr="006A5876">
        <w:rPr>
          <w:rFonts w:hint="eastAsia"/>
        </w:rPr>
        <w:t>구글</w:t>
      </w:r>
      <w:r w:rsidRPr="006A5876">
        <w:rPr>
          <w:rFonts w:hint="eastAsia"/>
        </w:rPr>
        <w:t xml:space="preserve">, </w:t>
      </w:r>
      <w:r w:rsidRPr="006A5876">
        <w:rPr>
          <w:rFonts w:hint="eastAsia"/>
        </w:rPr>
        <w:t>애플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같은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회사들은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매우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큰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음성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인식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</w:t>
      </w:r>
      <w:r w:rsidRPr="006A5876">
        <w:rPr>
          <w:rFonts w:hint="eastAsia"/>
        </w:rPr>
        <w:t>(</w:t>
      </w:r>
      <w:r w:rsidRPr="006A5876">
        <w:rPr>
          <w:rFonts w:hint="eastAsia"/>
        </w:rPr>
        <w:t>교사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</w:t>
      </w:r>
      <w:r w:rsidRPr="006A5876">
        <w:rPr>
          <w:rFonts w:hint="eastAsia"/>
        </w:rPr>
        <w:t>)</w:t>
      </w:r>
      <w:r w:rsidRPr="006A5876">
        <w:rPr>
          <w:rFonts w:hint="eastAsia"/>
        </w:rPr>
        <w:t>을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가지고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있음</w:t>
      </w:r>
      <w:r w:rsidRPr="006A5876">
        <w:rPr>
          <w:rFonts w:hint="eastAsia"/>
        </w:rPr>
        <w:t xml:space="preserve">. </w:t>
      </w:r>
      <w:r w:rsidRPr="006A5876">
        <w:rPr>
          <w:rFonts w:hint="eastAsia"/>
        </w:rPr>
        <w:t>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사람이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말하는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내용을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완벽하게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인식하나</w:t>
      </w:r>
      <w:r w:rsidRPr="006A5876">
        <w:rPr>
          <w:rFonts w:hint="eastAsia"/>
        </w:rPr>
        <w:t xml:space="preserve">, </w:t>
      </w:r>
      <w:r w:rsidRPr="006A5876">
        <w:rPr>
          <w:rFonts w:hint="eastAsia"/>
        </w:rPr>
        <w:t>모델의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용량이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너무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커서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스마트폰에서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바로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사용하기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어려움</w:t>
      </w:r>
      <w:r w:rsidRPr="006A5876">
        <w:rPr>
          <w:rFonts w:hint="eastAsia"/>
        </w:rPr>
        <w:t xml:space="preserve">. </w:t>
      </w:r>
      <w:r w:rsidRPr="006A5876">
        <w:rPr>
          <w:rFonts w:hint="eastAsia"/>
        </w:rPr>
        <w:t>따라서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스마트폰에서는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서버에서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돌아갈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필요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없이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음성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인식을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빠르게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할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수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있는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작은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</w:t>
      </w:r>
      <w:r w:rsidRPr="006A5876">
        <w:rPr>
          <w:rFonts w:hint="eastAsia"/>
        </w:rPr>
        <w:t>(</w:t>
      </w:r>
      <w:r w:rsidRPr="006A5876">
        <w:rPr>
          <w:rFonts w:hint="eastAsia"/>
        </w:rPr>
        <w:t>학생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</w:t>
      </w:r>
      <w:r w:rsidRPr="006A5876">
        <w:rPr>
          <w:rFonts w:hint="eastAsia"/>
        </w:rPr>
        <w:t>)</w:t>
      </w:r>
      <w:r w:rsidRPr="006A5876">
        <w:rPr>
          <w:rFonts w:hint="eastAsia"/>
        </w:rPr>
        <w:t>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필요함</w:t>
      </w:r>
      <w:r w:rsidRPr="006A5876">
        <w:rPr>
          <w:rFonts w:hint="eastAsia"/>
        </w:rPr>
        <w:t xml:space="preserve">. </w:t>
      </w:r>
      <w:r w:rsidRPr="006A5876">
        <w:rPr>
          <w:rFonts w:hint="eastAsia"/>
        </w:rPr>
        <w:t>학생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교사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모델의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처리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결과를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토대로</w:t>
      </w:r>
      <w:r w:rsidRPr="006A5876">
        <w:rPr>
          <w:rFonts w:hint="eastAsia"/>
        </w:rPr>
        <w:t xml:space="preserve">, </w:t>
      </w:r>
      <w:r w:rsidRPr="006A5876">
        <w:rPr>
          <w:rFonts w:hint="eastAsia"/>
        </w:rPr>
        <w:t>단순히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정답만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도출하는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것이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아닌</w:t>
      </w:r>
      <w:r w:rsidRPr="006A5876">
        <w:rPr>
          <w:rFonts w:hint="eastAsia"/>
        </w:rPr>
        <w:t xml:space="preserve">, </w:t>
      </w:r>
      <w:r w:rsidRPr="006A5876">
        <w:rPr>
          <w:rFonts w:hint="eastAsia"/>
        </w:rPr>
        <w:t>교사가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준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확률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분포를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맞추도록</w:t>
      </w:r>
      <w:r w:rsidRPr="006A5876">
        <w:rPr>
          <w:rFonts w:hint="eastAsia"/>
        </w:rPr>
        <w:t xml:space="preserve"> </w:t>
      </w:r>
      <w:r w:rsidRPr="006A5876">
        <w:rPr>
          <w:rFonts w:hint="eastAsia"/>
        </w:rPr>
        <w:t>훈련됨</w:t>
      </w:r>
    </w:p>
  </w:footnote>
  <w:footnote w:id="13">
    <w:p w14:paraId="1328BFF9" w14:textId="3B4B31E4" w:rsidR="00B83EF0" w:rsidRPr="00332370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원문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>:</w:t>
      </w:r>
      <w:r>
        <w:t xml:space="preserve"> </w:t>
      </w:r>
      <w:hyperlink r:id="rId4" w:history="1">
        <w:r w:rsidRPr="00332370">
          <w:rPr>
            <w:rStyle w:val="ab"/>
          </w:rPr>
          <w:t>https://www.whitehouse.gov/presidential-actions/2025/01/removing-barriers-to-american-leadership-in-artificial-intelligence/</w:t>
        </w:r>
      </w:hyperlink>
    </w:p>
  </w:footnote>
  <w:footnote w:id="14">
    <w:p w14:paraId="2C2F7249" w14:textId="77777777" w:rsidR="00B83EF0" w:rsidRDefault="00B83EF0" w:rsidP="0016653A">
      <w:pPr>
        <w:pStyle w:val="a9"/>
      </w:pPr>
      <w:r>
        <w:rPr>
          <w:rStyle w:val="aa"/>
        </w:rPr>
        <w:footnoteRef/>
      </w:r>
      <w:r>
        <w:t xml:space="preserve"> </w:t>
      </w:r>
      <w:r w:rsidRPr="00405241">
        <w:t>The term “artificial intelligence” means a machine-based system that can, for a given set of human-defined objectives, make predictions, recommendations or decisions influencing real or virtual environments. Artificial intelligence systems use machine and human-based inputs to— (A) perceive real and virtual environments; (B) abstract such perceptions into models through analysis in an automated manner; and (C) use model inference to formulate options for information or action.</w:t>
      </w:r>
    </w:p>
  </w:footnote>
  <w:footnote w:id="15">
    <w:p w14:paraId="2D75B458" w14:textId="60CEC1F0" w:rsidR="00B83EF0" w:rsidRPr="00485896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 w:rsidRPr="00485896">
        <w:t>The Commission publishes guidelines on AI system definition to facilitate the first AI Act’s rules application</w:t>
      </w:r>
      <w:r>
        <w:t xml:space="preserve"> (</w:t>
      </w:r>
      <w:hyperlink r:id="rId5" w:history="1">
        <w:r w:rsidRPr="00485896">
          <w:rPr>
            <w:rStyle w:val="ab"/>
          </w:rPr>
          <w:t>https://digital-strategy.ec.europa.eu/en/library/commission-publishes-guidelines-ai-system-definition-facilitate-first-ai-acts-rules-application</w:t>
        </w:r>
      </w:hyperlink>
      <w:r>
        <w:t>)</w:t>
      </w:r>
    </w:p>
  </w:footnote>
  <w:footnote w:id="16">
    <w:p w14:paraId="250B3FDB" w14:textId="1C30DB71" w:rsidR="00B83EF0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 w:rsidRPr="000A267A">
        <w:t>Commission publishes the Guidelines on prohibited artificial intelligence (AI) practices, as defined by the AI Act.</w:t>
      </w:r>
      <w:r>
        <w:t xml:space="preserve"> (</w:t>
      </w:r>
      <w:hyperlink r:id="rId6" w:history="1">
        <w:r w:rsidRPr="000A267A">
          <w:rPr>
            <w:rStyle w:val="ab"/>
          </w:rPr>
          <w:t>https://digital-strategy.ec.europa.eu/en/library/commission-publishes-guidelines-prohibited-artificial-intelligence-ai-practices-defined-ai-act</w:t>
        </w:r>
      </w:hyperlink>
      <w:r>
        <w:t>)</w:t>
      </w:r>
    </w:p>
  </w:footnote>
  <w:footnote w:id="17">
    <w:p w14:paraId="5E3547A7" w14:textId="6E530C80" w:rsidR="00B83EF0" w:rsidRDefault="00B83EF0" w:rsidP="00621985">
      <w:pPr>
        <w:pStyle w:val="a9"/>
      </w:pPr>
      <w:r>
        <w:rPr>
          <w:rStyle w:val="aa"/>
        </w:rPr>
        <w:footnoteRef/>
      </w:r>
      <w:r>
        <w:t xml:space="preserve"> </w:t>
      </w:r>
      <w:r w:rsidRPr="00451A41">
        <w:rPr>
          <w:rFonts w:hint="eastAsia"/>
          <w:b/>
        </w:rPr>
        <w:t>잠재적</w:t>
      </w:r>
      <w:r w:rsidRPr="00451A41">
        <w:rPr>
          <w:b/>
        </w:rPr>
        <w:t xml:space="preserve">, </w:t>
      </w:r>
      <w:r w:rsidRPr="00451A41">
        <w:rPr>
          <w:rFonts w:hint="eastAsia"/>
          <w:b/>
        </w:rPr>
        <w:t>조작적</w:t>
      </w:r>
      <w:r w:rsidRPr="00451A41">
        <w:rPr>
          <w:b/>
        </w:rPr>
        <w:t xml:space="preserve">, </w:t>
      </w:r>
      <w:r w:rsidRPr="00451A41">
        <w:rPr>
          <w:rFonts w:hint="eastAsia"/>
          <w:b/>
        </w:rPr>
        <w:t>기만적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기술을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활용하여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의사결정을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왜곡시키는</w:t>
      </w:r>
      <w:r w:rsidRPr="00451A41">
        <w:rPr>
          <w:b/>
        </w:rPr>
        <w:t xml:space="preserve"> AI</w:t>
      </w:r>
      <w:r w:rsidRPr="00533275">
        <w:t xml:space="preserve"> </w:t>
      </w:r>
      <w:r>
        <w:t xml:space="preserve">- (a) an AI system that </w:t>
      </w:r>
      <w:r w:rsidRPr="00451A41">
        <w:rPr>
          <w:b/>
        </w:rPr>
        <w:t>deploys subliminal techniques</w:t>
      </w:r>
      <w:r>
        <w:t xml:space="preserve"> beyond a person’s consciousness or </w:t>
      </w:r>
      <w:r w:rsidRPr="00451A41">
        <w:rPr>
          <w:b/>
        </w:rPr>
        <w:t>purposefully manipulative</w:t>
      </w:r>
      <w:r>
        <w:t xml:space="preserve"> or </w:t>
      </w:r>
      <w:r w:rsidRPr="00451A41">
        <w:rPr>
          <w:b/>
        </w:rPr>
        <w:t>deceptive techniques</w:t>
      </w:r>
      <w:r>
        <w:t>, with the objective, or the effect of, materially</w:t>
      </w:r>
      <w:r>
        <w:rPr>
          <w:rFonts w:hint="eastAsia"/>
        </w:rPr>
        <w:t xml:space="preserve"> </w:t>
      </w:r>
      <w:r>
        <w:t>distorting the behaviour of a person or a group of persons by appreciably impairing their ability to make an informed decision, thereby causing a person to take a</w:t>
      </w:r>
      <w:r>
        <w:rPr>
          <w:rFonts w:hint="eastAsia"/>
        </w:rPr>
        <w:t xml:space="preserve"> </w:t>
      </w:r>
      <w:r>
        <w:t>decision that that person would not have otherwise taken in a manner that causes or</w:t>
      </w:r>
      <w:r>
        <w:rPr>
          <w:rFonts w:hint="eastAsia"/>
        </w:rPr>
        <w:t xml:space="preserve"> </w:t>
      </w:r>
      <w:r>
        <w:t>is likely to cause that person, another person or group of persons significant harm;</w:t>
      </w:r>
    </w:p>
    <w:p w14:paraId="3C31657A" w14:textId="03138C21" w:rsidR="00B83EF0" w:rsidRPr="00621985" w:rsidRDefault="00B83EF0" w:rsidP="00621985">
      <w:pPr>
        <w:pStyle w:val="a9"/>
      </w:pPr>
      <w:r w:rsidRPr="00451A41">
        <w:rPr>
          <w:rFonts w:hint="eastAsia"/>
          <w:b/>
        </w:rPr>
        <w:t>취약계층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착취에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관한</w:t>
      </w:r>
      <w:r w:rsidRPr="00451A41">
        <w:rPr>
          <w:b/>
        </w:rPr>
        <w:t xml:space="preserve"> </w:t>
      </w:r>
      <w:r w:rsidRPr="00451A41">
        <w:rPr>
          <w:rFonts w:hint="eastAsia"/>
          <w:b/>
        </w:rPr>
        <w:t>금지된</w:t>
      </w:r>
      <w:r w:rsidRPr="00451A41">
        <w:rPr>
          <w:b/>
        </w:rPr>
        <w:t xml:space="preserve"> AI</w:t>
      </w:r>
      <w:r w:rsidRPr="00533275">
        <w:t xml:space="preserve"> </w:t>
      </w:r>
      <w:r>
        <w:t xml:space="preserve">- (b) an AI system that </w:t>
      </w:r>
      <w:r w:rsidRPr="00451A41">
        <w:rPr>
          <w:b/>
        </w:rPr>
        <w:t>exploits any of the vulnerabilities</w:t>
      </w:r>
      <w:r>
        <w:t xml:space="preserve"> of a person or a specific group of persons </w:t>
      </w:r>
      <w:r w:rsidRPr="00451A41">
        <w:rPr>
          <w:b/>
        </w:rPr>
        <w:t>due to their age, disability or a specific social or economic situation</w:t>
      </w:r>
      <w:r>
        <w:t>, with the objective, or the effect, of materially distorting the behaviour of that person or a person</w:t>
      </w:r>
      <w:r>
        <w:rPr>
          <w:rFonts w:hint="eastAsia"/>
        </w:rPr>
        <w:t xml:space="preserve"> </w:t>
      </w:r>
      <w:r>
        <w:t>belonging to that group in a manner that causes or is reasonably likely to cause that</w:t>
      </w:r>
      <w:r>
        <w:rPr>
          <w:rFonts w:hint="eastAsia"/>
        </w:rPr>
        <w:t xml:space="preserve"> </w:t>
      </w:r>
      <w:r>
        <w:t>person or another person significant harm;</w:t>
      </w:r>
    </w:p>
  </w:footnote>
  <w:footnote w:id="18">
    <w:p w14:paraId="2A960FE0" w14:textId="23FF0E43" w:rsidR="00B83EF0" w:rsidRPr="00D963D0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원문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: </w:t>
      </w:r>
      <w:hyperlink r:id="rId7" w:history="1">
        <w:r w:rsidRPr="00D963D0">
          <w:rPr>
            <w:rStyle w:val="ab"/>
          </w:rPr>
          <w:t>https://www.cac.gov.cn/2022-01/04/c_1642894606364259.htm</w:t>
        </w:r>
      </w:hyperlink>
    </w:p>
  </w:footnote>
  <w:footnote w:id="19">
    <w:p w14:paraId="1A1B2292" w14:textId="1316227B" w:rsidR="00B83EF0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원문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>:</w:t>
      </w:r>
      <w:r>
        <w:t xml:space="preserve"> </w:t>
      </w:r>
      <w:hyperlink r:id="rId8" w:history="1">
        <w:r w:rsidRPr="007D51C1">
          <w:rPr>
            <w:rStyle w:val="ab"/>
          </w:rPr>
          <w:t>https://www.gov.cn/zhengce/zhengceku/2022-12/12/content_5731431.htm</w:t>
        </w:r>
      </w:hyperlink>
    </w:p>
  </w:footnote>
  <w:footnote w:id="20">
    <w:p w14:paraId="288338A6" w14:textId="6733908A" w:rsidR="00B83EF0" w:rsidRDefault="00B83EF0">
      <w:pPr>
        <w:pStyle w:val="a9"/>
      </w:pPr>
      <w:r>
        <w:rPr>
          <w:rStyle w:val="aa"/>
        </w:rPr>
        <w:footnoteRef/>
      </w:r>
      <w:r>
        <w:t xml:space="preserve"> </w:t>
      </w:r>
      <w:hyperlink r:id="rId9" w:history="1">
        <w:r w:rsidRPr="007D51C1">
          <w:rPr>
            <w:rStyle w:val="ab"/>
          </w:rPr>
          <w:t>https://world.moleg.go.kr/web/wli/lgslXmlViewerPage.do?DLD_CFM_NO=AT8SRAKAT6MNUCMMT6BQ&amp;FL_SEQ=100558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209BC" w14:textId="415D246C" w:rsidR="00B83EF0" w:rsidRPr="00356C8E" w:rsidRDefault="00B83EF0" w:rsidP="00356C8E">
    <w:pPr>
      <w:pStyle w:val="a4"/>
      <w:jc w:val="right"/>
      <w:rPr>
        <w:rFonts w:ascii="Calibri" w:hAnsi="Calibri" w:cs="Calibri"/>
        <w:b/>
        <w:i/>
        <w:color w:val="C00000"/>
      </w:rPr>
    </w:pPr>
    <w:r w:rsidRPr="0067048E">
      <w:rPr>
        <w:rFonts w:ascii="Calibri" w:hAnsi="Calibri" w:cs="Calibri"/>
        <w:b/>
        <w:i/>
        <w:color w:val="C00000"/>
      </w:rPr>
      <w:t>PRIVILEGED &amp; CONFIDENTIAL</w:t>
    </w:r>
    <w:r w:rsidRPr="0067048E">
      <w:rPr>
        <w:rFonts w:ascii="Calibri" w:hAnsi="Calibri" w:cs="Calibri"/>
        <w:b/>
        <w:i/>
        <w:color w:val="C00000"/>
      </w:rPr>
      <w:br/>
      <w:t>FOR DISCUSSION PURPOSE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0B95"/>
    <w:multiLevelType w:val="hybridMultilevel"/>
    <w:tmpl w:val="F8989E36"/>
    <w:lvl w:ilvl="0" w:tplc="E4EA815A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  <w:color w:val="auto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E4EA815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F45CED3E">
      <w:start w:val="1"/>
      <w:numFmt w:val="bullet"/>
      <w:lvlText w:val="-"/>
      <w:lvlJc w:val="left"/>
      <w:pPr>
        <w:ind w:left="2000" w:hanging="400"/>
      </w:pPr>
      <w:rPr>
        <w:rFonts w:ascii="바탕체" w:eastAsia="바탕체" w:hAnsi="바탕체" w:hint="default"/>
      </w:rPr>
    </w:lvl>
    <w:lvl w:ilvl="5" w:tplc="9C669F62">
      <w:start w:val="1"/>
      <w:numFmt w:val="bullet"/>
      <w:lvlText w:val="‐"/>
      <w:lvlJc w:val="left"/>
      <w:pPr>
        <w:ind w:left="2400" w:hanging="400"/>
      </w:pPr>
      <w:rPr>
        <w:rFonts w:ascii="Times New Roman" w:hAnsi="Times New Roman" w:cs="Times New Roman" w:hint="default"/>
      </w:rPr>
    </w:lvl>
    <w:lvl w:ilvl="6" w:tplc="0409000B">
      <w:start w:val="1"/>
      <w:numFmt w:val="bullet"/>
      <w:lvlText w:val=""/>
      <w:lvlJc w:val="left"/>
      <w:pPr>
        <w:ind w:left="2800" w:hanging="400"/>
      </w:pPr>
      <w:rPr>
        <w:rFonts w:ascii="Wingdings" w:hAnsi="Wingdings" w:hint="default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3D062BC"/>
    <w:multiLevelType w:val="hybridMultilevel"/>
    <w:tmpl w:val="F036D65C"/>
    <w:lvl w:ilvl="0" w:tplc="2DB01CD8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A7746B"/>
    <w:multiLevelType w:val="multilevel"/>
    <w:tmpl w:val="0ED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037DF"/>
    <w:multiLevelType w:val="multilevel"/>
    <w:tmpl w:val="5C2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FA6A9E"/>
    <w:multiLevelType w:val="hybridMultilevel"/>
    <w:tmpl w:val="F4B2EA84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D32792"/>
    <w:multiLevelType w:val="hybridMultilevel"/>
    <w:tmpl w:val="9B30F964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D243E7E"/>
    <w:multiLevelType w:val="hybridMultilevel"/>
    <w:tmpl w:val="F796DFE4"/>
    <w:lvl w:ilvl="0" w:tplc="9176CDA6">
      <w:start w:val="1"/>
      <w:numFmt w:val="upperRoman"/>
      <w:lvlText w:val="%1."/>
      <w:lvlJc w:val="left"/>
      <w:pPr>
        <w:ind w:left="400" w:firstLine="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FB71420"/>
    <w:multiLevelType w:val="hybridMultilevel"/>
    <w:tmpl w:val="868623E0"/>
    <w:lvl w:ilvl="0" w:tplc="A8B6E9A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854946"/>
    <w:multiLevelType w:val="multilevel"/>
    <w:tmpl w:val="A51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FB4A5A"/>
    <w:multiLevelType w:val="hybridMultilevel"/>
    <w:tmpl w:val="F4B2EA84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E572092"/>
    <w:multiLevelType w:val="multilevel"/>
    <w:tmpl w:val="695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931988"/>
    <w:multiLevelType w:val="hybridMultilevel"/>
    <w:tmpl w:val="541066E0"/>
    <w:lvl w:ilvl="0" w:tplc="1B5AADF2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spacing w:val="3"/>
        <w:sz w:val="23"/>
      </w:rPr>
    </w:lvl>
    <w:lvl w:ilvl="1" w:tplc="2878FE06">
      <w:start w:val="1"/>
      <w:numFmt w:val="ganada"/>
      <w:lvlText w:val="%2."/>
      <w:lvlJc w:val="left"/>
      <w:pPr>
        <w:tabs>
          <w:tab w:val="num" w:pos="1134"/>
        </w:tabs>
        <w:ind w:left="1134" w:hanging="567"/>
      </w:pPr>
      <w:rPr>
        <w:rFonts w:ascii="바탕체" w:eastAsia="바탕체" w:hAnsi="바탕체" w:hint="default"/>
        <w:b w:val="0"/>
        <w:i w:val="0"/>
        <w:sz w:val="23"/>
        <w:szCs w:val="23"/>
      </w:rPr>
    </w:lvl>
    <w:lvl w:ilvl="2" w:tplc="BCEC1CCC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20D41211"/>
    <w:multiLevelType w:val="hybridMultilevel"/>
    <w:tmpl w:val="ED464F70"/>
    <w:lvl w:ilvl="0" w:tplc="E53CBF4A">
      <w:start w:val="1"/>
      <w:numFmt w:val="decimal"/>
      <w:lvlText w:val="(%1)"/>
      <w:lvlJc w:val="left"/>
      <w:pPr>
        <w:ind w:left="8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3E055D"/>
    <w:multiLevelType w:val="multilevel"/>
    <w:tmpl w:val="F86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FA1184"/>
    <w:multiLevelType w:val="hybridMultilevel"/>
    <w:tmpl w:val="5A0CD096"/>
    <w:lvl w:ilvl="0" w:tplc="8E889A40">
      <w:start w:val="1"/>
      <w:numFmt w:val="decimal"/>
      <w:lvlText w:val="(%1)"/>
      <w:lvlJc w:val="left"/>
      <w:pPr>
        <w:ind w:left="800" w:hanging="400"/>
      </w:pPr>
      <w:rPr>
        <w:rFonts w:hint="eastAsia"/>
        <w:b/>
      </w:rPr>
    </w:lvl>
    <w:lvl w:ilvl="1" w:tplc="7F181E5A">
      <w:start w:val="1"/>
      <w:numFmt w:val="ganada"/>
      <w:lvlText w:val="%2."/>
      <w:lvlJc w:val="left"/>
      <w:pPr>
        <w:ind w:left="1235" w:hanging="43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A8FAF2CA">
      <w:start w:val="1"/>
      <w:numFmt w:val="decimal"/>
      <w:lvlText w:val="%4."/>
      <w:lvlJc w:val="left"/>
      <w:pPr>
        <w:ind w:left="4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9FE2ADD"/>
    <w:multiLevelType w:val="multilevel"/>
    <w:tmpl w:val="507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F64A90"/>
    <w:multiLevelType w:val="hybridMultilevel"/>
    <w:tmpl w:val="7E0E8678"/>
    <w:lvl w:ilvl="0" w:tplc="BC4431A4">
      <w:start w:val="1"/>
      <w:numFmt w:val="bullet"/>
      <w:lvlText w:val=""/>
      <w:lvlJc w:val="left"/>
      <w:pPr>
        <w:ind w:left="1535" w:hanging="40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7" w15:restartNumberingAfterBreak="0">
    <w:nsid w:val="2D9E35DB"/>
    <w:multiLevelType w:val="hybridMultilevel"/>
    <w:tmpl w:val="9B0A7DC2"/>
    <w:lvl w:ilvl="0" w:tplc="AF0E20B6">
      <w:start w:val="1"/>
      <w:numFmt w:val="bullet"/>
      <w:lvlText w:val=""/>
      <w:lvlJc w:val="left"/>
      <w:pPr>
        <w:ind w:left="96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8" w15:restartNumberingAfterBreak="0">
    <w:nsid w:val="2DE60E34"/>
    <w:multiLevelType w:val="multilevel"/>
    <w:tmpl w:val="21A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FA7EB0"/>
    <w:multiLevelType w:val="hybridMultilevel"/>
    <w:tmpl w:val="F4B2EA84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57746DB"/>
    <w:multiLevelType w:val="hybridMultilevel"/>
    <w:tmpl w:val="1902B23A"/>
    <w:lvl w:ilvl="0" w:tplc="12AC8C5C">
      <w:numFmt w:val="bullet"/>
      <w:lvlText w:val="-"/>
      <w:lvlJc w:val="left"/>
      <w:pPr>
        <w:ind w:left="2062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250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9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2" w:hanging="400"/>
      </w:pPr>
      <w:rPr>
        <w:rFonts w:ascii="Wingdings" w:hAnsi="Wingdings" w:hint="default"/>
      </w:rPr>
    </w:lvl>
  </w:abstractNum>
  <w:abstractNum w:abstractNumId="21" w15:restartNumberingAfterBreak="0">
    <w:nsid w:val="3AE9355A"/>
    <w:multiLevelType w:val="multilevel"/>
    <w:tmpl w:val="DA3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0472F9"/>
    <w:multiLevelType w:val="multilevel"/>
    <w:tmpl w:val="FAD8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3A04F5"/>
    <w:multiLevelType w:val="multilevel"/>
    <w:tmpl w:val="BDD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15665C"/>
    <w:multiLevelType w:val="multilevel"/>
    <w:tmpl w:val="29C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1B6A67"/>
    <w:multiLevelType w:val="hybridMultilevel"/>
    <w:tmpl w:val="7A00ECB2"/>
    <w:lvl w:ilvl="0" w:tplc="BC4431A4">
      <w:start w:val="1"/>
      <w:numFmt w:val="bullet"/>
      <w:lvlText w:val=""/>
      <w:lvlJc w:val="left"/>
      <w:pPr>
        <w:ind w:left="1535" w:hanging="40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26" w15:restartNumberingAfterBreak="0">
    <w:nsid w:val="4A7A7A38"/>
    <w:multiLevelType w:val="multilevel"/>
    <w:tmpl w:val="223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A274FE"/>
    <w:multiLevelType w:val="multilevel"/>
    <w:tmpl w:val="EE2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666360"/>
    <w:multiLevelType w:val="multilevel"/>
    <w:tmpl w:val="57B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F49DD"/>
    <w:multiLevelType w:val="hybridMultilevel"/>
    <w:tmpl w:val="35600C9E"/>
    <w:lvl w:ilvl="0" w:tplc="9254248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sz w:val="23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3A7662F"/>
    <w:multiLevelType w:val="hybridMultilevel"/>
    <w:tmpl w:val="70DABDC8"/>
    <w:lvl w:ilvl="0" w:tplc="F08AA50E">
      <w:start w:val="1"/>
      <w:numFmt w:val="bullet"/>
      <w:lvlText w:val=""/>
      <w:lvlJc w:val="left"/>
      <w:pPr>
        <w:ind w:left="21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08AA50E">
      <w:start w:val="1"/>
      <w:numFmt w:val="bullet"/>
      <w:lvlText w:val=""/>
      <w:lvlJc w:val="left"/>
      <w:pPr>
        <w:ind w:left="18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9BF31DF"/>
    <w:multiLevelType w:val="multilevel"/>
    <w:tmpl w:val="CD6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9A7D28"/>
    <w:multiLevelType w:val="hybridMultilevel"/>
    <w:tmpl w:val="F4B2EA84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B725DB1"/>
    <w:multiLevelType w:val="hybridMultilevel"/>
    <w:tmpl w:val="1B888C08"/>
    <w:lvl w:ilvl="0" w:tplc="A7D40FE4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AF0E20B6">
      <w:start w:val="1"/>
      <w:numFmt w:val="bullet"/>
      <w:lvlText w:val=""/>
      <w:lvlJc w:val="left"/>
      <w:pPr>
        <w:ind w:left="967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4" w:tplc="2B860D32">
      <w:start w:val="1"/>
      <w:numFmt w:val="bullet"/>
      <w:lvlText w:val=""/>
      <w:lvlJc w:val="left"/>
      <w:pPr>
        <w:ind w:left="2000" w:hanging="40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C271FF2"/>
    <w:multiLevelType w:val="hybridMultilevel"/>
    <w:tmpl w:val="2222BCCE"/>
    <w:lvl w:ilvl="0" w:tplc="C0448D7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31CEF898">
      <w:start w:val="1"/>
      <w:numFmt w:val="bullet"/>
      <w:lvlText w:val="•"/>
      <w:lvlJc w:val="left"/>
      <w:pPr>
        <w:ind w:left="1370" w:hanging="570"/>
      </w:pPr>
      <w:rPr>
        <w:rFonts w:ascii="바탕체" w:eastAsia="바탕체" w:hAnsi="바탕체" w:hint="eastAsia"/>
        <w:lang w:val="en-US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E1813CA"/>
    <w:multiLevelType w:val="multilevel"/>
    <w:tmpl w:val="9B2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87397B"/>
    <w:multiLevelType w:val="hybridMultilevel"/>
    <w:tmpl w:val="CF0EF668"/>
    <w:lvl w:ilvl="0" w:tplc="AF0E20B6">
      <w:start w:val="1"/>
      <w:numFmt w:val="bullet"/>
      <w:lvlText w:val=""/>
      <w:lvlJc w:val="left"/>
      <w:pPr>
        <w:ind w:left="967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67" w:hanging="40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7" w15:restartNumberingAfterBreak="0">
    <w:nsid w:val="60C94379"/>
    <w:multiLevelType w:val="hybridMultilevel"/>
    <w:tmpl w:val="7520C9D0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1152EB1"/>
    <w:multiLevelType w:val="hybridMultilevel"/>
    <w:tmpl w:val="F4B2EA84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2EF39B1"/>
    <w:multiLevelType w:val="multilevel"/>
    <w:tmpl w:val="E94E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00397D"/>
    <w:multiLevelType w:val="multilevel"/>
    <w:tmpl w:val="1218663E"/>
    <w:styleLink w:val="1"/>
    <w:lvl w:ilvl="0">
      <w:start w:val="1"/>
      <w:numFmt w:val="upperRoman"/>
      <w:pStyle w:val="10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spacing w:val="3"/>
        <w:sz w:val="30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ascii="바탕체" w:eastAsia="바탕체" w:hAnsi="바탕체" w:hint="default"/>
        <w:b/>
        <w:i w:val="0"/>
        <w:sz w:val="26"/>
        <w:szCs w:val="23"/>
      </w:rPr>
    </w:lvl>
    <w:lvl w:ilvl="2">
      <w:start w:val="1"/>
      <w:numFmt w:val="ganada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eastAsia"/>
        <w:sz w:val="24"/>
      </w:rPr>
    </w:lvl>
    <w:lvl w:ilvl="3">
      <w:start w:val="1"/>
      <w:numFmt w:val="decimal"/>
      <w:lvlText w:val="%4."/>
      <w:lvlJc w:val="left"/>
      <w:pPr>
        <w:tabs>
          <w:tab w:val="num" w:pos="3134"/>
        </w:tabs>
        <w:ind w:left="313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3534"/>
        </w:tabs>
        <w:ind w:left="353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34"/>
        </w:tabs>
        <w:ind w:left="393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334"/>
        </w:tabs>
        <w:ind w:left="433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4734"/>
        </w:tabs>
        <w:ind w:left="473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134"/>
        </w:tabs>
        <w:ind w:left="5134" w:hanging="400"/>
      </w:pPr>
      <w:rPr>
        <w:rFonts w:hint="eastAsia"/>
      </w:rPr>
    </w:lvl>
  </w:abstractNum>
  <w:abstractNum w:abstractNumId="41" w15:restartNumberingAfterBreak="0">
    <w:nsid w:val="64CF23CD"/>
    <w:multiLevelType w:val="hybridMultilevel"/>
    <w:tmpl w:val="3C32D20C"/>
    <w:lvl w:ilvl="0" w:tplc="AF0E20B6">
      <w:start w:val="1"/>
      <w:numFmt w:val="bullet"/>
      <w:lvlText w:val=""/>
      <w:lvlJc w:val="left"/>
      <w:pPr>
        <w:ind w:left="96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42" w15:restartNumberingAfterBreak="0">
    <w:nsid w:val="691D5C36"/>
    <w:multiLevelType w:val="multilevel"/>
    <w:tmpl w:val="9FE0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970399"/>
    <w:multiLevelType w:val="hybridMultilevel"/>
    <w:tmpl w:val="73A4FD0A"/>
    <w:lvl w:ilvl="0" w:tplc="BC4431A4">
      <w:start w:val="1"/>
      <w:numFmt w:val="bullet"/>
      <w:lvlText w:val=""/>
      <w:lvlJc w:val="left"/>
      <w:pPr>
        <w:ind w:left="1535" w:hanging="40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4" w15:restartNumberingAfterBreak="0">
    <w:nsid w:val="6B962427"/>
    <w:multiLevelType w:val="hybridMultilevel"/>
    <w:tmpl w:val="040EC9B4"/>
    <w:lvl w:ilvl="0" w:tplc="4D867952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E4EA815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F45CED3E">
      <w:start w:val="1"/>
      <w:numFmt w:val="bullet"/>
      <w:lvlText w:val="-"/>
      <w:lvlJc w:val="left"/>
      <w:pPr>
        <w:ind w:left="2000" w:hanging="400"/>
      </w:pPr>
      <w:rPr>
        <w:rFonts w:ascii="바탕체" w:eastAsia="바탕체" w:hAnsi="바탕체" w:hint="default"/>
      </w:rPr>
    </w:lvl>
    <w:lvl w:ilvl="5" w:tplc="9C669F62">
      <w:start w:val="1"/>
      <w:numFmt w:val="bullet"/>
      <w:lvlText w:val="‐"/>
      <w:lvlJc w:val="left"/>
      <w:pPr>
        <w:ind w:left="2400" w:hanging="400"/>
      </w:pPr>
      <w:rPr>
        <w:rFonts w:ascii="Times New Roman" w:hAnsi="Times New Roman" w:cs="Times New Roman" w:hint="default"/>
      </w:rPr>
    </w:lvl>
    <w:lvl w:ilvl="6" w:tplc="0409000B">
      <w:start w:val="1"/>
      <w:numFmt w:val="bullet"/>
      <w:lvlText w:val=""/>
      <w:lvlJc w:val="left"/>
      <w:pPr>
        <w:ind w:left="2800" w:hanging="400"/>
      </w:pPr>
      <w:rPr>
        <w:rFonts w:ascii="Wingdings" w:hAnsi="Wingdings" w:hint="default"/>
      </w:rPr>
    </w:lvl>
    <w:lvl w:ilvl="7" w:tplc="76645DEA">
      <w:numFmt w:val="bullet"/>
      <w:lvlText w:val=""/>
      <w:lvlJc w:val="left"/>
      <w:pPr>
        <w:ind w:left="3160" w:hanging="360"/>
      </w:pPr>
      <w:rPr>
        <w:rFonts w:ascii="Wingdings" w:eastAsia="바탕체" w:hAnsi="Wingdings" w:cs="Times New Roman" w:hint="default"/>
      </w:r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6BCE0CBF"/>
    <w:multiLevelType w:val="hybridMultilevel"/>
    <w:tmpl w:val="59BA9DB0"/>
    <w:lvl w:ilvl="0" w:tplc="04090009">
      <w:start w:val="1"/>
      <w:numFmt w:val="bullet"/>
      <w:lvlText w:val="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6" w15:restartNumberingAfterBreak="0">
    <w:nsid w:val="6FAB4470"/>
    <w:multiLevelType w:val="multilevel"/>
    <w:tmpl w:val="9D7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F1281F"/>
    <w:multiLevelType w:val="hybridMultilevel"/>
    <w:tmpl w:val="2892D0C2"/>
    <w:lvl w:ilvl="0" w:tplc="8214C5AA">
      <w:start w:val="1"/>
      <w:numFmt w:val="bullet"/>
      <w:lvlText w:val="•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BA6EC76E">
      <w:start w:val="1"/>
      <w:numFmt w:val="bullet"/>
      <w:lvlText w:val="­"/>
      <w:lvlJc w:val="left"/>
      <w:pPr>
        <w:ind w:left="800" w:hanging="400"/>
      </w:pPr>
      <w:rPr>
        <w:rFonts w:ascii="Verdana" w:hAnsi="Verdana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8" w15:restartNumberingAfterBreak="0">
    <w:nsid w:val="752D1EC9"/>
    <w:multiLevelType w:val="multilevel"/>
    <w:tmpl w:val="9D6601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eastAsia="바탕체" w:hint="eastAsia"/>
        <w:b/>
        <w:i w:val="0"/>
        <w:sz w:val="23"/>
      </w:rPr>
    </w:lvl>
    <w:lvl w:ilvl="1">
      <w:start w:val="1"/>
      <w:numFmt w:val="ganada"/>
      <w:lvlText w:val="%2."/>
      <w:lvlJc w:val="left"/>
      <w:pPr>
        <w:tabs>
          <w:tab w:val="num" w:pos="1304"/>
        </w:tabs>
        <w:ind w:left="737" w:hanging="567"/>
      </w:pPr>
      <w:rPr>
        <w:rFonts w:hint="default"/>
        <w:b/>
        <w:i w:val="0"/>
        <w:sz w:val="23"/>
        <w:lang w:val="en-US"/>
      </w:rPr>
    </w:lvl>
    <w:lvl w:ilvl="2">
      <w:start w:val="1"/>
      <w:numFmt w:val="decimal"/>
      <w:lvlText w:val="%3)"/>
      <w:lvlJc w:val="left"/>
      <w:pPr>
        <w:tabs>
          <w:tab w:val="num" w:pos="1304"/>
        </w:tabs>
        <w:ind w:left="1304" w:hanging="567"/>
      </w:pPr>
      <w:rPr>
        <w:rFonts w:ascii="Times New Roman" w:eastAsia="바탕체" w:hAnsi="Times New Roman" w:hint="default"/>
        <w:b/>
        <w:i w:val="0"/>
        <w:sz w:val="23"/>
      </w:rPr>
    </w:lvl>
    <w:lvl w:ilvl="3">
      <w:start w:val="1"/>
      <w:numFmt w:val="bullet"/>
      <w:lvlText w:val=""/>
      <w:lvlJc w:val="left"/>
      <w:pPr>
        <w:tabs>
          <w:tab w:val="num" w:pos="1701"/>
        </w:tabs>
        <w:ind w:left="907" w:hanging="453"/>
      </w:pPr>
      <w:rPr>
        <w:rFonts w:ascii="Wingdings" w:hAnsi="Wingdings" w:hint="default"/>
        <w:b w:val="0"/>
        <w:i w:val="0"/>
        <w:sz w:val="23"/>
      </w:rPr>
    </w:lvl>
    <w:lvl w:ilvl="4">
      <w:start w:val="1"/>
      <w:numFmt w:val="bullet"/>
      <w:lvlText w:val=""/>
      <w:lvlJc w:val="left"/>
      <w:pPr>
        <w:tabs>
          <w:tab w:val="num" w:pos="2268"/>
        </w:tabs>
        <w:ind w:left="1985" w:hanging="567"/>
      </w:pPr>
      <w:rPr>
        <w:rFonts w:ascii="Wingdings" w:hAnsi="Wingdings" w:hint="default"/>
        <w:b w:val="0"/>
        <w:i w:val="0"/>
        <w:sz w:val="23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9" w15:restartNumberingAfterBreak="0">
    <w:nsid w:val="7AC7669C"/>
    <w:multiLevelType w:val="hybridMultilevel"/>
    <w:tmpl w:val="4B7C2E2A"/>
    <w:lvl w:ilvl="0" w:tplc="78BAEB5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C8E2B55"/>
    <w:multiLevelType w:val="multilevel"/>
    <w:tmpl w:val="1218663E"/>
    <w:numStyleLink w:val="1"/>
  </w:abstractNum>
  <w:abstractNum w:abstractNumId="51" w15:restartNumberingAfterBreak="0">
    <w:nsid w:val="7E5309F9"/>
    <w:multiLevelType w:val="hybridMultilevel"/>
    <w:tmpl w:val="1318BBD6"/>
    <w:lvl w:ilvl="0" w:tplc="1054D84A">
      <w:start w:val="2024"/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7FD43651"/>
    <w:multiLevelType w:val="multilevel"/>
    <w:tmpl w:val="19E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49"/>
  </w:num>
  <w:num w:numId="3">
    <w:abstractNumId w:val="33"/>
  </w:num>
  <w:num w:numId="4">
    <w:abstractNumId w:val="14"/>
  </w:num>
  <w:num w:numId="5">
    <w:abstractNumId w:val="36"/>
  </w:num>
  <w:num w:numId="6">
    <w:abstractNumId w:val="17"/>
  </w:num>
  <w:num w:numId="7">
    <w:abstractNumId w:val="41"/>
  </w:num>
  <w:num w:numId="8">
    <w:abstractNumId w:val="45"/>
  </w:num>
  <w:num w:numId="9">
    <w:abstractNumId w:val="7"/>
  </w:num>
  <w:num w:numId="10">
    <w:abstractNumId w:val="43"/>
  </w:num>
  <w:num w:numId="11">
    <w:abstractNumId w:val="20"/>
  </w:num>
  <w:num w:numId="12">
    <w:abstractNumId w:val="25"/>
  </w:num>
  <w:num w:numId="13">
    <w:abstractNumId w:val="16"/>
  </w:num>
  <w:num w:numId="14">
    <w:abstractNumId w:val="48"/>
  </w:num>
  <w:num w:numId="15">
    <w:abstractNumId w:val="5"/>
  </w:num>
  <w:num w:numId="16">
    <w:abstractNumId w:val="19"/>
  </w:num>
  <w:num w:numId="17">
    <w:abstractNumId w:val="9"/>
  </w:num>
  <w:num w:numId="18">
    <w:abstractNumId w:val="32"/>
  </w:num>
  <w:num w:numId="19">
    <w:abstractNumId w:val="37"/>
  </w:num>
  <w:num w:numId="20">
    <w:abstractNumId w:val="38"/>
  </w:num>
  <w:num w:numId="21">
    <w:abstractNumId w:val="4"/>
  </w:num>
  <w:num w:numId="22">
    <w:abstractNumId w:val="1"/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6"/>
  </w:num>
  <w:num w:numId="31">
    <w:abstractNumId w:val="40"/>
  </w:num>
  <w:num w:numId="32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33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34">
    <w:abstractNumId w:val="30"/>
  </w:num>
  <w:num w:numId="35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36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37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38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39">
    <w:abstractNumId w:val="51"/>
  </w:num>
  <w:num w:numId="40">
    <w:abstractNumId w:val="44"/>
  </w:num>
  <w:num w:numId="41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2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3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4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5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6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Calibri" w:eastAsia="바탕체" w:hAnsi="Calibri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567"/>
          </w:tabs>
          <w:ind w:left="567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993"/>
          </w:tabs>
          <w:ind w:left="993" w:hanging="567"/>
        </w:pPr>
        <w:rPr>
          <w:rFonts w:hint="eastAsia"/>
          <w:sz w:val="24"/>
          <w:lang w:val="en-US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7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8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49">
    <w:abstractNumId w:val="47"/>
  </w:num>
  <w:num w:numId="50">
    <w:abstractNumId w:val="0"/>
  </w:num>
  <w:num w:numId="51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52">
    <w:abstractNumId w:val="50"/>
    <w:lvlOverride w:ilvl="0">
      <w:startOverride w:val="1"/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startOverride w:val="1"/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startOverride w:val="1"/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startOverride w:val="1"/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startOverride w:val="1"/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53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54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55">
    <w:abstractNumId w:val="12"/>
  </w:num>
  <w:num w:numId="56">
    <w:abstractNumId w:val="34"/>
  </w:num>
  <w:num w:numId="57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58">
    <w:abstractNumId w:val="50"/>
    <w:lvlOverride w:ilvl="0">
      <w:startOverride w:val="1"/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startOverride w:val="1"/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startOverride w:val="1"/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startOverride w:val="1"/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startOverride w:val="1"/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59">
    <w:abstractNumId w:val="50"/>
    <w:lvlOverride w:ilvl="0">
      <w:startOverride w:val="1"/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startOverride w:val="1"/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startOverride w:val="1"/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startOverride w:val="1"/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startOverride w:val="1"/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0">
    <w:abstractNumId w:val="35"/>
  </w:num>
  <w:num w:numId="61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2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3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4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5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6">
    <w:abstractNumId w:val="21"/>
  </w:num>
  <w:num w:numId="67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8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69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70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71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72">
    <w:abstractNumId w:val="29"/>
  </w:num>
  <w:num w:numId="73">
    <w:abstractNumId w:val="15"/>
  </w:num>
  <w:num w:numId="74">
    <w:abstractNumId w:val="10"/>
  </w:num>
  <w:num w:numId="75">
    <w:abstractNumId w:val="42"/>
  </w:num>
  <w:num w:numId="76">
    <w:abstractNumId w:val="39"/>
  </w:num>
  <w:num w:numId="77">
    <w:abstractNumId w:val="46"/>
  </w:num>
  <w:num w:numId="78">
    <w:abstractNumId w:val="31"/>
  </w:num>
  <w:num w:numId="79">
    <w:abstractNumId w:val="8"/>
  </w:num>
  <w:num w:numId="80">
    <w:abstractNumId w:val="28"/>
  </w:num>
  <w:num w:numId="81">
    <w:abstractNumId w:val="2"/>
  </w:num>
  <w:num w:numId="82">
    <w:abstractNumId w:val="26"/>
  </w:num>
  <w:num w:numId="83">
    <w:abstractNumId w:val="22"/>
  </w:num>
  <w:num w:numId="84">
    <w:abstractNumId w:val="13"/>
  </w:num>
  <w:num w:numId="85">
    <w:abstractNumId w:val="18"/>
  </w:num>
  <w:num w:numId="86">
    <w:abstractNumId w:val="24"/>
  </w:num>
  <w:num w:numId="87">
    <w:abstractNumId w:val="27"/>
  </w:num>
  <w:num w:numId="88">
    <w:abstractNumId w:val="3"/>
  </w:num>
  <w:num w:numId="89">
    <w:abstractNumId w:val="23"/>
  </w:num>
  <w:num w:numId="90">
    <w:abstractNumId w:val="52"/>
  </w:num>
  <w:num w:numId="91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 w:numId="92">
    <w:abstractNumId w:val="50"/>
    <w:lvlOverride w:ilvl="0">
      <w:lvl w:ilvl="0">
        <w:start w:val="1"/>
        <w:numFmt w:val="upperRoman"/>
        <w:pStyle w:val="10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eastAsia="바탕체" w:hAnsi="Times New Roman" w:hint="default"/>
          <w:b/>
          <w:i w:val="0"/>
          <w:spacing w:val="3"/>
          <w:sz w:val="30"/>
        </w:rPr>
      </w:lvl>
    </w:lvlOverride>
    <w:lvlOverride w:ilvl="1">
      <w:lvl w:ilvl="1">
        <w:start w:val="1"/>
        <w:numFmt w:val="decimal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ascii="바탕체" w:eastAsia="바탕체" w:hAnsi="바탕체" w:hint="default"/>
          <w:b/>
          <w:i w:val="0"/>
          <w:sz w:val="26"/>
          <w:szCs w:val="23"/>
        </w:rPr>
      </w:lvl>
    </w:lvlOverride>
    <w:lvlOverride w:ilvl="2">
      <w:lvl w:ilvl="2">
        <w:start w:val="1"/>
        <w:numFmt w:val="ganada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eastAsia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134"/>
          </w:tabs>
          <w:ind w:left="3134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tabs>
            <w:tab w:val="num" w:pos="3534"/>
          </w:tabs>
          <w:ind w:left="3534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3934"/>
          </w:tabs>
          <w:ind w:left="3934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334"/>
          </w:tabs>
          <w:ind w:left="4334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tabs>
            <w:tab w:val="num" w:pos="4734"/>
          </w:tabs>
          <w:ind w:left="4734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5134"/>
          </w:tabs>
          <w:ind w:left="5134" w:hanging="400"/>
        </w:pPr>
        <w:rPr>
          <w:rFonts w:hint="eastAsia"/>
        </w:rPr>
      </w:lvl>
    </w:lvlOverride>
  </w:num>
  <w:numIdMacAtCleanup w:val="9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angjoon.yoo">
    <w15:presenceInfo w15:providerId="None" w15:userId="changjoon.yoo"/>
  </w15:person>
  <w15:person w15:author="KWH">
    <w15:presenceInfo w15:providerId="None" w15:userId="KWH"/>
  </w15:person>
  <w15:person w15:author="sungjun.park">
    <w15:presenceInfo w15:providerId="None" w15:userId="sungjun.park"/>
  </w15:person>
  <w15:person w15:author="jiwon.kang">
    <w15:presenceInfo w15:providerId="AD" w15:userId="S-1-5-21-507921405-651377827-682003330-73679"/>
  </w15:person>
  <w15:person w15:author="changjoon.yoo [2]">
    <w15:presenceInfo w15:providerId="AD" w15:userId="S-1-5-21-507921405-651377827-682003330-885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567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86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D3D"/>
    <w:rsid w:val="0000276B"/>
    <w:rsid w:val="00003D99"/>
    <w:rsid w:val="000067E7"/>
    <w:rsid w:val="00006FE9"/>
    <w:rsid w:val="00007FCA"/>
    <w:rsid w:val="00011636"/>
    <w:rsid w:val="000117DE"/>
    <w:rsid w:val="000128F7"/>
    <w:rsid w:val="00021722"/>
    <w:rsid w:val="000217EC"/>
    <w:rsid w:val="0003108F"/>
    <w:rsid w:val="000313FB"/>
    <w:rsid w:val="00031D1A"/>
    <w:rsid w:val="00034FB4"/>
    <w:rsid w:val="00036F2E"/>
    <w:rsid w:val="00037B76"/>
    <w:rsid w:val="000408A4"/>
    <w:rsid w:val="00043BB8"/>
    <w:rsid w:val="00045B11"/>
    <w:rsid w:val="00045D10"/>
    <w:rsid w:val="000464D8"/>
    <w:rsid w:val="00046799"/>
    <w:rsid w:val="000478BE"/>
    <w:rsid w:val="000519BE"/>
    <w:rsid w:val="00052228"/>
    <w:rsid w:val="00052BEC"/>
    <w:rsid w:val="00053935"/>
    <w:rsid w:val="00064283"/>
    <w:rsid w:val="0006746D"/>
    <w:rsid w:val="000709EA"/>
    <w:rsid w:val="00070BAA"/>
    <w:rsid w:val="00071B88"/>
    <w:rsid w:val="000763E2"/>
    <w:rsid w:val="00076797"/>
    <w:rsid w:val="0007713A"/>
    <w:rsid w:val="00077556"/>
    <w:rsid w:val="00084B40"/>
    <w:rsid w:val="00090ED3"/>
    <w:rsid w:val="00091774"/>
    <w:rsid w:val="00093368"/>
    <w:rsid w:val="00096C2E"/>
    <w:rsid w:val="000A0109"/>
    <w:rsid w:val="000A1453"/>
    <w:rsid w:val="000A1959"/>
    <w:rsid w:val="000A1C45"/>
    <w:rsid w:val="000A267A"/>
    <w:rsid w:val="000A2964"/>
    <w:rsid w:val="000A35A6"/>
    <w:rsid w:val="000A6EF1"/>
    <w:rsid w:val="000B0A3F"/>
    <w:rsid w:val="000B0CAA"/>
    <w:rsid w:val="000B10EB"/>
    <w:rsid w:val="000B17DA"/>
    <w:rsid w:val="000B1C65"/>
    <w:rsid w:val="000B3E6B"/>
    <w:rsid w:val="000B4A57"/>
    <w:rsid w:val="000B4C38"/>
    <w:rsid w:val="000B4F46"/>
    <w:rsid w:val="000B6D58"/>
    <w:rsid w:val="000B762C"/>
    <w:rsid w:val="000C0D98"/>
    <w:rsid w:val="000C57A1"/>
    <w:rsid w:val="000C6C0B"/>
    <w:rsid w:val="000D12EC"/>
    <w:rsid w:val="000D17C8"/>
    <w:rsid w:val="000D2E8F"/>
    <w:rsid w:val="000D375E"/>
    <w:rsid w:val="000D3F2E"/>
    <w:rsid w:val="000D405F"/>
    <w:rsid w:val="000D4C4A"/>
    <w:rsid w:val="000D6BC7"/>
    <w:rsid w:val="000E1FAA"/>
    <w:rsid w:val="000E455A"/>
    <w:rsid w:val="000E5094"/>
    <w:rsid w:val="000F21F2"/>
    <w:rsid w:val="000F2F0E"/>
    <w:rsid w:val="000F3E51"/>
    <w:rsid w:val="000F6014"/>
    <w:rsid w:val="00100F38"/>
    <w:rsid w:val="00104677"/>
    <w:rsid w:val="00106490"/>
    <w:rsid w:val="00110A36"/>
    <w:rsid w:val="0011248A"/>
    <w:rsid w:val="0011261D"/>
    <w:rsid w:val="00114174"/>
    <w:rsid w:val="00120902"/>
    <w:rsid w:val="00123C0F"/>
    <w:rsid w:val="001246BF"/>
    <w:rsid w:val="00125C90"/>
    <w:rsid w:val="00126FAC"/>
    <w:rsid w:val="001271E4"/>
    <w:rsid w:val="00130FC7"/>
    <w:rsid w:val="001331B4"/>
    <w:rsid w:val="00133319"/>
    <w:rsid w:val="001356DB"/>
    <w:rsid w:val="001369A9"/>
    <w:rsid w:val="00136A5A"/>
    <w:rsid w:val="00142DDE"/>
    <w:rsid w:val="00145AE6"/>
    <w:rsid w:val="00151D0F"/>
    <w:rsid w:val="00153AF6"/>
    <w:rsid w:val="00155824"/>
    <w:rsid w:val="00156421"/>
    <w:rsid w:val="00156BF6"/>
    <w:rsid w:val="00156FB7"/>
    <w:rsid w:val="00160C9D"/>
    <w:rsid w:val="0016653A"/>
    <w:rsid w:val="001667C8"/>
    <w:rsid w:val="00166E02"/>
    <w:rsid w:val="001675F2"/>
    <w:rsid w:val="00170A57"/>
    <w:rsid w:val="001714B7"/>
    <w:rsid w:val="00175559"/>
    <w:rsid w:val="00176D22"/>
    <w:rsid w:val="0017714A"/>
    <w:rsid w:val="0018201C"/>
    <w:rsid w:val="0018367D"/>
    <w:rsid w:val="0018477F"/>
    <w:rsid w:val="0018480B"/>
    <w:rsid w:val="00185CAD"/>
    <w:rsid w:val="00186A7F"/>
    <w:rsid w:val="00186C93"/>
    <w:rsid w:val="001905D3"/>
    <w:rsid w:val="001957F2"/>
    <w:rsid w:val="00197250"/>
    <w:rsid w:val="001A0458"/>
    <w:rsid w:val="001A0BD5"/>
    <w:rsid w:val="001A1FDC"/>
    <w:rsid w:val="001A685E"/>
    <w:rsid w:val="001B1216"/>
    <w:rsid w:val="001B184B"/>
    <w:rsid w:val="001B4BEB"/>
    <w:rsid w:val="001B5957"/>
    <w:rsid w:val="001B6641"/>
    <w:rsid w:val="001B7D06"/>
    <w:rsid w:val="001C0B8D"/>
    <w:rsid w:val="001C1246"/>
    <w:rsid w:val="001C4F3A"/>
    <w:rsid w:val="001C6F3A"/>
    <w:rsid w:val="001C7D3D"/>
    <w:rsid w:val="001D02D5"/>
    <w:rsid w:val="001D06DE"/>
    <w:rsid w:val="001D12E0"/>
    <w:rsid w:val="001D34AD"/>
    <w:rsid w:val="001D4236"/>
    <w:rsid w:val="001D4496"/>
    <w:rsid w:val="001D6482"/>
    <w:rsid w:val="001E00BB"/>
    <w:rsid w:val="001E00EF"/>
    <w:rsid w:val="001E192E"/>
    <w:rsid w:val="001E4950"/>
    <w:rsid w:val="001E64A9"/>
    <w:rsid w:val="001E6C5F"/>
    <w:rsid w:val="001E7624"/>
    <w:rsid w:val="001F2B2E"/>
    <w:rsid w:val="001F2C15"/>
    <w:rsid w:val="001F2FB1"/>
    <w:rsid w:val="001F62AA"/>
    <w:rsid w:val="002015EF"/>
    <w:rsid w:val="00201B7A"/>
    <w:rsid w:val="00202E74"/>
    <w:rsid w:val="00203E2C"/>
    <w:rsid w:val="00204C96"/>
    <w:rsid w:val="00207EFA"/>
    <w:rsid w:val="00212857"/>
    <w:rsid w:val="00213592"/>
    <w:rsid w:val="002170F3"/>
    <w:rsid w:val="00217EA6"/>
    <w:rsid w:val="0022239D"/>
    <w:rsid w:val="0022300D"/>
    <w:rsid w:val="002255F7"/>
    <w:rsid w:val="002311B8"/>
    <w:rsid w:val="002314DD"/>
    <w:rsid w:val="0023164F"/>
    <w:rsid w:val="00233862"/>
    <w:rsid w:val="0023517B"/>
    <w:rsid w:val="0024004B"/>
    <w:rsid w:val="002415E4"/>
    <w:rsid w:val="0024367D"/>
    <w:rsid w:val="002439B0"/>
    <w:rsid w:val="002442FC"/>
    <w:rsid w:val="0025017B"/>
    <w:rsid w:val="002502F8"/>
    <w:rsid w:val="00250E5F"/>
    <w:rsid w:val="00261A3C"/>
    <w:rsid w:val="00261DC2"/>
    <w:rsid w:val="0026475A"/>
    <w:rsid w:val="00266BFA"/>
    <w:rsid w:val="0027192F"/>
    <w:rsid w:val="00276514"/>
    <w:rsid w:val="0027793A"/>
    <w:rsid w:val="00282F2F"/>
    <w:rsid w:val="00283FCD"/>
    <w:rsid w:val="002A40CB"/>
    <w:rsid w:val="002A5056"/>
    <w:rsid w:val="002A6A35"/>
    <w:rsid w:val="002B2983"/>
    <w:rsid w:val="002B4DCB"/>
    <w:rsid w:val="002B764A"/>
    <w:rsid w:val="002B7BDB"/>
    <w:rsid w:val="002C1E81"/>
    <w:rsid w:val="002C3129"/>
    <w:rsid w:val="002C380A"/>
    <w:rsid w:val="002C3E5A"/>
    <w:rsid w:val="002C4A61"/>
    <w:rsid w:val="002C4F8B"/>
    <w:rsid w:val="002C53C5"/>
    <w:rsid w:val="002C5CB2"/>
    <w:rsid w:val="002C6AE5"/>
    <w:rsid w:val="002D05F2"/>
    <w:rsid w:val="002E261B"/>
    <w:rsid w:val="002E364C"/>
    <w:rsid w:val="002E3BFB"/>
    <w:rsid w:val="002E4FBD"/>
    <w:rsid w:val="002E68AB"/>
    <w:rsid w:val="002E7799"/>
    <w:rsid w:val="002F0451"/>
    <w:rsid w:val="002F0D2C"/>
    <w:rsid w:val="002F278A"/>
    <w:rsid w:val="002F4029"/>
    <w:rsid w:val="002F461B"/>
    <w:rsid w:val="002F5D4F"/>
    <w:rsid w:val="003004FC"/>
    <w:rsid w:val="00301EE9"/>
    <w:rsid w:val="003023C2"/>
    <w:rsid w:val="0030628D"/>
    <w:rsid w:val="00306643"/>
    <w:rsid w:val="00306AC0"/>
    <w:rsid w:val="00306F7F"/>
    <w:rsid w:val="00307EB9"/>
    <w:rsid w:val="003101CC"/>
    <w:rsid w:val="003108CE"/>
    <w:rsid w:val="00311F06"/>
    <w:rsid w:val="00314463"/>
    <w:rsid w:val="0031515B"/>
    <w:rsid w:val="00320186"/>
    <w:rsid w:val="003306EA"/>
    <w:rsid w:val="00331B96"/>
    <w:rsid w:val="00331BB9"/>
    <w:rsid w:val="00332370"/>
    <w:rsid w:val="00332C99"/>
    <w:rsid w:val="00333101"/>
    <w:rsid w:val="003331BD"/>
    <w:rsid w:val="0033360C"/>
    <w:rsid w:val="003338A9"/>
    <w:rsid w:val="00335D0B"/>
    <w:rsid w:val="00336CCB"/>
    <w:rsid w:val="00337B67"/>
    <w:rsid w:val="00340802"/>
    <w:rsid w:val="00344940"/>
    <w:rsid w:val="00345E63"/>
    <w:rsid w:val="00345F45"/>
    <w:rsid w:val="00345F48"/>
    <w:rsid w:val="00350436"/>
    <w:rsid w:val="00351E3E"/>
    <w:rsid w:val="00355DC3"/>
    <w:rsid w:val="0035674C"/>
    <w:rsid w:val="00356C8E"/>
    <w:rsid w:val="003570D6"/>
    <w:rsid w:val="003579FA"/>
    <w:rsid w:val="00362905"/>
    <w:rsid w:val="003646A7"/>
    <w:rsid w:val="003677E0"/>
    <w:rsid w:val="00371FF8"/>
    <w:rsid w:val="00374A2A"/>
    <w:rsid w:val="00375E58"/>
    <w:rsid w:val="00377A38"/>
    <w:rsid w:val="0038236D"/>
    <w:rsid w:val="00383BD6"/>
    <w:rsid w:val="00384960"/>
    <w:rsid w:val="00387333"/>
    <w:rsid w:val="003903BB"/>
    <w:rsid w:val="0039065F"/>
    <w:rsid w:val="00390A84"/>
    <w:rsid w:val="00390EF5"/>
    <w:rsid w:val="0039219A"/>
    <w:rsid w:val="00393F47"/>
    <w:rsid w:val="0039406B"/>
    <w:rsid w:val="00394F93"/>
    <w:rsid w:val="00395316"/>
    <w:rsid w:val="00397483"/>
    <w:rsid w:val="003976F5"/>
    <w:rsid w:val="003A450D"/>
    <w:rsid w:val="003A69AF"/>
    <w:rsid w:val="003A758B"/>
    <w:rsid w:val="003A7A27"/>
    <w:rsid w:val="003B52E1"/>
    <w:rsid w:val="003B640C"/>
    <w:rsid w:val="003B6628"/>
    <w:rsid w:val="003C3F8F"/>
    <w:rsid w:val="003C5D53"/>
    <w:rsid w:val="003D07E7"/>
    <w:rsid w:val="003D2A9A"/>
    <w:rsid w:val="003D31C9"/>
    <w:rsid w:val="003D371F"/>
    <w:rsid w:val="003D472B"/>
    <w:rsid w:val="003D5FAE"/>
    <w:rsid w:val="003E091D"/>
    <w:rsid w:val="003E136A"/>
    <w:rsid w:val="003E1BE9"/>
    <w:rsid w:val="003E33E7"/>
    <w:rsid w:val="003E6DE4"/>
    <w:rsid w:val="003E794D"/>
    <w:rsid w:val="003F4268"/>
    <w:rsid w:val="003F5865"/>
    <w:rsid w:val="003F5B8B"/>
    <w:rsid w:val="003F6BE0"/>
    <w:rsid w:val="003F71EE"/>
    <w:rsid w:val="00401972"/>
    <w:rsid w:val="00405241"/>
    <w:rsid w:val="00407BEF"/>
    <w:rsid w:val="0041094C"/>
    <w:rsid w:val="00413A53"/>
    <w:rsid w:val="00413BD1"/>
    <w:rsid w:val="00414F81"/>
    <w:rsid w:val="00415880"/>
    <w:rsid w:val="00421408"/>
    <w:rsid w:val="00423F48"/>
    <w:rsid w:val="00424A18"/>
    <w:rsid w:val="00427C7E"/>
    <w:rsid w:val="004362D2"/>
    <w:rsid w:val="004368A4"/>
    <w:rsid w:val="00442EA5"/>
    <w:rsid w:val="00444833"/>
    <w:rsid w:val="00445419"/>
    <w:rsid w:val="00447C5E"/>
    <w:rsid w:val="00450070"/>
    <w:rsid w:val="00450DE1"/>
    <w:rsid w:val="00451A41"/>
    <w:rsid w:val="0045207A"/>
    <w:rsid w:val="004521D2"/>
    <w:rsid w:val="00453216"/>
    <w:rsid w:val="00454111"/>
    <w:rsid w:val="004542A3"/>
    <w:rsid w:val="004564E0"/>
    <w:rsid w:val="00457533"/>
    <w:rsid w:val="004627AF"/>
    <w:rsid w:val="0046487E"/>
    <w:rsid w:val="00466439"/>
    <w:rsid w:val="004673F6"/>
    <w:rsid w:val="004679E4"/>
    <w:rsid w:val="00470058"/>
    <w:rsid w:val="004720E8"/>
    <w:rsid w:val="00474666"/>
    <w:rsid w:val="00476670"/>
    <w:rsid w:val="00483147"/>
    <w:rsid w:val="00485896"/>
    <w:rsid w:val="0048670E"/>
    <w:rsid w:val="00487F30"/>
    <w:rsid w:val="00490F8F"/>
    <w:rsid w:val="00492241"/>
    <w:rsid w:val="00492BBE"/>
    <w:rsid w:val="00493AFB"/>
    <w:rsid w:val="0049445F"/>
    <w:rsid w:val="004A2083"/>
    <w:rsid w:val="004A2601"/>
    <w:rsid w:val="004A3A08"/>
    <w:rsid w:val="004A6102"/>
    <w:rsid w:val="004A6991"/>
    <w:rsid w:val="004A6E23"/>
    <w:rsid w:val="004B1C9F"/>
    <w:rsid w:val="004B2595"/>
    <w:rsid w:val="004B2C1B"/>
    <w:rsid w:val="004B3899"/>
    <w:rsid w:val="004B3E8F"/>
    <w:rsid w:val="004B6C7C"/>
    <w:rsid w:val="004B7061"/>
    <w:rsid w:val="004C1C0F"/>
    <w:rsid w:val="004C3A3C"/>
    <w:rsid w:val="004C7B3E"/>
    <w:rsid w:val="004D3463"/>
    <w:rsid w:val="004D36DE"/>
    <w:rsid w:val="004D3B1C"/>
    <w:rsid w:val="004D3C35"/>
    <w:rsid w:val="004D62AE"/>
    <w:rsid w:val="004E0C4A"/>
    <w:rsid w:val="004E22C3"/>
    <w:rsid w:val="004E5876"/>
    <w:rsid w:val="004F0EDD"/>
    <w:rsid w:val="004F2F1C"/>
    <w:rsid w:val="004F7D4D"/>
    <w:rsid w:val="00502734"/>
    <w:rsid w:val="00504572"/>
    <w:rsid w:val="00505EE5"/>
    <w:rsid w:val="00506C42"/>
    <w:rsid w:val="005108B1"/>
    <w:rsid w:val="00516195"/>
    <w:rsid w:val="00516ACA"/>
    <w:rsid w:val="00516EFC"/>
    <w:rsid w:val="005205D2"/>
    <w:rsid w:val="005227AC"/>
    <w:rsid w:val="00523C71"/>
    <w:rsid w:val="00525B5F"/>
    <w:rsid w:val="005270A0"/>
    <w:rsid w:val="005302B6"/>
    <w:rsid w:val="00531ED9"/>
    <w:rsid w:val="00533275"/>
    <w:rsid w:val="00535271"/>
    <w:rsid w:val="00536D46"/>
    <w:rsid w:val="00536EAB"/>
    <w:rsid w:val="005375E4"/>
    <w:rsid w:val="005420EB"/>
    <w:rsid w:val="005436BC"/>
    <w:rsid w:val="0054438D"/>
    <w:rsid w:val="00544BE6"/>
    <w:rsid w:val="00544F9F"/>
    <w:rsid w:val="00547F88"/>
    <w:rsid w:val="00554116"/>
    <w:rsid w:val="00554B11"/>
    <w:rsid w:val="00555E13"/>
    <w:rsid w:val="005609B5"/>
    <w:rsid w:val="00561519"/>
    <w:rsid w:val="005624D9"/>
    <w:rsid w:val="005629B7"/>
    <w:rsid w:val="005644CF"/>
    <w:rsid w:val="00566371"/>
    <w:rsid w:val="00570B23"/>
    <w:rsid w:val="00571AD1"/>
    <w:rsid w:val="005764D2"/>
    <w:rsid w:val="00576F91"/>
    <w:rsid w:val="0057712C"/>
    <w:rsid w:val="00577218"/>
    <w:rsid w:val="0058107A"/>
    <w:rsid w:val="00581C8F"/>
    <w:rsid w:val="00583433"/>
    <w:rsid w:val="00583578"/>
    <w:rsid w:val="00583FB4"/>
    <w:rsid w:val="005950AD"/>
    <w:rsid w:val="005A0067"/>
    <w:rsid w:val="005A0B75"/>
    <w:rsid w:val="005A1705"/>
    <w:rsid w:val="005A46B0"/>
    <w:rsid w:val="005A46C3"/>
    <w:rsid w:val="005A4ABF"/>
    <w:rsid w:val="005A5647"/>
    <w:rsid w:val="005B03F6"/>
    <w:rsid w:val="005B3932"/>
    <w:rsid w:val="005B69DF"/>
    <w:rsid w:val="005C0DED"/>
    <w:rsid w:val="005C0E3C"/>
    <w:rsid w:val="005C1544"/>
    <w:rsid w:val="005C189B"/>
    <w:rsid w:val="005C2003"/>
    <w:rsid w:val="005C201D"/>
    <w:rsid w:val="005C6CB2"/>
    <w:rsid w:val="005D21AF"/>
    <w:rsid w:val="005D272F"/>
    <w:rsid w:val="005D28B2"/>
    <w:rsid w:val="005D4EF0"/>
    <w:rsid w:val="005D5303"/>
    <w:rsid w:val="005D5AE4"/>
    <w:rsid w:val="005D6752"/>
    <w:rsid w:val="005E0555"/>
    <w:rsid w:val="005E0A2E"/>
    <w:rsid w:val="005E1497"/>
    <w:rsid w:val="005E2CBE"/>
    <w:rsid w:val="005E37A2"/>
    <w:rsid w:val="005E4F3C"/>
    <w:rsid w:val="005E61D3"/>
    <w:rsid w:val="005E7BA9"/>
    <w:rsid w:val="005F1BD9"/>
    <w:rsid w:val="005F482F"/>
    <w:rsid w:val="005F5997"/>
    <w:rsid w:val="005F6005"/>
    <w:rsid w:val="005F7617"/>
    <w:rsid w:val="005F7772"/>
    <w:rsid w:val="0060088B"/>
    <w:rsid w:val="00600AD1"/>
    <w:rsid w:val="0060212E"/>
    <w:rsid w:val="00603DB6"/>
    <w:rsid w:val="0060621F"/>
    <w:rsid w:val="00606E14"/>
    <w:rsid w:val="00614D82"/>
    <w:rsid w:val="00621985"/>
    <w:rsid w:val="006219F5"/>
    <w:rsid w:val="00630338"/>
    <w:rsid w:val="0063082D"/>
    <w:rsid w:val="006325C2"/>
    <w:rsid w:val="0064077C"/>
    <w:rsid w:val="0064147E"/>
    <w:rsid w:val="0064460B"/>
    <w:rsid w:val="0064695D"/>
    <w:rsid w:val="00647D1F"/>
    <w:rsid w:val="00647D33"/>
    <w:rsid w:val="00651BEA"/>
    <w:rsid w:val="0065219F"/>
    <w:rsid w:val="00656946"/>
    <w:rsid w:val="006607A1"/>
    <w:rsid w:val="00660BBD"/>
    <w:rsid w:val="00662E03"/>
    <w:rsid w:val="00671A23"/>
    <w:rsid w:val="006736F8"/>
    <w:rsid w:val="00674533"/>
    <w:rsid w:val="00676F32"/>
    <w:rsid w:val="00680D64"/>
    <w:rsid w:val="00680DF2"/>
    <w:rsid w:val="00681099"/>
    <w:rsid w:val="00685E84"/>
    <w:rsid w:val="006868DE"/>
    <w:rsid w:val="0068745C"/>
    <w:rsid w:val="006900BF"/>
    <w:rsid w:val="006901B4"/>
    <w:rsid w:val="006929C1"/>
    <w:rsid w:val="00692F11"/>
    <w:rsid w:val="00693007"/>
    <w:rsid w:val="00695430"/>
    <w:rsid w:val="006A11F5"/>
    <w:rsid w:val="006A1C2D"/>
    <w:rsid w:val="006A1F8D"/>
    <w:rsid w:val="006A4031"/>
    <w:rsid w:val="006A5876"/>
    <w:rsid w:val="006B1C2F"/>
    <w:rsid w:val="006B1D48"/>
    <w:rsid w:val="006B7060"/>
    <w:rsid w:val="006B718C"/>
    <w:rsid w:val="006B71A5"/>
    <w:rsid w:val="006C106B"/>
    <w:rsid w:val="006C142D"/>
    <w:rsid w:val="006C5BC0"/>
    <w:rsid w:val="006C7D90"/>
    <w:rsid w:val="006D3FAE"/>
    <w:rsid w:val="006D5184"/>
    <w:rsid w:val="006D7628"/>
    <w:rsid w:val="006D7761"/>
    <w:rsid w:val="006E004E"/>
    <w:rsid w:val="006E14BA"/>
    <w:rsid w:val="006E15B4"/>
    <w:rsid w:val="006E6D93"/>
    <w:rsid w:val="006E7075"/>
    <w:rsid w:val="006F0212"/>
    <w:rsid w:val="006F0708"/>
    <w:rsid w:val="006F1014"/>
    <w:rsid w:val="006F1B68"/>
    <w:rsid w:val="006F1CDD"/>
    <w:rsid w:val="006F42FC"/>
    <w:rsid w:val="006F5903"/>
    <w:rsid w:val="006F629F"/>
    <w:rsid w:val="006F66B8"/>
    <w:rsid w:val="006F6EC9"/>
    <w:rsid w:val="007009E1"/>
    <w:rsid w:val="00700E12"/>
    <w:rsid w:val="00702B59"/>
    <w:rsid w:val="007033E2"/>
    <w:rsid w:val="007052DD"/>
    <w:rsid w:val="00706518"/>
    <w:rsid w:val="00712E80"/>
    <w:rsid w:val="0071559A"/>
    <w:rsid w:val="00715880"/>
    <w:rsid w:val="00720447"/>
    <w:rsid w:val="00720A01"/>
    <w:rsid w:val="00720CAD"/>
    <w:rsid w:val="007217C6"/>
    <w:rsid w:val="00723106"/>
    <w:rsid w:val="007232AA"/>
    <w:rsid w:val="00723998"/>
    <w:rsid w:val="00726E06"/>
    <w:rsid w:val="0072768B"/>
    <w:rsid w:val="007304A3"/>
    <w:rsid w:val="0073208C"/>
    <w:rsid w:val="00732B80"/>
    <w:rsid w:val="00741AB2"/>
    <w:rsid w:val="00742B7B"/>
    <w:rsid w:val="0074793A"/>
    <w:rsid w:val="00752023"/>
    <w:rsid w:val="00755DBA"/>
    <w:rsid w:val="007561B9"/>
    <w:rsid w:val="007567A1"/>
    <w:rsid w:val="00757228"/>
    <w:rsid w:val="007573CE"/>
    <w:rsid w:val="007612C1"/>
    <w:rsid w:val="00763F64"/>
    <w:rsid w:val="00764BE3"/>
    <w:rsid w:val="00764DF9"/>
    <w:rsid w:val="007718FC"/>
    <w:rsid w:val="007727BA"/>
    <w:rsid w:val="00776C28"/>
    <w:rsid w:val="00777EC9"/>
    <w:rsid w:val="007827B3"/>
    <w:rsid w:val="00783FD9"/>
    <w:rsid w:val="00785879"/>
    <w:rsid w:val="00785AE5"/>
    <w:rsid w:val="0078783C"/>
    <w:rsid w:val="007902F2"/>
    <w:rsid w:val="00790A62"/>
    <w:rsid w:val="00791065"/>
    <w:rsid w:val="00796C1F"/>
    <w:rsid w:val="00797D87"/>
    <w:rsid w:val="007A0125"/>
    <w:rsid w:val="007A17AB"/>
    <w:rsid w:val="007A3B3F"/>
    <w:rsid w:val="007A4709"/>
    <w:rsid w:val="007A7298"/>
    <w:rsid w:val="007B00A8"/>
    <w:rsid w:val="007B00E0"/>
    <w:rsid w:val="007B0211"/>
    <w:rsid w:val="007B0240"/>
    <w:rsid w:val="007B08A2"/>
    <w:rsid w:val="007B2BE6"/>
    <w:rsid w:val="007B3B63"/>
    <w:rsid w:val="007B4F5D"/>
    <w:rsid w:val="007B583C"/>
    <w:rsid w:val="007B600A"/>
    <w:rsid w:val="007B6A06"/>
    <w:rsid w:val="007B73D9"/>
    <w:rsid w:val="007C005D"/>
    <w:rsid w:val="007C309E"/>
    <w:rsid w:val="007C57FB"/>
    <w:rsid w:val="007C5DBA"/>
    <w:rsid w:val="007C6211"/>
    <w:rsid w:val="007D0E49"/>
    <w:rsid w:val="007D1866"/>
    <w:rsid w:val="007D51C1"/>
    <w:rsid w:val="007D68A8"/>
    <w:rsid w:val="007D6D2C"/>
    <w:rsid w:val="007D712D"/>
    <w:rsid w:val="007E0320"/>
    <w:rsid w:val="007E30CE"/>
    <w:rsid w:val="007E3992"/>
    <w:rsid w:val="007E39CB"/>
    <w:rsid w:val="007E3C68"/>
    <w:rsid w:val="007E4FFA"/>
    <w:rsid w:val="007E5DFD"/>
    <w:rsid w:val="007F0CD5"/>
    <w:rsid w:val="007F0FF3"/>
    <w:rsid w:val="007F32AC"/>
    <w:rsid w:val="007F4135"/>
    <w:rsid w:val="00800560"/>
    <w:rsid w:val="0080168B"/>
    <w:rsid w:val="0080293F"/>
    <w:rsid w:val="00804ADF"/>
    <w:rsid w:val="00806D5D"/>
    <w:rsid w:val="00814635"/>
    <w:rsid w:val="00814C89"/>
    <w:rsid w:val="00815D52"/>
    <w:rsid w:val="00816C28"/>
    <w:rsid w:val="00817581"/>
    <w:rsid w:val="0082248F"/>
    <w:rsid w:val="00822AC7"/>
    <w:rsid w:val="00822D76"/>
    <w:rsid w:val="00831C99"/>
    <w:rsid w:val="00831D44"/>
    <w:rsid w:val="008341E0"/>
    <w:rsid w:val="008375DD"/>
    <w:rsid w:val="0084260C"/>
    <w:rsid w:val="00842B69"/>
    <w:rsid w:val="00842D51"/>
    <w:rsid w:val="00842E4C"/>
    <w:rsid w:val="008458E6"/>
    <w:rsid w:val="0084595E"/>
    <w:rsid w:val="0084638D"/>
    <w:rsid w:val="00851192"/>
    <w:rsid w:val="0085130A"/>
    <w:rsid w:val="008522CC"/>
    <w:rsid w:val="00852F28"/>
    <w:rsid w:val="0085407E"/>
    <w:rsid w:val="00856C93"/>
    <w:rsid w:val="00856DDE"/>
    <w:rsid w:val="0086243F"/>
    <w:rsid w:val="00866333"/>
    <w:rsid w:val="0086733A"/>
    <w:rsid w:val="00877579"/>
    <w:rsid w:val="00881C07"/>
    <w:rsid w:val="00881C14"/>
    <w:rsid w:val="008843C3"/>
    <w:rsid w:val="00884A54"/>
    <w:rsid w:val="008853C0"/>
    <w:rsid w:val="00886A0C"/>
    <w:rsid w:val="00890A7E"/>
    <w:rsid w:val="00891B96"/>
    <w:rsid w:val="00893422"/>
    <w:rsid w:val="00895A61"/>
    <w:rsid w:val="00896C0C"/>
    <w:rsid w:val="008A0B38"/>
    <w:rsid w:val="008A2FEF"/>
    <w:rsid w:val="008A740D"/>
    <w:rsid w:val="008A7A52"/>
    <w:rsid w:val="008B43FE"/>
    <w:rsid w:val="008C44B1"/>
    <w:rsid w:val="008C4A2A"/>
    <w:rsid w:val="008C4CF2"/>
    <w:rsid w:val="008C6E0F"/>
    <w:rsid w:val="008C70CC"/>
    <w:rsid w:val="008C7B61"/>
    <w:rsid w:val="008D0959"/>
    <w:rsid w:val="008D16B8"/>
    <w:rsid w:val="008D3A19"/>
    <w:rsid w:val="008D4865"/>
    <w:rsid w:val="008D77CC"/>
    <w:rsid w:val="008E2F1D"/>
    <w:rsid w:val="008E51EE"/>
    <w:rsid w:val="008E6C4B"/>
    <w:rsid w:val="008F73F7"/>
    <w:rsid w:val="009002D0"/>
    <w:rsid w:val="00901352"/>
    <w:rsid w:val="00902B76"/>
    <w:rsid w:val="00903414"/>
    <w:rsid w:val="00903FD3"/>
    <w:rsid w:val="00905D4A"/>
    <w:rsid w:val="00906EA9"/>
    <w:rsid w:val="00913DDF"/>
    <w:rsid w:val="00914705"/>
    <w:rsid w:val="0091658E"/>
    <w:rsid w:val="00917151"/>
    <w:rsid w:val="009202F1"/>
    <w:rsid w:val="00921C26"/>
    <w:rsid w:val="009232B6"/>
    <w:rsid w:val="0092428D"/>
    <w:rsid w:val="009246E8"/>
    <w:rsid w:val="00924BAD"/>
    <w:rsid w:val="00931681"/>
    <w:rsid w:val="009325DE"/>
    <w:rsid w:val="00934130"/>
    <w:rsid w:val="00937159"/>
    <w:rsid w:val="009374B4"/>
    <w:rsid w:val="009405E1"/>
    <w:rsid w:val="00945CDA"/>
    <w:rsid w:val="009469D7"/>
    <w:rsid w:val="00952E78"/>
    <w:rsid w:val="00953E76"/>
    <w:rsid w:val="009556E9"/>
    <w:rsid w:val="0095590D"/>
    <w:rsid w:val="00956258"/>
    <w:rsid w:val="00956841"/>
    <w:rsid w:val="00960139"/>
    <w:rsid w:val="00961C9F"/>
    <w:rsid w:val="00961ED1"/>
    <w:rsid w:val="00962401"/>
    <w:rsid w:val="009634DC"/>
    <w:rsid w:val="009647A2"/>
    <w:rsid w:val="00964D24"/>
    <w:rsid w:val="009652DA"/>
    <w:rsid w:val="00967206"/>
    <w:rsid w:val="00971341"/>
    <w:rsid w:val="00972547"/>
    <w:rsid w:val="00973D0A"/>
    <w:rsid w:val="00974DD9"/>
    <w:rsid w:val="00976412"/>
    <w:rsid w:val="00976CD7"/>
    <w:rsid w:val="009779B3"/>
    <w:rsid w:val="00980B39"/>
    <w:rsid w:val="00980CA3"/>
    <w:rsid w:val="00980E28"/>
    <w:rsid w:val="00981CF7"/>
    <w:rsid w:val="0098224F"/>
    <w:rsid w:val="009828D2"/>
    <w:rsid w:val="0098397E"/>
    <w:rsid w:val="00985814"/>
    <w:rsid w:val="009867FD"/>
    <w:rsid w:val="00987ADE"/>
    <w:rsid w:val="00987BBF"/>
    <w:rsid w:val="009902B6"/>
    <w:rsid w:val="0099145A"/>
    <w:rsid w:val="009935FB"/>
    <w:rsid w:val="0099421A"/>
    <w:rsid w:val="00994774"/>
    <w:rsid w:val="00994958"/>
    <w:rsid w:val="00995B32"/>
    <w:rsid w:val="009966FF"/>
    <w:rsid w:val="009A03B2"/>
    <w:rsid w:val="009A409B"/>
    <w:rsid w:val="009A66F7"/>
    <w:rsid w:val="009A6A29"/>
    <w:rsid w:val="009B17FA"/>
    <w:rsid w:val="009B4E3E"/>
    <w:rsid w:val="009B50DF"/>
    <w:rsid w:val="009B5E62"/>
    <w:rsid w:val="009B667F"/>
    <w:rsid w:val="009B6E93"/>
    <w:rsid w:val="009B7A33"/>
    <w:rsid w:val="009C1D7C"/>
    <w:rsid w:val="009C2AF5"/>
    <w:rsid w:val="009D2EFE"/>
    <w:rsid w:val="009D494B"/>
    <w:rsid w:val="009E26F7"/>
    <w:rsid w:val="009E34CE"/>
    <w:rsid w:val="009E38B1"/>
    <w:rsid w:val="009E3A03"/>
    <w:rsid w:val="009E5CFC"/>
    <w:rsid w:val="009E7311"/>
    <w:rsid w:val="009E7411"/>
    <w:rsid w:val="009F1B38"/>
    <w:rsid w:val="009F49F7"/>
    <w:rsid w:val="009F6FB6"/>
    <w:rsid w:val="00A06858"/>
    <w:rsid w:val="00A12785"/>
    <w:rsid w:val="00A13787"/>
    <w:rsid w:val="00A2061C"/>
    <w:rsid w:val="00A20AFD"/>
    <w:rsid w:val="00A2164D"/>
    <w:rsid w:val="00A266DE"/>
    <w:rsid w:val="00A27FF7"/>
    <w:rsid w:val="00A31807"/>
    <w:rsid w:val="00A32E32"/>
    <w:rsid w:val="00A37811"/>
    <w:rsid w:val="00A40618"/>
    <w:rsid w:val="00A40713"/>
    <w:rsid w:val="00A410B3"/>
    <w:rsid w:val="00A412FE"/>
    <w:rsid w:val="00A44612"/>
    <w:rsid w:val="00A53763"/>
    <w:rsid w:val="00A539DD"/>
    <w:rsid w:val="00A55CAB"/>
    <w:rsid w:val="00A56238"/>
    <w:rsid w:val="00A5693E"/>
    <w:rsid w:val="00A6031C"/>
    <w:rsid w:val="00A60CF1"/>
    <w:rsid w:val="00A61379"/>
    <w:rsid w:val="00A627B6"/>
    <w:rsid w:val="00A62B1D"/>
    <w:rsid w:val="00A63A3C"/>
    <w:rsid w:val="00A64498"/>
    <w:rsid w:val="00A66AE3"/>
    <w:rsid w:val="00A67901"/>
    <w:rsid w:val="00A71EAE"/>
    <w:rsid w:val="00A72A2E"/>
    <w:rsid w:val="00A7436F"/>
    <w:rsid w:val="00A753C6"/>
    <w:rsid w:val="00A819B4"/>
    <w:rsid w:val="00A83319"/>
    <w:rsid w:val="00A84A5A"/>
    <w:rsid w:val="00A85496"/>
    <w:rsid w:val="00A86D8D"/>
    <w:rsid w:val="00A90740"/>
    <w:rsid w:val="00A90B89"/>
    <w:rsid w:val="00A90D40"/>
    <w:rsid w:val="00A91728"/>
    <w:rsid w:val="00A91964"/>
    <w:rsid w:val="00A91DB0"/>
    <w:rsid w:val="00A93441"/>
    <w:rsid w:val="00A949A8"/>
    <w:rsid w:val="00A95A8A"/>
    <w:rsid w:val="00AB160A"/>
    <w:rsid w:val="00AB3654"/>
    <w:rsid w:val="00AB5F19"/>
    <w:rsid w:val="00AB648E"/>
    <w:rsid w:val="00AC1269"/>
    <w:rsid w:val="00AC18F3"/>
    <w:rsid w:val="00AC4C7E"/>
    <w:rsid w:val="00AC62AE"/>
    <w:rsid w:val="00AC794B"/>
    <w:rsid w:val="00AD0046"/>
    <w:rsid w:val="00AD4EF4"/>
    <w:rsid w:val="00AD4F80"/>
    <w:rsid w:val="00AD508C"/>
    <w:rsid w:val="00AD5A67"/>
    <w:rsid w:val="00AD61E3"/>
    <w:rsid w:val="00AD7B64"/>
    <w:rsid w:val="00AE0C49"/>
    <w:rsid w:val="00AE1570"/>
    <w:rsid w:val="00AE33DD"/>
    <w:rsid w:val="00AE34B6"/>
    <w:rsid w:val="00AE40A5"/>
    <w:rsid w:val="00AE4C2A"/>
    <w:rsid w:val="00AE515F"/>
    <w:rsid w:val="00AE53DE"/>
    <w:rsid w:val="00AE649D"/>
    <w:rsid w:val="00AE69C1"/>
    <w:rsid w:val="00AE7C9E"/>
    <w:rsid w:val="00AF43CB"/>
    <w:rsid w:val="00AF7053"/>
    <w:rsid w:val="00B00DED"/>
    <w:rsid w:val="00B04D26"/>
    <w:rsid w:val="00B12AC5"/>
    <w:rsid w:val="00B135B9"/>
    <w:rsid w:val="00B13CF2"/>
    <w:rsid w:val="00B17748"/>
    <w:rsid w:val="00B20CBA"/>
    <w:rsid w:val="00B22162"/>
    <w:rsid w:val="00B31B4C"/>
    <w:rsid w:val="00B3250C"/>
    <w:rsid w:val="00B3365C"/>
    <w:rsid w:val="00B33D5D"/>
    <w:rsid w:val="00B368D3"/>
    <w:rsid w:val="00B376CC"/>
    <w:rsid w:val="00B453EE"/>
    <w:rsid w:val="00B4593F"/>
    <w:rsid w:val="00B4617E"/>
    <w:rsid w:val="00B474DA"/>
    <w:rsid w:val="00B507D3"/>
    <w:rsid w:val="00B50BAC"/>
    <w:rsid w:val="00B50F43"/>
    <w:rsid w:val="00B511A4"/>
    <w:rsid w:val="00B51528"/>
    <w:rsid w:val="00B53D52"/>
    <w:rsid w:val="00B55141"/>
    <w:rsid w:val="00B557AA"/>
    <w:rsid w:val="00B61CFD"/>
    <w:rsid w:val="00B6292E"/>
    <w:rsid w:val="00B6579B"/>
    <w:rsid w:val="00B67558"/>
    <w:rsid w:val="00B7156D"/>
    <w:rsid w:val="00B746C0"/>
    <w:rsid w:val="00B749ED"/>
    <w:rsid w:val="00B76850"/>
    <w:rsid w:val="00B771D0"/>
    <w:rsid w:val="00B80D1D"/>
    <w:rsid w:val="00B821CC"/>
    <w:rsid w:val="00B83117"/>
    <w:rsid w:val="00B83EF0"/>
    <w:rsid w:val="00B85381"/>
    <w:rsid w:val="00B86B7B"/>
    <w:rsid w:val="00B875F2"/>
    <w:rsid w:val="00B87678"/>
    <w:rsid w:val="00B92245"/>
    <w:rsid w:val="00B947E3"/>
    <w:rsid w:val="00B97B82"/>
    <w:rsid w:val="00BA1E2F"/>
    <w:rsid w:val="00BA3838"/>
    <w:rsid w:val="00BB1A13"/>
    <w:rsid w:val="00BB1CC0"/>
    <w:rsid w:val="00BB3218"/>
    <w:rsid w:val="00BB3552"/>
    <w:rsid w:val="00BB3EEE"/>
    <w:rsid w:val="00BB5E9A"/>
    <w:rsid w:val="00BB6102"/>
    <w:rsid w:val="00BC405E"/>
    <w:rsid w:val="00BD04DB"/>
    <w:rsid w:val="00BD2BD3"/>
    <w:rsid w:val="00BD2E56"/>
    <w:rsid w:val="00BD53DB"/>
    <w:rsid w:val="00BD638B"/>
    <w:rsid w:val="00BD7BEA"/>
    <w:rsid w:val="00BE2C7A"/>
    <w:rsid w:val="00BE2D31"/>
    <w:rsid w:val="00BE4AD1"/>
    <w:rsid w:val="00BE4E0C"/>
    <w:rsid w:val="00BE5213"/>
    <w:rsid w:val="00BE635D"/>
    <w:rsid w:val="00BE63B0"/>
    <w:rsid w:val="00BE7523"/>
    <w:rsid w:val="00BF1E7F"/>
    <w:rsid w:val="00BF2E37"/>
    <w:rsid w:val="00BF306B"/>
    <w:rsid w:val="00BF6283"/>
    <w:rsid w:val="00BF751B"/>
    <w:rsid w:val="00C00DFA"/>
    <w:rsid w:val="00C03FCD"/>
    <w:rsid w:val="00C042C4"/>
    <w:rsid w:val="00C05780"/>
    <w:rsid w:val="00C0616F"/>
    <w:rsid w:val="00C0691B"/>
    <w:rsid w:val="00C10B5F"/>
    <w:rsid w:val="00C1707F"/>
    <w:rsid w:val="00C1760C"/>
    <w:rsid w:val="00C203B6"/>
    <w:rsid w:val="00C220D6"/>
    <w:rsid w:val="00C2255D"/>
    <w:rsid w:val="00C26198"/>
    <w:rsid w:val="00C26A9D"/>
    <w:rsid w:val="00C34CCA"/>
    <w:rsid w:val="00C34DB5"/>
    <w:rsid w:val="00C43935"/>
    <w:rsid w:val="00C461FD"/>
    <w:rsid w:val="00C47A37"/>
    <w:rsid w:val="00C50B0D"/>
    <w:rsid w:val="00C53CD0"/>
    <w:rsid w:val="00C5468B"/>
    <w:rsid w:val="00C554CC"/>
    <w:rsid w:val="00C56A9B"/>
    <w:rsid w:val="00C60BEF"/>
    <w:rsid w:val="00C612F0"/>
    <w:rsid w:val="00C61425"/>
    <w:rsid w:val="00C614EE"/>
    <w:rsid w:val="00C62A47"/>
    <w:rsid w:val="00C64A78"/>
    <w:rsid w:val="00C65002"/>
    <w:rsid w:val="00C65EAB"/>
    <w:rsid w:val="00C707A3"/>
    <w:rsid w:val="00C72FCC"/>
    <w:rsid w:val="00C74F04"/>
    <w:rsid w:val="00C74FCA"/>
    <w:rsid w:val="00C7611E"/>
    <w:rsid w:val="00C77528"/>
    <w:rsid w:val="00C77A76"/>
    <w:rsid w:val="00C86BBB"/>
    <w:rsid w:val="00C917B7"/>
    <w:rsid w:val="00C94E2B"/>
    <w:rsid w:val="00C97873"/>
    <w:rsid w:val="00CA0FF8"/>
    <w:rsid w:val="00CA29C1"/>
    <w:rsid w:val="00CA2D53"/>
    <w:rsid w:val="00CA61F7"/>
    <w:rsid w:val="00CA6898"/>
    <w:rsid w:val="00CA6BB3"/>
    <w:rsid w:val="00CA7F4A"/>
    <w:rsid w:val="00CB22E7"/>
    <w:rsid w:val="00CB2CD9"/>
    <w:rsid w:val="00CB3E99"/>
    <w:rsid w:val="00CB4E28"/>
    <w:rsid w:val="00CC1C37"/>
    <w:rsid w:val="00CC275A"/>
    <w:rsid w:val="00CC40D2"/>
    <w:rsid w:val="00CC4A25"/>
    <w:rsid w:val="00CC5119"/>
    <w:rsid w:val="00CC5F58"/>
    <w:rsid w:val="00CD0057"/>
    <w:rsid w:val="00CD090D"/>
    <w:rsid w:val="00CD0DE4"/>
    <w:rsid w:val="00CD30CF"/>
    <w:rsid w:val="00CD6D74"/>
    <w:rsid w:val="00CE22CA"/>
    <w:rsid w:val="00CE2674"/>
    <w:rsid w:val="00CE3B08"/>
    <w:rsid w:val="00CE44B0"/>
    <w:rsid w:val="00CE477B"/>
    <w:rsid w:val="00CE6E9E"/>
    <w:rsid w:val="00CF0768"/>
    <w:rsid w:val="00CF5443"/>
    <w:rsid w:val="00CF755F"/>
    <w:rsid w:val="00CF7CCC"/>
    <w:rsid w:val="00D02710"/>
    <w:rsid w:val="00D02CDB"/>
    <w:rsid w:val="00D03D85"/>
    <w:rsid w:val="00D062C3"/>
    <w:rsid w:val="00D06329"/>
    <w:rsid w:val="00D06FEB"/>
    <w:rsid w:val="00D1044C"/>
    <w:rsid w:val="00D11957"/>
    <w:rsid w:val="00D12D0F"/>
    <w:rsid w:val="00D14A53"/>
    <w:rsid w:val="00D15EF3"/>
    <w:rsid w:val="00D167A1"/>
    <w:rsid w:val="00D2023E"/>
    <w:rsid w:val="00D20A86"/>
    <w:rsid w:val="00D235B3"/>
    <w:rsid w:val="00D24BAA"/>
    <w:rsid w:val="00D25A0E"/>
    <w:rsid w:val="00D25F61"/>
    <w:rsid w:val="00D31519"/>
    <w:rsid w:val="00D36378"/>
    <w:rsid w:val="00D37B4C"/>
    <w:rsid w:val="00D37C4A"/>
    <w:rsid w:val="00D437DF"/>
    <w:rsid w:val="00D526CF"/>
    <w:rsid w:val="00D52B5B"/>
    <w:rsid w:val="00D538F2"/>
    <w:rsid w:val="00D54138"/>
    <w:rsid w:val="00D56284"/>
    <w:rsid w:val="00D56981"/>
    <w:rsid w:val="00D57B78"/>
    <w:rsid w:val="00D60633"/>
    <w:rsid w:val="00D61485"/>
    <w:rsid w:val="00D62189"/>
    <w:rsid w:val="00D64507"/>
    <w:rsid w:val="00D64ED3"/>
    <w:rsid w:val="00D674A5"/>
    <w:rsid w:val="00D703F7"/>
    <w:rsid w:val="00D719D7"/>
    <w:rsid w:val="00D734F1"/>
    <w:rsid w:val="00D77743"/>
    <w:rsid w:val="00D8168E"/>
    <w:rsid w:val="00D86F58"/>
    <w:rsid w:val="00D87D2A"/>
    <w:rsid w:val="00D87E97"/>
    <w:rsid w:val="00D91511"/>
    <w:rsid w:val="00D94A72"/>
    <w:rsid w:val="00D9503B"/>
    <w:rsid w:val="00D963D0"/>
    <w:rsid w:val="00DA09D0"/>
    <w:rsid w:val="00DA3C5F"/>
    <w:rsid w:val="00DA40DB"/>
    <w:rsid w:val="00DA462F"/>
    <w:rsid w:val="00DB32BF"/>
    <w:rsid w:val="00DB3CA6"/>
    <w:rsid w:val="00DB3CDD"/>
    <w:rsid w:val="00DC13A3"/>
    <w:rsid w:val="00DC149F"/>
    <w:rsid w:val="00DC1860"/>
    <w:rsid w:val="00DC29A4"/>
    <w:rsid w:val="00DC6893"/>
    <w:rsid w:val="00DC7119"/>
    <w:rsid w:val="00DC7339"/>
    <w:rsid w:val="00DD2213"/>
    <w:rsid w:val="00DD5BC8"/>
    <w:rsid w:val="00DD5F55"/>
    <w:rsid w:val="00DD68C3"/>
    <w:rsid w:val="00DE5F14"/>
    <w:rsid w:val="00DF131E"/>
    <w:rsid w:val="00DF1A1B"/>
    <w:rsid w:val="00DF1FB8"/>
    <w:rsid w:val="00DF30B7"/>
    <w:rsid w:val="00DF573A"/>
    <w:rsid w:val="00DF6588"/>
    <w:rsid w:val="00E07CBE"/>
    <w:rsid w:val="00E1064A"/>
    <w:rsid w:val="00E132FB"/>
    <w:rsid w:val="00E14FF1"/>
    <w:rsid w:val="00E17DF3"/>
    <w:rsid w:val="00E20AC4"/>
    <w:rsid w:val="00E21E66"/>
    <w:rsid w:val="00E224B3"/>
    <w:rsid w:val="00E225AC"/>
    <w:rsid w:val="00E22620"/>
    <w:rsid w:val="00E2476C"/>
    <w:rsid w:val="00E24EE9"/>
    <w:rsid w:val="00E267E3"/>
    <w:rsid w:val="00E273C5"/>
    <w:rsid w:val="00E344E5"/>
    <w:rsid w:val="00E3481C"/>
    <w:rsid w:val="00E36A53"/>
    <w:rsid w:val="00E41848"/>
    <w:rsid w:val="00E4250E"/>
    <w:rsid w:val="00E43BFF"/>
    <w:rsid w:val="00E444E0"/>
    <w:rsid w:val="00E44B4D"/>
    <w:rsid w:val="00E46A10"/>
    <w:rsid w:val="00E46B56"/>
    <w:rsid w:val="00E47802"/>
    <w:rsid w:val="00E51E71"/>
    <w:rsid w:val="00E53423"/>
    <w:rsid w:val="00E53AD7"/>
    <w:rsid w:val="00E54435"/>
    <w:rsid w:val="00E6183E"/>
    <w:rsid w:val="00E6244E"/>
    <w:rsid w:val="00E64D3D"/>
    <w:rsid w:val="00E651A6"/>
    <w:rsid w:val="00E67984"/>
    <w:rsid w:val="00E712E9"/>
    <w:rsid w:val="00E73907"/>
    <w:rsid w:val="00E73B85"/>
    <w:rsid w:val="00E73D36"/>
    <w:rsid w:val="00E8174C"/>
    <w:rsid w:val="00E82612"/>
    <w:rsid w:val="00E82E35"/>
    <w:rsid w:val="00E840F5"/>
    <w:rsid w:val="00E84CC4"/>
    <w:rsid w:val="00E85916"/>
    <w:rsid w:val="00E85B0B"/>
    <w:rsid w:val="00E86763"/>
    <w:rsid w:val="00EA01B6"/>
    <w:rsid w:val="00EA1FF6"/>
    <w:rsid w:val="00EA36C2"/>
    <w:rsid w:val="00EA4233"/>
    <w:rsid w:val="00EA6DAE"/>
    <w:rsid w:val="00EB32BC"/>
    <w:rsid w:val="00EC236C"/>
    <w:rsid w:val="00EC2FD4"/>
    <w:rsid w:val="00EC44F6"/>
    <w:rsid w:val="00EC56C8"/>
    <w:rsid w:val="00EC5BA4"/>
    <w:rsid w:val="00EC5BC1"/>
    <w:rsid w:val="00EC758C"/>
    <w:rsid w:val="00ED01FD"/>
    <w:rsid w:val="00ED3AD0"/>
    <w:rsid w:val="00ED3DEE"/>
    <w:rsid w:val="00ED6C69"/>
    <w:rsid w:val="00ED7956"/>
    <w:rsid w:val="00EE1E2C"/>
    <w:rsid w:val="00EE7B92"/>
    <w:rsid w:val="00EF5B8D"/>
    <w:rsid w:val="00EF7FB5"/>
    <w:rsid w:val="00F00347"/>
    <w:rsid w:val="00F0066B"/>
    <w:rsid w:val="00F011AF"/>
    <w:rsid w:val="00F01610"/>
    <w:rsid w:val="00F02F9E"/>
    <w:rsid w:val="00F04E90"/>
    <w:rsid w:val="00F078D4"/>
    <w:rsid w:val="00F1035E"/>
    <w:rsid w:val="00F109A7"/>
    <w:rsid w:val="00F133B8"/>
    <w:rsid w:val="00F1462A"/>
    <w:rsid w:val="00F16688"/>
    <w:rsid w:val="00F20719"/>
    <w:rsid w:val="00F230D4"/>
    <w:rsid w:val="00F24BD6"/>
    <w:rsid w:val="00F24FCE"/>
    <w:rsid w:val="00F27D43"/>
    <w:rsid w:val="00F30495"/>
    <w:rsid w:val="00F31FC8"/>
    <w:rsid w:val="00F34103"/>
    <w:rsid w:val="00F40325"/>
    <w:rsid w:val="00F4034C"/>
    <w:rsid w:val="00F5524B"/>
    <w:rsid w:val="00F559D0"/>
    <w:rsid w:val="00F57AF4"/>
    <w:rsid w:val="00F57ECF"/>
    <w:rsid w:val="00F67726"/>
    <w:rsid w:val="00F707D7"/>
    <w:rsid w:val="00F71BC0"/>
    <w:rsid w:val="00F72571"/>
    <w:rsid w:val="00F73B2D"/>
    <w:rsid w:val="00F742A2"/>
    <w:rsid w:val="00F76294"/>
    <w:rsid w:val="00F7680F"/>
    <w:rsid w:val="00F77470"/>
    <w:rsid w:val="00F777DA"/>
    <w:rsid w:val="00F816E4"/>
    <w:rsid w:val="00F8192F"/>
    <w:rsid w:val="00F82A85"/>
    <w:rsid w:val="00F82AA2"/>
    <w:rsid w:val="00F82B83"/>
    <w:rsid w:val="00F835C3"/>
    <w:rsid w:val="00F84597"/>
    <w:rsid w:val="00F846DB"/>
    <w:rsid w:val="00F84CA1"/>
    <w:rsid w:val="00F85563"/>
    <w:rsid w:val="00F86BDB"/>
    <w:rsid w:val="00F879FF"/>
    <w:rsid w:val="00F92694"/>
    <w:rsid w:val="00F92D40"/>
    <w:rsid w:val="00F93436"/>
    <w:rsid w:val="00F94063"/>
    <w:rsid w:val="00F94933"/>
    <w:rsid w:val="00F94F30"/>
    <w:rsid w:val="00F954E9"/>
    <w:rsid w:val="00FA11A5"/>
    <w:rsid w:val="00FA22AA"/>
    <w:rsid w:val="00FA404F"/>
    <w:rsid w:val="00FA588F"/>
    <w:rsid w:val="00FA62EA"/>
    <w:rsid w:val="00FB1DE5"/>
    <w:rsid w:val="00FB3800"/>
    <w:rsid w:val="00FB41A2"/>
    <w:rsid w:val="00FB52CF"/>
    <w:rsid w:val="00FB53BE"/>
    <w:rsid w:val="00FB69DE"/>
    <w:rsid w:val="00FC157C"/>
    <w:rsid w:val="00FC27C7"/>
    <w:rsid w:val="00FC2EAD"/>
    <w:rsid w:val="00FC475B"/>
    <w:rsid w:val="00FC5516"/>
    <w:rsid w:val="00FC64B1"/>
    <w:rsid w:val="00FC70C7"/>
    <w:rsid w:val="00FD070D"/>
    <w:rsid w:val="00FD0A50"/>
    <w:rsid w:val="00FD2159"/>
    <w:rsid w:val="00FD26E0"/>
    <w:rsid w:val="00FD5E77"/>
    <w:rsid w:val="00FD7109"/>
    <w:rsid w:val="00FE0D31"/>
    <w:rsid w:val="00FE12CF"/>
    <w:rsid w:val="00FE180E"/>
    <w:rsid w:val="00FE1C88"/>
    <w:rsid w:val="00FE3003"/>
    <w:rsid w:val="00FE3DF5"/>
    <w:rsid w:val="00FE4CA8"/>
    <w:rsid w:val="00FF42A2"/>
    <w:rsid w:val="00FF4D72"/>
    <w:rsid w:val="00FF570A"/>
    <w:rsid w:val="00FF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21"/>
    <o:shapelayout v:ext="edit">
      <o:idmap v:ext="edit" data="1"/>
    </o:shapelayout>
  </w:shapeDefaults>
  <w:decimalSymbol w:val="."/>
  <w:listSeparator w:val=","/>
  <w14:docId w14:val="7C568F81"/>
  <w15:docId w15:val="{F8571B86-0DB1-4FB4-A737-D8D9297B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9DD"/>
    <w:pPr>
      <w:widowControl w:val="0"/>
      <w:wordWrap w:val="0"/>
      <w:autoSpaceDN w:val="0"/>
      <w:adjustRightInd w:val="0"/>
      <w:snapToGrid w:val="0"/>
      <w:spacing w:line="420" w:lineRule="atLeast"/>
      <w:jc w:val="both"/>
    </w:pPr>
    <w:rPr>
      <w:kern w:val="2"/>
      <w:sz w:val="23"/>
    </w:rPr>
  </w:style>
  <w:style w:type="paragraph" w:styleId="10">
    <w:name w:val="heading 1"/>
    <w:basedOn w:val="a"/>
    <w:next w:val="a"/>
    <w:link w:val="1Char"/>
    <w:uiPriority w:val="9"/>
    <w:qFormat/>
    <w:rsid w:val="0099145A"/>
    <w:pPr>
      <w:numPr>
        <w:numId w:val="32"/>
      </w:numPr>
      <w:wordWrap/>
      <w:autoSpaceDE w:val="0"/>
      <w:outlineLvl w:val="0"/>
    </w:pPr>
    <w:rPr>
      <w:rFonts w:ascii="Calibri" w:hAnsi="Calibri"/>
      <w:b/>
      <w:spacing w:val="3"/>
      <w:sz w:val="30"/>
      <w:szCs w:val="30"/>
    </w:rPr>
  </w:style>
  <w:style w:type="paragraph" w:styleId="2">
    <w:name w:val="heading 2"/>
    <w:basedOn w:val="a0"/>
    <w:next w:val="a"/>
    <w:link w:val="2Char"/>
    <w:qFormat/>
    <w:rsid w:val="00A13787"/>
    <w:pPr>
      <w:numPr>
        <w:ilvl w:val="1"/>
        <w:numId w:val="32"/>
      </w:numPr>
      <w:outlineLvl w:val="1"/>
    </w:pPr>
    <w:rPr>
      <w:b/>
      <w:sz w:val="26"/>
      <w:szCs w:val="26"/>
    </w:rPr>
  </w:style>
  <w:style w:type="paragraph" w:styleId="3">
    <w:name w:val="heading 3"/>
    <w:basedOn w:val="2"/>
    <w:next w:val="a"/>
    <w:link w:val="3Char"/>
    <w:qFormat/>
    <w:rsid w:val="0099145A"/>
    <w:pPr>
      <w:numPr>
        <w:ilvl w:val="2"/>
      </w:numPr>
      <w:outlineLvl w:val="2"/>
    </w:pPr>
    <w:rPr>
      <w:rFonts w:ascii="Calibri" w:hAnsi="Calibri" w:cs="Calibri"/>
      <w:sz w:val="24"/>
      <w:szCs w:val="24"/>
    </w:rPr>
  </w:style>
  <w:style w:type="paragraph" w:styleId="4">
    <w:name w:val="heading 4"/>
    <w:basedOn w:val="a"/>
    <w:next w:val="a"/>
    <w:link w:val="4Char"/>
    <w:qFormat/>
    <w:rsid w:val="00454111"/>
    <w:pPr>
      <w:keepNext/>
      <w:ind w:left="851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</w:pPr>
  </w:style>
  <w:style w:type="character" w:styleId="a6">
    <w:name w:val="page number"/>
    <w:basedOn w:val="a1"/>
  </w:style>
  <w:style w:type="paragraph" w:customStyle="1" w:styleId="a7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</w:pPr>
    <w:rPr>
      <w:rFonts w:ascii="바탕체"/>
      <w:color w:val="000000"/>
    </w:rPr>
  </w:style>
  <w:style w:type="paragraph" w:styleId="a8">
    <w:name w:val="Balloon Text"/>
    <w:basedOn w:val="a"/>
    <w:link w:val="Char1"/>
    <w:rsid w:val="00036F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8"/>
    <w:rsid w:val="00036F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0">
    <w:name w:val="List Paragraph"/>
    <w:aliases w:val="Bullet List,Notice,목록 단락1,紐⑸줉 ?⑤씫,숫자 제목,숫자제목,箇?条ß,箇????,箇??条©¬,ËÍ???,箇???条©¬,ËÍ????,ËÍ??条©¬,ËÍ?,箇条書,ËÍ???条©¬,ËÍ条ß,箇????条©¬,ËÍ条,ËÍ条ßö,ËÍ条©¬,ËÍ????条©¬,ËÍ条©¬ö,Ë,ËÍ条©¬ö1,ËÍ????条©¬1,箇???????????条,ËÍ?条©,箇?条ßö,ËÍ???????????条,ËÍ??,箇??条©¬ö,List Paragraph"/>
    <w:basedOn w:val="a"/>
    <w:link w:val="Char2"/>
    <w:uiPriority w:val="34"/>
    <w:qFormat/>
    <w:rsid w:val="000117DE"/>
    <w:pPr>
      <w:spacing w:line="460" w:lineRule="atLeast"/>
      <w:ind w:left="851"/>
    </w:pPr>
    <w:rPr>
      <w:spacing w:val="3"/>
    </w:rPr>
  </w:style>
  <w:style w:type="paragraph" w:styleId="a9">
    <w:name w:val="footnote text"/>
    <w:basedOn w:val="a"/>
    <w:link w:val="Char3"/>
    <w:uiPriority w:val="99"/>
    <w:rsid w:val="00CF755F"/>
    <w:pPr>
      <w:spacing w:line="280" w:lineRule="atLeast"/>
    </w:pPr>
    <w:rPr>
      <w:sz w:val="20"/>
    </w:rPr>
  </w:style>
  <w:style w:type="character" w:customStyle="1" w:styleId="Char3">
    <w:name w:val="각주 텍스트 Char"/>
    <w:basedOn w:val="a1"/>
    <w:link w:val="a9"/>
    <w:uiPriority w:val="99"/>
    <w:rsid w:val="00CF755F"/>
    <w:rPr>
      <w:kern w:val="2"/>
    </w:rPr>
  </w:style>
  <w:style w:type="character" w:styleId="aa">
    <w:name w:val="footnote reference"/>
    <w:basedOn w:val="a1"/>
    <w:uiPriority w:val="99"/>
    <w:rsid w:val="009E3A03"/>
    <w:rPr>
      <w:vertAlign w:val="superscript"/>
    </w:rPr>
  </w:style>
  <w:style w:type="character" w:customStyle="1" w:styleId="Char2">
    <w:name w:val="목록 단락 Char"/>
    <w:aliases w:val="Bullet List Char,Notice Char,목록 단락1 Char,紐⑸줉 ?⑤씫 Char,숫자 제목 Char,숫자제목 Char,箇?条ß Char,箇???? Char,箇??条©¬ Char,ËÍ??? Char,箇???条©¬ Char,ËÍ???? Char,ËÍ??条©¬ Char,ËÍ? Char,箇条書 Char,ËÍ???条©¬ Char,ËÍ条ß Char,箇????条©¬ Char,ËÍ条 Char,ËÍ条ßö Char,Ë Char"/>
    <w:link w:val="a0"/>
    <w:uiPriority w:val="34"/>
    <w:rsid w:val="00630338"/>
    <w:rPr>
      <w:spacing w:val="3"/>
      <w:kern w:val="2"/>
      <w:sz w:val="23"/>
    </w:rPr>
  </w:style>
  <w:style w:type="character" w:customStyle="1" w:styleId="Char">
    <w:name w:val="머리글 Char"/>
    <w:link w:val="a4"/>
    <w:uiPriority w:val="99"/>
    <w:rsid w:val="007573CE"/>
    <w:rPr>
      <w:rFonts w:ascii="바탕" w:eastAsia="바탕"/>
      <w:kern w:val="2"/>
    </w:rPr>
  </w:style>
  <w:style w:type="character" w:customStyle="1" w:styleId="1Char">
    <w:name w:val="제목 1 Char"/>
    <w:basedOn w:val="a1"/>
    <w:link w:val="10"/>
    <w:uiPriority w:val="9"/>
    <w:rsid w:val="0099145A"/>
    <w:rPr>
      <w:rFonts w:ascii="Calibri" w:hAnsi="Calibri"/>
      <w:b/>
      <w:spacing w:val="3"/>
      <w:kern w:val="2"/>
      <w:sz w:val="30"/>
      <w:szCs w:val="30"/>
    </w:rPr>
  </w:style>
  <w:style w:type="character" w:styleId="ab">
    <w:name w:val="Hyperlink"/>
    <w:basedOn w:val="a1"/>
    <w:uiPriority w:val="99"/>
    <w:unhideWhenUsed/>
    <w:rsid w:val="00D062C3"/>
    <w:rPr>
      <w:color w:val="0000FF" w:themeColor="hyperlink"/>
      <w:u w:val="single"/>
    </w:rPr>
  </w:style>
  <w:style w:type="character" w:styleId="ac">
    <w:name w:val="FollowedHyperlink"/>
    <w:basedOn w:val="a1"/>
    <w:semiHidden/>
    <w:unhideWhenUsed/>
    <w:rsid w:val="00CA61F7"/>
    <w:rPr>
      <w:color w:val="800080" w:themeColor="followedHyperlink"/>
      <w:u w:val="single"/>
    </w:rPr>
  </w:style>
  <w:style w:type="character" w:styleId="ad">
    <w:name w:val="annotation reference"/>
    <w:basedOn w:val="a1"/>
    <w:semiHidden/>
    <w:unhideWhenUsed/>
    <w:rsid w:val="00502734"/>
    <w:rPr>
      <w:sz w:val="18"/>
      <w:szCs w:val="18"/>
    </w:rPr>
  </w:style>
  <w:style w:type="paragraph" w:styleId="ae">
    <w:name w:val="annotation text"/>
    <w:basedOn w:val="a"/>
    <w:link w:val="Char4"/>
    <w:unhideWhenUsed/>
    <w:rsid w:val="00502734"/>
    <w:pPr>
      <w:jc w:val="left"/>
    </w:pPr>
  </w:style>
  <w:style w:type="character" w:customStyle="1" w:styleId="Char4">
    <w:name w:val="메모 텍스트 Char"/>
    <w:basedOn w:val="a1"/>
    <w:link w:val="ae"/>
    <w:rsid w:val="00502734"/>
    <w:rPr>
      <w:kern w:val="2"/>
      <w:sz w:val="23"/>
    </w:rPr>
  </w:style>
  <w:style w:type="paragraph" w:styleId="af">
    <w:name w:val="annotation subject"/>
    <w:basedOn w:val="ae"/>
    <w:next w:val="ae"/>
    <w:link w:val="Char5"/>
    <w:semiHidden/>
    <w:unhideWhenUsed/>
    <w:rsid w:val="00502734"/>
    <w:rPr>
      <w:b/>
      <w:bCs/>
    </w:rPr>
  </w:style>
  <w:style w:type="character" w:customStyle="1" w:styleId="Char5">
    <w:name w:val="메모 주제 Char"/>
    <w:basedOn w:val="Char4"/>
    <w:link w:val="af"/>
    <w:semiHidden/>
    <w:rsid w:val="00502734"/>
    <w:rPr>
      <w:b/>
      <w:bCs/>
      <w:kern w:val="2"/>
      <w:sz w:val="23"/>
    </w:rPr>
  </w:style>
  <w:style w:type="table" w:styleId="af0">
    <w:name w:val="Table Grid"/>
    <w:basedOn w:val="a2"/>
    <w:uiPriority w:val="59"/>
    <w:rsid w:val="00BE63B0"/>
    <w:pPr>
      <w:spacing w:line="280" w:lineRule="atLeast"/>
      <w:jc w:val="both"/>
    </w:pPr>
    <w:rPr>
      <w:rFonts w:eastAsia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styleId="11">
    <w:name w:val="toc 1"/>
    <w:basedOn w:val="a"/>
    <w:next w:val="a"/>
    <w:autoRedefine/>
    <w:uiPriority w:val="39"/>
    <w:unhideWhenUsed/>
    <w:rsid w:val="00544F9F"/>
    <w:pPr>
      <w:widowControl/>
      <w:tabs>
        <w:tab w:val="left" w:pos="425"/>
        <w:tab w:val="right" w:leader="dot" w:pos="9061"/>
      </w:tabs>
      <w:wordWrap/>
      <w:autoSpaceDN/>
      <w:adjustRightInd/>
      <w:snapToGrid/>
      <w:spacing w:line="276" w:lineRule="auto"/>
    </w:pPr>
    <w:rPr>
      <w:rFonts w:ascii="맑은 고딕" w:eastAsia="맑은 고딕" w:hAnsi="맑은 고딕"/>
      <w:kern w:val="0"/>
      <w:sz w:val="20"/>
    </w:rPr>
  </w:style>
  <w:style w:type="paragraph" w:styleId="20">
    <w:name w:val="toc 2"/>
    <w:basedOn w:val="a"/>
    <w:next w:val="a"/>
    <w:autoRedefine/>
    <w:uiPriority w:val="39"/>
    <w:unhideWhenUsed/>
    <w:rsid w:val="00BE63B0"/>
    <w:pPr>
      <w:widowControl/>
      <w:wordWrap/>
      <w:autoSpaceDN/>
      <w:adjustRightInd/>
      <w:snapToGrid/>
      <w:spacing w:line="276" w:lineRule="auto"/>
      <w:ind w:left="425"/>
    </w:pPr>
    <w:rPr>
      <w:rFonts w:ascii="맑은 고딕" w:eastAsia="맑은 고딕" w:hAnsi="맑은 고딕"/>
      <w:kern w:val="0"/>
      <w:sz w:val="20"/>
    </w:rPr>
  </w:style>
  <w:style w:type="paragraph" w:styleId="30">
    <w:name w:val="toc 3"/>
    <w:basedOn w:val="a"/>
    <w:next w:val="a"/>
    <w:autoRedefine/>
    <w:uiPriority w:val="39"/>
    <w:unhideWhenUsed/>
    <w:rsid w:val="00BE63B0"/>
    <w:pPr>
      <w:widowControl/>
      <w:wordWrap/>
      <w:autoSpaceDN/>
      <w:adjustRightInd/>
      <w:snapToGrid/>
      <w:spacing w:line="276" w:lineRule="auto"/>
      <w:ind w:left="850"/>
    </w:pPr>
    <w:rPr>
      <w:rFonts w:ascii="맑은 고딕" w:eastAsia="맑은 고딕" w:hAnsi="맑은 고딕"/>
      <w:kern w:val="0"/>
      <w:sz w:val="20"/>
    </w:rPr>
  </w:style>
  <w:style w:type="character" w:customStyle="1" w:styleId="2Char">
    <w:name w:val="제목 2 Char"/>
    <w:basedOn w:val="a1"/>
    <w:link w:val="2"/>
    <w:rsid w:val="00A13787"/>
    <w:rPr>
      <w:b/>
      <w:spacing w:val="3"/>
      <w:kern w:val="2"/>
      <w:sz w:val="26"/>
      <w:szCs w:val="26"/>
    </w:rPr>
  </w:style>
  <w:style w:type="paragraph" w:styleId="af1">
    <w:name w:val="Title"/>
    <w:basedOn w:val="a"/>
    <w:next w:val="a"/>
    <w:link w:val="Char6"/>
    <w:qFormat/>
    <w:rsid w:val="008A740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1"/>
    <w:link w:val="af1"/>
    <w:rsid w:val="008A740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제목 3 Char"/>
    <w:basedOn w:val="a1"/>
    <w:link w:val="3"/>
    <w:rsid w:val="0099145A"/>
    <w:rPr>
      <w:rFonts w:ascii="Calibri" w:hAnsi="Calibri" w:cs="Calibri"/>
      <w:b/>
      <w:spacing w:val="3"/>
      <w:kern w:val="2"/>
      <w:sz w:val="24"/>
      <w:szCs w:val="24"/>
    </w:rPr>
  </w:style>
  <w:style w:type="numbering" w:customStyle="1" w:styleId="1">
    <w:name w:val="스타일1"/>
    <w:uiPriority w:val="99"/>
    <w:rsid w:val="00283FCD"/>
    <w:pPr>
      <w:numPr>
        <w:numId w:val="31"/>
      </w:numPr>
    </w:pPr>
  </w:style>
  <w:style w:type="character" w:customStyle="1" w:styleId="Char0">
    <w:name w:val="바닥글 Char"/>
    <w:basedOn w:val="a1"/>
    <w:link w:val="a5"/>
    <w:uiPriority w:val="99"/>
    <w:rsid w:val="00B746C0"/>
    <w:rPr>
      <w:kern w:val="2"/>
      <w:sz w:val="23"/>
    </w:rPr>
  </w:style>
  <w:style w:type="character" w:customStyle="1" w:styleId="4Char">
    <w:name w:val="제목 4 Char"/>
    <w:basedOn w:val="a1"/>
    <w:link w:val="4"/>
    <w:rsid w:val="00454111"/>
    <w:rPr>
      <w:b/>
      <w:bCs/>
      <w:kern w:val="2"/>
      <w:sz w:val="23"/>
    </w:rPr>
  </w:style>
  <w:style w:type="paragraph" w:styleId="af2">
    <w:name w:val="Revision"/>
    <w:hidden/>
    <w:uiPriority w:val="99"/>
    <w:semiHidden/>
    <w:rsid w:val="00333101"/>
    <w:rPr>
      <w:kern w:val="2"/>
      <w:sz w:val="23"/>
    </w:rPr>
  </w:style>
  <w:style w:type="numbering" w:customStyle="1" w:styleId="110">
    <w:name w:val="스타일11"/>
    <w:uiPriority w:val="99"/>
    <w:rsid w:val="00485896"/>
  </w:style>
  <w:style w:type="numbering" w:customStyle="1" w:styleId="12">
    <w:name w:val="스타일12"/>
    <w:uiPriority w:val="99"/>
    <w:rsid w:val="000A267A"/>
  </w:style>
  <w:style w:type="table" w:customStyle="1" w:styleId="13">
    <w:name w:val="표 구분선1"/>
    <w:basedOn w:val="a2"/>
    <w:next w:val="af0"/>
    <w:uiPriority w:val="59"/>
    <w:rsid w:val="000A267A"/>
    <w:pPr>
      <w:spacing w:line="280" w:lineRule="atLeast"/>
      <w:jc w:val="both"/>
    </w:pPr>
    <w:rPr>
      <w:rFonts w:eastAsia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styleId="af3">
    <w:name w:val="Placeholder Text"/>
    <w:basedOn w:val="a1"/>
    <w:uiPriority w:val="99"/>
    <w:semiHidden/>
    <w:rsid w:val="00E6244E"/>
    <w:rPr>
      <w:color w:val="808080"/>
    </w:rPr>
  </w:style>
  <w:style w:type="table" w:customStyle="1" w:styleId="21">
    <w:name w:val="표 구분선2"/>
    <w:basedOn w:val="a2"/>
    <w:next w:val="af0"/>
    <w:uiPriority w:val="59"/>
    <w:rsid w:val="00E6244E"/>
    <w:pPr>
      <w:spacing w:line="280" w:lineRule="atLeast"/>
      <w:jc w:val="both"/>
    </w:pPr>
    <w:rPr>
      <w:rFonts w:eastAsia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numbering" w:customStyle="1" w:styleId="130">
    <w:name w:val="스타일13"/>
    <w:uiPriority w:val="99"/>
    <w:rsid w:val="00917151"/>
  </w:style>
  <w:style w:type="paragraph" w:customStyle="1" w:styleId="my-0">
    <w:name w:val="my-0"/>
    <w:basedOn w:val="a"/>
    <w:rsid w:val="00D538F2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4">
    <w:name w:val="Strong"/>
    <w:basedOn w:val="a1"/>
    <w:uiPriority w:val="22"/>
    <w:qFormat/>
    <w:rsid w:val="00D538F2"/>
    <w:rPr>
      <w:b/>
      <w:bCs/>
    </w:rPr>
  </w:style>
  <w:style w:type="character" w:customStyle="1" w:styleId="whitespace-nowrap">
    <w:name w:val="whitespace-nowrap"/>
    <w:basedOn w:val="a1"/>
    <w:rsid w:val="00D538F2"/>
  </w:style>
  <w:style w:type="character" w:customStyle="1" w:styleId="fontstyle01">
    <w:name w:val="fontstyle01"/>
    <w:basedOn w:val="a1"/>
    <w:rsid w:val="0062198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621985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paragraph" w:styleId="af5">
    <w:name w:val="caption"/>
    <w:basedOn w:val="a"/>
    <w:next w:val="a"/>
    <w:unhideWhenUsed/>
    <w:qFormat/>
    <w:rsid w:val="00AE515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lstrategies.com/insights-center/viewpoints/54031/2025-04-11-omb-issues-new-guidance-federal-governments-use-ai-and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cn/zhengce/zhengceku/2022-12/12/content_5731431.htm" TargetMode="External"/><Relationship Id="rId3" Type="http://schemas.openxmlformats.org/officeDocument/2006/relationships/hyperlink" Target="https://www.globalpolicywatch.com/2025/06/california-frontier-ai-working-group-issues-final-report-on-frontier-model-regulation/" TargetMode="External"/><Relationship Id="rId7" Type="http://schemas.openxmlformats.org/officeDocument/2006/relationships/hyperlink" Target="https://www.cac.gov.cn/2022-01/04/c_1642894606364259.htm" TargetMode="External"/><Relationship Id="rId2" Type="http://schemas.openxmlformats.org/officeDocument/2006/relationships/hyperlink" Target="https://leginfo.legislature.ca.gov/faces/billHistoryClient.xhtml?bill_id=202320240SB1047" TargetMode="External"/><Relationship Id="rId1" Type="http://schemas.openxmlformats.org/officeDocument/2006/relationships/hyperlink" Target="https://www.hankyung.com/article/2024082951291" TargetMode="External"/><Relationship Id="rId6" Type="http://schemas.openxmlformats.org/officeDocument/2006/relationships/hyperlink" Target="https://digital-strategy.ec.europa.eu/en/library/commission-publishes-guidelines-prohibited-artificial-intelligence-ai-practices-defined-ai-act" TargetMode="External"/><Relationship Id="rId5" Type="http://schemas.openxmlformats.org/officeDocument/2006/relationships/hyperlink" Target="https://digital-strategy.ec.europa.eu/en/library/commission-publishes-guidelines-ai-system-definition-facilitate-first-ai-acts-rules-application" TargetMode="External"/><Relationship Id="rId4" Type="http://schemas.openxmlformats.org/officeDocument/2006/relationships/hyperlink" Target="https://www.whitehouse.gov/presidential-actions/2025/01/removing-barriers-to-american-leadership-in-artificial-intelligence/" TargetMode="External"/><Relationship Id="rId9" Type="http://schemas.openxmlformats.org/officeDocument/2006/relationships/hyperlink" Target="https://world.moleg.go.kr/web/wli/lgslXmlViewerPage.do?DLD_CFM_NO=AT8SRAKAT6MNUCMMT6BQ&amp;FL_SEQ=100558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K&amp;C%20(Korean)\&#44228;%20&#50557;%20&#49436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F7FCF-D5F6-4471-A95B-B281C607F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계 약 서</Template>
  <TotalTime>71</TotalTime>
  <Pages>43</Pages>
  <Words>5315</Words>
  <Characters>30296</Characters>
  <Application>Microsoft Office Word</Application>
  <DocSecurity>0</DocSecurity>
  <Lines>252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계 약 서 </vt:lpstr>
    </vt:vector>
  </TitlesOfParts>
  <Company>Kim &amp; Chang</Company>
  <LinksUpToDate>false</LinksUpToDate>
  <CharactersWithSpaces>35540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 약 서 </dc:title>
  <dc:subject/>
  <dc:creator>zwhkang</dc:creator>
  <cp:keywords/>
  <cp:lastModifiedBy>KWH</cp:lastModifiedBy>
  <cp:revision>7</cp:revision>
  <cp:lastPrinted>2024-10-25T06:37:00Z</cp:lastPrinted>
  <dcterms:created xsi:type="dcterms:W3CDTF">2025-07-26T16:07:00Z</dcterms:created>
  <dcterms:modified xsi:type="dcterms:W3CDTF">2025-07-30T01:14:00Z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C2389403C116F72012492213DF1A0516</vt:lpwstr>
  </property>
</Properties>
</file>