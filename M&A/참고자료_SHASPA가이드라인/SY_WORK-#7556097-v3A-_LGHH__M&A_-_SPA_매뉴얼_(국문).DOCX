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F4341" w14:textId="32B02D5B" w:rsidR="00ED2790" w:rsidRPr="00201792" w:rsidRDefault="00ED2790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sz w:val="36"/>
          <w:szCs w:val="36"/>
        </w:rPr>
      </w:pPr>
      <w:r w:rsidRPr="00201792">
        <w:rPr>
          <w:rFonts w:ascii="Times New Roman"/>
          <w:b/>
          <w:sz w:val="36"/>
          <w:szCs w:val="36"/>
        </w:rPr>
        <w:t>주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식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매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매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계</w:t>
      </w:r>
      <w:r w:rsidR="000563DB" w:rsidRPr="00201792">
        <w:rPr>
          <w:rFonts w:ascii="Times New Roman"/>
          <w:b/>
          <w:sz w:val="36"/>
          <w:szCs w:val="36"/>
        </w:rPr>
        <w:t xml:space="preserve"> </w:t>
      </w:r>
      <w:r w:rsidRPr="00201792">
        <w:rPr>
          <w:rFonts w:ascii="Times New Roman"/>
          <w:b/>
          <w:sz w:val="36"/>
          <w:szCs w:val="36"/>
        </w:rPr>
        <w:t>약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0B550D" w14:paraId="02299814" w14:textId="77777777" w:rsidTr="000B550D">
        <w:tc>
          <w:tcPr>
            <w:tcW w:w="9060" w:type="dxa"/>
            <w:shd w:val="clear" w:color="auto" w:fill="D9D9D9" w:themeFill="background1" w:themeFillShade="D9"/>
          </w:tcPr>
          <w:p w14:paraId="0C546911" w14:textId="4212F681" w:rsidR="000B550D" w:rsidRPr="00AB70EB" w:rsidRDefault="00FF2F36" w:rsidP="000B550D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E40DA">
              <w:rPr>
                <w:rFonts w:ascii="Times New Roman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/>
                <w:sz w:val="22"/>
                <w:szCs w:val="22"/>
              </w:rPr>
              <w:t xml:space="preserve">: 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주식매매계약서</w:t>
            </w:r>
            <w:r w:rsidR="00DB6D5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B6D5C" w:rsidRPr="00AB70EB">
              <w:rPr>
                <w:rFonts w:ascii="Times New Roman" w:hint="eastAsia"/>
                <w:sz w:val="22"/>
                <w:szCs w:val="22"/>
              </w:rPr>
              <w:t>사례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는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다음과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같은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사항을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전제로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합니다</w:t>
            </w:r>
            <w:r w:rsidR="000B550D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0B550D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E9D6D2F" w14:textId="306ED03A" w:rsidR="00AE3A7E" w:rsidRPr="00AB70EB" w:rsidRDefault="00AE3A7E" w:rsidP="00A43F8A">
            <w:pPr>
              <w:pStyle w:val="af3"/>
              <w:numPr>
                <w:ilvl w:val="0"/>
                <w:numId w:val="58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대상회사가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국내</w:t>
            </w:r>
            <w:r w:rsidR="00CB688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688E">
              <w:rPr>
                <w:rFonts w:ascii="Times New Roman" w:hint="eastAsia"/>
                <w:sz w:val="22"/>
                <w:szCs w:val="22"/>
              </w:rPr>
              <w:t>비상장</w:t>
            </w:r>
            <w:r w:rsidR="00CB688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회사이고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준거법이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한국법임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71FC57DB" w14:textId="77777777" w:rsidR="00E70FAB" w:rsidRPr="00AB70EB" w:rsidRDefault="00AE3A7E" w:rsidP="00A43F8A">
            <w:pPr>
              <w:pStyle w:val="af3"/>
              <w:numPr>
                <w:ilvl w:val="0"/>
                <w:numId w:val="58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경영권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지분을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인수하는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511C" w:rsidRPr="00AB70EB">
              <w:rPr>
                <w:rFonts w:ascii="Times New Roman" w:hint="eastAsia"/>
                <w:sz w:val="22"/>
                <w:szCs w:val="22"/>
              </w:rPr>
              <w:t xml:space="preserve">share </w:t>
            </w:r>
            <w:r w:rsidR="0064511C" w:rsidRPr="00AB70EB">
              <w:rPr>
                <w:rFonts w:ascii="Times New Roman"/>
                <w:sz w:val="22"/>
                <w:szCs w:val="22"/>
              </w:rPr>
              <w:t xml:space="preserve">deal </w:t>
            </w:r>
            <w:r w:rsidR="0064511C" w:rsidRPr="00AB70EB">
              <w:rPr>
                <w:rFonts w:ascii="Times New Roman" w:hint="eastAsia"/>
                <w:sz w:val="22"/>
                <w:szCs w:val="22"/>
              </w:rPr>
              <w:t>구조이며</w:t>
            </w:r>
            <w:r w:rsidR="0064511C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64511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 xml:space="preserve">buy-out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거래임</w:t>
            </w:r>
            <w:r w:rsidR="00BC753B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400CC786" w14:textId="68AB08AE" w:rsidR="00DB6D5C" w:rsidRPr="00AB70EB" w:rsidRDefault="00DB6D5C" w:rsidP="00A43F8A">
            <w:pPr>
              <w:pStyle w:val="af3"/>
              <w:numPr>
                <w:ilvl w:val="0"/>
                <w:numId w:val="58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주식매매계약서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동시에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이루어지지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거래임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51213636" w14:textId="3A403656" w:rsidR="00BD2490" w:rsidRPr="00E70FAB" w:rsidRDefault="00BD2490" w:rsidP="00A43F8A">
            <w:pPr>
              <w:pStyle w:val="af3"/>
              <w:numPr>
                <w:ilvl w:val="0"/>
                <w:numId w:val="58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3"/>
                <w:szCs w:val="23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매매가격을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방식의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거래임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/>
                <w:sz w:val="22"/>
                <w:szCs w:val="22"/>
              </w:rPr>
              <w:t xml:space="preserve">Locked </w:t>
            </w:r>
            <w:r w:rsidRPr="00AB70EB">
              <w:rPr>
                <w:rFonts w:ascii="Times New Roman" w:hint="eastAsia"/>
                <w:sz w:val="22"/>
                <w:szCs w:val="22"/>
              </w:rPr>
              <w:t>Box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관련하여서는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부분에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별도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설명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="0068104B" w:rsidRPr="00AB70EB">
              <w:rPr>
                <w:rFonts w:ascii="Times New Roman"/>
                <w:sz w:val="22"/>
                <w:szCs w:val="22"/>
              </w:rPr>
              <w:t>.</w:t>
            </w:r>
          </w:p>
        </w:tc>
      </w:tr>
    </w:tbl>
    <w:p w14:paraId="3493C684" w14:textId="4FC0345C" w:rsidR="00ED2790" w:rsidRPr="00954D7F" w:rsidRDefault="00ED2790" w:rsidP="00ED2790">
      <w:pPr>
        <w:adjustRightInd w:val="0"/>
        <w:snapToGrid w:val="0"/>
        <w:spacing w:before="36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주식매매계약</w:t>
      </w:r>
      <w:r w:rsidRPr="00954D7F">
        <w:rPr>
          <w:rFonts w:ascii="Times New Roman"/>
          <w:sz w:val="23"/>
          <w:szCs w:val="23"/>
        </w:rPr>
        <w:t>(“</w:t>
      </w:r>
      <w:r w:rsidRPr="00954D7F">
        <w:rPr>
          <w:rFonts w:ascii="Times New Roman"/>
          <w:b/>
          <w:sz w:val="23"/>
          <w:szCs w:val="23"/>
          <w:u w:val="single"/>
        </w:rPr>
        <w:t>본</w:t>
      </w:r>
      <w:r w:rsidR="000563DB" w:rsidRPr="00954D7F">
        <w:rPr>
          <w:rFonts w:ascii="Times New Roman"/>
          <w:b/>
          <w:sz w:val="23"/>
          <w:szCs w:val="23"/>
          <w:u w:val="single"/>
        </w:rPr>
        <w:t xml:space="preserve"> </w:t>
      </w:r>
      <w:r w:rsidRPr="00954D7F">
        <w:rPr>
          <w:rFonts w:ascii="Times New Roman"/>
          <w:b/>
          <w:sz w:val="23"/>
          <w:szCs w:val="23"/>
          <w:u w:val="single"/>
        </w:rPr>
        <w:t>계약</w:t>
      </w:r>
      <w:r w:rsidRPr="00954D7F">
        <w:rPr>
          <w:rFonts w:ascii="Times New Roman"/>
          <w:sz w:val="23"/>
          <w:szCs w:val="23"/>
        </w:rPr>
        <w:t>”)</w:t>
      </w:r>
      <w:r w:rsidRPr="00954D7F">
        <w:rPr>
          <w:rFonts w:ascii="Times New Roman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5348A7" w:rsidRPr="00954D7F">
        <w:rPr>
          <w:rFonts w:ascii="Times New Roman"/>
          <w:sz w:val="23"/>
          <w:szCs w:val="23"/>
        </w:rPr>
        <w:t>20</w:t>
      </w:r>
      <w:r w:rsidR="00A50427">
        <w:rPr>
          <w:rFonts w:ascii="Times New Roman" w:hint="eastAsia"/>
          <w:sz w:val="23"/>
        </w:rPr>
        <w:t>[</w:t>
      </w:r>
      <w:r w:rsidR="00A50427">
        <w:rPr>
          <w:rFonts w:ascii="Times New Roman" w:hint="eastAsia"/>
          <w:sz w:val="23"/>
        </w:rPr>
        <w:sym w:font="Wingdings 2" w:char="F097"/>
      </w:r>
      <w:r w:rsidR="00A50427">
        <w:rPr>
          <w:rFonts w:ascii="Times New Roman" w:hint="eastAsia"/>
          <w:sz w:val="23"/>
        </w:rPr>
        <w:t>]</w:t>
      </w:r>
      <w:r w:rsidRPr="00954D7F">
        <w:rPr>
          <w:rFonts w:ascii="Times New Roman"/>
          <w:sz w:val="23"/>
          <w:szCs w:val="23"/>
        </w:rPr>
        <w:t>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954D7F">
        <w:rPr>
          <w:rFonts w:ascii="Times New Roman"/>
          <w:sz w:val="23"/>
          <w:szCs w:val="23"/>
        </w:rPr>
        <w:t>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954D7F">
        <w:rPr>
          <w:rFonts w:ascii="Times New Roman"/>
          <w:sz w:val="23"/>
          <w:szCs w:val="23"/>
        </w:rPr>
        <w:t>일</w:t>
      </w:r>
      <w:r w:rsidR="005A18DC">
        <w:rPr>
          <w:rFonts w:ascii="Times New Roman" w:hint="eastAsia"/>
          <w:sz w:val="23"/>
          <w:szCs w:val="23"/>
        </w:rPr>
        <w:t>(</w:t>
      </w:r>
      <w:r w:rsidR="005A18DC">
        <w:rPr>
          <w:rFonts w:ascii="Times New Roman"/>
          <w:sz w:val="23"/>
          <w:szCs w:val="23"/>
        </w:rPr>
        <w:t>“</w:t>
      </w:r>
      <w:r w:rsidR="005A18DC" w:rsidRPr="005A18DC">
        <w:rPr>
          <w:rFonts w:ascii="Times New Roman"/>
          <w:b/>
          <w:sz w:val="23"/>
          <w:szCs w:val="23"/>
          <w:u w:val="single"/>
        </w:rPr>
        <w:t>본</w:t>
      </w:r>
      <w:r w:rsidR="005A18DC" w:rsidRPr="005A18DC">
        <w:rPr>
          <w:rFonts w:ascii="Times New Roman"/>
          <w:b/>
          <w:sz w:val="23"/>
          <w:szCs w:val="23"/>
          <w:u w:val="single"/>
        </w:rPr>
        <w:t xml:space="preserve"> </w:t>
      </w:r>
      <w:r w:rsidR="005A18DC" w:rsidRPr="005A18DC">
        <w:rPr>
          <w:rFonts w:ascii="Times New Roman"/>
          <w:b/>
          <w:sz w:val="23"/>
          <w:szCs w:val="23"/>
          <w:u w:val="single"/>
        </w:rPr>
        <w:t>계약</w:t>
      </w:r>
      <w:r w:rsidR="005A18DC" w:rsidRPr="005A18DC">
        <w:rPr>
          <w:rFonts w:ascii="Times New Roman"/>
          <w:b/>
          <w:sz w:val="23"/>
          <w:szCs w:val="23"/>
          <w:u w:val="single"/>
        </w:rPr>
        <w:t xml:space="preserve"> </w:t>
      </w:r>
      <w:r w:rsidR="005A18DC" w:rsidRPr="005A18DC">
        <w:rPr>
          <w:rFonts w:ascii="Times New Roman"/>
          <w:b/>
          <w:sz w:val="23"/>
          <w:szCs w:val="23"/>
          <w:u w:val="single"/>
        </w:rPr>
        <w:t>체결일</w:t>
      </w:r>
      <w:r w:rsidR="005A18DC">
        <w:rPr>
          <w:rFonts w:ascii="Times New Roman"/>
          <w:sz w:val="23"/>
          <w:szCs w:val="23"/>
        </w:rPr>
        <w:t>”)</w:t>
      </w:r>
      <w:r w:rsidR="005A18DC">
        <w:rPr>
          <w:rFonts w:ascii="Times New Roman" w:hint="eastAsia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다음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당사자들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사이에서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체결되었다</w:t>
      </w:r>
      <w:r w:rsidRPr="00954D7F">
        <w:rPr>
          <w:rFonts w:ascii="Times New Roman"/>
          <w:sz w:val="23"/>
          <w:szCs w:val="23"/>
        </w:rPr>
        <w:t>.</w:t>
      </w:r>
    </w:p>
    <w:p w14:paraId="24338EBF" w14:textId="6DB53451" w:rsidR="001C224A" w:rsidRDefault="003E194F" w:rsidP="002B43AB">
      <w:pPr>
        <w:pStyle w:val="a7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3"/>
          <w:szCs w:val="23"/>
          <w:lang w:eastAsia="ko-KR"/>
        </w:rPr>
      </w:pPr>
      <w:r w:rsidRPr="007426D4">
        <w:rPr>
          <w:rFonts w:hint="eastAsia"/>
          <w:sz w:val="23"/>
          <w:szCs w:val="23"/>
          <w:lang w:eastAsia="ko-KR"/>
        </w:rPr>
        <w:t>대한민국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법률에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의거하여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설립</w:t>
      </w:r>
      <w:r w:rsidRPr="007426D4">
        <w:rPr>
          <w:sz w:val="23"/>
          <w:szCs w:val="23"/>
          <w:lang w:eastAsia="ko-KR"/>
        </w:rPr>
        <w:t>·</w:t>
      </w:r>
      <w:r w:rsidRPr="007426D4">
        <w:rPr>
          <w:sz w:val="23"/>
          <w:szCs w:val="23"/>
          <w:lang w:eastAsia="ko-KR"/>
        </w:rPr>
        <w:t>존속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중이고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본사가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 w:rsidRPr="007426D4">
        <w:rPr>
          <w:rFonts w:hint="eastAsia"/>
          <w:sz w:val="23"/>
          <w:szCs w:val="23"/>
          <w:lang w:eastAsia="ko-KR"/>
        </w:rPr>
        <w:t>에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소재하는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 w:rsidR="00CA5D0E" w:rsidRPr="007426D4">
        <w:rPr>
          <w:rFonts w:eastAsia="바탕"/>
          <w:sz w:val="23"/>
          <w:szCs w:val="23"/>
          <w:lang w:eastAsia="ko-KR"/>
        </w:rPr>
        <w:t>(“</w:t>
      </w:r>
      <w:r w:rsidR="007426D4" w:rsidRPr="007426D4">
        <w:rPr>
          <w:rFonts w:eastAsia="바탕" w:hint="eastAsia"/>
          <w:b/>
          <w:sz w:val="23"/>
          <w:szCs w:val="23"/>
          <w:u w:val="single"/>
          <w:lang w:eastAsia="ko-KR"/>
        </w:rPr>
        <w:t>매도인</w:t>
      </w:r>
      <w:r w:rsidR="00CA5D0E" w:rsidRPr="007426D4">
        <w:rPr>
          <w:rFonts w:eastAsia="바탕"/>
          <w:sz w:val="23"/>
          <w:szCs w:val="23"/>
          <w:lang w:eastAsia="ko-KR"/>
        </w:rPr>
        <w:t>”)</w:t>
      </w:r>
      <w:r w:rsidR="005A18DC">
        <w:rPr>
          <w:rFonts w:eastAsia="바탕"/>
          <w:sz w:val="23"/>
          <w:szCs w:val="23"/>
          <w:lang w:eastAsia="ko-KR"/>
        </w:rPr>
        <w:t>;</w:t>
      </w:r>
      <w:r w:rsidR="00CA5D0E" w:rsidRPr="007426D4">
        <w:rPr>
          <w:rFonts w:eastAsia="바탕"/>
          <w:sz w:val="23"/>
          <w:szCs w:val="23"/>
          <w:lang w:eastAsia="ko-KR"/>
        </w:rPr>
        <w:t xml:space="preserve"> </w:t>
      </w:r>
      <w:r w:rsidR="00AE31F4" w:rsidRPr="007426D4">
        <w:rPr>
          <w:rFonts w:eastAsia="바탕" w:hint="eastAsia"/>
          <w:sz w:val="23"/>
          <w:szCs w:val="23"/>
          <w:lang w:eastAsia="ko-KR"/>
        </w:rPr>
        <w:t>및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64511C" w14:paraId="566BD286" w14:textId="77777777" w:rsidTr="00FF2F36">
        <w:tc>
          <w:tcPr>
            <w:tcW w:w="9060" w:type="dxa"/>
            <w:shd w:val="clear" w:color="auto" w:fill="D9D9D9" w:themeFill="background1" w:themeFillShade="D9"/>
          </w:tcPr>
          <w:p w14:paraId="4CFAA2AE" w14:textId="76CEE832" w:rsidR="00D3776C" w:rsidRDefault="00FF2F36" w:rsidP="00FF2F36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D24422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D3776C">
              <w:rPr>
                <w:rFonts w:ascii="Times New Roman"/>
                <w:sz w:val="22"/>
                <w:szCs w:val="22"/>
              </w:rPr>
              <w:t>‘</w:t>
            </w:r>
            <w:r w:rsidR="00D3776C">
              <w:rPr>
                <w:rFonts w:ascii="Times New Roman" w:hint="eastAsia"/>
                <w:sz w:val="22"/>
                <w:szCs w:val="22"/>
              </w:rPr>
              <w:t>매도인</w:t>
            </w:r>
            <w:r w:rsidR="00D3776C">
              <w:rPr>
                <w:rFonts w:ascii="Times New Roman"/>
                <w:sz w:val="22"/>
                <w:szCs w:val="22"/>
              </w:rPr>
              <w:t>’</w:t>
            </w:r>
            <w:r w:rsidR="00D3776C">
              <w:rPr>
                <w:rFonts w:ascii="Times New Roman" w:hint="eastAsia"/>
                <w:sz w:val="22"/>
                <w:szCs w:val="22"/>
              </w:rPr>
              <w:t>과</w:t>
            </w:r>
            <w:r w:rsidR="00D377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관련하여</w:t>
            </w:r>
            <w:r w:rsidR="00D377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아래와</w:t>
            </w:r>
            <w:r w:rsidR="00D377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같은</w:t>
            </w:r>
            <w:r w:rsidR="00D377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이슈를</w:t>
            </w:r>
            <w:r w:rsidR="00D377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검토할</w:t>
            </w:r>
            <w:r w:rsidR="00D377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필요가</w:t>
            </w:r>
            <w:r w:rsidR="00D377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있습니다</w:t>
            </w:r>
            <w:r w:rsidR="00D3776C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24D3202D" w14:textId="2A91025F" w:rsidR="00D3776C" w:rsidRPr="00D3776C" w:rsidRDefault="00D3776C" w:rsidP="00FF2F36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1814CBB5" w14:textId="71739CA6" w:rsidR="00D3776C" w:rsidRPr="00D3776C" w:rsidRDefault="00D3776C" w:rsidP="00FF2F36">
            <w:pPr>
              <w:adjustRightInd w:val="0"/>
              <w:snapToGrid w:val="0"/>
              <w:spacing w:line="360" w:lineRule="atLeast"/>
              <w:rPr>
                <w:rFonts w:ascii="Times New Roman"/>
                <w:b/>
                <w:sz w:val="22"/>
                <w:szCs w:val="22"/>
                <w:u w:val="single"/>
              </w:rPr>
            </w:pPr>
            <w:r w:rsidRPr="00D3776C">
              <w:rPr>
                <w:rFonts w:ascii="Times New Roman" w:hint="eastAsia"/>
                <w:b/>
                <w:sz w:val="22"/>
                <w:szCs w:val="22"/>
                <w:u w:val="single"/>
              </w:rPr>
              <w:t>매도인이</w:t>
            </w:r>
            <w:r w:rsidRPr="00D3776C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D3776C">
              <w:rPr>
                <w:rFonts w:ascii="Times New Roman" w:hint="eastAsia"/>
                <w:b/>
                <w:sz w:val="22"/>
                <w:szCs w:val="22"/>
                <w:u w:val="single"/>
              </w:rPr>
              <w:t>여러</w:t>
            </w:r>
            <w:r w:rsidRPr="00D3776C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D3776C">
              <w:rPr>
                <w:rFonts w:ascii="Times New Roman" w:hint="eastAsia"/>
                <w:b/>
                <w:sz w:val="22"/>
                <w:szCs w:val="22"/>
                <w:u w:val="single"/>
              </w:rPr>
              <w:t>명일</w:t>
            </w:r>
            <w:r w:rsidRPr="00D3776C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D3776C">
              <w:rPr>
                <w:rFonts w:ascii="Times New Roman" w:hint="eastAsia"/>
                <w:b/>
                <w:sz w:val="22"/>
                <w:szCs w:val="22"/>
                <w:u w:val="single"/>
              </w:rPr>
              <w:t>경우</w:t>
            </w:r>
          </w:p>
          <w:p w14:paraId="1E64C7CB" w14:textId="3D430210" w:rsidR="0064511C" w:rsidRPr="00AB70EB" w:rsidRDefault="0064511C" w:rsidP="00A43F8A">
            <w:pPr>
              <w:pStyle w:val="af3"/>
              <w:numPr>
                <w:ilvl w:val="0"/>
                <w:numId w:val="59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매도인들간의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주식매매계약상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책임을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연대책임으로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것인지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개별책임으로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것인지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776C">
              <w:rPr>
                <w:rFonts w:ascii="Times New Roman" w:hint="eastAsia"/>
                <w:sz w:val="22"/>
                <w:szCs w:val="22"/>
              </w:rPr>
              <w:t>검토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가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3D7C9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특히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연대책임으로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D3776C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확약</w:t>
            </w:r>
            <w:r w:rsidR="00D3776C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연대책임이라는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취지를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명시하거나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618C3"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매도인들의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책임은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모두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연대책임</w:t>
            </w:r>
            <w:r w:rsidR="004618C3"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이라는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일반조항을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추가하는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3B3C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5D0AEFDA" w14:textId="2FEEB5A2" w:rsidR="004D1600" w:rsidRPr="00D3776C" w:rsidRDefault="004D1600" w:rsidP="00201792">
            <w:pPr>
              <w:pStyle w:val="af3"/>
              <w:numPr>
                <w:ilvl w:val="0"/>
                <w:numId w:val="59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3"/>
                <w:szCs w:val="23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대표매도인의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개념을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두어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대표매도인을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상대로만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주식매매계약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협상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업무를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진행할지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>도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>있</w:t>
            </w:r>
            <w:r w:rsidR="00283B3C" w:rsidRPr="00AB70EB">
              <w:rPr>
                <w:rFonts w:ascii="Times New Roman" w:hint="eastAsia"/>
                <w:sz w:val="22"/>
                <w:szCs w:val="22"/>
              </w:rPr>
              <w:t>습니다</w:t>
            </w:r>
            <w:r w:rsidR="002C516C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3D7C9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이러한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경우에도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매도인들은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모두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주식매매계약상의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당사자</w:t>
            </w:r>
            <w:r w:rsidR="00D24422">
              <w:rPr>
                <w:rFonts w:ascii="Times New Roman" w:hint="eastAsia"/>
                <w:sz w:val="22"/>
                <w:szCs w:val="22"/>
              </w:rPr>
              <w:t>로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되어야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하</w:t>
            </w:r>
            <w:r w:rsidR="00201792">
              <w:rPr>
                <w:rFonts w:ascii="Times New Roman" w:hint="eastAsia"/>
                <w:sz w:val="22"/>
                <w:szCs w:val="22"/>
              </w:rPr>
              <w:t>나</w:t>
            </w:r>
            <w:r w:rsidR="00D24422">
              <w:rPr>
                <w:rFonts w:ascii="Times New Roman" w:hint="eastAsia"/>
                <w:sz w:val="22"/>
                <w:szCs w:val="22"/>
              </w:rPr>
              <w:t>,</w:t>
            </w:r>
            <w:r w:rsidR="00D24422">
              <w:rPr>
                <w:rFonts w:ascii="Times New Roman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대표매도인이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기타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매도인들로부터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위임장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및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인감증명서를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수령하여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서명을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대리하는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경우는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종종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볼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수</w:t>
            </w:r>
            <w:r w:rsidR="00D244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422">
              <w:rPr>
                <w:rFonts w:ascii="Times New Roman" w:hint="eastAsia"/>
                <w:sz w:val="22"/>
                <w:szCs w:val="22"/>
              </w:rPr>
              <w:t>있습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3D7C9C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29C541C2" w14:textId="77777777" w:rsidR="00D3776C" w:rsidRPr="00C66B09" w:rsidRDefault="00D3776C" w:rsidP="00D3776C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</w:p>
          <w:p w14:paraId="1F2F4653" w14:textId="77777777" w:rsidR="00D3776C" w:rsidRPr="00D3776C" w:rsidRDefault="00D3776C" w:rsidP="00D3776C">
            <w:pPr>
              <w:adjustRightInd w:val="0"/>
              <w:snapToGrid w:val="0"/>
              <w:spacing w:line="360" w:lineRule="atLeast"/>
              <w:rPr>
                <w:rFonts w:ascii="Times New Roman"/>
                <w:b/>
                <w:sz w:val="23"/>
                <w:szCs w:val="23"/>
                <w:u w:val="single"/>
              </w:rPr>
            </w:pPr>
            <w:r w:rsidRPr="00D3776C">
              <w:rPr>
                <w:rFonts w:ascii="Times New Roman" w:hint="eastAsia"/>
                <w:b/>
                <w:sz w:val="23"/>
                <w:szCs w:val="23"/>
                <w:u w:val="single"/>
              </w:rPr>
              <w:t>매도인이</w:t>
            </w:r>
            <w:r w:rsidRPr="00D3776C">
              <w:rPr>
                <w:rFonts w:ascii="Times New Roman" w:hint="eastAsia"/>
                <w:b/>
                <w:sz w:val="23"/>
                <w:szCs w:val="23"/>
                <w:u w:val="single"/>
              </w:rPr>
              <w:t xml:space="preserve"> </w:t>
            </w:r>
            <w:r w:rsidRPr="00D3776C">
              <w:rPr>
                <w:rFonts w:ascii="Times New Roman" w:hint="eastAsia"/>
                <w:b/>
                <w:sz w:val="23"/>
                <w:szCs w:val="23"/>
                <w:u w:val="single"/>
              </w:rPr>
              <w:t>개인일</w:t>
            </w:r>
            <w:r w:rsidRPr="00D3776C">
              <w:rPr>
                <w:rFonts w:ascii="Times New Roman" w:hint="eastAsia"/>
                <w:b/>
                <w:sz w:val="23"/>
                <w:szCs w:val="23"/>
                <w:u w:val="single"/>
              </w:rPr>
              <w:t xml:space="preserve"> </w:t>
            </w:r>
            <w:r w:rsidRPr="00D3776C">
              <w:rPr>
                <w:rFonts w:ascii="Times New Roman" w:hint="eastAsia"/>
                <w:b/>
                <w:sz w:val="23"/>
                <w:szCs w:val="23"/>
                <w:u w:val="single"/>
              </w:rPr>
              <w:t>경우</w:t>
            </w:r>
          </w:p>
          <w:p w14:paraId="211AA300" w14:textId="77777777" w:rsidR="00D3776C" w:rsidRPr="00AB70EB" w:rsidRDefault="00D3776C" w:rsidP="00D3776C">
            <w:pPr>
              <w:pStyle w:val="af3"/>
              <w:numPr>
                <w:ilvl w:val="0"/>
                <w:numId w:val="62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민법상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미성년자</w:t>
            </w:r>
            <w:r w:rsidRPr="00AB70EB">
              <w:rPr>
                <w:rFonts w:ascii="Times New Roman" w:hint="eastAsia"/>
                <w:sz w:val="22"/>
                <w:szCs w:val="22"/>
              </w:rPr>
              <w:t>(19</w:t>
            </w:r>
            <w:r w:rsidRPr="00AB70EB">
              <w:rPr>
                <w:rFonts w:ascii="Times New Roman" w:hint="eastAsia"/>
                <w:sz w:val="22"/>
                <w:szCs w:val="22"/>
              </w:rPr>
              <w:t>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미만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인지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검토가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미성년자의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주식매매계약의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법률대리인의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동의를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받아야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하고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기재나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공개목록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기재를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포함하여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기명날인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서명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페이지의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정리가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15EC0215" w14:textId="5AB619D5" w:rsidR="00D3776C" w:rsidRPr="00AB70EB" w:rsidRDefault="00D3776C" w:rsidP="00D3776C">
            <w:pPr>
              <w:pStyle w:val="af3"/>
              <w:numPr>
                <w:ilvl w:val="0"/>
                <w:numId w:val="62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민법상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피성년후견인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피한정후견인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대상인지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검토가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민법은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성년후견이나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한정후견의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심판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가정법원이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성년후견인이나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한정후견인의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동의를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받아야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법률행위를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있다고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규정하는바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심</w:t>
            </w:r>
            <w:r w:rsidRPr="00AB70EB">
              <w:rPr>
                <w:rFonts w:ascii="Times New Roman" w:hint="eastAsia"/>
                <w:sz w:val="22"/>
                <w:szCs w:val="22"/>
              </w:rPr>
              <w:lastRenderedPageBreak/>
              <w:t>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내용에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1A189342" w14:textId="633A17BD" w:rsidR="00D3776C" w:rsidRPr="00D24422" w:rsidRDefault="00D3776C" w:rsidP="00D3776C">
            <w:pPr>
              <w:pStyle w:val="af3"/>
              <w:numPr>
                <w:ilvl w:val="0"/>
                <w:numId w:val="62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3"/>
                <w:szCs w:val="23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대한민국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국적자인지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국적자인지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국적자인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대한민국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국적자의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신분을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상실하고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국적자가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포함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>,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거주자인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주식매매계약</w:t>
            </w:r>
            <w:r w:rsidR="00CE14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외국환거래법령에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증권취득신고가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3BD60439" w14:textId="573D2992" w:rsidR="00D3776C" w:rsidRPr="00915D40" w:rsidRDefault="00D3776C" w:rsidP="00D3776C">
            <w:pPr>
              <w:pStyle w:val="af3"/>
              <w:numPr>
                <w:ilvl w:val="0"/>
                <w:numId w:val="62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3"/>
                <w:szCs w:val="23"/>
              </w:rPr>
            </w:pP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대한민국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거주자인지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비거주자인지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여부에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확인도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거주자인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매도인에게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부과되는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양도소득세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증권거래세는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신고</w:t>
            </w:r>
            <w:r w:rsidRPr="007426D4">
              <w:rPr>
                <w:sz w:val="23"/>
                <w:szCs w:val="23"/>
              </w:rPr>
              <w:t>·</w:t>
            </w:r>
            <w:r>
              <w:rPr>
                <w:rFonts w:ascii="Times New Roman" w:hint="eastAsia"/>
                <w:sz w:val="22"/>
                <w:szCs w:val="22"/>
              </w:rPr>
              <w:t>납부하면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되지만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비거주자인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해당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양도소득세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증권거래세를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원천징수하여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납부하여야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B41302">
              <w:rPr>
                <w:rFonts w:ascii="Times New Roman" w:hint="eastAsia"/>
                <w:sz w:val="22"/>
                <w:szCs w:val="22"/>
              </w:rPr>
              <w:t>이와</w:t>
            </w:r>
            <w:r w:rsidR="00B4130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1302">
              <w:rPr>
                <w:rFonts w:ascii="Times New Roman" w:hint="eastAsia"/>
                <w:sz w:val="22"/>
                <w:szCs w:val="22"/>
              </w:rPr>
              <w:t>관련하여</w:t>
            </w:r>
            <w:r w:rsidR="00B41302"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비거주자인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양도소득세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산정에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오류가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국내에서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과세당국으로부터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추징을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당할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리스크가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때문에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적절한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조치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면책특약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금액에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에스크로우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있으며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구체적으로는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세무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자문사와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협의하여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구비해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1E5FA5E4" w14:textId="27A661A2" w:rsidR="00D3776C" w:rsidRPr="00D3776C" w:rsidRDefault="00D3776C" w:rsidP="00F15415">
            <w:pPr>
              <w:pStyle w:val="af3"/>
              <w:numPr>
                <w:ilvl w:val="0"/>
                <w:numId w:val="62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3"/>
                <w:szCs w:val="23"/>
              </w:rPr>
            </w:pPr>
            <w:r>
              <w:rPr>
                <w:rFonts w:ascii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상장회사인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만약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03B46">
              <w:rPr>
                <w:rFonts w:ascii="Times New Roman" w:hint="eastAsia"/>
                <w:sz w:val="22"/>
                <w:szCs w:val="22"/>
              </w:rPr>
              <w:t>과거</w:t>
            </w:r>
            <w:r w:rsidR="00903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03B46">
              <w:rPr>
                <w:rFonts w:ascii="Times New Roman"/>
                <w:sz w:val="22"/>
                <w:szCs w:val="22"/>
              </w:rPr>
              <w:t>6</w:t>
            </w:r>
            <w:r w:rsidR="00903B46">
              <w:rPr>
                <w:rFonts w:ascii="Times New Roman" w:hint="eastAsia"/>
                <w:sz w:val="22"/>
                <w:szCs w:val="22"/>
              </w:rPr>
              <w:t>개월간</w:t>
            </w:r>
            <w:r w:rsidR="00903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03B46">
              <w:rPr>
                <w:rFonts w:ascii="Times New Roman" w:hint="eastAsia"/>
                <w:sz w:val="22"/>
                <w:szCs w:val="22"/>
              </w:rPr>
              <w:t>매수인에게</w:t>
            </w:r>
            <w:r w:rsidR="00903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03B46">
              <w:rPr>
                <w:rFonts w:ascii="Times New Roman" w:hint="eastAsia"/>
                <w:sz w:val="22"/>
                <w:szCs w:val="22"/>
              </w:rPr>
              <w:t>주식을</w:t>
            </w:r>
            <w:r w:rsidR="00903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03B46">
              <w:rPr>
                <w:rFonts w:ascii="Times New Roman" w:hint="eastAsia"/>
                <w:sz w:val="22"/>
                <w:szCs w:val="22"/>
              </w:rPr>
              <w:t>매도한</w:t>
            </w:r>
            <w:r w:rsidR="00903B46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 w:rsidR="00F15415">
              <w:rPr>
                <w:rFonts w:ascii="Times New Roman" w:hint="eastAsia"/>
                <w:sz w:val="22"/>
                <w:szCs w:val="22"/>
              </w:rPr>
              <w:t>의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수가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10</w:t>
            </w:r>
            <w:r>
              <w:rPr>
                <w:rFonts w:ascii="Times New Roman" w:hint="eastAsia"/>
                <w:sz w:val="22"/>
                <w:szCs w:val="22"/>
              </w:rPr>
              <w:t>명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이상이라면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자본시장법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</w:t>
            </w:r>
            <w:r>
              <w:rPr>
                <w:rFonts w:ascii="Times New Roman" w:hint="eastAsia"/>
                <w:sz w:val="22"/>
                <w:szCs w:val="22"/>
              </w:rPr>
              <w:t>1</w:t>
            </w:r>
            <w:r>
              <w:rPr>
                <w:rFonts w:ascii="Times New Roman"/>
                <w:sz w:val="22"/>
                <w:szCs w:val="22"/>
              </w:rPr>
              <w:t>3</w:t>
            </w:r>
            <w:r w:rsidR="00903B46">
              <w:rPr>
                <w:rFonts w:ascii="Times New Roman"/>
                <w:sz w:val="22"/>
                <w:szCs w:val="22"/>
              </w:rPr>
              <w:t>9</w:t>
            </w:r>
            <w:r>
              <w:rPr>
                <w:rFonts w:ascii="Times New Roman" w:hint="eastAsia"/>
                <w:sz w:val="22"/>
                <w:szCs w:val="22"/>
              </w:rPr>
              <w:t>조</w:t>
            </w:r>
            <w:r w:rsidR="00903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03B46">
              <w:rPr>
                <w:rFonts w:ascii="Times New Roman" w:hint="eastAsia"/>
                <w:sz w:val="22"/>
                <w:szCs w:val="22"/>
              </w:rPr>
              <w:t>이하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공개매수의무가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적용될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점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주식매매계약을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불가능하고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공개매수절차를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진행해야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합니다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유의해야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68F7F23A" w14:textId="57EB21F1" w:rsidR="00BC2A13" w:rsidRDefault="006F1B58" w:rsidP="00BC2A13">
      <w:pPr>
        <w:pStyle w:val="a7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3"/>
          <w:szCs w:val="23"/>
          <w:lang w:eastAsia="ko-KR"/>
        </w:rPr>
      </w:pPr>
      <w:r w:rsidRPr="007426D4">
        <w:rPr>
          <w:rFonts w:hint="eastAsia"/>
          <w:sz w:val="23"/>
          <w:szCs w:val="23"/>
          <w:lang w:eastAsia="ko-KR"/>
        </w:rPr>
        <w:lastRenderedPageBreak/>
        <w:t>대한민국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법률에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Pr="007426D4">
        <w:rPr>
          <w:rFonts w:hint="eastAsia"/>
          <w:sz w:val="23"/>
          <w:szCs w:val="23"/>
          <w:lang w:eastAsia="ko-KR"/>
        </w:rPr>
        <w:t>의거하여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설립</w:t>
      </w:r>
      <w:r w:rsidRPr="007426D4">
        <w:rPr>
          <w:sz w:val="23"/>
          <w:szCs w:val="23"/>
          <w:lang w:eastAsia="ko-KR"/>
        </w:rPr>
        <w:t>·</w:t>
      </w:r>
      <w:r w:rsidRPr="007426D4">
        <w:rPr>
          <w:sz w:val="23"/>
          <w:szCs w:val="23"/>
          <w:lang w:eastAsia="ko-KR"/>
        </w:rPr>
        <w:t>존속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중이고</w:t>
      </w:r>
      <w:r w:rsidRPr="007426D4">
        <w:rPr>
          <w:sz w:val="23"/>
          <w:szCs w:val="23"/>
          <w:lang w:eastAsia="ko-KR"/>
        </w:rPr>
        <w:t xml:space="preserve"> </w:t>
      </w:r>
      <w:r w:rsidRPr="007426D4">
        <w:rPr>
          <w:sz w:val="23"/>
          <w:szCs w:val="23"/>
          <w:lang w:eastAsia="ko-KR"/>
        </w:rPr>
        <w:t>본사가</w:t>
      </w:r>
      <w:r w:rsidRPr="007426D4"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>
        <w:rPr>
          <w:rFonts w:hint="eastAsia"/>
          <w:sz w:val="23"/>
          <w:szCs w:val="23"/>
          <w:lang w:eastAsia="ko-KR"/>
        </w:rPr>
        <w:t>에</w:t>
      </w:r>
      <w:r>
        <w:rPr>
          <w:rFonts w:hint="eastAsia"/>
          <w:sz w:val="23"/>
          <w:szCs w:val="23"/>
          <w:lang w:eastAsia="ko-KR"/>
        </w:rPr>
        <w:t xml:space="preserve"> </w:t>
      </w:r>
      <w:r>
        <w:rPr>
          <w:rFonts w:hint="eastAsia"/>
          <w:sz w:val="23"/>
          <w:szCs w:val="23"/>
          <w:lang w:eastAsia="ko-KR"/>
        </w:rPr>
        <w:t>소재하는</w:t>
      </w:r>
      <w:r>
        <w:rPr>
          <w:rFonts w:hint="eastAsia"/>
          <w:sz w:val="23"/>
          <w:szCs w:val="23"/>
          <w:lang w:eastAsia="ko-KR"/>
        </w:rPr>
        <w:t xml:space="preserve"> </w:t>
      </w:r>
      <w:r w:rsidR="006C0B81">
        <w:rPr>
          <w:rFonts w:hint="eastAsia"/>
          <w:sz w:val="23"/>
          <w:lang w:eastAsia="ko-KR"/>
        </w:rPr>
        <w:t>[</w:t>
      </w:r>
      <w:r w:rsidR="006C0B81">
        <w:rPr>
          <w:rFonts w:hint="eastAsia"/>
          <w:sz w:val="23"/>
        </w:rPr>
        <w:sym w:font="Wingdings 2" w:char="F097"/>
      </w:r>
      <w:r w:rsidR="006C0B81">
        <w:rPr>
          <w:rFonts w:hint="eastAsia"/>
          <w:sz w:val="23"/>
          <w:lang w:eastAsia="ko-KR"/>
        </w:rPr>
        <w:t>]</w:t>
      </w:r>
      <w:r w:rsidR="00BC2A13" w:rsidRPr="00954D7F">
        <w:rPr>
          <w:sz w:val="23"/>
          <w:szCs w:val="23"/>
          <w:lang w:eastAsia="ko-KR"/>
        </w:rPr>
        <w:t>(“</w:t>
      </w:r>
      <w:r w:rsidR="00BC2A13" w:rsidRPr="00954D7F">
        <w:rPr>
          <w:b/>
          <w:sz w:val="23"/>
          <w:szCs w:val="23"/>
          <w:u w:val="single"/>
          <w:lang w:eastAsia="ko-KR"/>
        </w:rPr>
        <w:t>매수인</w:t>
      </w:r>
      <w:r w:rsidR="00BC2A13" w:rsidRPr="00954D7F">
        <w:rPr>
          <w:sz w:val="23"/>
          <w:szCs w:val="23"/>
          <w:lang w:eastAsia="ko-KR"/>
        </w:rPr>
        <w:t>”)</w:t>
      </w:r>
      <w:r w:rsidR="00AE31F4">
        <w:rPr>
          <w:rFonts w:hint="eastAsia"/>
          <w:sz w:val="23"/>
          <w:szCs w:val="23"/>
          <w:lang w:eastAsia="ko-KR"/>
        </w:rPr>
        <w:t>.</w:t>
      </w:r>
    </w:p>
    <w:p w14:paraId="0B1487CB" w14:textId="6793738D" w:rsidR="00444100" w:rsidRDefault="00444100" w:rsidP="00340050">
      <w:pPr>
        <w:pStyle w:val="a7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3"/>
          <w:szCs w:val="23"/>
          <w:lang w:eastAsia="ko-KR"/>
        </w:rPr>
      </w:pPr>
      <w:r w:rsidRPr="00954D7F">
        <w:rPr>
          <w:rFonts w:hint="eastAsia"/>
          <w:sz w:val="23"/>
          <w:szCs w:val="23"/>
          <w:lang w:eastAsia="ko-KR"/>
        </w:rPr>
        <w:t>이하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매도인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또는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매수인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중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어느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한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당사자를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지칭할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경우에는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sz w:val="23"/>
          <w:szCs w:val="23"/>
          <w:lang w:eastAsia="ko-KR"/>
        </w:rPr>
        <w:t>“</w:t>
      </w:r>
      <w:r w:rsidRPr="00954D7F">
        <w:rPr>
          <w:rFonts w:hint="eastAsia"/>
          <w:b/>
          <w:sz w:val="23"/>
          <w:szCs w:val="23"/>
          <w:u w:val="single"/>
          <w:lang w:eastAsia="ko-KR"/>
        </w:rPr>
        <w:t>당사자</w:t>
      </w:r>
      <w:r w:rsidRPr="00954D7F">
        <w:rPr>
          <w:sz w:val="23"/>
          <w:szCs w:val="23"/>
          <w:lang w:eastAsia="ko-KR"/>
        </w:rPr>
        <w:t>”</w:t>
      </w:r>
      <w:r w:rsidRPr="00954D7F">
        <w:rPr>
          <w:rFonts w:hint="eastAsia"/>
          <w:sz w:val="23"/>
          <w:szCs w:val="23"/>
          <w:lang w:eastAsia="ko-KR"/>
        </w:rPr>
        <w:t>라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하고</w:t>
      </w:r>
      <w:r w:rsidRPr="00954D7F">
        <w:rPr>
          <w:rFonts w:hint="eastAsia"/>
          <w:sz w:val="23"/>
          <w:szCs w:val="23"/>
          <w:lang w:eastAsia="ko-KR"/>
        </w:rPr>
        <w:t>,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총칭하는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경우에는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sz w:val="23"/>
          <w:szCs w:val="23"/>
          <w:lang w:eastAsia="ko-KR"/>
        </w:rPr>
        <w:t>“</w:t>
      </w:r>
      <w:r w:rsidRPr="00954D7F">
        <w:rPr>
          <w:rFonts w:hint="eastAsia"/>
          <w:b/>
          <w:sz w:val="23"/>
          <w:szCs w:val="23"/>
          <w:u w:val="single"/>
          <w:lang w:eastAsia="ko-KR"/>
        </w:rPr>
        <w:t>당사자들</w:t>
      </w:r>
      <w:r w:rsidRPr="00954D7F">
        <w:rPr>
          <w:sz w:val="23"/>
          <w:szCs w:val="23"/>
          <w:lang w:eastAsia="ko-KR"/>
        </w:rPr>
        <w:t>”</w:t>
      </w:r>
      <w:r w:rsidRPr="00954D7F">
        <w:rPr>
          <w:rFonts w:hint="eastAsia"/>
          <w:sz w:val="23"/>
          <w:szCs w:val="23"/>
          <w:lang w:eastAsia="ko-KR"/>
        </w:rPr>
        <w:t>이라고</w:t>
      </w:r>
      <w:r w:rsidR="000563DB" w:rsidRPr="00954D7F">
        <w:rPr>
          <w:rFonts w:hint="eastAsia"/>
          <w:sz w:val="23"/>
          <w:szCs w:val="23"/>
          <w:lang w:eastAsia="ko-KR"/>
        </w:rPr>
        <w:t xml:space="preserve"> </w:t>
      </w:r>
      <w:r w:rsidRPr="00954D7F">
        <w:rPr>
          <w:rFonts w:hint="eastAsia"/>
          <w:sz w:val="23"/>
          <w:szCs w:val="23"/>
          <w:lang w:eastAsia="ko-KR"/>
        </w:rPr>
        <w:t>한다</w:t>
      </w:r>
      <w:r w:rsidR="00340050" w:rsidRPr="00954D7F">
        <w:rPr>
          <w:rFonts w:hint="eastAsia"/>
          <w:sz w:val="23"/>
          <w:szCs w:val="23"/>
          <w:lang w:eastAsia="ko-KR"/>
        </w:rPr>
        <w:t>.</w:t>
      </w:r>
    </w:p>
    <w:p w14:paraId="2DAA3FBA" w14:textId="77777777" w:rsidR="00ED2790" w:rsidRPr="00954D7F" w:rsidRDefault="00ED2790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b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전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문</w:t>
      </w:r>
    </w:p>
    <w:p w14:paraId="082AE77F" w14:textId="3D7E7D74" w:rsidR="00084CD9" w:rsidRPr="00084CD9" w:rsidRDefault="00084CD9" w:rsidP="00A43F8A">
      <w:pPr>
        <w:pStyle w:val="af3"/>
        <w:numPr>
          <w:ilvl w:val="0"/>
          <w:numId w:val="23"/>
        </w:numPr>
        <w:adjustRightInd w:val="0"/>
        <w:snapToGrid w:val="0"/>
        <w:spacing w:before="180" w:after="180" w:line="360" w:lineRule="atLeast"/>
        <w:ind w:leftChars="0"/>
        <w:rPr>
          <w:rFonts w:ascii="Times New Roman"/>
          <w:sz w:val="23"/>
        </w:rPr>
      </w:pPr>
      <w:r w:rsidRPr="00084CD9">
        <w:rPr>
          <w:rFonts w:ascii="Times New Roman"/>
          <w:sz w:val="23"/>
        </w:rPr>
        <w:t>매도인은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본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계약</w:t>
      </w:r>
      <w:r w:rsidR="0090393B">
        <w:rPr>
          <w:rFonts w:ascii="Times New Roman" w:hint="eastAsia"/>
          <w:sz w:val="23"/>
        </w:rPr>
        <w:t xml:space="preserve"> </w:t>
      </w:r>
      <w:r w:rsidR="0090393B">
        <w:rPr>
          <w:rFonts w:ascii="Times New Roman" w:hint="eastAsia"/>
          <w:sz w:val="23"/>
        </w:rPr>
        <w:t>체결</w:t>
      </w:r>
      <w:r w:rsidRPr="00084CD9">
        <w:rPr>
          <w:rFonts w:ascii="Times New Roman"/>
          <w:sz w:val="23"/>
        </w:rPr>
        <w:t>일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현재</w:t>
      </w:r>
      <w:r w:rsidRPr="00084CD9">
        <w:rPr>
          <w:rFonts w:ascii="Times New Roman"/>
          <w:sz w:val="23"/>
        </w:rPr>
        <w:t xml:space="preserve"> </w:t>
      </w:r>
      <w:r w:rsidR="0090393B">
        <w:rPr>
          <w:rFonts w:ascii="Times New Roman" w:hint="eastAsia"/>
          <w:sz w:val="23"/>
        </w:rPr>
        <w:t>대</w:t>
      </w:r>
      <w:r w:rsidRPr="00084CD9">
        <w:rPr>
          <w:rFonts w:ascii="Times New Roman"/>
          <w:sz w:val="23"/>
        </w:rPr>
        <w:t>한</w:t>
      </w:r>
      <w:r w:rsidR="0090393B">
        <w:rPr>
          <w:rFonts w:ascii="Times New Roman" w:hint="eastAsia"/>
          <w:sz w:val="23"/>
        </w:rPr>
        <w:t>민</w:t>
      </w:r>
      <w:r w:rsidRPr="00084CD9">
        <w:rPr>
          <w:rFonts w:ascii="Times New Roman"/>
          <w:sz w:val="23"/>
        </w:rPr>
        <w:t>국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법률에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의거하여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설립</w:t>
      </w:r>
      <w:r w:rsidR="0090393B" w:rsidRPr="007426D4">
        <w:rPr>
          <w:sz w:val="23"/>
          <w:szCs w:val="23"/>
        </w:rPr>
        <w:t>·</w:t>
      </w:r>
      <w:r w:rsidRPr="00084CD9">
        <w:rPr>
          <w:rFonts w:ascii="Times New Roman"/>
          <w:sz w:val="23"/>
        </w:rPr>
        <w:t>존속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중이고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본</w:t>
      </w:r>
      <w:r w:rsidRPr="00084CD9">
        <w:rPr>
          <w:rFonts w:ascii="Times New Roman" w:hint="eastAsia"/>
          <w:sz w:val="23"/>
        </w:rPr>
        <w:t>점을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084CD9">
        <w:rPr>
          <w:rFonts w:ascii="Times New Roman"/>
          <w:sz w:val="23"/>
        </w:rPr>
        <w:t>에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두고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/>
          <w:sz w:val="23"/>
        </w:rPr>
        <w:t>있는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084CD9">
        <w:rPr>
          <w:rFonts w:ascii="Times New Roman"/>
          <w:sz w:val="23"/>
        </w:rPr>
        <w:t xml:space="preserve"> (“</w:t>
      </w:r>
      <w:r w:rsidRPr="00084CD9">
        <w:rPr>
          <w:rFonts w:ascii="Times New Roman"/>
          <w:b/>
          <w:sz w:val="23"/>
          <w:u w:val="single"/>
        </w:rPr>
        <w:t>대상회사</w:t>
      </w:r>
      <w:r w:rsidRPr="00084CD9">
        <w:rPr>
          <w:rFonts w:ascii="Times New Roman"/>
          <w:sz w:val="23"/>
        </w:rPr>
        <w:t>”)</w:t>
      </w:r>
      <w:r w:rsidRPr="00084CD9">
        <w:rPr>
          <w:rFonts w:ascii="Times New Roman"/>
          <w:sz w:val="23"/>
        </w:rPr>
        <w:t>의</w:t>
      </w:r>
      <w:r w:rsidRPr="00084CD9">
        <w:rPr>
          <w:rFonts w:ascii="Times New Roman"/>
          <w:sz w:val="23"/>
        </w:rPr>
        <w:t xml:space="preserve"> </w:t>
      </w:r>
      <w:r w:rsidRPr="00084CD9">
        <w:rPr>
          <w:rFonts w:ascii="Times New Roman" w:hint="eastAsia"/>
          <w:sz w:val="23"/>
        </w:rPr>
        <w:t>발행주식</w:t>
      </w:r>
      <w:r w:rsidRPr="00084CD9">
        <w:rPr>
          <w:rFonts w:ascii="Times New Roman" w:hint="eastAsia"/>
          <w:sz w:val="23"/>
        </w:rPr>
        <w:t xml:space="preserve"> </w:t>
      </w:r>
      <w:r w:rsidR="000B550D">
        <w:rPr>
          <w:rFonts w:ascii="Times New Roman"/>
          <w:sz w:val="23"/>
        </w:rPr>
        <w:t>[</w:t>
      </w:r>
      <w:r w:rsidRPr="00084CD9">
        <w:rPr>
          <w:rFonts w:ascii="Times New Roman" w:hint="eastAsia"/>
          <w:sz w:val="23"/>
        </w:rPr>
        <w:t>100</w:t>
      </w:r>
      <w:r w:rsidR="000B550D">
        <w:rPr>
          <w:rFonts w:ascii="Times New Roman"/>
          <w:sz w:val="23"/>
        </w:rPr>
        <w:t>]</w:t>
      </w:r>
      <w:r w:rsidRPr="00084CD9">
        <w:rPr>
          <w:rFonts w:ascii="Times New Roman" w:hint="eastAsia"/>
          <w:sz w:val="23"/>
        </w:rPr>
        <w:t>%</w:t>
      </w:r>
      <w:r w:rsidRPr="00084CD9">
        <w:rPr>
          <w:rFonts w:ascii="Times New Roman" w:hint="eastAsia"/>
          <w:sz w:val="23"/>
        </w:rPr>
        <w:t>인</w:t>
      </w:r>
      <w:r w:rsidRPr="00084CD9">
        <w:rPr>
          <w:rFonts w:ascii="Times New Roman" w:hint="eastAsia"/>
          <w:sz w:val="23"/>
        </w:rPr>
        <w:t xml:space="preserve"> </w:t>
      </w:r>
      <w:r w:rsidRPr="00084CD9">
        <w:rPr>
          <w:rFonts w:ascii="Times New Roman" w:hint="eastAsia"/>
          <w:sz w:val="23"/>
        </w:rPr>
        <w:t>보통주식</w:t>
      </w:r>
      <w:r w:rsidRPr="00084CD9">
        <w:rPr>
          <w:rFonts w:ascii="Times New Roman" w:hint="eastAsia"/>
          <w:sz w:val="23"/>
        </w:rPr>
        <w:t xml:space="preserve"> 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084CD9">
        <w:rPr>
          <w:rFonts w:ascii="Times New Roman" w:hint="eastAsia"/>
          <w:sz w:val="23"/>
        </w:rPr>
        <w:t>주를</w:t>
      </w:r>
      <w:r w:rsidRPr="00084CD9">
        <w:rPr>
          <w:rFonts w:ascii="Times New Roman" w:hint="eastAsia"/>
          <w:sz w:val="23"/>
        </w:rPr>
        <w:t xml:space="preserve"> </w:t>
      </w:r>
      <w:r w:rsidRPr="00084CD9">
        <w:rPr>
          <w:rFonts w:ascii="Times New Roman" w:hint="eastAsia"/>
          <w:sz w:val="23"/>
        </w:rPr>
        <w:t>소유하고</w:t>
      </w:r>
      <w:r w:rsidRPr="00084CD9">
        <w:rPr>
          <w:rFonts w:ascii="Times New Roman" w:hint="eastAsia"/>
          <w:sz w:val="23"/>
        </w:rPr>
        <w:t xml:space="preserve"> </w:t>
      </w:r>
      <w:r w:rsidRPr="00084CD9">
        <w:rPr>
          <w:rFonts w:ascii="Times New Roman" w:hint="eastAsia"/>
          <w:sz w:val="23"/>
        </w:rPr>
        <w:t>있다</w:t>
      </w:r>
      <w:r w:rsidRPr="00084CD9">
        <w:rPr>
          <w:rFonts w:ascii="Times New Roman" w:hint="eastAsia"/>
          <w:sz w:val="23"/>
        </w:rPr>
        <w:t xml:space="preserve">. </w:t>
      </w:r>
    </w:p>
    <w:p w14:paraId="775B9942" w14:textId="78D9B358" w:rsidR="008A235A" w:rsidRPr="00954D7F" w:rsidRDefault="00EC4C63" w:rsidP="00A43F8A">
      <w:pPr>
        <w:pStyle w:val="af3"/>
        <w:numPr>
          <w:ilvl w:val="0"/>
          <w:numId w:val="23"/>
        </w:numPr>
        <w:adjustRightInd w:val="0"/>
        <w:snapToGrid w:val="0"/>
        <w:spacing w:before="180" w:after="180" w:line="360" w:lineRule="atLeast"/>
        <w:ind w:leftChars="0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계약에서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정한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조건에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따라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대상회사의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발행주식</w:t>
      </w:r>
      <w:r w:rsidR="00A943E5">
        <w:rPr>
          <w:rFonts w:ascii="Times New Roman" w:hint="eastAsia"/>
          <w:sz w:val="23"/>
          <w:szCs w:val="23"/>
        </w:rPr>
        <w:t>총수의</w:t>
      </w:r>
      <w:r w:rsidR="00A943E5">
        <w:rPr>
          <w:rFonts w:ascii="Times New Roman" w:hint="eastAsia"/>
          <w:sz w:val="23"/>
          <w:szCs w:val="23"/>
        </w:rPr>
        <w:t xml:space="preserve"> </w:t>
      </w:r>
      <w:r w:rsidR="001C1ABD">
        <w:rPr>
          <w:rFonts w:ascii="Times New Roman"/>
          <w:sz w:val="23"/>
          <w:szCs w:val="23"/>
        </w:rPr>
        <w:t>[</w:t>
      </w:r>
      <w:r w:rsidR="00A943E5">
        <w:rPr>
          <w:rFonts w:ascii="Times New Roman"/>
          <w:sz w:val="23"/>
          <w:szCs w:val="23"/>
        </w:rPr>
        <w:t>100</w:t>
      </w:r>
      <w:r w:rsidR="001C1ABD">
        <w:rPr>
          <w:rFonts w:ascii="Times New Roman"/>
          <w:sz w:val="23"/>
          <w:szCs w:val="23"/>
        </w:rPr>
        <w:t>]</w:t>
      </w:r>
      <w:r w:rsidR="00A943E5">
        <w:rPr>
          <w:rFonts w:ascii="Times New Roman"/>
          <w:sz w:val="23"/>
          <w:szCs w:val="23"/>
        </w:rPr>
        <w:t>%</w:t>
      </w:r>
      <w:r w:rsidR="0090393B">
        <w:rPr>
          <w:rFonts w:ascii="Times New Roman"/>
          <w:sz w:val="23"/>
          <w:szCs w:val="23"/>
        </w:rPr>
        <w:t xml:space="preserve"> </w:t>
      </w:r>
      <w:r w:rsidR="00111342">
        <w:rPr>
          <w:rFonts w:ascii="Times New Roman" w:hint="eastAsia"/>
          <w:sz w:val="23"/>
          <w:szCs w:val="23"/>
        </w:rPr>
        <w:t>(</w:t>
      </w:r>
      <w:r w:rsidR="00005566" w:rsidRPr="00954D7F">
        <w:rPr>
          <w:rFonts w:ascii="Times New Roman"/>
          <w:sz w:val="23"/>
          <w:szCs w:val="23"/>
        </w:rPr>
        <w:t>“</w:t>
      </w:r>
      <w:r w:rsidR="00005566" w:rsidRPr="00954D7F">
        <w:rPr>
          <w:rFonts w:ascii="Times New Roman"/>
          <w:b/>
          <w:bCs/>
          <w:sz w:val="23"/>
          <w:szCs w:val="23"/>
          <w:u w:val="single"/>
        </w:rPr>
        <w:t>대상주식</w:t>
      </w:r>
      <w:r w:rsidR="00005566" w:rsidRPr="00954D7F">
        <w:rPr>
          <w:rFonts w:ascii="Times New Roman"/>
          <w:sz w:val="23"/>
          <w:szCs w:val="23"/>
        </w:rPr>
        <w:t>”)</w:t>
      </w:r>
      <w:r w:rsidR="007A47AC">
        <w:rPr>
          <w:rFonts w:ascii="Times New Roman" w:hint="eastAsia"/>
          <w:sz w:val="23"/>
          <w:szCs w:val="23"/>
        </w:rPr>
        <w:t>를</w:t>
      </w:r>
      <w:r w:rsidR="007A47AC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매수인에게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매도하고자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하며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매수인은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매수</w:t>
      </w:r>
      <w:r w:rsidRPr="00954D7F">
        <w:rPr>
          <w:rFonts w:ascii="Times New Roman" w:hint="eastAsia"/>
          <w:sz w:val="23"/>
          <w:szCs w:val="23"/>
        </w:rPr>
        <w:t>(</w:t>
      </w:r>
      <w:r w:rsidRPr="00954D7F">
        <w:rPr>
          <w:rFonts w:ascii="Times New Roman"/>
          <w:sz w:val="23"/>
          <w:szCs w:val="23"/>
        </w:rPr>
        <w:t>“</w:t>
      </w:r>
      <w:r w:rsidRPr="00954D7F">
        <w:rPr>
          <w:rFonts w:ascii="Times New Roman" w:hint="eastAsia"/>
          <w:b/>
          <w:sz w:val="23"/>
          <w:szCs w:val="23"/>
          <w:u w:val="single"/>
        </w:rPr>
        <w:t>본건</w:t>
      </w:r>
      <w:r w:rsidRPr="00954D7F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954D7F">
        <w:rPr>
          <w:rFonts w:ascii="Times New Roman" w:hint="eastAsia"/>
          <w:b/>
          <w:sz w:val="23"/>
          <w:szCs w:val="23"/>
          <w:u w:val="single"/>
        </w:rPr>
        <w:t>거래</w:t>
      </w:r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 w:hint="eastAsia"/>
          <w:sz w:val="23"/>
          <w:szCs w:val="23"/>
        </w:rPr>
        <w:t>)</w:t>
      </w:r>
      <w:r w:rsidR="00C12B16" w:rsidRPr="00954D7F">
        <w:rPr>
          <w:rFonts w:ascii="Times New Roman"/>
          <w:sz w:val="23"/>
          <w:szCs w:val="23"/>
        </w:rPr>
        <w:t>하고</w:t>
      </w:r>
      <w:r>
        <w:rPr>
          <w:rFonts w:ascii="Times New Roman" w:hint="eastAsia"/>
          <w:sz w:val="23"/>
          <w:szCs w:val="23"/>
        </w:rPr>
        <w:t>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한</w:t>
      </w:r>
      <w:r w:rsidR="00C12B16" w:rsidRPr="00954D7F">
        <w:rPr>
          <w:rFonts w:ascii="Times New Roman"/>
          <w:sz w:val="23"/>
          <w:szCs w:val="23"/>
        </w:rPr>
        <w:t>다</w:t>
      </w:r>
      <w:r w:rsidR="00C12B16" w:rsidRPr="00954D7F">
        <w:rPr>
          <w:rFonts w:ascii="Times New Roman"/>
          <w:sz w:val="23"/>
          <w:szCs w:val="23"/>
        </w:rPr>
        <w:t>.</w:t>
      </w:r>
    </w:p>
    <w:p w14:paraId="570580E8" w14:textId="628559C9" w:rsidR="00ED2790" w:rsidRDefault="00ED2790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이에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당사자들은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아래와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같이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합의한다</w:t>
      </w:r>
      <w:r w:rsidRPr="00954D7F">
        <w:rPr>
          <w:rFonts w:ascii="Times New Roman"/>
          <w:sz w:val="23"/>
          <w:szCs w:val="23"/>
        </w:rPr>
        <w:t>.</w:t>
      </w:r>
    </w:p>
    <w:p w14:paraId="092F2923" w14:textId="10CC747B" w:rsidR="00ED2790" w:rsidRPr="006F11F4" w:rsidRDefault="00ED2790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6F11F4">
        <w:rPr>
          <w:rFonts w:ascii="Times New Roman"/>
          <w:b/>
          <w:sz w:val="23"/>
          <w:szCs w:val="23"/>
        </w:rPr>
        <w:t>용어의</w:t>
      </w:r>
      <w:r w:rsidR="000563DB" w:rsidRPr="006F11F4">
        <w:rPr>
          <w:rFonts w:ascii="Times New Roman"/>
          <w:b/>
          <w:sz w:val="23"/>
          <w:szCs w:val="23"/>
        </w:rPr>
        <w:t xml:space="preserve"> </w:t>
      </w:r>
      <w:r w:rsidRPr="006F11F4">
        <w:rPr>
          <w:rFonts w:ascii="Times New Roman"/>
          <w:b/>
          <w:sz w:val="23"/>
          <w:szCs w:val="23"/>
        </w:rPr>
        <w:t>정의</w:t>
      </w:r>
    </w:p>
    <w:p w14:paraId="7149E9EC" w14:textId="6EACAE11" w:rsidR="00ED2790" w:rsidRPr="008201AD" w:rsidRDefault="00ED2790" w:rsidP="00ED2790">
      <w:pPr>
        <w:adjustRightInd w:val="0"/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954D7F">
        <w:rPr>
          <w:rFonts w:ascii="Times New Roman"/>
          <w:spacing w:val="3"/>
          <w:sz w:val="23"/>
          <w:szCs w:val="23"/>
        </w:rPr>
        <w:lastRenderedPageBreak/>
        <w:t>본</w:t>
      </w:r>
      <w:r w:rsidR="000563DB" w:rsidRPr="00954D7F">
        <w:rPr>
          <w:rFonts w:ascii="Times New Roman"/>
          <w:spacing w:val="3"/>
          <w:sz w:val="23"/>
          <w:szCs w:val="23"/>
        </w:rPr>
        <w:t xml:space="preserve"> </w:t>
      </w:r>
      <w:r w:rsidRPr="00954D7F">
        <w:rPr>
          <w:rFonts w:ascii="Times New Roman"/>
          <w:spacing w:val="3"/>
          <w:sz w:val="23"/>
          <w:szCs w:val="23"/>
        </w:rPr>
        <w:t>계약에서</w:t>
      </w:r>
      <w:r w:rsidR="000563DB" w:rsidRPr="00954D7F">
        <w:rPr>
          <w:rFonts w:ascii="Times New Roman"/>
          <w:spacing w:val="3"/>
          <w:sz w:val="23"/>
          <w:szCs w:val="23"/>
        </w:rPr>
        <w:t xml:space="preserve"> </w:t>
      </w:r>
      <w:r w:rsidRPr="00954D7F">
        <w:rPr>
          <w:rFonts w:ascii="Times New Roman"/>
          <w:spacing w:val="3"/>
          <w:sz w:val="23"/>
          <w:szCs w:val="23"/>
        </w:rPr>
        <w:t>사용되는</w:t>
      </w:r>
      <w:r w:rsidR="000563DB" w:rsidRPr="00954D7F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용어는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="005A18DC" w:rsidRPr="00067879">
        <w:rPr>
          <w:rFonts w:ascii="Times New Roman"/>
          <w:spacing w:val="3"/>
          <w:sz w:val="23"/>
          <w:szCs w:val="23"/>
        </w:rPr>
        <w:t>본</w:t>
      </w:r>
      <w:r w:rsidR="005A18DC" w:rsidRPr="00067879">
        <w:rPr>
          <w:rFonts w:ascii="Times New Roman"/>
          <w:spacing w:val="3"/>
          <w:sz w:val="23"/>
          <w:szCs w:val="23"/>
        </w:rPr>
        <w:t xml:space="preserve"> </w:t>
      </w:r>
      <w:r w:rsidR="005A18DC" w:rsidRPr="00067879">
        <w:rPr>
          <w:rFonts w:ascii="Times New Roman"/>
          <w:spacing w:val="3"/>
          <w:sz w:val="23"/>
          <w:szCs w:val="23"/>
        </w:rPr>
        <w:t>계약에서</w:t>
      </w:r>
      <w:r w:rsidR="005A18DC" w:rsidRPr="00067879">
        <w:rPr>
          <w:rFonts w:ascii="Times New Roman"/>
          <w:spacing w:val="3"/>
          <w:sz w:val="23"/>
          <w:szCs w:val="23"/>
        </w:rPr>
        <w:t xml:space="preserve"> </w:t>
      </w:r>
      <w:r w:rsidR="005A18DC" w:rsidRPr="00067879">
        <w:rPr>
          <w:rFonts w:ascii="Times New Roman"/>
          <w:spacing w:val="3"/>
          <w:sz w:val="23"/>
          <w:szCs w:val="23"/>
        </w:rPr>
        <w:t>달리</w:t>
      </w:r>
      <w:r w:rsidR="005A18DC" w:rsidRPr="00067879">
        <w:rPr>
          <w:rFonts w:ascii="Times New Roman"/>
          <w:spacing w:val="3"/>
          <w:sz w:val="23"/>
          <w:szCs w:val="23"/>
        </w:rPr>
        <w:t xml:space="preserve"> </w:t>
      </w:r>
      <w:r w:rsidR="005A18DC" w:rsidRPr="00067879">
        <w:rPr>
          <w:rFonts w:ascii="Times New Roman"/>
          <w:spacing w:val="3"/>
          <w:sz w:val="23"/>
          <w:szCs w:val="23"/>
        </w:rPr>
        <w:t>정의되</w:t>
      </w:r>
      <w:r w:rsidR="005A18DC" w:rsidRPr="00067879">
        <w:rPr>
          <w:rFonts w:ascii="Times New Roman" w:hint="eastAsia"/>
          <w:spacing w:val="3"/>
          <w:sz w:val="23"/>
          <w:szCs w:val="23"/>
        </w:rPr>
        <w:t>거나</w:t>
      </w:r>
      <w:r w:rsidR="005A18DC" w:rsidRPr="00067879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문맥에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의하여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명백히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달리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해석되지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않는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한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아래와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같은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의미를</w:t>
      </w:r>
      <w:r w:rsidR="000563DB" w:rsidRPr="008201AD">
        <w:rPr>
          <w:rFonts w:ascii="Times New Roman"/>
          <w:spacing w:val="3"/>
          <w:sz w:val="23"/>
          <w:szCs w:val="23"/>
        </w:rPr>
        <w:t xml:space="preserve"> </w:t>
      </w:r>
      <w:r w:rsidRPr="008201AD">
        <w:rPr>
          <w:rFonts w:ascii="Times New Roman"/>
          <w:spacing w:val="3"/>
          <w:sz w:val="23"/>
          <w:szCs w:val="23"/>
        </w:rPr>
        <w:t>가진다</w:t>
      </w:r>
      <w:r w:rsidRPr="008201AD">
        <w:rPr>
          <w:rFonts w:ascii="Times New Roman"/>
          <w:spacing w:val="3"/>
          <w:sz w:val="23"/>
          <w:szCs w:val="23"/>
        </w:rPr>
        <w:t>.</w:t>
      </w:r>
    </w:p>
    <w:p w14:paraId="56964978" w14:textId="43D3D523" w:rsidR="00475B2D" w:rsidRPr="00475B2D" w:rsidRDefault="00475B2D" w:rsidP="006A5A63">
      <w:pPr>
        <w:adjustRightInd w:val="0"/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B816D3">
        <w:rPr>
          <w:rFonts w:ascii="Times New Roman" w:eastAsia="바탕체"/>
          <w:sz w:val="23"/>
          <w:szCs w:val="23"/>
        </w:rPr>
        <w:t>“</w:t>
      </w:r>
      <w:r w:rsidRPr="00B816D3">
        <w:rPr>
          <w:rFonts w:ascii="Times New Roman" w:eastAsia="바탕체"/>
          <w:b/>
          <w:sz w:val="23"/>
          <w:szCs w:val="23"/>
          <w:u w:val="single"/>
        </w:rPr>
        <w:t>거래종결</w:t>
      </w:r>
      <w:r w:rsidRPr="00B816D3">
        <w:rPr>
          <w:rFonts w:ascii="Times New Roman" w:eastAsia="바탕체"/>
          <w:b/>
          <w:sz w:val="23"/>
          <w:szCs w:val="23"/>
          <w:u w:val="single"/>
        </w:rPr>
        <w:t xml:space="preserve"> </w:t>
      </w:r>
      <w:r w:rsidRPr="00B816D3">
        <w:rPr>
          <w:rFonts w:ascii="Times New Roman" w:eastAsia="바탕체"/>
          <w:b/>
          <w:sz w:val="23"/>
          <w:szCs w:val="23"/>
          <w:u w:val="single"/>
        </w:rPr>
        <w:t>매매대금</w:t>
      </w:r>
      <w:r w:rsidRPr="00B816D3">
        <w:rPr>
          <w:rFonts w:ascii="Times New Roman" w:eastAsia="바탕체"/>
          <w:sz w:val="23"/>
          <w:szCs w:val="23"/>
        </w:rPr>
        <w:t>”</w:t>
      </w:r>
      <w:r w:rsidRPr="00B816D3">
        <w:rPr>
          <w:rFonts w:ascii="Times New Roman" w:eastAsia="바탕체"/>
          <w:sz w:val="23"/>
          <w:szCs w:val="23"/>
        </w:rPr>
        <w:t>은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조정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전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매매대금</w:t>
      </w:r>
      <w:r w:rsidR="00731ECA">
        <w:rPr>
          <w:rFonts w:ascii="Times New Roman" w:eastAsia="바탕체" w:hint="eastAsia"/>
          <w:sz w:val="23"/>
          <w:szCs w:val="23"/>
        </w:rPr>
        <w:t>(</w:t>
      </w:r>
      <w:r w:rsidR="00731ECA">
        <w:rPr>
          <w:rFonts w:ascii="Times New Roman" w:eastAsia="바탕체" w:hint="eastAsia"/>
          <w:sz w:val="23"/>
          <w:szCs w:val="23"/>
        </w:rPr>
        <w:t>제</w:t>
      </w:r>
      <w:r w:rsidR="00731ECA">
        <w:rPr>
          <w:rFonts w:ascii="Times New Roman" w:eastAsia="바탕체" w:hint="eastAsia"/>
          <w:sz w:val="23"/>
          <w:szCs w:val="23"/>
        </w:rPr>
        <w:t>3</w:t>
      </w:r>
      <w:r w:rsidR="00731ECA">
        <w:rPr>
          <w:rFonts w:ascii="Times New Roman" w:eastAsia="바탕체"/>
          <w:sz w:val="23"/>
          <w:szCs w:val="23"/>
        </w:rPr>
        <w:t>.1</w:t>
      </w:r>
      <w:r w:rsidR="00731ECA">
        <w:rPr>
          <w:rFonts w:ascii="Times New Roman" w:eastAsia="바탕체" w:hint="eastAsia"/>
          <w:sz w:val="23"/>
          <w:szCs w:val="23"/>
        </w:rPr>
        <w:t>조에서</w:t>
      </w:r>
      <w:r w:rsidR="00731ECA">
        <w:rPr>
          <w:rFonts w:ascii="Times New Roman" w:eastAsia="바탕체" w:hint="eastAsia"/>
          <w:sz w:val="23"/>
          <w:szCs w:val="23"/>
        </w:rPr>
        <w:t xml:space="preserve"> </w:t>
      </w:r>
      <w:r w:rsidR="00731ECA">
        <w:rPr>
          <w:rFonts w:ascii="Times New Roman" w:eastAsia="바탕체" w:hint="eastAsia"/>
          <w:sz w:val="23"/>
          <w:szCs w:val="23"/>
        </w:rPr>
        <w:t>정의</w:t>
      </w:r>
      <w:r w:rsidR="00160035">
        <w:rPr>
          <w:rFonts w:ascii="Times New Roman" w:eastAsia="바탕체" w:hint="eastAsia"/>
          <w:sz w:val="23"/>
          <w:szCs w:val="23"/>
        </w:rPr>
        <w:t>함</w:t>
      </w:r>
      <w:r w:rsidR="00731ECA">
        <w:rPr>
          <w:rFonts w:ascii="Times New Roman" w:eastAsia="바탕체" w:hint="eastAsia"/>
          <w:sz w:val="23"/>
          <w:szCs w:val="23"/>
        </w:rPr>
        <w:t>)</w:t>
      </w:r>
      <w:r w:rsidRPr="00B816D3">
        <w:rPr>
          <w:rFonts w:ascii="Times New Roman" w:eastAsia="바탕체"/>
          <w:sz w:val="23"/>
          <w:szCs w:val="23"/>
        </w:rPr>
        <w:t>에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거래종결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조정금액</w:t>
      </w:r>
      <w:r w:rsidR="0046311C">
        <w:rPr>
          <w:rFonts w:ascii="Times New Roman" w:eastAsia="바탕체" w:hint="eastAsia"/>
          <w:sz w:val="23"/>
          <w:szCs w:val="23"/>
        </w:rPr>
        <w:t>(</w:t>
      </w:r>
      <w:r w:rsidR="0046311C">
        <w:rPr>
          <w:rFonts w:ascii="Times New Roman" w:eastAsia="바탕체" w:hint="eastAsia"/>
          <w:sz w:val="23"/>
          <w:szCs w:val="23"/>
        </w:rPr>
        <w:t>제</w:t>
      </w:r>
      <w:r w:rsidR="0046311C">
        <w:rPr>
          <w:rFonts w:ascii="Times New Roman" w:eastAsia="바탕체" w:hint="eastAsia"/>
          <w:sz w:val="23"/>
          <w:szCs w:val="23"/>
        </w:rPr>
        <w:t>3</w:t>
      </w:r>
      <w:r w:rsidR="0046311C">
        <w:rPr>
          <w:rFonts w:ascii="Times New Roman" w:eastAsia="바탕체"/>
          <w:sz w:val="23"/>
          <w:szCs w:val="23"/>
        </w:rPr>
        <w:t>.3</w:t>
      </w:r>
      <w:r w:rsidR="0046311C">
        <w:rPr>
          <w:rFonts w:ascii="Times New Roman" w:eastAsia="바탕체" w:hint="eastAsia"/>
          <w:sz w:val="23"/>
          <w:szCs w:val="23"/>
        </w:rPr>
        <w:t>조에서</w:t>
      </w:r>
      <w:r w:rsidR="0046311C">
        <w:rPr>
          <w:rFonts w:ascii="Times New Roman" w:eastAsia="바탕체" w:hint="eastAsia"/>
          <w:sz w:val="23"/>
          <w:szCs w:val="23"/>
        </w:rPr>
        <w:t xml:space="preserve"> </w:t>
      </w:r>
      <w:r w:rsidR="0046311C">
        <w:rPr>
          <w:rFonts w:ascii="Times New Roman" w:eastAsia="바탕체" w:hint="eastAsia"/>
          <w:sz w:val="23"/>
          <w:szCs w:val="23"/>
        </w:rPr>
        <w:t>정의</w:t>
      </w:r>
      <w:r w:rsidR="00160035">
        <w:rPr>
          <w:rFonts w:ascii="Times New Roman" w:eastAsia="바탕체" w:hint="eastAsia"/>
          <w:sz w:val="23"/>
          <w:szCs w:val="23"/>
        </w:rPr>
        <w:t>함</w:t>
      </w:r>
      <w:r w:rsidR="0046311C">
        <w:rPr>
          <w:rFonts w:ascii="Times New Roman" w:eastAsia="바탕체" w:hint="eastAsia"/>
          <w:sz w:val="23"/>
          <w:szCs w:val="23"/>
        </w:rPr>
        <w:t>)</w:t>
      </w:r>
      <w:r w:rsidR="00A943E5">
        <w:rPr>
          <w:rFonts w:ascii="Times New Roman" w:eastAsia="바탕체" w:hint="eastAsia"/>
          <w:sz w:val="23"/>
          <w:szCs w:val="23"/>
        </w:rPr>
        <w:t>을</w:t>
      </w:r>
      <w:r w:rsidR="00A943E5">
        <w:rPr>
          <w:rFonts w:ascii="Times New Roman" w:eastAsia="바탕체" w:hint="eastAsia"/>
          <w:sz w:val="23"/>
          <w:szCs w:val="23"/>
        </w:rPr>
        <w:t xml:space="preserve"> </w:t>
      </w:r>
      <w:r w:rsidR="00111342">
        <w:rPr>
          <w:rFonts w:ascii="Times New Roman" w:eastAsia="바탕체" w:hint="eastAsia"/>
          <w:sz w:val="23"/>
          <w:szCs w:val="23"/>
        </w:rPr>
        <w:t>가산하거나</w:t>
      </w:r>
      <w:r w:rsidR="00111342">
        <w:rPr>
          <w:rFonts w:ascii="Times New Roman" w:eastAsia="바탕체" w:hint="eastAsia"/>
          <w:sz w:val="23"/>
          <w:szCs w:val="23"/>
        </w:rPr>
        <w:t xml:space="preserve"> </w:t>
      </w:r>
      <w:r w:rsidR="00111342">
        <w:rPr>
          <w:rFonts w:ascii="Times New Roman" w:eastAsia="바탕체" w:hint="eastAsia"/>
          <w:sz w:val="23"/>
          <w:szCs w:val="23"/>
        </w:rPr>
        <w:t>공제한</w:t>
      </w:r>
      <w:r>
        <w:rPr>
          <w:rFonts w:ascii="Times New Roman" w:eastAsia="바탕체" w:hint="eastAsia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금액을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의미한다</w:t>
      </w:r>
      <w:r w:rsidRPr="00B816D3">
        <w:rPr>
          <w:rFonts w:ascii="Times New Roman" w:eastAsia="바탕체"/>
          <w:sz w:val="23"/>
          <w:szCs w:val="23"/>
        </w:rPr>
        <w:t>.</w:t>
      </w:r>
    </w:p>
    <w:p w14:paraId="14446CCC" w14:textId="21C88F86" w:rsidR="00FA1573" w:rsidRDefault="00FA1573" w:rsidP="006A5A63">
      <w:pPr>
        <w:adjustRightInd w:val="0"/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FA1573">
        <w:rPr>
          <w:rFonts w:ascii="Times New Roman"/>
          <w:spacing w:val="3"/>
          <w:sz w:val="23"/>
          <w:szCs w:val="23"/>
        </w:rPr>
        <w:t>“</w:t>
      </w:r>
      <w:r w:rsidRPr="00FA1573">
        <w:rPr>
          <w:rFonts w:ascii="Times New Roman"/>
          <w:b/>
          <w:spacing w:val="3"/>
          <w:sz w:val="23"/>
          <w:szCs w:val="23"/>
          <w:u w:val="single"/>
        </w:rPr>
        <w:t>계열회사</w:t>
      </w:r>
      <w:r w:rsidRPr="00FA1573">
        <w:rPr>
          <w:rFonts w:ascii="Times New Roman"/>
          <w:spacing w:val="3"/>
          <w:sz w:val="23"/>
          <w:szCs w:val="23"/>
        </w:rPr>
        <w:t>”</w:t>
      </w:r>
      <w:r w:rsidR="007F7EAC">
        <w:rPr>
          <w:rFonts w:ascii="Times New Roman" w:hint="eastAsia"/>
          <w:spacing w:val="3"/>
          <w:sz w:val="23"/>
          <w:szCs w:val="23"/>
        </w:rPr>
        <w:t>는</w:t>
      </w:r>
      <w:r w:rsidRPr="00FA1573">
        <w:rPr>
          <w:rFonts w:ascii="Times New Roman"/>
          <w:spacing w:val="3"/>
          <w:sz w:val="23"/>
          <w:szCs w:val="23"/>
        </w:rPr>
        <w:t xml:space="preserve"> </w:t>
      </w:r>
      <w:r w:rsidRPr="00FA1573">
        <w:rPr>
          <w:rFonts w:ascii="Times New Roman"/>
          <w:spacing w:val="3"/>
          <w:sz w:val="23"/>
          <w:szCs w:val="23"/>
        </w:rPr>
        <w:t>독점규제</w:t>
      </w:r>
      <w:r w:rsidRPr="00FA1573">
        <w:rPr>
          <w:rFonts w:ascii="Times New Roman"/>
          <w:spacing w:val="3"/>
          <w:sz w:val="23"/>
          <w:szCs w:val="23"/>
        </w:rPr>
        <w:t xml:space="preserve"> </w:t>
      </w:r>
      <w:r w:rsidRPr="00FA1573">
        <w:rPr>
          <w:rFonts w:ascii="Times New Roman"/>
          <w:spacing w:val="3"/>
          <w:sz w:val="23"/>
          <w:szCs w:val="23"/>
        </w:rPr>
        <w:t>및</w:t>
      </w:r>
      <w:r w:rsidRPr="00FA1573">
        <w:rPr>
          <w:rFonts w:ascii="Times New Roman"/>
          <w:spacing w:val="3"/>
          <w:sz w:val="23"/>
          <w:szCs w:val="23"/>
        </w:rPr>
        <w:t xml:space="preserve"> </w:t>
      </w:r>
      <w:r w:rsidRPr="00FA1573">
        <w:rPr>
          <w:rFonts w:ascii="Times New Roman"/>
          <w:spacing w:val="3"/>
          <w:sz w:val="23"/>
          <w:szCs w:val="23"/>
        </w:rPr>
        <w:t>공정거래에</w:t>
      </w:r>
      <w:r w:rsidRPr="00FA1573">
        <w:rPr>
          <w:rFonts w:ascii="Times New Roman"/>
          <w:spacing w:val="3"/>
          <w:sz w:val="23"/>
          <w:szCs w:val="23"/>
        </w:rPr>
        <w:t xml:space="preserve"> </w:t>
      </w:r>
      <w:r w:rsidRPr="00FA1573">
        <w:rPr>
          <w:rFonts w:ascii="Times New Roman"/>
          <w:spacing w:val="3"/>
          <w:sz w:val="23"/>
          <w:szCs w:val="23"/>
        </w:rPr>
        <w:t>관한</w:t>
      </w:r>
      <w:r w:rsidRPr="00FA1573">
        <w:rPr>
          <w:rFonts w:ascii="Times New Roman"/>
          <w:spacing w:val="3"/>
          <w:sz w:val="23"/>
          <w:szCs w:val="23"/>
        </w:rPr>
        <w:t xml:space="preserve"> </w:t>
      </w:r>
      <w:r w:rsidRPr="00FA1573">
        <w:rPr>
          <w:rFonts w:ascii="Times New Roman"/>
          <w:spacing w:val="3"/>
          <w:sz w:val="23"/>
          <w:szCs w:val="23"/>
        </w:rPr>
        <w:t>법률상의</w:t>
      </w:r>
      <w:r w:rsidRPr="00FA1573">
        <w:rPr>
          <w:rFonts w:ascii="Times New Roman"/>
          <w:spacing w:val="3"/>
          <w:sz w:val="23"/>
          <w:szCs w:val="23"/>
        </w:rPr>
        <w:t xml:space="preserve"> </w:t>
      </w:r>
      <w:r w:rsidRPr="00FA1573">
        <w:rPr>
          <w:rFonts w:ascii="Times New Roman"/>
          <w:spacing w:val="3"/>
          <w:sz w:val="23"/>
          <w:szCs w:val="23"/>
        </w:rPr>
        <w:t>계열회사를</w:t>
      </w:r>
      <w:r w:rsidRPr="00FA1573">
        <w:rPr>
          <w:rFonts w:ascii="Times New Roman"/>
          <w:spacing w:val="3"/>
          <w:sz w:val="23"/>
          <w:szCs w:val="23"/>
        </w:rPr>
        <w:t xml:space="preserve"> </w:t>
      </w:r>
      <w:r w:rsidRPr="00FA1573">
        <w:rPr>
          <w:rFonts w:ascii="Times New Roman"/>
          <w:spacing w:val="3"/>
          <w:sz w:val="23"/>
          <w:szCs w:val="23"/>
        </w:rPr>
        <w:t>의미한다</w:t>
      </w:r>
      <w:r w:rsidRPr="00FA1573">
        <w:rPr>
          <w:rFonts w:ascii="Times New Roman"/>
          <w:spacing w:val="3"/>
          <w:sz w:val="23"/>
          <w:szCs w:val="23"/>
        </w:rPr>
        <w:t>.</w:t>
      </w:r>
    </w:p>
    <w:p w14:paraId="681A9482" w14:textId="628AD848" w:rsidR="00FF2F36" w:rsidRPr="00FF2F36" w:rsidRDefault="00165560" w:rsidP="00FF2F36">
      <w:pPr>
        <w:adjustRightInd w:val="0"/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427699">
        <w:rPr>
          <w:rFonts w:ascii="Times New Roman" w:eastAsia="바탕체"/>
          <w:sz w:val="23"/>
          <w:szCs w:val="23"/>
        </w:rPr>
        <w:t>“</w:t>
      </w:r>
      <w:r w:rsidRPr="00427699">
        <w:rPr>
          <w:rFonts w:ascii="Times New Roman" w:eastAsia="바탕체"/>
          <w:b/>
          <w:sz w:val="23"/>
          <w:szCs w:val="23"/>
          <w:u w:val="single"/>
        </w:rPr>
        <w:t>기준재무제표</w:t>
      </w:r>
      <w:r w:rsidRPr="00427699">
        <w:rPr>
          <w:rFonts w:ascii="Times New Roman" w:eastAsia="바탕체"/>
          <w:sz w:val="23"/>
          <w:szCs w:val="23"/>
        </w:rPr>
        <w:t>”</w:t>
      </w:r>
      <w:r w:rsidRPr="00427699">
        <w:rPr>
          <w:rFonts w:ascii="Times New Roman" w:eastAsia="바탕체"/>
          <w:sz w:val="23"/>
          <w:szCs w:val="23"/>
        </w:rPr>
        <w:t>는</w:t>
      </w:r>
      <w:r w:rsidRPr="00427699">
        <w:rPr>
          <w:rFonts w:ascii="Times New Roman" w:eastAsia="바탕체"/>
          <w:sz w:val="23"/>
          <w:szCs w:val="23"/>
        </w:rPr>
        <w:t xml:space="preserve"> 20</w:t>
      </w:r>
      <w:r w:rsidRPr="00084CD9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427699">
        <w:rPr>
          <w:rFonts w:ascii="Times New Roman" w:eastAsia="바탕체"/>
          <w:sz w:val="23"/>
          <w:szCs w:val="23"/>
        </w:rPr>
        <w:t>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084CD9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427699">
        <w:rPr>
          <w:rFonts w:ascii="Times New Roman" w:eastAsia="바탕체"/>
          <w:sz w:val="23"/>
          <w:szCs w:val="23"/>
        </w:rPr>
        <w:t>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084CD9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084CD9">
        <w:rPr>
          <w:rFonts w:ascii="Times New Roman" w:hint="eastAsia"/>
          <w:sz w:val="23"/>
        </w:rPr>
        <w:t>]</w:t>
      </w:r>
      <w:r w:rsidRPr="00427699">
        <w:rPr>
          <w:rFonts w:ascii="Times New Roman" w:eastAsia="바탕체"/>
          <w:sz w:val="23"/>
          <w:szCs w:val="23"/>
        </w:rPr>
        <w:t>일</w:t>
      </w:r>
      <w:r w:rsidR="00387E62">
        <w:rPr>
          <w:rFonts w:ascii="Times New Roman" w:eastAsia="바탕체" w:hint="eastAsia"/>
          <w:sz w:val="23"/>
          <w:szCs w:val="23"/>
        </w:rPr>
        <w:t>(</w:t>
      </w:r>
      <w:r w:rsidR="00387E62">
        <w:rPr>
          <w:rFonts w:ascii="Times New Roman" w:eastAsia="바탕체"/>
          <w:sz w:val="23"/>
          <w:szCs w:val="23"/>
        </w:rPr>
        <w:t>“</w:t>
      </w:r>
      <w:r w:rsidR="00387E62" w:rsidRPr="00387E62">
        <w:rPr>
          <w:rFonts w:ascii="Times New Roman" w:eastAsia="바탕체" w:hint="eastAsia"/>
          <w:b/>
          <w:sz w:val="23"/>
          <w:szCs w:val="23"/>
          <w:u w:val="single"/>
        </w:rPr>
        <w:t>기준일</w:t>
      </w:r>
      <w:r w:rsidR="00387E62">
        <w:rPr>
          <w:rFonts w:ascii="Times New Roman" w:eastAsia="바탕체"/>
          <w:sz w:val="23"/>
          <w:szCs w:val="23"/>
        </w:rPr>
        <w:t>”)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현재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대상회사에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관한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재무상태표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손익계산서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포괄손익계산서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자본변동표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현금흐름표</w:t>
      </w:r>
      <w:ins w:id="0" w:author="yongho.cho" w:date="2024-12-04T16:35:00Z">
        <w:r w:rsidR="004278B8">
          <w:rPr>
            <w:rFonts w:ascii="Times New Roman" w:eastAsia="바탕체" w:hint="eastAsia"/>
            <w:sz w:val="23"/>
            <w:szCs w:val="23"/>
          </w:rPr>
          <w:t xml:space="preserve">, </w:t>
        </w:r>
        <w:r w:rsidR="004278B8">
          <w:rPr>
            <w:rFonts w:ascii="Times New Roman" w:eastAsia="바탕체" w:hint="eastAsia"/>
            <w:sz w:val="23"/>
            <w:szCs w:val="23"/>
          </w:rPr>
          <w:t>이에</w:t>
        </w:r>
        <w:r w:rsidR="004278B8">
          <w:rPr>
            <w:rFonts w:ascii="Times New Roman" w:eastAsia="바탕체"/>
            <w:sz w:val="23"/>
            <w:szCs w:val="23"/>
          </w:rPr>
          <w:t xml:space="preserve"> </w:t>
        </w:r>
        <w:r w:rsidR="004278B8">
          <w:rPr>
            <w:rFonts w:ascii="Times New Roman" w:eastAsia="바탕체" w:hint="eastAsia"/>
            <w:sz w:val="23"/>
            <w:szCs w:val="23"/>
          </w:rPr>
          <w:t>대한</w:t>
        </w:r>
        <w:r w:rsidR="004278B8">
          <w:rPr>
            <w:rFonts w:ascii="Times New Roman" w:eastAsia="바탕체" w:hint="eastAsia"/>
            <w:sz w:val="23"/>
            <w:szCs w:val="23"/>
          </w:rPr>
          <w:t xml:space="preserve"> </w:t>
        </w:r>
        <w:r w:rsidR="004278B8">
          <w:rPr>
            <w:rFonts w:ascii="Times New Roman" w:eastAsia="바탕체" w:hint="eastAsia"/>
            <w:sz w:val="23"/>
            <w:szCs w:val="23"/>
          </w:rPr>
          <w:t>주석</w:t>
        </w:r>
        <w:r w:rsidR="004278B8">
          <w:rPr>
            <w:rFonts w:ascii="Times New Roman" w:eastAsia="바탕체" w:hint="eastAsia"/>
            <w:sz w:val="23"/>
            <w:szCs w:val="23"/>
          </w:rPr>
          <w:t xml:space="preserve"> </w:t>
        </w:r>
        <w:r w:rsidR="004278B8">
          <w:rPr>
            <w:rFonts w:ascii="Times New Roman" w:eastAsia="바탕체" w:hint="eastAsia"/>
            <w:sz w:val="23"/>
            <w:szCs w:val="23"/>
          </w:rPr>
          <w:t>및</w:t>
        </w:r>
        <w:r w:rsidR="004278B8">
          <w:rPr>
            <w:rFonts w:ascii="Times New Roman" w:eastAsia="바탕체" w:hint="eastAsia"/>
            <w:sz w:val="23"/>
            <w:szCs w:val="23"/>
          </w:rPr>
          <w:t xml:space="preserve"> </w:t>
        </w:r>
        <w:r w:rsidR="004278B8">
          <w:rPr>
            <w:rFonts w:ascii="Times New Roman" w:eastAsia="바탕체" w:hint="eastAsia"/>
            <w:sz w:val="23"/>
            <w:szCs w:val="23"/>
          </w:rPr>
          <w:t>외부감사인의</w:t>
        </w:r>
        <w:r w:rsidR="004278B8">
          <w:rPr>
            <w:rFonts w:ascii="Times New Roman" w:eastAsia="바탕체" w:hint="eastAsia"/>
            <w:sz w:val="23"/>
            <w:szCs w:val="23"/>
          </w:rPr>
          <w:t xml:space="preserve"> </w:t>
        </w:r>
        <w:r w:rsidR="004278B8">
          <w:rPr>
            <w:rFonts w:ascii="Times New Roman" w:eastAsia="바탕체" w:hint="eastAsia"/>
            <w:sz w:val="23"/>
            <w:szCs w:val="23"/>
          </w:rPr>
          <w:t>감사보고서를</w:t>
        </w:r>
        <w:r w:rsidR="004278B8">
          <w:rPr>
            <w:rFonts w:ascii="Times New Roman" w:eastAsia="바탕체" w:hint="eastAsia"/>
            <w:sz w:val="23"/>
            <w:szCs w:val="23"/>
          </w:rPr>
          <w:t xml:space="preserve"> </w:t>
        </w:r>
        <w:r w:rsidR="004278B8">
          <w:rPr>
            <w:rFonts w:ascii="Times New Roman" w:eastAsia="바탕체" w:hint="eastAsia"/>
            <w:sz w:val="23"/>
            <w:szCs w:val="23"/>
          </w:rPr>
          <w:t>의미한다</w:t>
        </w:r>
        <w:r w:rsidR="004278B8">
          <w:rPr>
            <w:rFonts w:ascii="Times New Roman" w:eastAsia="바탕체" w:hint="eastAsia"/>
            <w:sz w:val="23"/>
            <w:szCs w:val="23"/>
          </w:rPr>
          <w:t>.</w:t>
        </w:r>
        <w:r w:rsidR="004278B8">
          <w:rPr>
            <w:rFonts w:ascii="Times New Roman" w:eastAsia="바탕체"/>
            <w:sz w:val="23"/>
            <w:szCs w:val="23"/>
          </w:rPr>
          <w:t xml:space="preserve"> </w:t>
        </w:r>
      </w:ins>
      <w:del w:id="1" w:author="yongho.cho" w:date="2024-12-04T16:35:00Z">
        <w:r w:rsidRPr="00427699" w:rsidDel="004278B8">
          <w:rPr>
            <w:rFonts w:ascii="Times New Roman" w:eastAsia="바탕체"/>
            <w:sz w:val="23"/>
            <w:szCs w:val="23"/>
          </w:rPr>
          <w:delText xml:space="preserve"> </w:delText>
        </w:r>
        <w:r w:rsidRPr="00427699" w:rsidDel="004278B8">
          <w:rPr>
            <w:rFonts w:ascii="Times New Roman" w:eastAsia="바탕체"/>
            <w:sz w:val="23"/>
            <w:szCs w:val="23"/>
          </w:rPr>
          <w:delText>및</w:delText>
        </w:r>
        <w:r w:rsidRPr="00427699" w:rsidDel="004278B8">
          <w:rPr>
            <w:rFonts w:ascii="Times New Roman" w:eastAsia="바탕체"/>
            <w:sz w:val="23"/>
            <w:szCs w:val="23"/>
          </w:rPr>
          <w:delText xml:space="preserve"> </w:delText>
        </w:r>
        <w:r w:rsidRPr="00427699" w:rsidDel="004278B8">
          <w:rPr>
            <w:rFonts w:ascii="Times New Roman" w:eastAsia="바탕체"/>
            <w:sz w:val="23"/>
            <w:szCs w:val="23"/>
          </w:rPr>
          <w:delText>이들에</w:delText>
        </w:r>
        <w:r w:rsidRPr="00427699" w:rsidDel="004278B8">
          <w:rPr>
            <w:rFonts w:ascii="Times New Roman" w:eastAsia="바탕체"/>
            <w:sz w:val="23"/>
            <w:szCs w:val="23"/>
          </w:rPr>
          <w:delText xml:space="preserve"> </w:delText>
        </w:r>
        <w:r w:rsidRPr="00427699" w:rsidDel="004278B8">
          <w:rPr>
            <w:rFonts w:ascii="Times New Roman" w:eastAsia="바탕체"/>
            <w:sz w:val="23"/>
            <w:szCs w:val="23"/>
          </w:rPr>
          <w:delText>대한</w:delText>
        </w:r>
        <w:r w:rsidRPr="00427699" w:rsidDel="004278B8">
          <w:rPr>
            <w:rFonts w:ascii="Times New Roman" w:eastAsia="바탕체"/>
            <w:sz w:val="23"/>
            <w:szCs w:val="23"/>
          </w:rPr>
          <w:delText xml:space="preserve"> </w:delText>
        </w:r>
        <w:r w:rsidRPr="00427699" w:rsidDel="004278B8">
          <w:rPr>
            <w:rFonts w:ascii="Times New Roman" w:eastAsia="바탕체"/>
            <w:sz w:val="23"/>
            <w:szCs w:val="23"/>
          </w:rPr>
          <w:delText>주석을</w:delText>
        </w:r>
        <w:r w:rsidRPr="00427699" w:rsidDel="004278B8">
          <w:rPr>
            <w:rFonts w:ascii="Times New Roman" w:eastAsia="바탕체"/>
            <w:sz w:val="23"/>
            <w:szCs w:val="23"/>
          </w:rPr>
          <w:delText xml:space="preserve"> </w:delText>
        </w:r>
        <w:r w:rsidRPr="00427699" w:rsidDel="004278B8">
          <w:rPr>
            <w:rFonts w:ascii="Times New Roman" w:eastAsia="바탕체"/>
            <w:sz w:val="23"/>
            <w:szCs w:val="23"/>
          </w:rPr>
          <w:delText>의미한다</w:delText>
        </w:r>
        <w:r w:rsidRPr="00427699" w:rsidDel="004278B8">
          <w:rPr>
            <w:rFonts w:ascii="Times New Roman" w:eastAsia="바탕체"/>
            <w:sz w:val="23"/>
            <w:szCs w:val="23"/>
          </w:rPr>
          <w:delText>.</w:delText>
        </w:r>
      </w:del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FF2F36" w14:paraId="14FEFC7A" w14:textId="77777777" w:rsidTr="00FF2F36">
        <w:tc>
          <w:tcPr>
            <w:tcW w:w="9060" w:type="dxa"/>
            <w:shd w:val="clear" w:color="auto" w:fill="D9D9D9" w:themeFill="background1" w:themeFillShade="D9"/>
          </w:tcPr>
          <w:p w14:paraId="5EC03B28" w14:textId="00E2B392" w:rsidR="00FF2F36" w:rsidRPr="00AB70EB" w:rsidRDefault="00FF2F36" w:rsidP="00FF2F36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E0758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기준재무제표는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(</w:t>
            </w:r>
            <w:r w:rsidR="009F4038">
              <w:rPr>
                <w:rFonts w:ascii="Times New Roman" w:hint="eastAsia"/>
                <w:sz w:val="22"/>
                <w:szCs w:val="22"/>
              </w:rPr>
              <w:t>i</w:t>
            </w:r>
            <w:r w:rsidRPr="00AB70EB">
              <w:rPr>
                <w:rFonts w:ascii="Times New Roman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(</w:t>
            </w:r>
            <w:r w:rsidR="009F4038">
              <w:rPr>
                <w:rFonts w:ascii="Times New Roman"/>
                <w:sz w:val="22"/>
                <w:szCs w:val="22"/>
              </w:rPr>
              <w:t>ii</w:t>
            </w:r>
            <w:r w:rsidRPr="00AB70EB">
              <w:rPr>
                <w:rFonts w:ascii="Times New Roman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작용을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1616F83A" w14:textId="5595E1D6" w:rsidR="00AF5709" w:rsidRPr="00AB70EB" w:rsidRDefault="00AF5709" w:rsidP="00A43F8A">
            <w:pPr>
              <w:pStyle w:val="af3"/>
              <w:numPr>
                <w:ilvl w:val="0"/>
                <w:numId w:val="60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통상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ins w:id="2" w:author="yongho.cho" w:date="2024-12-04T16:36:00Z">
              <w:r w:rsidR="004278B8">
                <w:rPr>
                  <w:rFonts w:ascii="Times New Roman" w:hint="eastAsia"/>
                  <w:sz w:val="22"/>
                  <w:szCs w:val="22"/>
                </w:rPr>
                <w:t>위의</w:t>
              </w:r>
              <w:r w:rsidR="004278B8">
                <w:rPr>
                  <w:rFonts w:ascii="Times New Roman" w:hint="eastAsia"/>
                  <w:sz w:val="22"/>
                  <w:szCs w:val="22"/>
                </w:rPr>
                <w:t xml:space="preserve"> </w:t>
              </w:r>
              <w:r w:rsidR="004278B8">
                <w:rPr>
                  <w:rFonts w:ascii="Times New Roman" w:hint="eastAsia"/>
                  <w:sz w:val="22"/>
                  <w:szCs w:val="22"/>
                </w:rPr>
                <w:t>예시와</w:t>
              </w:r>
              <w:r w:rsidR="004278B8">
                <w:rPr>
                  <w:rFonts w:ascii="Times New Roman" w:hint="eastAsia"/>
                  <w:sz w:val="22"/>
                  <w:szCs w:val="22"/>
                </w:rPr>
                <w:t xml:space="preserve"> </w:t>
              </w:r>
              <w:r w:rsidR="004278B8">
                <w:rPr>
                  <w:rFonts w:ascii="Times New Roman" w:hint="eastAsia"/>
                  <w:sz w:val="22"/>
                  <w:szCs w:val="22"/>
                </w:rPr>
                <w:t>같이</w:t>
              </w:r>
              <w:r w:rsidR="004278B8">
                <w:rPr>
                  <w:rFonts w:ascii="Times New Roman" w:hint="eastAsia"/>
                  <w:sz w:val="22"/>
                  <w:szCs w:val="22"/>
                </w:rPr>
                <w:t xml:space="preserve"> </w:t>
              </w:r>
            </w:ins>
            <w:r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재무제표</w:t>
            </w:r>
            <w:r w:rsidR="00F15415">
              <w:rPr>
                <w:rFonts w:ascii="Times New Roman" w:hint="eastAsia"/>
                <w:sz w:val="22"/>
                <w:szCs w:val="22"/>
              </w:rPr>
              <w:t>(</w:t>
            </w:r>
            <w:r w:rsidR="00F15415">
              <w:rPr>
                <w:rFonts w:ascii="Times New Roman" w:hint="eastAsia"/>
                <w:sz w:val="22"/>
                <w:szCs w:val="22"/>
              </w:rPr>
              <w:t>감사필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또는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미감사</w:t>
            </w:r>
            <w:r w:rsidR="00F15415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기준재무제표로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정의하는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일반적</w:t>
            </w:r>
            <w:del w:id="3" w:author="yongho.cho" w:date="2024-12-04T16:36:00Z"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입니다</w:delText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.</w:delText>
              </w:r>
            </w:del>
            <w:ins w:id="4" w:author="yongho.cho" w:date="2024-12-04T16:36:00Z">
              <w:r w:rsidR="004278B8">
                <w:rPr>
                  <w:rFonts w:ascii="Times New Roman" w:hint="eastAsia"/>
                  <w:sz w:val="22"/>
                  <w:szCs w:val="22"/>
                </w:rPr>
                <w:t>이며</w:t>
              </w:r>
              <w:r w:rsidR="004278B8">
                <w:rPr>
                  <w:rFonts w:ascii="Times New Roman" w:hint="eastAsia"/>
                  <w:sz w:val="22"/>
                  <w:szCs w:val="22"/>
                </w:rPr>
                <w:t>,</w:t>
              </w:r>
            </w:ins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>외부감사인의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>감사보고서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>기준재무제표에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>포함</w:t>
            </w:r>
            <w:r w:rsidR="00B41302">
              <w:rPr>
                <w:rFonts w:ascii="Times New Roman" w:hint="eastAsia"/>
                <w:sz w:val="22"/>
                <w:szCs w:val="22"/>
              </w:rPr>
              <w:t>하기도</w:t>
            </w:r>
            <w:r w:rsidR="00B4130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>합니다</w:t>
            </w:r>
            <w:r w:rsidR="0030116A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59F74FB7" w14:textId="3E077826" w:rsidR="000379F7" w:rsidRPr="00AB70EB" w:rsidDel="004278B8" w:rsidRDefault="000379F7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del w:id="5" w:author="yongho.cho" w:date="2024-12-04T16:36:00Z"/>
                <w:rFonts w:ascii="Times New Roman"/>
                <w:sz w:val="22"/>
                <w:szCs w:val="22"/>
              </w:rPr>
            </w:pPr>
            <w:del w:id="6" w:author="yongho.cho" w:date="2024-12-04T16:36:00Z">
              <w:r w:rsidRPr="00AB70EB" w:rsidDel="004278B8">
                <w:rPr>
                  <w:rFonts w:ascii="Times New Roman"/>
                  <w:sz w:val="22"/>
                  <w:szCs w:val="22"/>
                </w:rPr>
                <w:delText>[</w:delText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예시</w:delText>
              </w:r>
              <w:r w:rsidR="00291BDB" w:rsidRPr="00AB70EB" w:rsidDel="004278B8">
                <w:rPr>
                  <w:rFonts w:ascii="Times New Roman" w:hint="eastAsia"/>
                  <w:sz w:val="22"/>
                  <w:szCs w:val="22"/>
                </w:rPr>
                <w:delText xml:space="preserve"> </w:delText>
              </w:r>
              <w:r w:rsidR="00291BDB" w:rsidRPr="00AB70EB" w:rsidDel="004278B8">
                <w:rPr>
                  <w:rFonts w:ascii="Times New Roman" w:hint="eastAsia"/>
                  <w:sz w:val="22"/>
                  <w:szCs w:val="22"/>
                </w:rPr>
                <w:delText>문구</w:delText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]</w:delText>
              </w:r>
            </w:del>
          </w:p>
          <w:p w14:paraId="712D3596" w14:textId="625641F3" w:rsidR="000379F7" w:rsidRPr="00AB70EB" w:rsidRDefault="000379F7" w:rsidP="000379F7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del w:id="7" w:author="yongho.cho" w:date="2024-12-04T16:36:00Z">
              <w:r w:rsidRPr="00AB70EB" w:rsidDel="004278B8">
                <w:rPr>
                  <w:rFonts w:ascii="Times New Roman"/>
                  <w:sz w:val="22"/>
                  <w:szCs w:val="22"/>
                </w:rPr>
                <w:delText>“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20</w:delText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[</w:delText>
              </w:r>
              <w:r w:rsidRPr="00AB70EB" w:rsidDel="004278B8">
                <w:rPr>
                  <w:rFonts w:hint="eastAsia"/>
                  <w:sz w:val="22"/>
                  <w:szCs w:val="22"/>
                </w:rPr>
                <w:sym w:font="Wingdings 2" w:char="F097"/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]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년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[</w:delText>
              </w:r>
              <w:r w:rsidRPr="00AB70EB" w:rsidDel="004278B8">
                <w:rPr>
                  <w:rFonts w:hint="eastAsia"/>
                  <w:sz w:val="22"/>
                  <w:szCs w:val="22"/>
                </w:rPr>
                <w:sym w:font="Wingdings 2" w:char="F097"/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]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월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[</w:delText>
              </w:r>
              <w:r w:rsidRPr="00AB70EB" w:rsidDel="004278B8">
                <w:rPr>
                  <w:rFonts w:hint="eastAsia"/>
                  <w:sz w:val="22"/>
                  <w:szCs w:val="22"/>
                </w:rPr>
                <w:sym w:font="Wingdings 2" w:char="F097"/>
              </w:r>
              <w:r w:rsidRPr="00AB70EB" w:rsidDel="004278B8">
                <w:rPr>
                  <w:rFonts w:ascii="Times New Roman" w:hint="eastAsia"/>
                  <w:sz w:val="22"/>
                  <w:szCs w:val="22"/>
                </w:rPr>
                <w:delText>]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일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현재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>대상회사에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>관한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재무상태표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 xml:space="preserve">,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손익계산서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, 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>포괄손익계산서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>,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자본변동표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,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현금흐름표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, </w:delText>
              </w:r>
              <w:r w:rsidR="00DF2E67"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>이에</w:delText>
              </w:r>
              <w:r w:rsidR="00DF2E67"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 xml:space="preserve"> </w:delText>
              </w:r>
              <w:r w:rsidR="00DF2E67"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>대한</w:delText>
              </w:r>
              <w:r w:rsidR="00DF2E67"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주석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및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외부감사인의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감사보고서를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 xml:space="preserve"> 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의미한다</w:delText>
              </w:r>
              <w:r w:rsidRPr="00AB70EB" w:rsidDel="004278B8">
                <w:rPr>
                  <w:rFonts w:ascii="Times New Roman" w:eastAsia="바탕체" w:hint="eastAsia"/>
                  <w:sz w:val="22"/>
                  <w:szCs w:val="22"/>
                </w:rPr>
                <w:delText>.</w:delText>
              </w:r>
              <w:r w:rsidRPr="00AB70EB" w:rsidDel="004278B8">
                <w:rPr>
                  <w:rFonts w:ascii="Times New Roman" w:eastAsia="바탕체"/>
                  <w:sz w:val="22"/>
                  <w:szCs w:val="22"/>
                </w:rPr>
                <w:delText>”</w:delText>
              </w:r>
            </w:del>
          </w:p>
          <w:p w14:paraId="090B74D9" w14:textId="575E92DD" w:rsidR="00FF2F36" w:rsidRPr="00AB70EB" w:rsidRDefault="00AF5709" w:rsidP="00A43F8A">
            <w:pPr>
              <w:pStyle w:val="af3"/>
              <w:numPr>
                <w:ilvl w:val="0"/>
                <w:numId w:val="60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다만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수년간의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재무제표를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1302">
              <w:rPr>
                <w:rFonts w:ascii="Times New Roman"/>
                <w:sz w:val="22"/>
                <w:szCs w:val="22"/>
              </w:rPr>
              <w:t>valuation</w:t>
            </w:r>
            <w:r w:rsidR="00B41302">
              <w:rPr>
                <w:rFonts w:ascii="Times New Roman" w:hint="eastAsia"/>
                <w:sz w:val="22"/>
                <w:szCs w:val="22"/>
              </w:rPr>
              <w:t>을</w:t>
            </w:r>
            <w:r w:rsidR="00B4130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진행한다는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점에서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최근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수년분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예를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들어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3</w:t>
            </w:r>
            <w:r w:rsidRPr="00AB70EB">
              <w:rPr>
                <w:rFonts w:ascii="Times New Roman" w:hint="eastAsia"/>
                <w:sz w:val="22"/>
                <w:szCs w:val="22"/>
              </w:rPr>
              <w:t>년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재무제표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/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주식매매계약</w:t>
            </w:r>
            <w:r w:rsidR="00CE14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시점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최근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일자의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미감사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7C6C">
              <w:rPr>
                <w:rFonts w:ascii="Times New Roman" w:hint="eastAsia"/>
                <w:sz w:val="22"/>
                <w:szCs w:val="22"/>
              </w:rPr>
              <w:t>재</w:t>
            </w:r>
            <w:r w:rsidR="009535C1" w:rsidRPr="00AB70EB">
              <w:rPr>
                <w:rFonts w:ascii="Times New Roman" w:hint="eastAsia"/>
                <w:sz w:val="22"/>
                <w:szCs w:val="22"/>
              </w:rPr>
              <w:t>무제표</w:t>
            </w:r>
            <w:r w:rsidRPr="00AB70EB">
              <w:rPr>
                <w:rFonts w:ascii="Times New Roman" w:hint="eastAsia"/>
                <w:sz w:val="22"/>
                <w:szCs w:val="22"/>
              </w:rPr>
              <w:t>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기준재무제표로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정의하고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받도록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구성하는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686893AD" w14:textId="23E34694" w:rsidR="009E7C35" w:rsidRPr="00AB70EB" w:rsidRDefault="009E7C35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="00D35905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5905"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</w:p>
          <w:p w14:paraId="0FAA5802" w14:textId="0AF76724" w:rsidR="009E7C35" w:rsidRPr="00AB70EB" w:rsidRDefault="009E7C35" w:rsidP="00F00D69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eastAsia="바탕체"/>
                <w:sz w:val="22"/>
                <w:szCs w:val="22"/>
              </w:rPr>
              <w:t>“(</w:t>
            </w:r>
            <w:r w:rsidR="00F00D69">
              <w:rPr>
                <w:rFonts w:ascii="Times New Roman" w:eastAsia="바탕체" w:hint="eastAsia"/>
                <w:sz w:val="22"/>
                <w:szCs w:val="22"/>
              </w:rPr>
              <w:t>i</w:t>
            </w:r>
            <w:r w:rsidRPr="00AB70EB">
              <w:rPr>
                <w:rFonts w:ascii="Times New Roman" w:eastAsia="바탕체"/>
                <w:sz w:val="22"/>
                <w:szCs w:val="22"/>
              </w:rPr>
              <w:t>) 20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eastAsia="바탕체"/>
                <w:sz w:val="22"/>
                <w:szCs w:val="22"/>
              </w:rPr>
              <w:t>년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eastAsia="바탕체"/>
                <w:sz w:val="22"/>
                <w:szCs w:val="22"/>
              </w:rPr>
              <w:t>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eastAsia="바탕체"/>
                <w:sz w:val="22"/>
                <w:szCs w:val="22"/>
              </w:rPr>
              <w:t>일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현재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대상회사에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관한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재무상태표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손익계산서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포괄손익계산서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자본변동표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현금흐름표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주석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및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외부감사인의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감사보고서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(</w:t>
            </w:r>
            <w:r w:rsidR="00F00D69">
              <w:rPr>
                <w:rFonts w:ascii="Times New Roman" w:eastAsia="바탕체" w:hint="eastAsia"/>
                <w:sz w:val="22"/>
                <w:szCs w:val="22"/>
              </w:rPr>
              <w:t>i</w:t>
            </w:r>
            <w:r w:rsidR="00F00D69">
              <w:rPr>
                <w:rFonts w:ascii="Times New Roman" w:eastAsia="바탕체"/>
                <w:sz w:val="22"/>
                <w:szCs w:val="22"/>
              </w:rPr>
              <w:t>i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)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20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eastAsia="바탕체"/>
                <w:sz w:val="22"/>
                <w:szCs w:val="22"/>
              </w:rPr>
              <w:t>년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eastAsia="바탕체"/>
                <w:sz w:val="22"/>
                <w:szCs w:val="22"/>
              </w:rPr>
              <w:t>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eastAsia="바탕체"/>
                <w:sz w:val="22"/>
                <w:szCs w:val="22"/>
              </w:rPr>
              <w:t>일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현재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대상회사에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관한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재무상태표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손익계산서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포괄손익계산서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자본변동표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현금흐름표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주석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및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외부감사인의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감사보고서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(</w:t>
            </w:r>
            <w:r w:rsidR="00F00D69">
              <w:rPr>
                <w:rFonts w:ascii="Times New Roman" w:eastAsia="바탕체" w:hint="eastAsia"/>
                <w:sz w:val="22"/>
                <w:szCs w:val="22"/>
              </w:rPr>
              <w:t>i</w:t>
            </w:r>
            <w:r w:rsidR="00F00D69">
              <w:rPr>
                <w:rFonts w:ascii="Times New Roman" w:eastAsia="바탕체"/>
                <w:sz w:val="22"/>
                <w:szCs w:val="22"/>
              </w:rPr>
              <w:t>ii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)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[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회계기준</w:t>
            </w:r>
            <w:r w:rsidRPr="00AB70EB">
              <w:rPr>
                <w:rFonts w:ascii="Times New Roman" w:eastAsia="바탕체"/>
                <w:sz w:val="22"/>
                <w:szCs w:val="22"/>
              </w:rPr>
              <w:t>]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작성되어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제공된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20</w:t>
            </w:r>
            <w:r w:rsidR="000936DE"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="000936DE"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="000936DE"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년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0936DE"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="000936DE"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="000936DE"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월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0936DE"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="000936DE"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="000936DE"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일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현재의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936DE" w:rsidRPr="00AB70EB">
              <w:rPr>
                <w:rFonts w:ascii="Times New Roman" w:eastAsia="바탕체" w:hint="eastAsia"/>
                <w:sz w:val="22"/>
                <w:szCs w:val="22"/>
              </w:rPr>
              <w:t>미감사</w:t>
            </w:r>
            <w:r w:rsidR="000936DE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재무상태표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손익계산서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="000936DE" w:rsidRPr="00AB70EB">
              <w:rPr>
                <w:rFonts w:ascii="Times New Roman" w:eastAsia="바탕체" w:hint="eastAsia"/>
                <w:sz w:val="22"/>
                <w:szCs w:val="22"/>
              </w:rPr>
              <w:t>포괄손익계산서</w:t>
            </w:r>
            <w:r w:rsidR="000936DE"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자본변동표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현금흐름</w:t>
            </w:r>
            <w:r w:rsidR="000936DE" w:rsidRPr="00AB70EB">
              <w:rPr>
                <w:rFonts w:ascii="Times New Roman" w:eastAsia="바탕체" w:hint="eastAsia"/>
                <w:sz w:val="22"/>
                <w:szCs w:val="22"/>
              </w:rPr>
              <w:t>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를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0936DE" w:rsidRPr="00AB70EB">
              <w:rPr>
                <w:rFonts w:ascii="Times New Roman" w:eastAsia="바탕체" w:hint="eastAsia"/>
                <w:sz w:val="22"/>
                <w:szCs w:val="22"/>
              </w:rPr>
              <w:t>의미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 w:eastAsia="바탕체"/>
                <w:sz w:val="22"/>
                <w:szCs w:val="22"/>
              </w:rPr>
              <w:t>.</w:t>
            </w:r>
            <w:r w:rsidR="000936DE" w:rsidRPr="00AB70EB">
              <w:rPr>
                <w:rFonts w:ascii="Times New Roman" w:eastAsia="바탕체"/>
                <w:sz w:val="22"/>
                <w:szCs w:val="22"/>
              </w:rPr>
              <w:t>”</w:t>
            </w:r>
          </w:p>
        </w:tc>
      </w:tr>
    </w:tbl>
    <w:p w14:paraId="2C0CFA6D" w14:textId="39098B2A" w:rsidR="00ED2790" w:rsidRDefault="00ED2790" w:rsidP="006A5A63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172DD9">
        <w:rPr>
          <w:rFonts w:ascii="Times New Roman"/>
          <w:sz w:val="23"/>
          <w:szCs w:val="23"/>
        </w:rPr>
        <w:t>“</w:t>
      </w:r>
      <w:r w:rsidR="007D0E86" w:rsidRPr="00172DD9">
        <w:rPr>
          <w:rFonts w:ascii="Times New Roman" w:hAnsi="바탕"/>
          <w:b/>
          <w:sz w:val="23"/>
          <w:szCs w:val="23"/>
          <w:u w:val="single"/>
        </w:rPr>
        <w:t>매도인</w:t>
      </w:r>
      <w:r w:rsidRPr="00172DD9">
        <w:rPr>
          <w:rFonts w:ascii="Times New Roman" w:hAnsi="바탕"/>
          <w:b/>
          <w:sz w:val="23"/>
          <w:szCs w:val="23"/>
          <w:u w:val="single"/>
        </w:rPr>
        <w:t>이</w:t>
      </w:r>
      <w:r w:rsidR="000563DB" w:rsidRPr="00172DD9">
        <w:rPr>
          <w:rFonts w:ascii="Times New Roman"/>
          <w:b/>
          <w:sz w:val="23"/>
          <w:szCs w:val="23"/>
          <w:u w:val="single"/>
        </w:rPr>
        <w:t xml:space="preserve"> </w:t>
      </w:r>
      <w:r w:rsidRPr="00172DD9">
        <w:rPr>
          <w:rFonts w:ascii="Times New Roman" w:hint="eastAsia"/>
          <w:b/>
          <w:sz w:val="23"/>
          <w:szCs w:val="23"/>
          <w:u w:val="single"/>
        </w:rPr>
        <w:t>알고</w:t>
      </w:r>
      <w:r w:rsidR="000563DB" w:rsidRPr="00172DD9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72DD9">
        <w:rPr>
          <w:rFonts w:ascii="Times New Roman" w:hint="eastAsia"/>
          <w:b/>
          <w:sz w:val="23"/>
          <w:szCs w:val="23"/>
          <w:u w:val="single"/>
        </w:rPr>
        <w:t>있는</w:t>
      </w:r>
      <w:r w:rsidR="000563DB" w:rsidRPr="00172DD9">
        <w:rPr>
          <w:rFonts w:ascii="Times New Roman" w:hAnsi="바탕" w:hint="eastAsia"/>
          <w:b/>
          <w:sz w:val="23"/>
          <w:szCs w:val="23"/>
          <w:u w:val="single"/>
        </w:rPr>
        <w:t xml:space="preserve"> </w:t>
      </w:r>
      <w:r w:rsidRPr="00172DD9">
        <w:rPr>
          <w:rFonts w:ascii="Times New Roman" w:hAnsi="바탕"/>
          <w:b/>
          <w:sz w:val="23"/>
          <w:szCs w:val="23"/>
          <w:u w:val="single"/>
        </w:rPr>
        <w:t>한</w:t>
      </w:r>
      <w:r w:rsidRPr="00172DD9">
        <w:rPr>
          <w:rFonts w:ascii="Times New Roman"/>
          <w:sz w:val="23"/>
          <w:szCs w:val="23"/>
        </w:rPr>
        <w:t>”</w:t>
      </w:r>
      <w:r w:rsidRPr="00172DD9">
        <w:rPr>
          <w:rFonts w:ascii="Times New Roman" w:hAnsi="바탕"/>
          <w:sz w:val="23"/>
          <w:szCs w:val="23"/>
        </w:rPr>
        <w:t>이라</w:t>
      </w:r>
      <w:r w:rsidR="000563DB" w:rsidRPr="00172DD9">
        <w:rPr>
          <w:rFonts w:ascii="Times New Roman"/>
          <w:sz w:val="23"/>
          <w:szCs w:val="23"/>
        </w:rPr>
        <w:t xml:space="preserve"> </w:t>
      </w:r>
      <w:r w:rsidRPr="00172DD9">
        <w:rPr>
          <w:rFonts w:ascii="Times New Roman" w:hAnsi="바탕"/>
          <w:sz w:val="23"/>
          <w:szCs w:val="23"/>
        </w:rPr>
        <w:t>함은</w:t>
      </w:r>
      <w:r w:rsidR="000563DB" w:rsidRPr="00172DD9">
        <w:rPr>
          <w:rFonts w:ascii="Times New Roman"/>
          <w:sz w:val="23"/>
          <w:szCs w:val="23"/>
        </w:rPr>
        <w:t xml:space="preserve"> </w:t>
      </w:r>
      <w:r w:rsidR="00D947EF" w:rsidRPr="00172DD9">
        <w:rPr>
          <w:rFonts w:ascii="Times New Roman" w:hint="eastAsia"/>
          <w:sz w:val="23"/>
          <w:szCs w:val="23"/>
        </w:rPr>
        <w:t>매도인</w:t>
      </w:r>
      <w:r w:rsidR="005A608C">
        <w:rPr>
          <w:rFonts w:ascii="Times New Roman" w:hint="eastAsia"/>
          <w:sz w:val="23"/>
          <w:szCs w:val="23"/>
        </w:rPr>
        <w:t>,</w:t>
      </w:r>
      <w:r w:rsidR="00067879" w:rsidRPr="00172DD9">
        <w:rPr>
          <w:rFonts w:ascii="Times New Roman" w:hint="eastAsia"/>
          <w:sz w:val="23"/>
          <w:szCs w:val="23"/>
        </w:rPr>
        <w:t xml:space="preserve"> </w:t>
      </w:r>
      <w:r w:rsidR="00067879" w:rsidRPr="00172DD9">
        <w:rPr>
          <w:rFonts w:ascii="Times New Roman" w:hint="eastAsia"/>
          <w:sz w:val="23"/>
          <w:szCs w:val="23"/>
        </w:rPr>
        <w:t>대상회사</w:t>
      </w:r>
      <w:r w:rsidR="006B77E6">
        <w:rPr>
          <w:rFonts w:ascii="Times New Roman" w:hint="eastAsia"/>
          <w:sz w:val="23"/>
          <w:szCs w:val="23"/>
        </w:rPr>
        <w:t>에</w:t>
      </w:r>
      <w:r w:rsidR="006B77E6">
        <w:rPr>
          <w:rFonts w:ascii="Times New Roman" w:hint="eastAsia"/>
          <w:sz w:val="23"/>
          <w:szCs w:val="23"/>
        </w:rPr>
        <w:t xml:space="preserve"> </w:t>
      </w:r>
      <w:r w:rsidR="006B77E6">
        <w:rPr>
          <w:rFonts w:ascii="Times New Roman" w:hint="eastAsia"/>
          <w:sz w:val="23"/>
          <w:szCs w:val="23"/>
        </w:rPr>
        <w:t>소속된</w:t>
      </w:r>
      <w:r w:rsidR="006B77E6">
        <w:rPr>
          <w:rFonts w:ascii="Times New Roman" w:hint="eastAsia"/>
          <w:sz w:val="23"/>
          <w:szCs w:val="23"/>
        </w:rPr>
        <w:t xml:space="preserve"> </w:t>
      </w:r>
      <w:r w:rsidR="007E5DB4">
        <w:rPr>
          <w:rFonts w:ascii="Times New Roman"/>
          <w:sz w:val="23"/>
          <w:szCs w:val="23"/>
        </w:rPr>
        <w:t>[</w:t>
      </w:r>
      <w:r w:rsidR="00444DD3">
        <w:rPr>
          <w:rFonts w:hAnsi="바탕" w:hint="eastAsia"/>
          <w:szCs w:val="23"/>
        </w:rPr>
        <w:t>•</w:t>
      </w:r>
      <w:r w:rsidR="007E5DB4">
        <w:rPr>
          <w:rFonts w:ascii="Times New Roman" w:hint="eastAsia"/>
          <w:sz w:val="23"/>
          <w:szCs w:val="23"/>
        </w:rPr>
        <w:t>]</w:t>
      </w:r>
      <w:r w:rsidR="006B77E6">
        <w:rPr>
          <w:rFonts w:ascii="Times New Roman" w:hint="eastAsia"/>
          <w:sz w:val="23"/>
          <w:szCs w:val="23"/>
        </w:rPr>
        <w:t>급</w:t>
      </w:r>
      <w:r w:rsidR="006B77E6">
        <w:rPr>
          <w:rFonts w:ascii="Times New Roman" w:hint="eastAsia"/>
          <w:sz w:val="23"/>
          <w:szCs w:val="23"/>
        </w:rPr>
        <w:t xml:space="preserve"> </w:t>
      </w:r>
      <w:r w:rsidR="006B77E6">
        <w:rPr>
          <w:rFonts w:ascii="Times New Roman" w:hint="eastAsia"/>
          <w:sz w:val="23"/>
          <w:szCs w:val="23"/>
        </w:rPr>
        <w:t>이상의</w:t>
      </w:r>
      <w:r w:rsidR="006B77E6">
        <w:rPr>
          <w:rFonts w:ascii="Times New Roman" w:hint="eastAsia"/>
          <w:sz w:val="23"/>
          <w:szCs w:val="23"/>
        </w:rPr>
        <w:t xml:space="preserve"> </w:t>
      </w:r>
      <w:r w:rsidR="006B77E6">
        <w:rPr>
          <w:rFonts w:ascii="Times New Roman" w:hint="eastAsia"/>
          <w:sz w:val="23"/>
          <w:szCs w:val="23"/>
        </w:rPr>
        <w:t>임원</w:t>
      </w:r>
      <w:r w:rsidR="006B77E6">
        <w:rPr>
          <w:rFonts w:ascii="Times New Roman" w:hint="eastAsia"/>
          <w:sz w:val="23"/>
          <w:szCs w:val="23"/>
        </w:rPr>
        <w:t xml:space="preserve"> </w:t>
      </w:r>
      <w:r w:rsidR="006B77E6">
        <w:rPr>
          <w:rFonts w:ascii="Times New Roman" w:hint="eastAsia"/>
          <w:sz w:val="23"/>
          <w:szCs w:val="23"/>
        </w:rPr>
        <w:t>및</w:t>
      </w:r>
      <w:r w:rsidR="006B77E6">
        <w:rPr>
          <w:rFonts w:ascii="Times New Roman" w:hint="eastAsia"/>
          <w:sz w:val="23"/>
          <w:szCs w:val="23"/>
        </w:rPr>
        <w:t>/</w:t>
      </w:r>
      <w:r w:rsidR="005A608C">
        <w:rPr>
          <w:rFonts w:ascii="Times New Roman" w:hint="eastAsia"/>
          <w:sz w:val="23"/>
          <w:szCs w:val="23"/>
        </w:rPr>
        <w:t>또는</w:t>
      </w:r>
      <w:r w:rsidR="005A608C">
        <w:rPr>
          <w:rFonts w:ascii="Times New Roman" w:hint="eastAsia"/>
          <w:sz w:val="23"/>
          <w:szCs w:val="23"/>
        </w:rPr>
        <w:t xml:space="preserve"> </w:t>
      </w:r>
      <w:r w:rsidR="005A608C" w:rsidRPr="00172DD9">
        <w:rPr>
          <w:rFonts w:ascii="Times New Roman" w:hint="eastAsia"/>
          <w:sz w:val="23"/>
          <w:szCs w:val="23"/>
        </w:rPr>
        <w:t>해외</w:t>
      </w:r>
      <w:r w:rsidR="005A608C" w:rsidRPr="00172DD9">
        <w:rPr>
          <w:rFonts w:ascii="Times New Roman" w:hint="eastAsia"/>
          <w:sz w:val="23"/>
          <w:szCs w:val="23"/>
        </w:rPr>
        <w:t xml:space="preserve"> </w:t>
      </w:r>
      <w:r w:rsidR="005A608C" w:rsidRPr="00172DD9">
        <w:rPr>
          <w:rFonts w:ascii="Times New Roman" w:hint="eastAsia"/>
          <w:sz w:val="23"/>
          <w:szCs w:val="23"/>
        </w:rPr>
        <w:t>종속회사</w:t>
      </w:r>
      <w:r w:rsidR="005A608C" w:rsidRPr="00172DD9">
        <w:rPr>
          <w:rFonts w:ascii="Times New Roman" w:hint="eastAsia"/>
          <w:sz w:val="23"/>
          <w:szCs w:val="23"/>
        </w:rPr>
        <w:t>(</w:t>
      </w:r>
      <w:r w:rsidR="005A608C" w:rsidRPr="00172DD9">
        <w:rPr>
          <w:rFonts w:ascii="Times New Roman" w:hint="eastAsia"/>
          <w:sz w:val="23"/>
          <w:szCs w:val="23"/>
        </w:rPr>
        <w:t>이하에서</w:t>
      </w:r>
      <w:r w:rsidR="005A608C" w:rsidRPr="00172DD9">
        <w:rPr>
          <w:rFonts w:ascii="Times New Roman" w:hint="eastAsia"/>
          <w:sz w:val="23"/>
          <w:szCs w:val="23"/>
        </w:rPr>
        <w:t xml:space="preserve"> </w:t>
      </w:r>
      <w:r w:rsidR="005A608C" w:rsidRPr="00172DD9">
        <w:rPr>
          <w:rFonts w:ascii="Times New Roman" w:hint="eastAsia"/>
          <w:sz w:val="23"/>
          <w:szCs w:val="23"/>
        </w:rPr>
        <w:t>정의함</w:t>
      </w:r>
      <w:r w:rsidR="005A608C" w:rsidRPr="00172DD9">
        <w:rPr>
          <w:rFonts w:ascii="Times New Roman" w:hint="eastAsia"/>
          <w:sz w:val="23"/>
          <w:szCs w:val="23"/>
        </w:rPr>
        <w:t>)</w:t>
      </w:r>
      <w:r w:rsidR="00067879" w:rsidRPr="00172DD9">
        <w:rPr>
          <w:rFonts w:ascii="Times New Roman" w:hint="eastAsia"/>
          <w:sz w:val="23"/>
          <w:szCs w:val="23"/>
        </w:rPr>
        <w:t>에</w:t>
      </w:r>
      <w:r w:rsidR="00067879" w:rsidRPr="00172DD9">
        <w:rPr>
          <w:rFonts w:ascii="Times New Roman" w:hint="eastAsia"/>
          <w:sz w:val="23"/>
          <w:szCs w:val="23"/>
        </w:rPr>
        <w:t xml:space="preserve"> </w:t>
      </w:r>
      <w:r w:rsidR="00067879" w:rsidRPr="00172DD9">
        <w:rPr>
          <w:rFonts w:ascii="Times New Roman" w:hint="eastAsia"/>
          <w:sz w:val="23"/>
          <w:szCs w:val="23"/>
        </w:rPr>
        <w:t>소속된</w:t>
      </w:r>
      <w:r w:rsidR="00067879" w:rsidRPr="00172DD9">
        <w:rPr>
          <w:rFonts w:ascii="Times New Roman" w:hint="eastAsia"/>
          <w:sz w:val="23"/>
          <w:szCs w:val="23"/>
        </w:rPr>
        <w:t xml:space="preserve"> </w:t>
      </w:r>
      <w:r w:rsidR="007E5DB4">
        <w:rPr>
          <w:rFonts w:ascii="Times New Roman"/>
          <w:sz w:val="23"/>
          <w:szCs w:val="23"/>
        </w:rPr>
        <w:t>[</w:t>
      </w:r>
      <w:r w:rsidR="00444DD3">
        <w:rPr>
          <w:rFonts w:hAnsi="바탕" w:hint="eastAsia"/>
          <w:szCs w:val="23"/>
        </w:rPr>
        <w:t>•</w:t>
      </w:r>
      <w:r w:rsidR="007E5DB4">
        <w:rPr>
          <w:rFonts w:ascii="Times New Roman" w:hint="eastAsia"/>
          <w:sz w:val="23"/>
          <w:szCs w:val="23"/>
        </w:rPr>
        <w:t>]</w:t>
      </w:r>
      <w:r w:rsidR="00067879" w:rsidRPr="00172DD9">
        <w:rPr>
          <w:rFonts w:ascii="Times New Roman" w:hint="eastAsia"/>
          <w:sz w:val="23"/>
          <w:szCs w:val="23"/>
        </w:rPr>
        <w:t>급</w:t>
      </w:r>
      <w:r w:rsidR="00067879" w:rsidRPr="00172DD9">
        <w:rPr>
          <w:rFonts w:ascii="Times New Roman" w:hint="eastAsia"/>
          <w:sz w:val="23"/>
          <w:szCs w:val="23"/>
        </w:rPr>
        <w:t xml:space="preserve"> </w:t>
      </w:r>
      <w:r w:rsidR="00067879" w:rsidRPr="00172DD9">
        <w:rPr>
          <w:rFonts w:ascii="Times New Roman" w:hint="eastAsia"/>
          <w:sz w:val="23"/>
          <w:szCs w:val="23"/>
        </w:rPr>
        <w:t>이상</w:t>
      </w:r>
      <w:r w:rsidR="00D947EF" w:rsidRPr="00172DD9">
        <w:rPr>
          <w:rFonts w:ascii="Times New Roman" w:hint="eastAsia"/>
          <w:sz w:val="23"/>
          <w:szCs w:val="23"/>
        </w:rPr>
        <w:t>의</w:t>
      </w:r>
      <w:r w:rsidR="00D947EF" w:rsidRPr="00172DD9">
        <w:rPr>
          <w:rFonts w:ascii="Times New Roman" w:hint="eastAsia"/>
          <w:sz w:val="23"/>
          <w:szCs w:val="23"/>
        </w:rPr>
        <w:t xml:space="preserve"> </w:t>
      </w:r>
      <w:r w:rsidR="00D947EF" w:rsidRPr="00172DD9">
        <w:rPr>
          <w:rFonts w:ascii="Times New Roman" w:hint="eastAsia"/>
          <w:sz w:val="23"/>
          <w:szCs w:val="23"/>
        </w:rPr>
        <w:t>임</w:t>
      </w:r>
      <w:r w:rsidR="006B77E6">
        <w:rPr>
          <w:rFonts w:ascii="Times New Roman" w:hint="eastAsia"/>
          <w:sz w:val="23"/>
          <w:szCs w:val="23"/>
        </w:rPr>
        <w:t>직</w:t>
      </w:r>
      <w:r w:rsidR="00D947EF" w:rsidRPr="00172DD9">
        <w:rPr>
          <w:rFonts w:ascii="Times New Roman" w:hint="eastAsia"/>
          <w:sz w:val="23"/>
          <w:szCs w:val="23"/>
        </w:rPr>
        <w:t>원</w:t>
      </w:r>
      <w:r w:rsidRPr="00172DD9">
        <w:rPr>
          <w:rFonts w:ascii="Times New Roman" w:hAnsi="바탕"/>
          <w:sz w:val="23"/>
          <w:szCs w:val="23"/>
        </w:rPr>
        <w:t>이</w:t>
      </w:r>
      <w:r w:rsidR="000563DB" w:rsidRPr="00172DD9">
        <w:rPr>
          <w:rFonts w:ascii="Times New Roman"/>
          <w:sz w:val="23"/>
          <w:szCs w:val="23"/>
        </w:rPr>
        <w:t xml:space="preserve"> </w:t>
      </w:r>
      <w:r w:rsidRPr="00172DD9">
        <w:rPr>
          <w:rFonts w:ascii="Times New Roman" w:hAnsi="바탕"/>
          <w:sz w:val="23"/>
          <w:szCs w:val="23"/>
        </w:rPr>
        <w:t>실제로</w:t>
      </w:r>
      <w:r w:rsidR="000563DB" w:rsidRPr="00172DD9">
        <w:rPr>
          <w:rFonts w:ascii="Times New Roman"/>
          <w:sz w:val="23"/>
          <w:szCs w:val="23"/>
        </w:rPr>
        <w:t xml:space="preserve"> </w:t>
      </w:r>
      <w:r w:rsidRPr="00172DD9">
        <w:rPr>
          <w:rFonts w:ascii="Times New Roman" w:hAnsi="바탕"/>
          <w:sz w:val="23"/>
          <w:szCs w:val="23"/>
        </w:rPr>
        <w:t>알고</w:t>
      </w:r>
      <w:r w:rsidR="000563DB" w:rsidRPr="00172DD9">
        <w:rPr>
          <w:rFonts w:ascii="Times New Roman"/>
          <w:sz w:val="23"/>
          <w:szCs w:val="23"/>
        </w:rPr>
        <w:t xml:space="preserve"> </w:t>
      </w:r>
      <w:r w:rsidRPr="00172DD9">
        <w:rPr>
          <w:rFonts w:ascii="Times New Roman" w:hAnsi="바탕"/>
          <w:sz w:val="23"/>
          <w:szCs w:val="23"/>
        </w:rPr>
        <w:t>있</w:t>
      </w:r>
      <w:ins w:id="8" w:author="yongho.cho" w:date="2024-12-04T16:37:00Z">
        <w:r w:rsidR="004278B8">
          <w:rPr>
            <w:rFonts w:ascii="Times New Roman" w:hAnsi="바탕" w:hint="eastAsia"/>
            <w:sz w:val="23"/>
            <w:szCs w:val="23"/>
          </w:rPr>
          <w:t>었거나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  <w:r w:rsidR="004278B8">
          <w:rPr>
            <w:rFonts w:ascii="Times New Roman" w:hAnsi="바탕" w:hint="eastAsia"/>
            <w:sz w:val="23"/>
            <w:szCs w:val="23"/>
          </w:rPr>
          <w:t>합리적으로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  <w:r w:rsidR="004278B8">
          <w:rPr>
            <w:rFonts w:ascii="Times New Roman" w:hAnsi="바탕" w:hint="eastAsia"/>
            <w:sz w:val="23"/>
            <w:szCs w:val="23"/>
          </w:rPr>
          <w:t>요구되는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  <w:r w:rsidR="004278B8">
          <w:rPr>
            <w:rFonts w:ascii="Times New Roman" w:hAnsi="바탕" w:hint="eastAsia"/>
            <w:sz w:val="23"/>
            <w:szCs w:val="23"/>
          </w:rPr>
          <w:t>주의를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  <w:r w:rsidR="004278B8">
          <w:rPr>
            <w:rFonts w:ascii="Times New Roman" w:hAnsi="바탕" w:hint="eastAsia"/>
            <w:sz w:val="23"/>
            <w:szCs w:val="23"/>
          </w:rPr>
          <w:t>기울였다면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  <w:r w:rsidR="004278B8">
          <w:rPr>
            <w:rFonts w:ascii="Times New Roman" w:hAnsi="바탕" w:hint="eastAsia"/>
            <w:sz w:val="23"/>
            <w:szCs w:val="23"/>
          </w:rPr>
          <w:t>알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  <w:r w:rsidR="004278B8">
          <w:rPr>
            <w:rFonts w:ascii="Times New Roman" w:hAnsi="바탕" w:hint="eastAsia"/>
            <w:sz w:val="23"/>
            <w:szCs w:val="23"/>
          </w:rPr>
          <w:t>수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  <w:r w:rsidR="004278B8">
          <w:rPr>
            <w:rFonts w:ascii="Times New Roman" w:hAnsi="바탕" w:hint="eastAsia"/>
            <w:sz w:val="23"/>
            <w:szCs w:val="23"/>
          </w:rPr>
          <w:t>있었던</w:t>
        </w:r>
        <w:r w:rsidR="004278B8">
          <w:rPr>
            <w:rFonts w:ascii="Times New Roman" w:hAnsi="바탕" w:hint="eastAsia"/>
            <w:sz w:val="23"/>
            <w:szCs w:val="23"/>
          </w:rPr>
          <w:t xml:space="preserve"> </w:t>
        </w:r>
      </w:ins>
      <w:del w:id="9" w:author="yongho.cho" w:date="2024-12-04T16:37:00Z">
        <w:r w:rsidR="005A608C" w:rsidDel="004278B8">
          <w:rPr>
            <w:rFonts w:ascii="Times New Roman" w:hAnsi="바탕" w:hint="eastAsia"/>
            <w:sz w:val="23"/>
            <w:szCs w:val="23"/>
          </w:rPr>
          <w:delText>는</w:delText>
        </w:r>
        <w:r w:rsidR="005A608C" w:rsidDel="004278B8">
          <w:rPr>
            <w:rFonts w:ascii="Times New Roman" w:hAnsi="바탕" w:hint="eastAsia"/>
            <w:sz w:val="23"/>
            <w:szCs w:val="23"/>
          </w:rPr>
          <w:delText xml:space="preserve"> </w:delText>
        </w:r>
      </w:del>
      <w:r w:rsidRPr="00172DD9">
        <w:rPr>
          <w:rFonts w:ascii="Times New Roman" w:hAnsi="바탕"/>
          <w:sz w:val="23"/>
          <w:szCs w:val="23"/>
        </w:rPr>
        <w:t>것을</w:t>
      </w:r>
      <w:r w:rsidR="000563DB" w:rsidRPr="00172DD9">
        <w:rPr>
          <w:rFonts w:ascii="Times New Roman"/>
          <w:sz w:val="23"/>
          <w:szCs w:val="23"/>
        </w:rPr>
        <w:t xml:space="preserve"> </w:t>
      </w:r>
      <w:r w:rsidRPr="00172DD9">
        <w:rPr>
          <w:rFonts w:ascii="Times New Roman" w:hAnsi="바탕"/>
          <w:sz w:val="23"/>
          <w:szCs w:val="23"/>
        </w:rPr>
        <w:t>의미한다</w:t>
      </w:r>
      <w:r w:rsidRPr="006B77E6">
        <w:rPr>
          <w:rFonts w:ascii="Times New Roman" w:hAnsi="바탕" w:hint="eastAsia"/>
          <w:sz w:val="23"/>
          <w:szCs w:val="23"/>
        </w:rPr>
        <w:t>.</w:t>
      </w:r>
      <w:r w:rsidR="000563DB" w:rsidRPr="006B77E6">
        <w:rPr>
          <w:rFonts w:ascii="Times New Roman" w:hAnsi="바탕" w:hint="eastAsia"/>
          <w:sz w:val="23"/>
          <w:szCs w:val="23"/>
        </w:rPr>
        <w:t xml:space="preserve"> </w:t>
      </w:r>
      <w:r w:rsidR="005A608C" w:rsidRPr="006B77E6">
        <w:rPr>
          <w:rFonts w:ascii="Times New Roman" w:hAnsi="바탕" w:hint="eastAsia"/>
          <w:sz w:val="23"/>
          <w:szCs w:val="23"/>
        </w:rPr>
        <w:t>단</w:t>
      </w:r>
      <w:r w:rsidR="005A608C" w:rsidRPr="006B77E6">
        <w:rPr>
          <w:rFonts w:ascii="Times New Roman" w:hAnsi="바탕" w:hint="eastAsia"/>
          <w:sz w:val="23"/>
          <w:szCs w:val="23"/>
        </w:rPr>
        <w:t>,</w:t>
      </w:r>
      <w:r w:rsidR="008615F6">
        <w:rPr>
          <w:rFonts w:ascii="Times New Roman" w:hAnsi="바탕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본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정</w:t>
      </w:r>
      <w:r w:rsidR="008615F6">
        <w:rPr>
          <w:rFonts w:ascii="Times New Roman" w:hAnsi="바탕"/>
          <w:sz w:val="23"/>
          <w:szCs w:val="23"/>
        </w:rPr>
        <w:t>의규정의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목</w:t>
      </w:r>
      <w:r w:rsidR="008615F6">
        <w:rPr>
          <w:rFonts w:ascii="Times New Roman" w:hAnsi="바탕"/>
          <w:sz w:val="23"/>
          <w:szCs w:val="23"/>
        </w:rPr>
        <w:t>적상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특정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임</w:t>
      </w:r>
      <w:r w:rsidR="008615F6">
        <w:rPr>
          <w:rFonts w:ascii="Times New Roman" w:hAnsi="바탕" w:hint="eastAsia"/>
          <w:sz w:val="23"/>
          <w:szCs w:val="23"/>
        </w:rPr>
        <w:t>(</w:t>
      </w:r>
      <w:r w:rsidR="008615F6">
        <w:rPr>
          <w:rFonts w:ascii="Times New Roman" w:hAnsi="바탕" w:hint="eastAsia"/>
          <w:sz w:val="23"/>
          <w:szCs w:val="23"/>
        </w:rPr>
        <w:t>직</w:t>
      </w:r>
      <w:r w:rsidR="008615F6">
        <w:rPr>
          <w:rFonts w:ascii="Times New Roman" w:hAnsi="바탕" w:hint="eastAsia"/>
          <w:sz w:val="23"/>
          <w:szCs w:val="23"/>
        </w:rPr>
        <w:t>)</w:t>
      </w:r>
      <w:r w:rsidR="008615F6">
        <w:rPr>
          <w:rFonts w:ascii="Times New Roman" w:hAnsi="바탕" w:hint="eastAsia"/>
          <w:sz w:val="23"/>
          <w:szCs w:val="23"/>
        </w:rPr>
        <w:t>원</w:t>
      </w:r>
      <w:r w:rsidR="008615F6">
        <w:rPr>
          <w:rFonts w:ascii="Times New Roman" w:hAnsi="바탕"/>
          <w:sz w:val="23"/>
          <w:szCs w:val="23"/>
        </w:rPr>
        <w:t>의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직</w:t>
      </w:r>
      <w:r w:rsidR="008615F6">
        <w:rPr>
          <w:rFonts w:ascii="Times New Roman" w:hAnsi="바탕"/>
          <w:sz w:val="23"/>
          <w:szCs w:val="23"/>
        </w:rPr>
        <w:t>급은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소</w:t>
      </w:r>
      <w:r w:rsidR="008615F6">
        <w:rPr>
          <w:rFonts w:ascii="Times New Roman" w:hAnsi="바탕"/>
          <w:sz w:val="23"/>
          <w:szCs w:val="23"/>
        </w:rPr>
        <w:t>속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회</w:t>
      </w:r>
      <w:r w:rsidR="008615F6">
        <w:rPr>
          <w:rFonts w:ascii="Times New Roman" w:hAnsi="바탕"/>
          <w:sz w:val="23"/>
          <w:szCs w:val="23"/>
        </w:rPr>
        <w:t>사에서</w:t>
      </w:r>
      <w:r w:rsidR="008615F6">
        <w:rPr>
          <w:rFonts w:ascii="Times New Roman" w:hAnsi="바탕" w:hint="eastAsia"/>
          <w:sz w:val="23"/>
          <w:szCs w:val="23"/>
        </w:rPr>
        <w:t>의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직</w:t>
      </w:r>
      <w:r w:rsidR="008615F6">
        <w:rPr>
          <w:rFonts w:ascii="Times New Roman" w:hAnsi="바탕"/>
          <w:sz w:val="23"/>
          <w:szCs w:val="23"/>
        </w:rPr>
        <w:t>급이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아</w:t>
      </w:r>
      <w:r w:rsidR="008615F6">
        <w:rPr>
          <w:rFonts w:ascii="Times New Roman" w:hAnsi="바탕"/>
          <w:sz w:val="23"/>
          <w:szCs w:val="23"/>
        </w:rPr>
        <w:t>닌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매</w:t>
      </w:r>
      <w:r w:rsidR="008615F6">
        <w:rPr>
          <w:rFonts w:ascii="Times New Roman" w:hAnsi="바탕"/>
          <w:sz w:val="23"/>
          <w:szCs w:val="23"/>
        </w:rPr>
        <w:t>도</w:t>
      </w:r>
      <w:r w:rsidR="008615F6">
        <w:rPr>
          <w:rFonts w:ascii="Times New Roman" w:hAnsi="바탕"/>
          <w:sz w:val="23"/>
          <w:szCs w:val="23"/>
        </w:rPr>
        <w:lastRenderedPageBreak/>
        <w:t>인</w:t>
      </w:r>
      <w:r w:rsidR="008615F6">
        <w:rPr>
          <w:rFonts w:ascii="Times New Roman" w:hAnsi="바탕" w:hint="eastAsia"/>
          <w:sz w:val="23"/>
          <w:szCs w:val="23"/>
        </w:rPr>
        <w:t>(</w:t>
      </w:r>
      <w:r w:rsidR="008615F6">
        <w:rPr>
          <w:rFonts w:ascii="Times New Roman" w:hAnsi="바탕" w:hint="eastAsia"/>
          <w:sz w:val="23"/>
          <w:szCs w:val="23"/>
        </w:rPr>
        <w:t>즉</w:t>
      </w:r>
      <w:r w:rsidR="008615F6">
        <w:rPr>
          <w:rFonts w:ascii="Times New Roman" w:hAnsi="바탕" w:hint="eastAsia"/>
          <w:sz w:val="23"/>
          <w:szCs w:val="23"/>
        </w:rPr>
        <w:t xml:space="preserve">, </w:t>
      </w:r>
      <w:r w:rsidR="008615F6">
        <w:rPr>
          <w:rFonts w:ascii="Times New Roman" w:hAnsi="바탕" w:hint="eastAsia"/>
          <w:sz w:val="23"/>
          <w:szCs w:val="23"/>
        </w:rPr>
        <w:t>본</w:t>
      </w:r>
      <w:r w:rsidR="008615F6">
        <w:rPr>
          <w:rFonts w:ascii="Times New Roman" w:hAnsi="바탕"/>
          <w:sz w:val="23"/>
          <w:szCs w:val="23"/>
        </w:rPr>
        <w:t>사</w:t>
      </w:r>
      <w:r w:rsidR="008615F6">
        <w:rPr>
          <w:rFonts w:ascii="Times New Roman" w:hAnsi="바탕" w:hint="eastAsia"/>
          <w:sz w:val="23"/>
          <w:szCs w:val="23"/>
        </w:rPr>
        <w:t>)</w:t>
      </w:r>
      <w:r w:rsidR="008615F6">
        <w:rPr>
          <w:rFonts w:ascii="Times New Roman" w:hAnsi="바탕" w:hint="eastAsia"/>
          <w:sz w:val="23"/>
          <w:szCs w:val="23"/>
        </w:rPr>
        <w:t>에</w:t>
      </w:r>
      <w:r w:rsidR="008615F6">
        <w:rPr>
          <w:rFonts w:ascii="Times New Roman" w:hAnsi="바탕"/>
          <w:sz w:val="23"/>
          <w:szCs w:val="23"/>
        </w:rPr>
        <w:t>서의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직</w:t>
      </w:r>
      <w:r w:rsidR="008615F6">
        <w:rPr>
          <w:rFonts w:ascii="Times New Roman" w:hAnsi="바탕"/>
          <w:sz w:val="23"/>
          <w:szCs w:val="23"/>
        </w:rPr>
        <w:t>급을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기</w:t>
      </w:r>
      <w:r w:rsidR="008615F6">
        <w:rPr>
          <w:rFonts w:ascii="Times New Roman" w:hAnsi="바탕"/>
          <w:sz w:val="23"/>
          <w:szCs w:val="23"/>
        </w:rPr>
        <w:t>준으로</w:t>
      </w:r>
      <w:r w:rsidR="008615F6">
        <w:rPr>
          <w:rFonts w:ascii="Times New Roman" w:hAnsi="바탕" w:hint="eastAsia"/>
          <w:sz w:val="23"/>
          <w:szCs w:val="23"/>
        </w:rPr>
        <w:t xml:space="preserve"> </w:t>
      </w:r>
      <w:r w:rsidR="008615F6">
        <w:rPr>
          <w:rFonts w:ascii="Times New Roman" w:hAnsi="바탕" w:hint="eastAsia"/>
          <w:sz w:val="23"/>
          <w:szCs w:val="23"/>
        </w:rPr>
        <w:t>하</w:t>
      </w:r>
      <w:r w:rsidR="008615F6">
        <w:rPr>
          <w:rFonts w:ascii="Times New Roman" w:hAnsi="바탕"/>
          <w:sz w:val="23"/>
          <w:szCs w:val="23"/>
        </w:rPr>
        <w:t>며</w:t>
      </w:r>
      <w:r w:rsidR="008615F6">
        <w:rPr>
          <w:rFonts w:ascii="Times New Roman" w:hAnsi="바탕" w:hint="eastAsia"/>
          <w:sz w:val="23"/>
          <w:szCs w:val="23"/>
        </w:rPr>
        <w:t xml:space="preserve">, </w:t>
      </w:r>
      <w:r w:rsidR="001C0124" w:rsidRPr="00026655">
        <w:rPr>
          <w:rFonts w:ascii="Times New Roman" w:hAnsi="바탕" w:hint="eastAsia"/>
          <w:sz w:val="23"/>
          <w:szCs w:val="23"/>
        </w:rPr>
        <w:t>해당</w:t>
      </w:r>
      <w:r w:rsidR="001C0124" w:rsidRPr="00026655">
        <w:rPr>
          <w:rFonts w:ascii="Times New Roman" w:hAnsi="바탕" w:hint="eastAsia"/>
          <w:sz w:val="23"/>
          <w:szCs w:val="23"/>
        </w:rPr>
        <w:t xml:space="preserve"> </w:t>
      </w:r>
      <w:r w:rsidR="001C0124" w:rsidRPr="00026655">
        <w:rPr>
          <w:rFonts w:ascii="Times New Roman" w:hAnsi="바탕" w:hint="eastAsia"/>
          <w:sz w:val="23"/>
          <w:szCs w:val="23"/>
        </w:rPr>
        <w:t>임</w:t>
      </w:r>
      <w:r w:rsidR="001C0124" w:rsidRPr="00026655">
        <w:rPr>
          <w:rFonts w:ascii="Times New Roman" w:hAnsi="바탕" w:hint="eastAsia"/>
          <w:sz w:val="23"/>
          <w:szCs w:val="23"/>
        </w:rPr>
        <w:t>(</w:t>
      </w:r>
      <w:r w:rsidR="001C0124" w:rsidRPr="00026655">
        <w:rPr>
          <w:rFonts w:ascii="Times New Roman" w:hAnsi="바탕" w:hint="eastAsia"/>
          <w:sz w:val="23"/>
          <w:szCs w:val="23"/>
        </w:rPr>
        <w:t>직</w:t>
      </w:r>
      <w:r w:rsidR="001C0124" w:rsidRPr="00026655">
        <w:rPr>
          <w:rFonts w:ascii="Times New Roman" w:hAnsi="바탕" w:hint="eastAsia"/>
          <w:sz w:val="23"/>
          <w:szCs w:val="23"/>
        </w:rPr>
        <w:t>)</w:t>
      </w:r>
      <w:r w:rsidR="001C0124" w:rsidRPr="00026655">
        <w:rPr>
          <w:rFonts w:ascii="Times New Roman" w:hAnsi="바탕" w:hint="eastAsia"/>
          <w:sz w:val="23"/>
          <w:szCs w:val="23"/>
        </w:rPr>
        <w:t>원</w:t>
      </w:r>
      <w:r w:rsidR="005A608C" w:rsidRPr="00026655">
        <w:rPr>
          <w:rFonts w:ascii="Times New Roman" w:hAnsi="바탕" w:hint="eastAsia"/>
          <w:sz w:val="23"/>
          <w:szCs w:val="23"/>
        </w:rPr>
        <w:t>이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수</w:t>
      </w:r>
      <w:r w:rsidR="005A608C" w:rsidRPr="00026655">
        <w:rPr>
          <w:rFonts w:ascii="Times New Roman"/>
          <w:sz w:val="23"/>
          <w:szCs w:val="23"/>
        </w:rPr>
        <w:t>/</w:t>
      </w:r>
      <w:r w:rsidR="005A608C" w:rsidRPr="00026655">
        <w:rPr>
          <w:rFonts w:ascii="Times New Roman" w:hint="eastAsia"/>
          <w:sz w:val="23"/>
          <w:szCs w:val="23"/>
        </w:rPr>
        <w:t>발신하거나</w:t>
      </w:r>
      <w:r w:rsidR="001A1946" w:rsidRPr="00026655">
        <w:rPr>
          <w:rFonts w:ascii="Times New Roman" w:hint="eastAsia"/>
          <w:sz w:val="23"/>
          <w:szCs w:val="23"/>
        </w:rPr>
        <w:t>(</w:t>
      </w:r>
      <w:r w:rsidR="001A1946" w:rsidRPr="00026655">
        <w:rPr>
          <w:rFonts w:ascii="Times New Roman"/>
          <w:sz w:val="23"/>
          <w:szCs w:val="23"/>
        </w:rPr>
        <w:t xml:space="preserve">to/cc </w:t>
      </w:r>
      <w:r w:rsidR="001A1946" w:rsidRPr="00026655">
        <w:rPr>
          <w:rFonts w:ascii="Times New Roman" w:hint="eastAsia"/>
          <w:sz w:val="23"/>
          <w:szCs w:val="23"/>
        </w:rPr>
        <w:t>포함</w:t>
      </w:r>
      <w:r w:rsidR="00AC2199">
        <w:rPr>
          <w:rFonts w:ascii="Times New Roman" w:hint="eastAsia"/>
          <w:sz w:val="23"/>
          <w:szCs w:val="23"/>
        </w:rPr>
        <w:t xml:space="preserve">, </w:t>
      </w:r>
      <w:r w:rsidR="00AC2199">
        <w:rPr>
          <w:rFonts w:ascii="Times New Roman" w:hint="eastAsia"/>
          <w:sz w:val="23"/>
          <w:szCs w:val="23"/>
        </w:rPr>
        <w:t>이하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같음</w:t>
      </w:r>
      <w:r w:rsidR="001A1946" w:rsidRPr="00026655">
        <w:rPr>
          <w:rFonts w:ascii="Times New Roman" w:hint="eastAsia"/>
          <w:sz w:val="23"/>
          <w:szCs w:val="23"/>
        </w:rPr>
        <w:t>)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작성</w:t>
      </w:r>
      <w:r w:rsidR="005A608C" w:rsidRPr="00026655">
        <w:rPr>
          <w:rFonts w:ascii="Times New Roman"/>
          <w:sz w:val="23"/>
          <w:szCs w:val="23"/>
        </w:rPr>
        <w:t>/</w:t>
      </w:r>
      <w:r w:rsidR="005A608C" w:rsidRPr="00026655">
        <w:rPr>
          <w:rFonts w:ascii="Times New Roman" w:hint="eastAsia"/>
          <w:sz w:val="23"/>
          <w:szCs w:val="23"/>
        </w:rPr>
        <w:t>검토한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서신</w:t>
      </w:r>
      <w:r w:rsidR="005A608C" w:rsidRPr="00026655">
        <w:rPr>
          <w:rFonts w:ascii="Times New Roman"/>
          <w:sz w:val="23"/>
          <w:szCs w:val="23"/>
        </w:rPr>
        <w:t xml:space="preserve">, </w:t>
      </w:r>
      <w:r w:rsidR="005A608C" w:rsidRPr="00026655">
        <w:rPr>
          <w:rFonts w:ascii="Times New Roman" w:hint="eastAsia"/>
          <w:sz w:val="23"/>
          <w:szCs w:val="23"/>
        </w:rPr>
        <w:t>이메일</w:t>
      </w:r>
      <w:r w:rsidR="005A608C" w:rsidRPr="00026655">
        <w:rPr>
          <w:rFonts w:ascii="Times New Roman"/>
          <w:sz w:val="23"/>
          <w:szCs w:val="23"/>
        </w:rPr>
        <w:t xml:space="preserve">, </w:t>
      </w:r>
      <w:r w:rsidR="005A608C" w:rsidRPr="00026655">
        <w:rPr>
          <w:rFonts w:ascii="Times New Roman" w:hint="eastAsia"/>
          <w:sz w:val="23"/>
          <w:szCs w:val="23"/>
        </w:rPr>
        <w:t>기안서</w:t>
      </w:r>
      <w:r w:rsidR="005A608C" w:rsidRPr="00026655">
        <w:rPr>
          <w:rFonts w:ascii="Times New Roman"/>
          <w:sz w:val="23"/>
          <w:szCs w:val="23"/>
        </w:rPr>
        <w:t xml:space="preserve">, </w:t>
      </w:r>
      <w:r w:rsidR="005A608C" w:rsidRPr="00026655">
        <w:rPr>
          <w:rFonts w:ascii="Times New Roman" w:hint="eastAsia"/>
          <w:sz w:val="23"/>
          <w:szCs w:val="23"/>
        </w:rPr>
        <w:t>보고서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등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문서에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기재되어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있는</w:t>
      </w:r>
      <w:r w:rsidR="005A608C" w:rsidRPr="00026655">
        <w:rPr>
          <w:rFonts w:ascii="Times New Roman"/>
          <w:sz w:val="23"/>
          <w:szCs w:val="23"/>
        </w:rPr>
        <w:t xml:space="preserve"> </w:t>
      </w:r>
      <w:r w:rsidR="005A608C" w:rsidRPr="00026655">
        <w:rPr>
          <w:rFonts w:ascii="Times New Roman" w:hint="eastAsia"/>
          <w:sz w:val="23"/>
          <w:szCs w:val="23"/>
        </w:rPr>
        <w:t>사항</w:t>
      </w:r>
      <w:r w:rsidR="001C0124" w:rsidRPr="00026655">
        <w:rPr>
          <w:rFonts w:ascii="Times New Roman" w:hint="eastAsia"/>
          <w:sz w:val="23"/>
          <w:szCs w:val="23"/>
        </w:rPr>
        <w:t>(</w:t>
      </w:r>
      <w:r w:rsidR="00AC2199">
        <w:rPr>
          <w:rFonts w:ascii="Times New Roman" w:hAnsi="바탕" w:hint="eastAsia"/>
          <w:sz w:val="23"/>
          <w:szCs w:val="23"/>
        </w:rPr>
        <w:t>소</w:t>
      </w:r>
      <w:r w:rsidR="00AC2199">
        <w:rPr>
          <w:rFonts w:ascii="Times New Roman" w:hAnsi="바탕"/>
          <w:sz w:val="23"/>
          <w:szCs w:val="23"/>
        </w:rPr>
        <w:t>속</w:t>
      </w:r>
      <w:r w:rsidR="00AC2199">
        <w:rPr>
          <w:rFonts w:ascii="Times New Roman" w:hAnsi="바탕" w:hint="eastAsia"/>
          <w:sz w:val="23"/>
          <w:szCs w:val="23"/>
        </w:rPr>
        <w:t xml:space="preserve"> </w:t>
      </w:r>
      <w:r w:rsidR="00AC2199">
        <w:rPr>
          <w:rFonts w:ascii="Times New Roman" w:hAnsi="바탕" w:hint="eastAsia"/>
          <w:sz w:val="23"/>
          <w:szCs w:val="23"/>
        </w:rPr>
        <w:t>회</w:t>
      </w:r>
      <w:r w:rsidR="00AC2199">
        <w:rPr>
          <w:rFonts w:ascii="Times New Roman" w:hAnsi="바탕"/>
          <w:sz w:val="23"/>
          <w:szCs w:val="23"/>
        </w:rPr>
        <w:t>사의</w:t>
      </w:r>
      <w:r w:rsidR="00AC2199">
        <w:rPr>
          <w:rFonts w:ascii="Times New Roman" w:hAnsi="바탕" w:hint="eastAsia"/>
          <w:sz w:val="23"/>
          <w:szCs w:val="23"/>
        </w:rPr>
        <w:t xml:space="preserve"> </w:t>
      </w:r>
      <w:r w:rsidR="001C0124" w:rsidRPr="00026655">
        <w:rPr>
          <w:rFonts w:ascii="Times New Roman" w:hAnsi="바탕" w:hint="eastAsia"/>
          <w:sz w:val="23"/>
          <w:szCs w:val="23"/>
        </w:rPr>
        <w:t>위임전결규정</w:t>
      </w:r>
      <w:r w:rsidR="001C0124" w:rsidRPr="00026655">
        <w:rPr>
          <w:rFonts w:ascii="Times New Roman" w:hAnsi="바탕" w:hint="eastAsia"/>
          <w:sz w:val="23"/>
          <w:szCs w:val="23"/>
        </w:rPr>
        <w:t xml:space="preserve"> </w:t>
      </w:r>
      <w:r w:rsidR="001C0124" w:rsidRPr="00026655">
        <w:rPr>
          <w:rFonts w:ascii="Times New Roman" w:hAnsi="바탕" w:hint="eastAsia"/>
          <w:sz w:val="23"/>
          <w:szCs w:val="23"/>
        </w:rPr>
        <w:t>기타</w:t>
      </w:r>
      <w:r w:rsidR="001C0124" w:rsidRPr="00026655">
        <w:rPr>
          <w:rFonts w:ascii="Times New Roman" w:hAnsi="바탕" w:hint="eastAsia"/>
          <w:sz w:val="23"/>
          <w:szCs w:val="23"/>
        </w:rPr>
        <w:t xml:space="preserve"> </w:t>
      </w:r>
      <w:r w:rsidR="00AC2199" w:rsidRPr="00026655">
        <w:rPr>
          <w:rFonts w:ascii="Times New Roman" w:hAnsi="바탕" w:hint="eastAsia"/>
          <w:sz w:val="23"/>
          <w:szCs w:val="23"/>
        </w:rPr>
        <w:t>내규</w:t>
      </w:r>
      <w:r w:rsidR="00AC2199">
        <w:rPr>
          <w:rFonts w:ascii="Times New Roman" w:hAnsi="바탕" w:hint="eastAsia"/>
          <w:sz w:val="23"/>
          <w:szCs w:val="23"/>
        </w:rPr>
        <w:t>에</w:t>
      </w:r>
      <w:r w:rsidR="00AC2199">
        <w:rPr>
          <w:rFonts w:ascii="Times New Roman" w:hAnsi="바탕" w:hint="eastAsia"/>
          <w:sz w:val="23"/>
          <w:szCs w:val="23"/>
        </w:rPr>
        <w:t xml:space="preserve"> </w:t>
      </w:r>
      <w:r w:rsidR="00AC2199">
        <w:rPr>
          <w:rFonts w:ascii="Times New Roman" w:hAnsi="바탕" w:hint="eastAsia"/>
          <w:sz w:val="23"/>
          <w:szCs w:val="23"/>
        </w:rPr>
        <w:t>명</w:t>
      </w:r>
      <w:r w:rsidR="00AC2199">
        <w:rPr>
          <w:rFonts w:ascii="Times New Roman" w:hAnsi="바탕"/>
          <w:sz w:val="23"/>
          <w:szCs w:val="23"/>
        </w:rPr>
        <w:t>시된</w:t>
      </w:r>
      <w:r w:rsidR="00AC2199">
        <w:rPr>
          <w:rFonts w:ascii="Times New Roman" w:hAnsi="바탕" w:hint="eastAsia"/>
          <w:sz w:val="23"/>
          <w:szCs w:val="23"/>
        </w:rPr>
        <w:t xml:space="preserve"> </w:t>
      </w:r>
      <w:r w:rsidR="00AC2199">
        <w:rPr>
          <w:rFonts w:ascii="Times New Roman" w:hAnsi="바탕" w:hint="eastAsia"/>
          <w:sz w:val="23"/>
          <w:szCs w:val="23"/>
        </w:rPr>
        <w:t>바</w:t>
      </w:r>
      <w:r w:rsidR="00AC2199">
        <w:rPr>
          <w:rFonts w:ascii="Times New Roman" w:hAnsi="바탕"/>
          <w:sz w:val="23"/>
          <w:szCs w:val="23"/>
        </w:rPr>
        <w:t>에</w:t>
      </w:r>
      <w:r w:rsidR="00AC2199">
        <w:rPr>
          <w:rFonts w:ascii="Times New Roman" w:hAnsi="바탕" w:hint="eastAsia"/>
          <w:sz w:val="23"/>
          <w:szCs w:val="23"/>
        </w:rPr>
        <w:t xml:space="preserve"> </w:t>
      </w:r>
      <w:r w:rsidR="00AC2199">
        <w:rPr>
          <w:rFonts w:ascii="Times New Roman" w:hAnsi="바탕" w:hint="eastAsia"/>
          <w:sz w:val="23"/>
          <w:szCs w:val="23"/>
        </w:rPr>
        <w:t>따</w:t>
      </w:r>
      <w:r w:rsidR="00AC2199">
        <w:rPr>
          <w:rFonts w:ascii="Times New Roman" w:hAnsi="바탕"/>
          <w:sz w:val="23"/>
          <w:szCs w:val="23"/>
        </w:rPr>
        <w:t>라</w:t>
      </w:r>
      <w:r w:rsidR="001C0124" w:rsidRPr="00026655">
        <w:rPr>
          <w:rFonts w:ascii="Times New Roman" w:hint="eastAsia"/>
          <w:sz w:val="23"/>
          <w:szCs w:val="23"/>
        </w:rPr>
        <w:t xml:space="preserve"> </w:t>
      </w:r>
      <w:r w:rsidR="001C0124" w:rsidRPr="00026655">
        <w:rPr>
          <w:rFonts w:ascii="Times New Roman" w:hint="eastAsia"/>
          <w:sz w:val="23"/>
          <w:szCs w:val="23"/>
        </w:rPr>
        <w:t>해당</w:t>
      </w:r>
      <w:r w:rsidR="001C0124" w:rsidRPr="00026655">
        <w:rPr>
          <w:rFonts w:ascii="Times New Roman" w:hint="eastAsia"/>
          <w:sz w:val="23"/>
          <w:szCs w:val="23"/>
        </w:rPr>
        <w:t xml:space="preserve"> </w:t>
      </w:r>
      <w:r w:rsidR="001C0124" w:rsidRPr="00026655">
        <w:rPr>
          <w:rFonts w:ascii="Times New Roman" w:hint="eastAsia"/>
          <w:sz w:val="23"/>
          <w:szCs w:val="23"/>
        </w:rPr>
        <w:t>임</w:t>
      </w:r>
      <w:r w:rsidR="001C0124" w:rsidRPr="00026655">
        <w:rPr>
          <w:rFonts w:ascii="Times New Roman" w:hint="eastAsia"/>
          <w:sz w:val="23"/>
          <w:szCs w:val="23"/>
        </w:rPr>
        <w:t>(</w:t>
      </w:r>
      <w:r w:rsidR="001C0124" w:rsidRPr="00026655">
        <w:rPr>
          <w:rFonts w:ascii="Times New Roman" w:hint="eastAsia"/>
          <w:sz w:val="23"/>
          <w:szCs w:val="23"/>
        </w:rPr>
        <w:t>직</w:t>
      </w:r>
      <w:r w:rsidR="001C0124" w:rsidRPr="00026655">
        <w:rPr>
          <w:rFonts w:ascii="Times New Roman" w:hint="eastAsia"/>
          <w:sz w:val="23"/>
          <w:szCs w:val="23"/>
        </w:rPr>
        <w:t>)</w:t>
      </w:r>
      <w:r w:rsidR="001C0124" w:rsidRPr="00026655">
        <w:rPr>
          <w:rFonts w:ascii="Times New Roman" w:hint="eastAsia"/>
          <w:sz w:val="23"/>
          <w:szCs w:val="23"/>
        </w:rPr>
        <w:t>원이</w:t>
      </w:r>
      <w:r w:rsidR="001C0124" w:rsidRPr="00026655">
        <w:rPr>
          <w:rFonts w:ascii="Times New Roman" w:hint="eastAsia"/>
          <w:sz w:val="23"/>
          <w:szCs w:val="23"/>
        </w:rPr>
        <w:t xml:space="preserve"> </w:t>
      </w:r>
      <w:r w:rsidR="001C0124" w:rsidRPr="00026655">
        <w:rPr>
          <w:rFonts w:ascii="Times New Roman" w:hint="eastAsia"/>
          <w:sz w:val="23"/>
          <w:szCs w:val="23"/>
        </w:rPr>
        <w:t>수</w:t>
      </w:r>
      <w:r w:rsidR="001C0124" w:rsidRPr="00026655">
        <w:rPr>
          <w:rFonts w:ascii="Times New Roman" w:hint="eastAsia"/>
          <w:sz w:val="23"/>
          <w:szCs w:val="23"/>
        </w:rPr>
        <w:t>/</w:t>
      </w:r>
      <w:r w:rsidR="001C0124" w:rsidRPr="00026655">
        <w:rPr>
          <w:rFonts w:ascii="Times New Roman" w:hint="eastAsia"/>
          <w:sz w:val="23"/>
          <w:szCs w:val="23"/>
        </w:rPr>
        <w:t>발신하</w:t>
      </w:r>
      <w:r w:rsidR="00AC2199">
        <w:rPr>
          <w:rFonts w:ascii="Times New Roman" w:hint="eastAsia"/>
          <w:sz w:val="23"/>
          <w:szCs w:val="23"/>
        </w:rPr>
        <w:t>였어</w:t>
      </w:r>
      <w:r w:rsidR="00CD1036" w:rsidRPr="00026655">
        <w:rPr>
          <w:rFonts w:ascii="Times New Roman" w:hint="eastAsia"/>
          <w:sz w:val="23"/>
          <w:szCs w:val="23"/>
        </w:rPr>
        <w:t>야</w:t>
      </w:r>
      <w:r w:rsidR="00CD1036" w:rsidRPr="00026655">
        <w:rPr>
          <w:rFonts w:ascii="Times New Roman" w:hint="eastAsia"/>
          <w:sz w:val="23"/>
          <w:szCs w:val="23"/>
        </w:rPr>
        <w:t xml:space="preserve"> </w:t>
      </w:r>
      <w:r w:rsidR="00CD1036" w:rsidRPr="00026655">
        <w:rPr>
          <w:rFonts w:ascii="Times New Roman" w:hint="eastAsia"/>
          <w:sz w:val="23"/>
          <w:szCs w:val="23"/>
        </w:rPr>
        <w:t>하</w:t>
      </w:r>
      <w:r w:rsidR="001C0124" w:rsidRPr="00026655">
        <w:rPr>
          <w:rFonts w:ascii="Times New Roman" w:hint="eastAsia"/>
          <w:sz w:val="23"/>
          <w:szCs w:val="23"/>
        </w:rPr>
        <w:t>거나</w:t>
      </w:r>
      <w:r w:rsidR="001C0124" w:rsidRPr="00026655">
        <w:rPr>
          <w:rFonts w:ascii="Times New Roman" w:hint="eastAsia"/>
          <w:sz w:val="23"/>
          <w:szCs w:val="23"/>
        </w:rPr>
        <w:t xml:space="preserve"> </w:t>
      </w:r>
      <w:r w:rsidR="001C0124" w:rsidRPr="00026655">
        <w:rPr>
          <w:rFonts w:ascii="Times New Roman" w:hint="eastAsia"/>
          <w:sz w:val="23"/>
          <w:szCs w:val="23"/>
        </w:rPr>
        <w:t>작성</w:t>
      </w:r>
      <w:r w:rsidR="001C0124" w:rsidRPr="00026655">
        <w:rPr>
          <w:rFonts w:ascii="Times New Roman" w:hint="eastAsia"/>
          <w:sz w:val="23"/>
          <w:szCs w:val="23"/>
        </w:rPr>
        <w:t>/</w:t>
      </w:r>
      <w:r w:rsidR="001C0124" w:rsidRPr="00026655">
        <w:rPr>
          <w:rFonts w:ascii="Times New Roman" w:hint="eastAsia"/>
          <w:sz w:val="23"/>
          <w:szCs w:val="23"/>
        </w:rPr>
        <w:t>검토하</w:t>
      </w:r>
      <w:r w:rsidR="00AC2199">
        <w:rPr>
          <w:rFonts w:ascii="Times New Roman" w:hint="eastAsia"/>
          <w:sz w:val="23"/>
          <w:szCs w:val="23"/>
        </w:rPr>
        <w:t>였어</w:t>
      </w:r>
      <w:r w:rsidR="001C0124" w:rsidRPr="00026655">
        <w:rPr>
          <w:rFonts w:ascii="Times New Roman" w:hint="eastAsia"/>
          <w:sz w:val="23"/>
          <w:szCs w:val="23"/>
        </w:rPr>
        <w:t>야</w:t>
      </w:r>
      <w:r w:rsidR="001C0124" w:rsidRPr="00026655">
        <w:rPr>
          <w:rFonts w:ascii="Times New Roman" w:hint="eastAsia"/>
          <w:sz w:val="23"/>
          <w:szCs w:val="23"/>
        </w:rPr>
        <w:t xml:space="preserve"> </w:t>
      </w:r>
      <w:r w:rsidR="001C0124" w:rsidRPr="00026655">
        <w:rPr>
          <w:rFonts w:ascii="Times New Roman" w:hint="eastAsia"/>
          <w:sz w:val="23"/>
          <w:szCs w:val="23"/>
        </w:rPr>
        <w:t>하는</w:t>
      </w:r>
      <w:r w:rsidR="001C0124" w:rsidRPr="00026655">
        <w:rPr>
          <w:rFonts w:ascii="Times New Roman" w:hint="eastAsia"/>
          <w:sz w:val="23"/>
          <w:szCs w:val="23"/>
        </w:rPr>
        <w:t xml:space="preserve"> </w:t>
      </w:r>
      <w:r w:rsidR="001C0124" w:rsidRPr="00026655">
        <w:rPr>
          <w:rFonts w:ascii="Times New Roman" w:hint="eastAsia"/>
          <w:sz w:val="23"/>
          <w:szCs w:val="23"/>
        </w:rPr>
        <w:t>사항도</w:t>
      </w:r>
      <w:r w:rsidR="001C0124" w:rsidRPr="00026655">
        <w:rPr>
          <w:rFonts w:ascii="Times New Roman" w:hint="eastAsia"/>
          <w:sz w:val="23"/>
          <w:szCs w:val="23"/>
        </w:rPr>
        <w:t xml:space="preserve"> </w:t>
      </w:r>
      <w:r w:rsidR="001C0124" w:rsidRPr="00026655">
        <w:rPr>
          <w:rFonts w:ascii="Times New Roman" w:hint="eastAsia"/>
          <w:sz w:val="23"/>
          <w:szCs w:val="23"/>
        </w:rPr>
        <w:t>포함함</w:t>
      </w:r>
      <w:r w:rsidR="001C0124" w:rsidRPr="00026655">
        <w:rPr>
          <w:rFonts w:ascii="Times New Roman" w:hint="eastAsia"/>
          <w:sz w:val="23"/>
          <w:szCs w:val="23"/>
        </w:rPr>
        <w:t>)</w:t>
      </w:r>
      <w:r w:rsidR="005A608C" w:rsidRPr="001C0124">
        <w:rPr>
          <w:rFonts w:ascii="Times New Roman" w:hint="eastAsia"/>
          <w:sz w:val="23"/>
          <w:szCs w:val="23"/>
        </w:rPr>
        <w:t>은</w:t>
      </w:r>
      <w:r w:rsidR="005A608C" w:rsidRPr="001C0124">
        <w:rPr>
          <w:rFonts w:ascii="Times New Roman"/>
          <w:sz w:val="23"/>
          <w:szCs w:val="23"/>
        </w:rPr>
        <w:t xml:space="preserve"> </w:t>
      </w:r>
      <w:r w:rsidR="005A608C" w:rsidRPr="001C0124">
        <w:rPr>
          <w:rFonts w:ascii="Times New Roman" w:hint="eastAsia"/>
          <w:sz w:val="23"/>
          <w:szCs w:val="23"/>
        </w:rPr>
        <w:t>해당</w:t>
      </w:r>
      <w:r w:rsidR="005A608C" w:rsidRPr="001C0124">
        <w:rPr>
          <w:rFonts w:ascii="Times New Roman" w:hint="eastAsia"/>
          <w:sz w:val="23"/>
          <w:szCs w:val="23"/>
        </w:rPr>
        <w:t xml:space="preserve"> </w:t>
      </w:r>
      <w:r w:rsidR="005A608C" w:rsidRPr="001C0124">
        <w:rPr>
          <w:rFonts w:ascii="Times New Roman" w:hint="eastAsia"/>
          <w:sz w:val="23"/>
          <w:szCs w:val="23"/>
        </w:rPr>
        <w:t>사람이</w:t>
      </w:r>
      <w:r w:rsidR="005A608C" w:rsidRPr="006B77E6">
        <w:rPr>
          <w:rFonts w:ascii="Times New Roman" w:hint="eastAsia"/>
          <w:sz w:val="23"/>
          <w:szCs w:val="23"/>
        </w:rPr>
        <w:t xml:space="preserve"> </w:t>
      </w:r>
      <w:r w:rsidR="005A608C" w:rsidRPr="006B77E6">
        <w:rPr>
          <w:rFonts w:ascii="Times New Roman" w:hint="eastAsia"/>
          <w:sz w:val="23"/>
          <w:szCs w:val="23"/>
        </w:rPr>
        <w:t>알고</w:t>
      </w:r>
      <w:r w:rsidR="005A608C" w:rsidRPr="006B77E6">
        <w:rPr>
          <w:rFonts w:ascii="Times New Roman"/>
          <w:sz w:val="23"/>
          <w:szCs w:val="23"/>
        </w:rPr>
        <w:t xml:space="preserve"> </w:t>
      </w:r>
      <w:r w:rsidR="005A608C" w:rsidRPr="006B77E6">
        <w:rPr>
          <w:rFonts w:ascii="Times New Roman" w:hint="eastAsia"/>
          <w:sz w:val="23"/>
          <w:szCs w:val="23"/>
        </w:rPr>
        <w:t>있었던</w:t>
      </w:r>
      <w:r w:rsidR="005A608C" w:rsidRPr="006B77E6">
        <w:rPr>
          <w:rFonts w:ascii="Times New Roman"/>
          <w:sz w:val="23"/>
          <w:szCs w:val="23"/>
        </w:rPr>
        <w:t xml:space="preserve"> </w:t>
      </w:r>
      <w:r w:rsidR="005A608C" w:rsidRPr="006B77E6">
        <w:rPr>
          <w:rFonts w:ascii="Times New Roman" w:hint="eastAsia"/>
          <w:sz w:val="23"/>
          <w:szCs w:val="23"/>
        </w:rPr>
        <w:t>것으로</w:t>
      </w:r>
      <w:r w:rsidR="005A608C" w:rsidRPr="006B77E6">
        <w:rPr>
          <w:rFonts w:ascii="Times New Roman"/>
          <w:sz w:val="23"/>
          <w:szCs w:val="23"/>
        </w:rPr>
        <w:t xml:space="preserve"> </w:t>
      </w:r>
      <w:r w:rsidR="005A608C" w:rsidRPr="006B77E6">
        <w:rPr>
          <w:rFonts w:ascii="Times New Roman" w:hint="eastAsia"/>
          <w:sz w:val="23"/>
          <w:szCs w:val="23"/>
        </w:rPr>
        <w:t>본다</w:t>
      </w:r>
      <w:r w:rsidR="005A608C" w:rsidRPr="006B77E6">
        <w:rPr>
          <w:rFonts w:ascii="Times New Roman"/>
          <w:sz w:val="23"/>
          <w:szCs w:val="23"/>
        </w:rPr>
        <w:t>.</w:t>
      </w:r>
      <w:r w:rsidR="008615F6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AF5709" w14:paraId="1508F5AB" w14:textId="77777777" w:rsidTr="00D938A5">
        <w:tc>
          <w:tcPr>
            <w:tcW w:w="9060" w:type="dxa"/>
            <w:shd w:val="clear" w:color="auto" w:fill="D9D9D9" w:themeFill="background1" w:themeFillShade="D9"/>
          </w:tcPr>
          <w:p w14:paraId="28B880FB" w14:textId="503C8CB2" w:rsidR="00AF5709" w:rsidRPr="00AB70EB" w:rsidRDefault="00AF5709" w:rsidP="00D938A5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886452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  <w:r w:rsidR="00B41302">
              <w:rPr>
                <w:rFonts w:ascii="Times New Roman" w:hint="eastAsia"/>
                <w:sz w:val="22"/>
                <w:szCs w:val="22"/>
              </w:rPr>
              <w:t>이라는</w:t>
            </w:r>
            <w:r w:rsidR="00B4130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1302">
              <w:rPr>
                <w:rFonts w:ascii="Times New Roman" w:hint="eastAsia"/>
                <w:sz w:val="22"/>
                <w:szCs w:val="22"/>
              </w:rPr>
              <w:t>문구</w:t>
            </w:r>
            <w:r w:rsidR="00886452">
              <w:rPr>
                <w:rFonts w:ascii="Times New Roman" w:hint="eastAsia"/>
                <w:sz w:val="22"/>
                <w:szCs w:val="22"/>
              </w:rPr>
              <w:t>(</w:t>
            </w:r>
            <w:r w:rsidR="00886452">
              <w:rPr>
                <w:rFonts w:ascii="Times New Roman" w:hint="eastAsia"/>
                <w:sz w:val="22"/>
                <w:szCs w:val="22"/>
              </w:rPr>
              <w:t>이른바</w:t>
            </w:r>
            <w:r w:rsidR="0088645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86452">
              <w:rPr>
                <w:rFonts w:ascii="Times New Roman"/>
                <w:sz w:val="22"/>
                <w:szCs w:val="22"/>
              </w:rPr>
              <w:t>“knowledge qualifier”)</w:t>
            </w:r>
            <w:r w:rsidR="00B41302">
              <w:rPr>
                <w:rFonts w:ascii="Times New Roman" w:hint="eastAsia"/>
                <w:sz w:val="22"/>
                <w:szCs w:val="22"/>
              </w:rPr>
              <w:t>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제공하는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기능을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5778F747" w14:textId="68A542BB" w:rsidR="00106CF6" w:rsidRPr="00AB70EB" w:rsidRDefault="00AF5709" w:rsidP="00A43F8A">
            <w:pPr>
              <w:pStyle w:val="af3"/>
              <w:numPr>
                <w:ilvl w:val="0"/>
                <w:numId w:val="61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B41302">
              <w:rPr>
                <w:rFonts w:ascii="Times New Roman" w:hint="eastAsia"/>
                <w:sz w:val="22"/>
                <w:szCs w:val="22"/>
              </w:rPr>
              <w:t>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C1400">
              <w:rPr>
                <w:rFonts w:ascii="Times New Roman"/>
                <w:sz w:val="22"/>
                <w:szCs w:val="22"/>
              </w:rPr>
              <w:t>knowledge qualifier</w:t>
            </w:r>
            <w:r w:rsidR="008C1400">
              <w:rPr>
                <w:rFonts w:ascii="Times New Roman" w:hint="eastAsia"/>
                <w:sz w:val="22"/>
                <w:szCs w:val="22"/>
              </w:rPr>
              <w:t>의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축소하려고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하며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106CF6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이를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위해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/>
                <w:sz w:val="22"/>
                <w:szCs w:val="22"/>
              </w:rPr>
              <w:t>knowledge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대상자를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축소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예를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들어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등기이사로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한정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하고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106CF6" w:rsidRPr="00AB70EB">
              <w:rPr>
                <w:rFonts w:ascii="Times New Roman"/>
                <w:sz w:val="22"/>
                <w:szCs w:val="22"/>
              </w:rPr>
              <w:t xml:space="preserve"> knowledge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정도를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대상자가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실제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사항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106CF6" w:rsidRPr="00AB70EB">
              <w:rPr>
                <w:rFonts w:ascii="Times New Roman"/>
                <w:sz w:val="22"/>
                <w:szCs w:val="22"/>
              </w:rPr>
              <w:t>actual knowledge)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으로만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한정하려고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함이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통상적입니다</w:t>
            </w:r>
            <w:r w:rsidR="00106CF6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106CF6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5D5B5B14" w14:textId="2B6EC797" w:rsidR="00C812ED" w:rsidRPr="00AB70EB" w:rsidRDefault="00CE2D25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="00FF400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4008"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45207376" w14:textId="2A64D767" w:rsidR="00CE2D25" w:rsidRPr="00AB70EB" w:rsidRDefault="00CE2D25" w:rsidP="00CE2D25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등기이사가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실제로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의미한다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</w:p>
          <w:p w14:paraId="3EFB033E" w14:textId="3F6C069E" w:rsidR="00106CF6" w:rsidRPr="00AB70EB" w:rsidRDefault="00106CF6" w:rsidP="00A43F8A">
            <w:pPr>
              <w:pStyle w:val="af3"/>
              <w:numPr>
                <w:ilvl w:val="0"/>
                <w:numId w:val="61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반대로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</w:t>
            </w:r>
            <w:r w:rsidR="00B41302">
              <w:rPr>
                <w:rFonts w:ascii="Times New Roman" w:hint="eastAsia"/>
                <w:sz w:val="22"/>
                <w:szCs w:val="22"/>
              </w:rPr>
              <w:t>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39FB">
              <w:rPr>
                <w:rFonts w:ascii="Times New Roman"/>
                <w:sz w:val="22"/>
                <w:szCs w:val="22"/>
              </w:rPr>
              <w:t>knowledge qualifier</w:t>
            </w:r>
            <w:r w:rsidR="003039FB">
              <w:rPr>
                <w:rFonts w:ascii="Times New Roman" w:hint="eastAsia"/>
                <w:sz w:val="22"/>
                <w:szCs w:val="22"/>
              </w:rPr>
              <w:t>의</w:t>
            </w:r>
            <w:r w:rsidR="003039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확장하려고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knowledge</w:t>
            </w:r>
            <w:r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대상자를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확장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예를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들어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팀장급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임직원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하고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knowledge</w:t>
            </w:r>
            <w:r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대상자가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알았거나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>직책의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>수행에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>있어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>합리적으로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>요구되는</w:t>
            </w:r>
            <w:r w:rsidR="00E50D2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주의를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기울였다면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있었던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/>
                <w:sz w:val="22"/>
                <w:szCs w:val="22"/>
              </w:rPr>
              <w:t>constructive knowledge)</w:t>
            </w:r>
            <w:r w:rsidR="001C1ABD">
              <w:rPr>
                <w:rFonts w:ascii="Times New Roman" w:hint="eastAsia"/>
                <w:sz w:val="22"/>
                <w:szCs w:val="22"/>
              </w:rPr>
              <w:t>으</w:t>
            </w:r>
            <w:r w:rsidRPr="00AB70EB">
              <w:rPr>
                <w:rFonts w:ascii="Times New Roman" w:hint="eastAsia"/>
                <w:sz w:val="22"/>
                <w:szCs w:val="22"/>
              </w:rPr>
              <w:t>로</w:t>
            </w:r>
            <w:r w:rsidR="001C1ABD">
              <w:rPr>
                <w:rFonts w:ascii="Times New Roman" w:hint="eastAsia"/>
                <w:sz w:val="22"/>
                <w:szCs w:val="22"/>
              </w:rPr>
              <w:t>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확장하려고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함이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일반적입니다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또한</w:t>
            </w:r>
            <w:r w:rsidR="00B41302">
              <w:rPr>
                <w:rFonts w:ascii="Times New Roman" w:hint="eastAsia"/>
                <w:sz w:val="22"/>
                <w:szCs w:val="22"/>
              </w:rPr>
              <w:t>,</w:t>
            </w:r>
            <w:r w:rsidR="00715DB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5DBC">
              <w:rPr>
                <w:rFonts w:ascii="Times New Roman" w:hint="eastAsia"/>
                <w:sz w:val="22"/>
                <w:szCs w:val="22"/>
              </w:rPr>
              <w:t>진술보장보험을</w:t>
            </w:r>
            <w:r w:rsidR="00715DB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5DBC">
              <w:rPr>
                <w:rFonts w:ascii="Times New Roman" w:hint="eastAsia"/>
                <w:sz w:val="22"/>
                <w:szCs w:val="22"/>
              </w:rPr>
              <w:t>가입하</w:t>
            </w:r>
            <w:r w:rsidR="00F60B0F">
              <w:rPr>
                <w:rFonts w:ascii="Times New Roman" w:hint="eastAsia"/>
                <w:sz w:val="22"/>
                <w:szCs w:val="22"/>
              </w:rPr>
              <w:t>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경우</w:t>
            </w:r>
            <w:r w:rsidR="00B41302">
              <w:rPr>
                <w:rFonts w:ascii="Times New Roman" w:hint="eastAsia"/>
                <w:sz w:val="22"/>
                <w:szCs w:val="22"/>
              </w:rPr>
              <w:t>에는</w:t>
            </w:r>
            <w:r w:rsidR="00B4130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1302">
              <w:rPr>
                <w:rFonts w:ascii="Times New Roman" w:hint="eastAsia"/>
                <w:sz w:val="22"/>
                <w:szCs w:val="22"/>
              </w:rPr>
              <w:t>진술보장</w:t>
            </w:r>
            <w:r w:rsidR="00F60B0F">
              <w:rPr>
                <w:rFonts w:ascii="Times New Roman" w:hint="eastAsia"/>
                <w:sz w:val="22"/>
                <w:szCs w:val="22"/>
              </w:rPr>
              <w:t>보험회사에서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knowledge qualifier</w:t>
            </w:r>
            <w:r w:rsidR="00F60B0F">
              <w:rPr>
                <w:rFonts w:ascii="Times New Roman" w:hint="eastAsia"/>
                <w:sz w:val="22"/>
                <w:szCs w:val="22"/>
              </w:rPr>
              <w:t>의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범위를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/>
                <w:sz w:val="22"/>
                <w:szCs w:val="22"/>
              </w:rPr>
              <w:t>constructive knowledge</w:t>
            </w:r>
            <w:r w:rsidR="00F60B0F">
              <w:rPr>
                <w:rFonts w:ascii="Times New Roman" w:hint="eastAsia"/>
                <w:sz w:val="22"/>
                <w:szCs w:val="22"/>
              </w:rPr>
              <w:t>로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넓히</w:t>
            </w:r>
            <w:r w:rsidR="00B41302">
              <w:rPr>
                <w:rFonts w:ascii="Times New Roman" w:hint="eastAsia"/>
                <w:sz w:val="22"/>
                <w:szCs w:val="22"/>
              </w:rPr>
              <w:t>려</w:t>
            </w:r>
            <w:r w:rsidR="00F60B0F">
              <w:rPr>
                <w:rFonts w:ascii="Times New Roman" w:hint="eastAsia"/>
                <w:sz w:val="22"/>
                <w:szCs w:val="22"/>
              </w:rPr>
              <w:t>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경향이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존재하므로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F60B0F">
              <w:rPr>
                <w:rFonts w:ascii="Times New Roman"/>
                <w:sz w:val="22"/>
                <w:szCs w:val="22"/>
              </w:rPr>
              <w:t>actual knowledge</w:t>
            </w:r>
            <w:r w:rsidR="00F60B0F">
              <w:rPr>
                <w:rFonts w:ascii="Times New Roman" w:hint="eastAsia"/>
                <w:sz w:val="22"/>
                <w:szCs w:val="22"/>
              </w:rPr>
              <w:t>를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주장하는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매도인에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대하여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/>
                <w:sz w:val="22"/>
                <w:szCs w:val="22"/>
              </w:rPr>
              <w:t>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60B0F">
              <w:rPr>
                <w:rFonts w:ascii="Times New Roman" w:hint="eastAsia"/>
                <w:sz w:val="22"/>
                <w:szCs w:val="22"/>
              </w:rPr>
              <w:t>)</w:t>
            </w:r>
            <w:r w:rsidR="00F60B0F">
              <w:rPr>
                <w:rFonts w:ascii="Times New Roman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knowledge qualifier</w:t>
            </w:r>
            <w:r w:rsidR="00F60B0F">
              <w:rPr>
                <w:rFonts w:ascii="Times New Roman" w:hint="eastAsia"/>
                <w:sz w:val="22"/>
                <w:szCs w:val="22"/>
              </w:rPr>
              <w:t>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진술보장에만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적용되는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정의라는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점</w:t>
            </w:r>
            <w:r w:rsidR="00F60B0F">
              <w:rPr>
                <w:rFonts w:ascii="Times New Roman" w:hint="eastAsia"/>
                <w:sz w:val="22"/>
                <w:szCs w:val="22"/>
              </w:rPr>
              <w:t>,</w:t>
            </w:r>
            <w:r w:rsidR="00F60B0F">
              <w:rPr>
                <w:rFonts w:ascii="Times New Roman"/>
                <w:sz w:val="22"/>
                <w:szCs w:val="22"/>
              </w:rPr>
              <w:t xml:space="preserve"> 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00D69">
              <w:rPr>
                <w:rFonts w:ascii="Times New Roman"/>
                <w:sz w:val="22"/>
                <w:szCs w:val="22"/>
              </w:rPr>
              <w:t>i</w:t>
            </w:r>
            <w:r w:rsidR="00F60B0F">
              <w:rPr>
                <w:rFonts w:ascii="Times New Roman" w:hint="eastAsia"/>
                <w:sz w:val="22"/>
                <w:szCs w:val="22"/>
              </w:rPr>
              <w:t>)</w:t>
            </w:r>
            <w:r w:rsidR="00F60B0F">
              <w:rPr>
                <w:rFonts w:ascii="Times New Roman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진술보장보험에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가입하게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되는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경우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매도인의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사기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행위를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제외하고는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매도인에게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손해배상을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원칙적으로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구할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수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없</w:t>
            </w:r>
            <w:r w:rsidR="00B41302">
              <w:rPr>
                <w:rFonts w:ascii="Times New Roman" w:hint="eastAsia"/>
                <w:sz w:val="22"/>
                <w:szCs w:val="22"/>
              </w:rPr>
              <w:t>다</w:t>
            </w:r>
            <w:r w:rsidR="00F60B0F">
              <w:rPr>
                <w:rFonts w:ascii="Times New Roman" w:hint="eastAsia"/>
                <w:sz w:val="22"/>
                <w:szCs w:val="22"/>
              </w:rPr>
              <w:t>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점</w:t>
            </w:r>
            <w:r w:rsidR="00F60B0F">
              <w:rPr>
                <w:rFonts w:ascii="Times New Roman" w:hint="eastAsia"/>
                <w:sz w:val="22"/>
                <w:szCs w:val="22"/>
              </w:rPr>
              <w:t>, 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00D69">
              <w:rPr>
                <w:rFonts w:ascii="Times New Roman"/>
                <w:sz w:val="22"/>
                <w:szCs w:val="22"/>
              </w:rPr>
              <w:t>ii</w:t>
            </w:r>
            <w:r w:rsidR="00F60B0F">
              <w:rPr>
                <w:rFonts w:ascii="Times New Roman" w:hint="eastAsia"/>
                <w:sz w:val="22"/>
                <w:szCs w:val="22"/>
              </w:rPr>
              <w:t>)</w:t>
            </w:r>
            <w:r w:rsidR="00F60B0F">
              <w:rPr>
                <w:rFonts w:ascii="Times New Roman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진술</w:t>
            </w:r>
            <w:r w:rsidR="00B35441">
              <w:rPr>
                <w:rFonts w:ascii="Times New Roman" w:hint="eastAsia"/>
                <w:sz w:val="22"/>
                <w:szCs w:val="22"/>
              </w:rPr>
              <w:t>보장</w:t>
            </w:r>
            <w:r w:rsidR="00F60B0F">
              <w:rPr>
                <w:rFonts w:ascii="Times New Roman" w:hint="eastAsia"/>
                <w:sz w:val="22"/>
                <w:szCs w:val="22"/>
              </w:rPr>
              <w:t>보험회사는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그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보험증권상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조건으로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/>
                <w:sz w:val="22"/>
                <w:szCs w:val="22"/>
              </w:rPr>
              <w:t>constructive knowledge</w:t>
            </w:r>
            <w:r w:rsidR="00F60B0F">
              <w:rPr>
                <w:rFonts w:ascii="Times New Roman" w:hint="eastAsia"/>
                <w:sz w:val="22"/>
                <w:szCs w:val="22"/>
              </w:rPr>
              <w:t>를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규정하는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경향이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있다는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점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등을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근거로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들어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/>
                <w:sz w:val="22"/>
                <w:szCs w:val="22"/>
              </w:rPr>
              <w:t>constructive knowledge</w:t>
            </w:r>
            <w:r w:rsidR="00F60B0F">
              <w:rPr>
                <w:rFonts w:ascii="Times New Roman" w:hint="eastAsia"/>
                <w:sz w:val="22"/>
                <w:szCs w:val="22"/>
              </w:rPr>
              <w:t>를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수용해줄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것을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설득하는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것</w:t>
            </w:r>
            <w:r w:rsidR="00B41302">
              <w:rPr>
                <w:rFonts w:ascii="Times New Roman" w:hint="eastAsia"/>
                <w:sz w:val="22"/>
                <w:szCs w:val="22"/>
              </w:rPr>
              <w:t>을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고려하여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볼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수</w:t>
            </w:r>
            <w:r w:rsidR="00F60B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60B0F">
              <w:rPr>
                <w:rFonts w:ascii="Times New Roman" w:hint="eastAsia"/>
                <w:sz w:val="22"/>
                <w:szCs w:val="22"/>
              </w:rPr>
              <w:t>있습니다</w:t>
            </w:r>
            <w:r w:rsidR="00F60B0F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726A8849" w14:textId="417D8E2A" w:rsidR="0077673E" w:rsidRPr="00AB70EB" w:rsidRDefault="0077673E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="00FF400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4008"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24FCE5CF" w14:textId="63533FEE" w:rsidR="0077673E" w:rsidRPr="0086489B" w:rsidRDefault="0077673E" w:rsidP="00CF00DD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3"/>
                <w:szCs w:val="23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소속된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급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임직원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>/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종속회사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이하에서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정의함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소속된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[</w:t>
            </w:r>
            <w:r w:rsidRPr="00AB70EB">
              <w:rPr>
                <w:rFonts w:hint="eastAsia"/>
                <w:sz w:val="22"/>
                <w:szCs w:val="22"/>
              </w:rPr>
              <w:sym w:font="Wingdings 2" w:char="F097"/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급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임직원이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실제로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있거나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해당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직책의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수행에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있어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합리적으로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요구되는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주의를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기울였다면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알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있었던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00DD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>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의미한다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</w:p>
        </w:tc>
      </w:tr>
    </w:tbl>
    <w:p w14:paraId="08EFF321" w14:textId="1E6E9772" w:rsidR="00ED2790" w:rsidRPr="00172DD9" w:rsidRDefault="00ED2790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172DD9">
        <w:rPr>
          <w:rFonts w:ascii="Times New Roman"/>
          <w:sz w:val="23"/>
          <w:szCs w:val="23"/>
        </w:rPr>
        <w:t>“</w:t>
      </w:r>
      <w:r w:rsidRPr="00172DD9">
        <w:rPr>
          <w:rFonts w:ascii="Times New Roman"/>
          <w:b/>
          <w:sz w:val="23"/>
          <w:szCs w:val="23"/>
          <w:u w:val="single"/>
        </w:rPr>
        <w:t>법령</w:t>
      </w:r>
      <w:r w:rsidRPr="00172DD9">
        <w:rPr>
          <w:rFonts w:ascii="Times New Roman"/>
          <w:sz w:val="23"/>
          <w:szCs w:val="23"/>
        </w:rPr>
        <w:t>”</w:t>
      </w:r>
      <w:r w:rsidRPr="00172DD9">
        <w:rPr>
          <w:rFonts w:ascii="Times New Roman"/>
          <w:sz w:val="23"/>
          <w:szCs w:val="23"/>
        </w:rPr>
        <w:t>은</w:t>
      </w:r>
      <w:r w:rsidR="000563DB" w:rsidRPr="00172DD9">
        <w:rPr>
          <w:rFonts w:ascii="Times New Roman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각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해당</w:t>
      </w:r>
      <w:r w:rsidR="005A18DC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시점에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있어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유효하게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시행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중이고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법규성을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가지는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대한민국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또는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외국의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헌법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법률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조약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협약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명령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규칙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조례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행정규칙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또는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정부기관</w:t>
      </w:r>
      <w:r w:rsidR="005A18DC" w:rsidRPr="00172DD9">
        <w:rPr>
          <w:rFonts w:ascii="Times New Roman"/>
          <w:spacing w:val="3"/>
          <w:sz w:val="23"/>
          <w:szCs w:val="23"/>
        </w:rPr>
        <w:t>(</w:t>
      </w:r>
      <w:r w:rsidR="005A18DC" w:rsidRPr="00172DD9">
        <w:rPr>
          <w:rFonts w:ascii="Times New Roman"/>
          <w:spacing w:val="3"/>
          <w:sz w:val="23"/>
          <w:szCs w:val="23"/>
        </w:rPr>
        <w:t>이하에서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정의</w:t>
      </w:r>
      <w:r w:rsidR="009F54E6" w:rsidRPr="00172DD9">
        <w:rPr>
          <w:rFonts w:ascii="Times New Roman" w:hint="eastAsia"/>
          <w:spacing w:val="3"/>
          <w:sz w:val="23"/>
          <w:szCs w:val="23"/>
        </w:rPr>
        <w:t>함</w:t>
      </w:r>
      <w:r w:rsidR="005A18DC" w:rsidRPr="00172DD9">
        <w:rPr>
          <w:rFonts w:ascii="Times New Roman"/>
          <w:spacing w:val="3"/>
          <w:sz w:val="23"/>
          <w:szCs w:val="23"/>
        </w:rPr>
        <w:t>)</w:t>
      </w:r>
      <w:r w:rsidR="005A18DC" w:rsidRPr="00172DD9">
        <w:rPr>
          <w:rFonts w:ascii="Times New Roman"/>
          <w:spacing w:val="3"/>
          <w:sz w:val="23"/>
          <w:szCs w:val="23"/>
        </w:rPr>
        <w:t>에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의하여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시행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채택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공포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또는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적용되는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이와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유사한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규칙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, </w:t>
      </w:r>
      <w:r w:rsidR="005A18DC" w:rsidRPr="00172DD9">
        <w:rPr>
          <w:rFonts w:ascii="Times New Roman"/>
          <w:spacing w:val="3"/>
          <w:sz w:val="23"/>
          <w:szCs w:val="23"/>
        </w:rPr>
        <w:t>규정</w:t>
      </w:r>
      <w:r w:rsidR="00A27070" w:rsidRPr="00172DD9">
        <w:rPr>
          <w:rFonts w:ascii="Times New Roman" w:hint="eastAsia"/>
          <w:spacing w:val="3"/>
          <w:sz w:val="23"/>
          <w:szCs w:val="23"/>
        </w:rPr>
        <w:t>과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대한민국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또는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외국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법원의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판결</w:t>
      </w:r>
      <w:r w:rsidR="00A27070" w:rsidRPr="00172DD9">
        <w:rPr>
          <w:rFonts w:ascii="Times New Roman" w:hint="eastAsia"/>
          <w:spacing w:val="3"/>
          <w:sz w:val="23"/>
          <w:szCs w:val="23"/>
        </w:rPr>
        <w:t>,</w:t>
      </w:r>
      <w:r w:rsidR="00A27070" w:rsidRPr="00172DD9">
        <w:rPr>
          <w:rFonts w:ascii="Times New Roman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결정</w:t>
      </w:r>
      <w:r w:rsidR="00A27070" w:rsidRPr="00172DD9">
        <w:rPr>
          <w:rFonts w:ascii="Times New Roman" w:hint="eastAsia"/>
          <w:spacing w:val="3"/>
          <w:sz w:val="23"/>
          <w:szCs w:val="23"/>
        </w:rPr>
        <w:t>,</w:t>
      </w:r>
      <w:r w:rsidR="00A27070" w:rsidRPr="00172DD9">
        <w:rPr>
          <w:rFonts w:ascii="Times New Roman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명령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및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정부기관의</w:t>
      </w:r>
      <w:r w:rsidR="00A27070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A27070" w:rsidRPr="00172DD9">
        <w:rPr>
          <w:rFonts w:ascii="Times New Roman" w:hint="eastAsia"/>
          <w:spacing w:val="3"/>
          <w:sz w:val="23"/>
          <w:szCs w:val="23"/>
        </w:rPr>
        <w:t>명령</w:t>
      </w:r>
      <w:r w:rsidR="005A18DC" w:rsidRPr="00172DD9">
        <w:rPr>
          <w:rFonts w:ascii="Times New Roman"/>
          <w:spacing w:val="3"/>
          <w:sz w:val="23"/>
          <w:szCs w:val="23"/>
        </w:rPr>
        <w:t>을</w:t>
      </w:r>
      <w:r w:rsidR="005A18DC" w:rsidRPr="00172DD9">
        <w:rPr>
          <w:rFonts w:ascii="Times New Roman"/>
          <w:spacing w:val="3"/>
          <w:sz w:val="23"/>
          <w:szCs w:val="23"/>
        </w:rPr>
        <w:t xml:space="preserve"> </w:t>
      </w:r>
      <w:r w:rsidR="005A18DC" w:rsidRPr="00172DD9">
        <w:rPr>
          <w:rFonts w:ascii="Times New Roman"/>
          <w:spacing w:val="3"/>
          <w:sz w:val="23"/>
          <w:szCs w:val="23"/>
        </w:rPr>
        <w:t>의미한다</w:t>
      </w:r>
      <w:r w:rsidRPr="00172DD9">
        <w:rPr>
          <w:rFonts w:ascii="Times New Roman"/>
          <w:spacing w:val="3"/>
          <w:sz w:val="23"/>
          <w:szCs w:val="23"/>
        </w:rPr>
        <w:t>.</w:t>
      </w:r>
    </w:p>
    <w:p w14:paraId="784EF00F" w14:textId="636C256A" w:rsidR="00286F29" w:rsidRPr="00172DD9" w:rsidRDefault="00286F29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172DD9">
        <w:rPr>
          <w:rFonts w:ascii="Times New Roman"/>
          <w:sz w:val="23"/>
          <w:szCs w:val="23"/>
        </w:rPr>
        <w:t>“</w:t>
      </w:r>
      <w:r w:rsidRPr="00172DD9">
        <w:rPr>
          <w:rFonts w:ascii="Times New Roman" w:hint="eastAsia"/>
          <w:b/>
          <w:sz w:val="23"/>
          <w:szCs w:val="23"/>
          <w:u w:val="single"/>
        </w:rPr>
        <w:t>법적</w:t>
      </w:r>
      <w:r w:rsidR="000563DB" w:rsidRPr="00172DD9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72DD9">
        <w:rPr>
          <w:rFonts w:ascii="Times New Roman" w:hint="eastAsia"/>
          <w:b/>
          <w:sz w:val="23"/>
          <w:szCs w:val="23"/>
          <w:u w:val="single"/>
        </w:rPr>
        <w:t>절차</w:t>
      </w:r>
      <w:r w:rsidRPr="00172DD9">
        <w:rPr>
          <w:rFonts w:ascii="Times New Roman"/>
          <w:sz w:val="23"/>
          <w:szCs w:val="23"/>
        </w:rPr>
        <w:t>”</w:t>
      </w:r>
      <w:r w:rsidRPr="00172DD9">
        <w:rPr>
          <w:rFonts w:ascii="Times New Roman" w:hint="eastAsia"/>
          <w:sz w:val="23"/>
          <w:szCs w:val="23"/>
        </w:rPr>
        <w:t>는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="00421BEE" w:rsidRPr="00172DD9">
        <w:rPr>
          <w:rFonts w:ascii="Times New Roman" w:hint="eastAsia"/>
          <w:spacing w:val="3"/>
          <w:sz w:val="23"/>
          <w:szCs w:val="23"/>
        </w:rPr>
        <w:t>청구</w:t>
      </w:r>
      <w:r w:rsidR="00421BEE" w:rsidRPr="00172DD9">
        <w:rPr>
          <w:rFonts w:ascii="Times New Roman" w:hint="eastAsia"/>
          <w:spacing w:val="3"/>
          <w:sz w:val="23"/>
          <w:szCs w:val="23"/>
        </w:rPr>
        <w:t xml:space="preserve">, </w:t>
      </w:r>
      <w:r w:rsidR="00C15386" w:rsidRPr="00172DD9">
        <w:rPr>
          <w:rFonts w:ascii="Times New Roman"/>
          <w:spacing w:val="3"/>
          <w:sz w:val="23"/>
          <w:szCs w:val="23"/>
        </w:rPr>
        <w:t>소송절차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, </w:t>
      </w:r>
      <w:r w:rsidR="00C15386" w:rsidRPr="00172DD9">
        <w:rPr>
          <w:rFonts w:ascii="Times New Roman"/>
          <w:spacing w:val="3"/>
          <w:sz w:val="23"/>
          <w:szCs w:val="23"/>
        </w:rPr>
        <w:t>신청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, </w:t>
      </w:r>
      <w:r w:rsidR="00C15386" w:rsidRPr="00172DD9">
        <w:rPr>
          <w:rFonts w:ascii="Times New Roman"/>
          <w:spacing w:val="3"/>
          <w:sz w:val="23"/>
          <w:szCs w:val="23"/>
        </w:rPr>
        <w:t>화해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, </w:t>
      </w:r>
      <w:r w:rsidR="00C15386" w:rsidRPr="00172DD9">
        <w:rPr>
          <w:rFonts w:ascii="Times New Roman"/>
          <w:spacing w:val="3"/>
          <w:sz w:val="23"/>
          <w:szCs w:val="23"/>
        </w:rPr>
        <w:t>중재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, </w:t>
      </w:r>
      <w:r w:rsidR="00421BEE" w:rsidRPr="00172DD9">
        <w:rPr>
          <w:rFonts w:ascii="Times New Roman" w:hint="eastAsia"/>
          <w:spacing w:val="3"/>
          <w:sz w:val="23"/>
          <w:szCs w:val="23"/>
        </w:rPr>
        <w:t>집행절차</w:t>
      </w:r>
      <w:r w:rsidR="00421BEE" w:rsidRPr="00172DD9">
        <w:rPr>
          <w:rFonts w:ascii="Times New Roman" w:hint="eastAsia"/>
          <w:spacing w:val="3"/>
          <w:sz w:val="23"/>
          <w:szCs w:val="23"/>
        </w:rPr>
        <w:t>,</w:t>
      </w:r>
      <w:r w:rsidR="00421BEE" w:rsidRPr="00172DD9">
        <w:rPr>
          <w:rFonts w:ascii="Times New Roman"/>
          <w:spacing w:val="3"/>
          <w:sz w:val="23"/>
          <w:szCs w:val="23"/>
        </w:rPr>
        <w:t xml:space="preserve"> </w:t>
      </w:r>
      <w:r w:rsidR="00421BEE" w:rsidRPr="00172DD9">
        <w:rPr>
          <w:rFonts w:ascii="Times New Roman" w:hint="eastAsia"/>
          <w:spacing w:val="3"/>
          <w:sz w:val="23"/>
          <w:szCs w:val="23"/>
        </w:rPr>
        <w:t>정부기관의</w:t>
      </w:r>
      <w:r w:rsidR="00421BEE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/>
          <w:spacing w:val="3"/>
          <w:sz w:val="23"/>
          <w:szCs w:val="23"/>
        </w:rPr>
        <w:t>행정심판절차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, </w:t>
      </w:r>
      <w:r w:rsidR="00C15386" w:rsidRPr="00172DD9">
        <w:rPr>
          <w:rFonts w:ascii="Times New Roman"/>
          <w:spacing w:val="3"/>
          <w:sz w:val="23"/>
          <w:szCs w:val="23"/>
        </w:rPr>
        <w:t>청문절차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, </w:t>
      </w:r>
      <w:r w:rsidR="00C15386" w:rsidRPr="00172DD9">
        <w:rPr>
          <w:rFonts w:ascii="Times New Roman"/>
          <w:spacing w:val="3"/>
          <w:sz w:val="23"/>
          <w:szCs w:val="23"/>
        </w:rPr>
        <w:t>조사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/>
          <w:spacing w:val="3"/>
          <w:sz w:val="23"/>
          <w:szCs w:val="23"/>
        </w:rPr>
        <w:t>또는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/>
          <w:spacing w:val="3"/>
          <w:sz w:val="23"/>
          <w:szCs w:val="23"/>
        </w:rPr>
        <w:t>수사절차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/>
          <w:spacing w:val="3"/>
          <w:sz w:val="23"/>
          <w:szCs w:val="23"/>
        </w:rPr>
        <w:t>및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 </w:t>
      </w:r>
      <w:r w:rsidR="00421BEE" w:rsidRPr="00172DD9">
        <w:rPr>
          <w:rFonts w:ascii="Times New Roman" w:hint="eastAsia"/>
          <w:spacing w:val="3"/>
          <w:sz w:val="23"/>
          <w:szCs w:val="23"/>
        </w:rPr>
        <w:t>이</w:t>
      </w:r>
      <w:r w:rsidR="00C15386" w:rsidRPr="00172DD9">
        <w:rPr>
          <w:rFonts w:ascii="Times New Roman" w:hint="eastAsia"/>
          <w:spacing w:val="3"/>
          <w:sz w:val="23"/>
          <w:szCs w:val="23"/>
        </w:rPr>
        <w:t>에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 w:hint="eastAsia"/>
          <w:spacing w:val="3"/>
          <w:sz w:val="23"/>
          <w:szCs w:val="23"/>
        </w:rPr>
        <w:t>부수하는</w:t>
      </w:r>
      <w:r w:rsidR="00C15386" w:rsidRPr="00172DD9">
        <w:rPr>
          <w:rFonts w:ascii="Times New Roman" w:hint="eastAsia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 w:hint="eastAsia"/>
          <w:spacing w:val="3"/>
          <w:sz w:val="23"/>
          <w:szCs w:val="23"/>
        </w:rPr>
        <w:t>제반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/>
          <w:spacing w:val="3"/>
          <w:sz w:val="23"/>
          <w:szCs w:val="23"/>
        </w:rPr>
        <w:t>절차를</w:t>
      </w:r>
      <w:r w:rsidR="00C15386" w:rsidRPr="00172DD9">
        <w:rPr>
          <w:rFonts w:ascii="Times New Roman"/>
          <w:spacing w:val="3"/>
          <w:sz w:val="23"/>
          <w:szCs w:val="23"/>
        </w:rPr>
        <w:t xml:space="preserve"> </w:t>
      </w:r>
      <w:r w:rsidR="00C15386" w:rsidRPr="00172DD9">
        <w:rPr>
          <w:rFonts w:ascii="Times New Roman"/>
          <w:spacing w:val="3"/>
          <w:sz w:val="23"/>
          <w:szCs w:val="23"/>
        </w:rPr>
        <w:t>의미한다</w:t>
      </w:r>
      <w:r w:rsidRPr="00172DD9">
        <w:rPr>
          <w:rFonts w:ascii="Times New Roman" w:hint="eastAsia"/>
          <w:spacing w:val="3"/>
          <w:sz w:val="23"/>
          <w:szCs w:val="23"/>
        </w:rPr>
        <w:t>.</w:t>
      </w:r>
    </w:p>
    <w:p w14:paraId="075C5CB3" w14:textId="095F8AFD" w:rsidR="00ED2790" w:rsidRDefault="00ED2790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lastRenderedPageBreak/>
        <w:t>“</w:t>
      </w:r>
      <w:r w:rsidRPr="00954D7F">
        <w:rPr>
          <w:rFonts w:ascii="Times New Roman"/>
          <w:b/>
          <w:sz w:val="23"/>
          <w:szCs w:val="23"/>
          <w:u w:val="single"/>
        </w:rPr>
        <w:t>부담</w:t>
      </w:r>
      <w:r w:rsidRPr="00954D7F">
        <w:rPr>
          <w:rFonts w:ascii="Times New Roman"/>
          <w:sz w:val="23"/>
          <w:szCs w:val="23"/>
        </w:rPr>
        <w:t>”</w:t>
      </w:r>
      <w:r w:rsidR="007F7EAC">
        <w:rPr>
          <w:rFonts w:ascii="Times New Roman" w:hint="eastAsia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소유권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수익권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사용권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의결권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처분권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등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각종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권리에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대한</w:t>
      </w:r>
      <w:r w:rsidR="00302DAE" w:rsidRPr="00427699">
        <w:rPr>
          <w:rFonts w:ascii="Times New Roman" w:eastAsia="바탕체"/>
          <w:sz w:val="23"/>
          <w:szCs w:val="23"/>
        </w:rPr>
        <w:t xml:space="preserve"> (</w:t>
      </w:r>
      <w:r w:rsidR="00302DAE" w:rsidRPr="00427699">
        <w:rPr>
          <w:rFonts w:ascii="Times New Roman" w:eastAsia="바탕체"/>
          <w:sz w:val="23"/>
          <w:szCs w:val="23"/>
        </w:rPr>
        <w:t>근</w:t>
      </w:r>
      <w:r w:rsidR="00302DAE" w:rsidRPr="00427699">
        <w:rPr>
          <w:rFonts w:ascii="Times New Roman" w:eastAsia="바탕체"/>
          <w:sz w:val="23"/>
          <w:szCs w:val="23"/>
        </w:rPr>
        <w:t>)</w:t>
      </w:r>
      <w:r w:rsidR="00302DAE" w:rsidRPr="00427699">
        <w:rPr>
          <w:rFonts w:ascii="Times New Roman" w:eastAsia="바탕체"/>
          <w:sz w:val="23"/>
          <w:szCs w:val="23"/>
        </w:rPr>
        <w:t>저당권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질권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유치권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등의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담보권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및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FC0E61">
        <w:rPr>
          <w:rFonts w:ascii="Times New Roman" w:eastAsia="바탕체" w:hint="eastAsia"/>
          <w:sz w:val="23"/>
          <w:szCs w:val="23"/>
        </w:rPr>
        <w:t>지상권</w:t>
      </w:r>
      <w:r w:rsidR="00FC0E61">
        <w:rPr>
          <w:rFonts w:ascii="Times New Roman" w:eastAsia="바탕체" w:hint="eastAsia"/>
          <w:sz w:val="23"/>
          <w:szCs w:val="23"/>
        </w:rPr>
        <w:t>,</w:t>
      </w:r>
      <w:r w:rsidR="00FC0E61">
        <w:rPr>
          <w:rFonts w:ascii="Times New Roman" w:eastAsia="바탕체"/>
          <w:sz w:val="23"/>
          <w:szCs w:val="23"/>
        </w:rPr>
        <w:t xml:space="preserve"> </w:t>
      </w:r>
      <w:r w:rsidR="00FC0E61">
        <w:rPr>
          <w:rFonts w:ascii="Times New Roman" w:eastAsia="바탕체" w:hint="eastAsia"/>
          <w:sz w:val="23"/>
          <w:szCs w:val="23"/>
        </w:rPr>
        <w:t>지역권</w:t>
      </w:r>
      <w:r w:rsidR="00FC0E61">
        <w:rPr>
          <w:rFonts w:ascii="Times New Roman" w:eastAsia="바탕체" w:hint="eastAsia"/>
          <w:sz w:val="23"/>
          <w:szCs w:val="23"/>
        </w:rPr>
        <w:t xml:space="preserve"> </w:t>
      </w:r>
      <w:r w:rsidR="00FC0E61">
        <w:rPr>
          <w:rFonts w:ascii="Times New Roman" w:eastAsia="바탕체" w:hint="eastAsia"/>
          <w:sz w:val="23"/>
          <w:szCs w:val="23"/>
        </w:rPr>
        <w:t>전세권</w:t>
      </w:r>
      <w:r w:rsidR="00FC0E61">
        <w:rPr>
          <w:rFonts w:ascii="Times New Roman" w:eastAsia="바탕체" w:hint="eastAsia"/>
          <w:sz w:val="23"/>
          <w:szCs w:val="23"/>
        </w:rPr>
        <w:t xml:space="preserve"> </w:t>
      </w:r>
      <w:r w:rsidR="00FC0E61">
        <w:rPr>
          <w:rFonts w:ascii="Times New Roman" w:eastAsia="바탕체" w:hint="eastAsia"/>
          <w:sz w:val="23"/>
          <w:szCs w:val="23"/>
        </w:rPr>
        <w:t>등의</w:t>
      </w:r>
      <w:r w:rsidR="00FC0E61">
        <w:rPr>
          <w:rFonts w:ascii="Times New Roman" w:eastAsia="바탕체" w:hint="eastAsia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용익물권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옵션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우선권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302DAE" w:rsidRPr="00427699">
        <w:rPr>
          <w:rFonts w:ascii="Times New Roman" w:eastAsia="바탕체"/>
          <w:sz w:val="23"/>
          <w:szCs w:val="23"/>
        </w:rPr>
        <w:t>우선매수권</w:t>
      </w:r>
      <w:r w:rsidR="00302DAE" w:rsidRPr="00427699">
        <w:rPr>
          <w:rFonts w:ascii="Times New Roman" w:eastAsia="바탕체"/>
          <w:sz w:val="23"/>
          <w:szCs w:val="23"/>
        </w:rPr>
        <w:t xml:space="preserve">, </w:t>
      </w:r>
      <w:r w:rsidR="006267A4">
        <w:rPr>
          <w:rFonts w:ascii="Times New Roman" w:eastAsia="바탕체" w:hint="eastAsia"/>
          <w:sz w:val="23"/>
          <w:szCs w:val="23"/>
        </w:rPr>
        <w:t>의결권</w:t>
      </w:r>
      <w:r w:rsidR="006267A4">
        <w:rPr>
          <w:rFonts w:ascii="Times New Roman" w:eastAsia="바탕체" w:hint="eastAsia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위임</w:t>
      </w:r>
      <w:r w:rsidR="006267A4">
        <w:rPr>
          <w:rFonts w:ascii="Times New Roman" w:eastAsia="바탕체" w:hint="eastAsia"/>
          <w:sz w:val="23"/>
          <w:szCs w:val="23"/>
        </w:rPr>
        <w:t>,</w:t>
      </w:r>
      <w:r w:rsidR="006267A4">
        <w:rPr>
          <w:rFonts w:ascii="Times New Roman" w:eastAsia="바탕체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환매특약</w:t>
      </w:r>
      <w:r w:rsidR="006267A4">
        <w:rPr>
          <w:rFonts w:ascii="Times New Roman" w:eastAsia="바탕체" w:hint="eastAsia"/>
          <w:sz w:val="23"/>
          <w:szCs w:val="23"/>
        </w:rPr>
        <w:t>,</w:t>
      </w:r>
      <w:r w:rsidR="006267A4">
        <w:rPr>
          <w:rFonts w:ascii="Times New Roman" w:eastAsia="바탕체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신탁</w:t>
      </w:r>
      <w:r w:rsidR="006267A4">
        <w:rPr>
          <w:rFonts w:ascii="Times New Roman" w:eastAsia="바탕체" w:hint="eastAsia"/>
          <w:sz w:val="23"/>
          <w:szCs w:val="23"/>
        </w:rPr>
        <w:t xml:space="preserve">, </w:t>
      </w:r>
      <w:r w:rsidR="006267A4">
        <w:rPr>
          <w:rFonts w:ascii="Times New Roman" w:eastAsia="바탕체" w:hint="eastAsia"/>
          <w:sz w:val="23"/>
          <w:szCs w:val="23"/>
        </w:rPr>
        <w:t>압류</w:t>
      </w:r>
      <w:r w:rsidR="006267A4">
        <w:rPr>
          <w:rFonts w:ascii="Times New Roman" w:eastAsia="바탕체" w:hint="eastAsia"/>
          <w:sz w:val="23"/>
          <w:szCs w:val="23"/>
        </w:rPr>
        <w:t>,</w:t>
      </w:r>
      <w:r w:rsidR="006267A4">
        <w:rPr>
          <w:rFonts w:ascii="Times New Roman" w:eastAsia="바탕체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가압류</w:t>
      </w:r>
      <w:r w:rsidR="006267A4">
        <w:rPr>
          <w:rFonts w:ascii="Times New Roman" w:eastAsia="바탕체" w:hint="eastAsia"/>
          <w:sz w:val="23"/>
          <w:szCs w:val="23"/>
        </w:rPr>
        <w:t>,</w:t>
      </w:r>
      <w:r w:rsidR="006267A4">
        <w:rPr>
          <w:rFonts w:ascii="Times New Roman" w:eastAsia="바탕체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취득시효</w:t>
      </w:r>
      <w:r w:rsidR="006267A4">
        <w:rPr>
          <w:rFonts w:ascii="Times New Roman" w:eastAsia="바탕체" w:hint="eastAsia"/>
          <w:sz w:val="23"/>
          <w:szCs w:val="23"/>
        </w:rPr>
        <w:t>,</w:t>
      </w:r>
      <w:r w:rsidR="006267A4">
        <w:rPr>
          <w:rFonts w:ascii="Times New Roman" w:eastAsia="바탕체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선의취득</w:t>
      </w:r>
      <w:r w:rsidR="006267A4">
        <w:rPr>
          <w:rFonts w:ascii="Times New Roman" w:eastAsia="바탕체" w:hint="eastAsia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등</w:t>
      </w:r>
      <w:r w:rsidR="006267A4">
        <w:rPr>
          <w:rFonts w:ascii="Times New Roman" w:eastAsia="바탕체" w:hint="eastAsia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권리</w:t>
      </w:r>
      <w:r w:rsidR="006267A4">
        <w:rPr>
          <w:rFonts w:ascii="Times New Roman" w:eastAsia="바탕체" w:hint="eastAsia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상실</w:t>
      </w:r>
      <w:r w:rsidR="006267A4">
        <w:rPr>
          <w:rFonts w:ascii="Times New Roman" w:eastAsia="바탕체" w:hint="eastAsia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사유</w:t>
      </w:r>
      <w:r w:rsidR="006267A4">
        <w:rPr>
          <w:rFonts w:ascii="Times New Roman" w:eastAsia="바탕체" w:hint="eastAsia"/>
          <w:sz w:val="23"/>
          <w:szCs w:val="23"/>
        </w:rPr>
        <w:t>,</w:t>
      </w:r>
      <w:r w:rsidR="006267A4">
        <w:rPr>
          <w:rFonts w:ascii="Times New Roman" w:eastAsia="바탕체"/>
          <w:sz w:val="23"/>
          <w:szCs w:val="23"/>
        </w:rPr>
        <w:t xml:space="preserve"> </w:t>
      </w:r>
      <w:r w:rsidR="006267A4">
        <w:rPr>
          <w:rFonts w:ascii="Times New Roman" w:eastAsia="바탕체" w:hint="eastAsia"/>
          <w:sz w:val="23"/>
          <w:szCs w:val="23"/>
        </w:rPr>
        <w:t>처분금지</w:t>
      </w:r>
      <w:r w:rsidR="006267A4">
        <w:rPr>
          <w:rFonts w:ascii="Times New Roman" w:eastAsia="바탕체" w:hint="eastAsia"/>
          <w:sz w:val="23"/>
          <w:szCs w:val="23"/>
        </w:rPr>
        <w:t>,</w:t>
      </w:r>
      <w:r w:rsidR="006267A4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동반매각요구권</w:t>
      </w:r>
      <w:r w:rsidR="00302DAE" w:rsidRPr="00427699">
        <w:rPr>
          <w:rFonts w:ascii="Times New Roman" w:eastAsia="바탕체"/>
          <w:sz w:val="23"/>
          <w:szCs w:val="23"/>
        </w:rPr>
        <w:t xml:space="preserve">(drag-along right), </w:t>
      </w:r>
      <w:r w:rsidR="00302DAE" w:rsidRPr="00427699">
        <w:rPr>
          <w:rFonts w:ascii="Times New Roman" w:eastAsia="바탕체"/>
          <w:sz w:val="23"/>
          <w:szCs w:val="23"/>
        </w:rPr>
        <w:t>동반매각참여권</w:t>
      </w:r>
      <w:r w:rsidR="00302DAE" w:rsidRPr="00427699">
        <w:rPr>
          <w:rFonts w:ascii="Times New Roman" w:eastAsia="바탕체"/>
          <w:sz w:val="23"/>
          <w:szCs w:val="23"/>
        </w:rPr>
        <w:t xml:space="preserve">(tag-along right) </w:t>
      </w:r>
      <w:r w:rsidR="00302DAE" w:rsidRPr="00427699">
        <w:rPr>
          <w:rFonts w:ascii="Times New Roman" w:eastAsia="바탕체"/>
          <w:sz w:val="23"/>
          <w:szCs w:val="23"/>
        </w:rPr>
        <w:t>기타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이와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유사한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법률상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또는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계약상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제약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또는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제한을</w:t>
      </w:r>
      <w:r w:rsidR="00302DAE" w:rsidRPr="00427699">
        <w:rPr>
          <w:rFonts w:ascii="Times New Roman" w:eastAsia="바탕체"/>
          <w:sz w:val="23"/>
          <w:szCs w:val="23"/>
        </w:rPr>
        <w:t xml:space="preserve"> </w:t>
      </w:r>
      <w:r w:rsidR="00302DAE" w:rsidRPr="00427699">
        <w:rPr>
          <w:rFonts w:ascii="Times New Roman" w:eastAsia="바탕체"/>
          <w:sz w:val="23"/>
          <w:szCs w:val="23"/>
        </w:rPr>
        <w:t>의미한다</w:t>
      </w:r>
      <w:r w:rsidR="00302DAE" w:rsidRPr="00427699">
        <w:rPr>
          <w:rFonts w:ascii="Times New Roman" w:eastAsia="바탕체"/>
          <w:sz w:val="23"/>
          <w:szCs w:val="23"/>
        </w:rPr>
        <w:t>.</w:t>
      </w:r>
      <w:r w:rsidR="00302DAE">
        <w:rPr>
          <w:rFonts w:ascii="Times New Roman" w:hint="eastAsia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F04B46" w14:paraId="1C4EFE69" w14:textId="77777777" w:rsidTr="00F85EA5">
        <w:tc>
          <w:tcPr>
            <w:tcW w:w="9060" w:type="dxa"/>
            <w:shd w:val="clear" w:color="auto" w:fill="D9D9D9" w:themeFill="background1" w:themeFillShade="D9"/>
          </w:tcPr>
          <w:p w14:paraId="103EADEF" w14:textId="162C8B1A" w:rsidR="00F04B46" w:rsidRDefault="00F04B46" w:rsidP="00F85EA5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886452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1126B7"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부담</w:t>
            </w:r>
            <w:r w:rsidR="001126B7"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매매대상인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126B7">
              <w:rPr>
                <w:rFonts w:ascii="Times New Roman" w:hint="eastAsia"/>
                <w:sz w:val="22"/>
                <w:szCs w:val="22"/>
              </w:rPr>
              <w:t>대상</w:t>
            </w:r>
            <w:r>
              <w:rPr>
                <w:rFonts w:ascii="Times New Roman" w:hint="eastAsia"/>
                <w:sz w:val="22"/>
                <w:szCs w:val="22"/>
              </w:rPr>
              <w:t>주식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자산에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존재하는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각종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소유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있어서의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제한을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의미하며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결국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매매대상에는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이러한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부담</w:t>
            </w:r>
            <w:r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존재하지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않는다는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점을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매수인에게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기능을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하게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126B7">
              <w:rPr>
                <w:rFonts w:ascii="Times New Roman" w:hint="eastAsia"/>
                <w:sz w:val="22"/>
                <w:szCs w:val="22"/>
              </w:rPr>
              <w:t>됩니다</w:t>
            </w:r>
            <w:r w:rsidR="001126B7"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409DC325" w14:textId="147DABB6" w:rsidR="00F04B46" w:rsidRDefault="001126B7" w:rsidP="00A43F8A">
            <w:pPr>
              <w:pStyle w:val="af3"/>
              <w:numPr>
                <w:ilvl w:val="0"/>
                <w:numId w:val="77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매도인</w:t>
            </w:r>
            <w:r w:rsidR="00D55FC4">
              <w:rPr>
                <w:rFonts w:ascii="Times New Roman" w:hint="eastAsia"/>
                <w:sz w:val="22"/>
                <w:szCs w:val="22"/>
              </w:rPr>
              <w:t>은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가능한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/>
                <w:sz w:val="22"/>
                <w:szCs w:val="22"/>
              </w:rPr>
              <w:t>“</w:t>
            </w:r>
            <w:r w:rsidR="00F04B46">
              <w:rPr>
                <w:rFonts w:ascii="Times New Roman" w:hint="eastAsia"/>
                <w:sz w:val="22"/>
                <w:szCs w:val="22"/>
              </w:rPr>
              <w:t>부담</w:t>
            </w:r>
            <w:r w:rsidR="00F04B46">
              <w:rPr>
                <w:rFonts w:ascii="Times New Roman"/>
                <w:sz w:val="22"/>
                <w:szCs w:val="22"/>
              </w:rPr>
              <w:t>”</w:t>
            </w:r>
            <w:r w:rsidR="00F04B46">
              <w:rPr>
                <w:rFonts w:ascii="Times New Roman" w:hint="eastAsia"/>
                <w:sz w:val="22"/>
                <w:szCs w:val="22"/>
              </w:rPr>
              <w:t>의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범위를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좁히려고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하는바</w:t>
            </w:r>
            <w:r w:rsidR="00F04B46">
              <w:rPr>
                <w:rFonts w:ascii="Times New Roman" w:hint="eastAsia"/>
                <w:sz w:val="22"/>
                <w:szCs w:val="22"/>
              </w:rPr>
              <w:t>,</w:t>
            </w:r>
            <w:r w:rsidR="00F04B46">
              <w:rPr>
                <w:rFonts w:ascii="Times New Roman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담보물권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및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용익물권과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같이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등기부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등을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통해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확인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가능한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것만으로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한정하</w:t>
            </w:r>
            <w:r w:rsidR="00D55FC4">
              <w:rPr>
                <w:rFonts w:ascii="Times New Roman" w:hint="eastAsia"/>
                <w:sz w:val="22"/>
                <w:szCs w:val="22"/>
              </w:rPr>
              <w:t>고자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함이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일반</w:t>
            </w:r>
            <w:r>
              <w:rPr>
                <w:rFonts w:ascii="Times New Roman" w:hint="eastAsia"/>
                <w:sz w:val="22"/>
                <w:szCs w:val="22"/>
              </w:rPr>
              <w:t>적입니다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4E6F3B9E" w14:textId="581A018C" w:rsidR="00F04B46" w:rsidRPr="00F04B46" w:rsidRDefault="001126B7" w:rsidP="00D55FC4">
            <w:pPr>
              <w:pStyle w:val="af3"/>
              <w:numPr>
                <w:ilvl w:val="0"/>
                <w:numId w:val="77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반면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매수인</w:t>
            </w:r>
            <w:r w:rsidR="00D55FC4">
              <w:rPr>
                <w:rFonts w:ascii="Times New Roman" w:hint="eastAsia"/>
                <w:sz w:val="22"/>
                <w:szCs w:val="22"/>
              </w:rPr>
              <w:t>은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가능한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그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범위를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확장하려고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하는바</w:t>
            </w:r>
            <w:r w:rsidR="00F04B46">
              <w:rPr>
                <w:rFonts w:ascii="Times New Roman" w:hint="eastAsia"/>
                <w:sz w:val="22"/>
                <w:szCs w:val="22"/>
              </w:rPr>
              <w:t>,</w:t>
            </w:r>
            <w:r w:rsidR="00F04B46">
              <w:rPr>
                <w:rFonts w:ascii="Times New Roman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법률상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제한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이외에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1143C">
              <w:rPr>
                <w:rFonts w:ascii="Times New Roman" w:hint="eastAsia"/>
                <w:sz w:val="22"/>
                <w:szCs w:val="22"/>
              </w:rPr>
              <w:t>의결권</w:t>
            </w:r>
            <w:r w:rsidR="00B1143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1143C">
              <w:rPr>
                <w:rFonts w:ascii="Times New Roman" w:hint="eastAsia"/>
                <w:sz w:val="22"/>
                <w:szCs w:val="22"/>
              </w:rPr>
              <w:t>위임</w:t>
            </w:r>
            <w:r w:rsidR="00B1143C">
              <w:rPr>
                <w:rFonts w:ascii="Times New Roman" w:hint="eastAsia"/>
                <w:sz w:val="22"/>
                <w:szCs w:val="22"/>
              </w:rPr>
              <w:t>,</w:t>
            </w:r>
            <w:r w:rsidR="00B1143C">
              <w:rPr>
                <w:rFonts w:ascii="Times New Roman"/>
                <w:sz w:val="22"/>
                <w:szCs w:val="22"/>
              </w:rPr>
              <w:t xml:space="preserve"> </w:t>
            </w:r>
            <w:r w:rsidR="00B1143C">
              <w:rPr>
                <w:rFonts w:ascii="Times New Roman" w:hint="eastAsia"/>
                <w:sz w:val="22"/>
                <w:szCs w:val="22"/>
              </w:rPr>
              <w:t>환매특약</w:t>
            </w:r>
            <w:r w:rsidR="00B1143C">
              <w:rPr>
                <w:rFonts w:ascii="Times New Roman" w:hint="eastAsia"/>
                <w:sz w:val="22"/>
                <w:szCs w:val="22"/>
              </w:rPr>
              <w:t>,</w:t>
            </w:r>
            <w:r w:rsidR="00B1143C">
              <w:rPr>
                <w:rFonts w:ascii="Times New Roman"/>
                <w:sz w:val="22"/>
                <w:szCs w:val="22"/>
              </w:rPr>
              <w:t xml:space="preserve"> </w:t>
            </w:r>
            <w:r w:rsidR="00B1143C">
              <w:rPr>
                <w:rFonts w:ascii="Times New Roman" w:hint="eastAsia"/>
                <w:sz w:val="22"/>
                <w:szCs w:val="22"/>
              </w:rPr>
              <w:t>신탁</w:t>
            </w:r>
            <w:r w:rsidR="00B1143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F04B46">
              <w:rPr>
                <w:rFonts w:ascii="Times New Roman" w:hint="eastAsia"/>
                <w:sz w:val="22"/>
                <w:szCs w:val="22"/>
              </w:rPr>
              <w:t>우선매수권</w:t>
            </w:r>
            <w:r w:rsidR="00F04B46">
              <w:rPr>
                <w:rFonts w:ascii="Times New Roman" w:hint="eastAsia"/>
                <w:sz w:val="22"/>
                <w:szCs w:val="22"/>
              </w:rPr>
              <w:t>,</w:t>
            </w:r>
            <w:r w:rsidR="00F04B46">
              <w:rPr>
                <w:rFonts w:ascii="Times New Roman"/>
                <w:sz w:val="22"/>
                <w:szCs w:val="22"/>
              </w:rPr>
              <w:t xml:space="preserve"> drag-along</w:t>
            </w:r>
            <w:r w:rsidR="00F53D03">
              <w:rPr>
                <w:rFonts w:ascii="Times New Roman"/>
                <w:sz w:val="22"/>
                <w:szCs w:val="22"/>
              </w:rPr>
              <w:t xml:space="preserve"> right</w:t>
            </w:r>
            <w:r w:rsidR="00F04B46">
              <w:rPr>
                <w:rFonts w:ascii="Times New Roman"/>
                <w:sz w:val="22"/>
                <w:szCs w:val="22"/>
              </w:rPr>
              <w:t>, tag-along</w:t>
            </w:r>
            <w:r w:rsidR="00F53D03">
              <w:rPr>
                <w:rFonts w:ascii="Times New Roman"/>
                <w:sz w:val="22"/>
                <w:szCs w:val="22"/>
              </w:rPr>
              <w:t xml:space="preserve"> right</w:t>
            </w:r>
            <w:r w:rsidR="00F53D03">
              <w:rPr>
                <w:rFonts w:ascii="Times New Roman" w:hint="eastAsia"/>
                <w:sz w:val="22"/>
                <w:szCs w:val="22"/>
              </w:rPr>
              <w:t>와</w:t>
            </w:r>
            <w:r w:rsidR="00F53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같이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계약상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제약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또는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제한까지도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포함</w:t>
            </w:r>
            <w:r w:rsidR="00D55FC4">
              <w:rPr>
                <w:rFonts w:ascii="Times New Roman" w:hint="eastAsia"/>
                <w:sz w:val="22"/>
                <w:szCs w:val="22"/>
              </w:rPr>
              <w:t>시키</w:t>
            </w:r>
            <w:r w:rsidR="00F04B46">
              <w:rPr>
                <w:rFonts w:ascii="Times New Roman" w:hint="eastAsia"/>
                <w:sz w:val="22"/>
                <w:szCs w:val="22"/>
              </w:rPr>
              <w:t>려고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함이</w:t>
            </w:r>
            <w:r w:rsidR="00F04B4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4B46">
              <w:rPr>
                <w:rFonts w:ascii="Times New Roman" w:hint="eastAsia"/>
                <w:sz w:val="22"/>
                <w:szCs w:val="22"/>
              </w:rPr>
              <w:t>일반적입니다</w:t>
            </w:r>
            <w:r w:rsidR="00F04B46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03F57808" w14:textId="063F67EC" w:rsidR="00D54444" w:rsidRPr="00D54444" w:rsidRDefault="00D54444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“</w:t>
      </w:r>
      <w:r w:rsidRPr="00D54444">
        <w:rPr>
          <w:rFonts w:ascii="Times New Roman" w:hint="eastAsia"/>
          <w:b/>
          <w:sz w:val="23"/>
          <w:szCs w:val="23"/>
          <w:u w:val="single"/>
        </w:rPr>
        <w:t>세금</w:t>
      </w:r>
      <w:r>
        <w:rPr>
          <w:rFonts w:ascii="Times New Roman"/>
          <w:sz w:val="23"/>
          <w:szCs w:val="23"/>
        </w:rPr>
        <w:t>”</w:t>
      </w:r>
      <w:r w:rsidR="005976BA">
        <w:rPr>
          <w:rFonts w:ascii="Times New Roman" w:hint="eastAsia"/>
          <w:sz w:val="23"/>
          <w:szCs w:val="23"/>
        </w:rPr>
        <w:t>은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정부기관이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부과하거나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정부기관에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납부하는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국세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Pr="00D54444">
        <w:rPr>
          <w:rFonts w:ascii="Times New Roman" w:hint="eastAsia"/>
          <w:sz w:val="23"/>
          <w:szCs w:val="23"/>
        </w:rPr>
        <w:t>지방세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Pr="00D54444">
        <w:rPr>
          <w:rFonts w:ascii="Times New Roman" w:hint="eastAsia"/>
          <w:sz w:val="23"/>
          <w:szCs w:val="23"/>
        </w:rPr>
        <w:t>관세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기타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이와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유사한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성격을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갖는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모든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종류의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세금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Pr="00D54444">
        <w:rPr>
          <w:rFonts w:ascii="Times New Roman" w:hint="eastAsia"/>
          <w:sz w:val="23"/>
          <w:szCs w:val="23"/>
        </w:rPr>
        <w:t>공과금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Pr="00D54444">
        <w:rPr>
          <w:rFonts w:ascii="Times New Roman" w:hint="eastAsia"/>
          <w:sz w:val="23"/>
          <w:szCs w:val="23"/>
        </w:rPr>
        <w:t>부담금</w:t>
      </w:r>
      <w:r w:rsidR="005976BA">
        <w:rPr>
          <w:rFonts w:ascii="Times New Roman" w:hint="eastAsia"/>
          <w:sz w:val="23"/>
          <w:szCs w:val="23"/>
        </w:rPr>
        <w:t>(</w:t>
      </w:r>
      <w:r w:rsidR="005976BA">
        <w:rPr>
          <w:rFonts w:ascii="Times New Roman" w:hint="eastAsia"/>
          <w:sz w:val="23"/>
          <w:szCs w:val="23"/>
        </w:rPr>
        <w:t>건강보험료</w:t>
      </w:r>
      <w:r w:rsidR="005976BA">
        <w:rPr>
          <w:rFonts w:ascii="Times New Roman" w:hint="eastAsia"/>
          <w:sz w:val="23"/>
          <w:szCs w:val="23"/>
        </w:rPr>
        <w:t>,</w:t>
      </w:r>
      <w:r w:rsidR="005976BA">
        <w:rPr>
          <w:rFonts w:ascii="Times New Roman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고용보험료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등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사회보장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또는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사회보험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분담금을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포함함</w:t>
      </w:r>
      <w:r w:rsidR="005976BA">
        <w:rPr>
          <w:rFonts w:ascii="Times New Roman" w:hint="eastAsia"/>
          <w:sz w:val="23"/>
          <w:szCs w:val="23"/>
        </w:rPr>
        <w:t>)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Pr="00D54444">
        <w:rPr>
          <w:rFonts w:ascii="Times New Roman" w:hint="eastAsia"/>
          <w:sz w:val="23"/>
          <w:szCs w:val="23"/>
        </w:rPr>
        <w:t>수수료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Pr="00D54444">
        <w:rPr>
          <w:rFonts w:ascii="Times New Roman" w:hint="eastAsia"/>
          <w:sz w:val="23"/>
          <w:szCs w:val="23"/>
        </w:rPr>
        <w:t>가산세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="005976BA">
        <w:rPr>
          <w:rFonts w:ascii="Times New Roman" w:hint="eastAsia"/>
          <w:sz w:val="23"/>
          <w:szCs w:val="23"/>
        </w:rPr>
        <w:t>가산금</w:t>
      </w:r>
      <w:r w:rsidR="005976BA">
        <w:rPr>
          <w:rFonts w:ascii="Times New Roman" w:hint="eastAsia"/>
          <w:sz w:val="23"/>
          <w:szCs w:val="23"/>
        </w:rPr>
        <w:t>,</w:t>
      </w:r>
      <w:r w:rsidR="005976BA">
        <w:rPr>
          <w:rFonts w:ascii="Times New Roman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추징세</w:t>
      </w:r>
      <w:r w:rsidRPr="00D54444">
        <w:rPr>
          <w:rFonts w:ascii="Times New Roman" w:hint="eastAsia"/>
          <w:sz w:val="23"/>
          <w:szCs w:val="23"/>
        </w:rPr>
        <w:t xml:space="preserve">, </w:t>
      </w:r>
      <w:r w:rsidRPr="00D54444">
        <w:rPr>
          <w:rFonts w:ascii="Times New Roman" w:hint="eastAsia"/>
          <w:sz w:val="23"/>
          <w:szCs w:val="23"/>
        </w:rPr>
        <w:t>원천징수세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및</w:t>
      </w:r>
      <w:r w:rsidR="005976BA">
        <w:rPr>
          <w:rFonts w:ascii="Times New Roman" w:hint="eastAsia"/>
          <w:sz w:val="23"/>
          <w:szCs w:val="23"/>
        </w:rPr>
        <w:t xml:space="preserve"> </w:t>
      </w:r>
      <w:r w:rsidR="005976BA">
        <w:rPr>
          <w:rFonts w:ascii="Times New Roman" w:hint="eastAsia"/>
          <w:sz w:val="23"/>
          <w:szCs w:val="23"/>
        </w:rPr>
        <w:t>이와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관련</w:t>
      </w:r>
      <w:r w:rsidR="005976BA">
        <w:rPr>
          <w:rFonts w:ascii="Times New Roman" w:hint="eastAsia"/>
          <w:sz w:val="23"/>
          <w:szCs w:val="23"/>
        </w:rPr>
        <w:t>된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부대비용을</w:t>
      </w:r>
      <w:r w:rsidRPr="00D54444">
        <w:rPr>
          <w:rFonts w:ascii="Times New Roman" w:hint="eastAsia"/>
          <w:sz w:val="23"/>
          <w:szCs w:val="23"/>
        </w:rPr>
        <w:t xml:space="preserve"> </w:t>
      </w:r>
      <w:r w:rsidRPr="00D54444">
        <w:rPr>
          <w:rFonts w:ascii="Times New Roman" w:hint="eastAsia"/>
          <w:sz w:val="23"/>
          <w:szCs w:val="23"/>
        </w:rPr>
        <w:t>의미한다</w:t>
      </w:r>
      <w:r w:rsidRPr="00D54444">
        <w:rPr>
          <w:rFonts w:ascii="Times New Roman" w:hint="eastAsia"/>
          <w:sz w:val="23"/>
          <w:szCs w:val="23"/>
        </w:rPr>
        <w:t>.</w:t>
      </w:r>
    </w:p>
    <w:p w14:paraId="52EAE79E" w14:textId="48CEC07E" w:rsidR="009E2696" w:rsidRDefault="009E2696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E2696">
        <w:rPr>
          <w:rFonts w:ascii="Times New Roman"/>
          <w:sz w:val="23"/>
          <w:szCs w:val="23"/>
        </w:rPr>
        <w:t>“</w:t>
      </w:r>
      <w:r w:rsidRPr="009E2696">
        <w:rPr>
          <w:rFonts w:ascii="Times New Roman"/>
          <w:b/>
          <w:sz w:val="23"/>
          <w:szCs w:val="23"/>
          <w:u w:val="single"/>
        </w:rPr>
        <w:t>영업일</w:t>
      </w:r>
      <w:r w:rsidRPr="009E2696">
        <w:rPr>
          <w:rFonts w:ascii="Times New Roman"/>
          <w:sz w:val="23"/>
          <w:szCs w:val="23"/>
        </w:rPr>
        <w:t>”</w:t>
      </w:r>
      <w:r w:rsidR="007F7EAC">
        <w:rPr>
          <w:rFonts w:ascii="Times New Roman" w:hint="eastAsia"/>
          <w:sz w:val="23"/>
          <w:szCs w:val="23"/>
        </w:rPr>
        <w:t>은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대한민국에서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시중은행이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영업을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위하여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개점한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날</w:t>
      </w:r>
      <w:r w:rsidRPr="009E2696">
        <w:rPr>
          <w:rFonts w:ascii="Times New Roman"/>
          <w:sz w:val="23"/>
          <w:szCs w:val="23"/>
        </w:rPr>
        <w:t>(</w:t>
      </w:r>
      <w:r w:rsidRPr="009E2696">
        <w:rPr>
          <w:rFonts w:ascii="Times New Roman"/>
          <w:sz w:val="23"/>
          <w:szCs w:val="23"/>
        </w:rPr>
        <w:t>즉</w:t>
      </w:r>
      <w:r w:rsidRPr="009E2696">
        <w:rPr>
          <w:rFonts w:ascii="Times New Roman"/>
          <w:sz w:val="23"/>
          <w:szCs w:val="23"/>
        </w:rPr>
        <w:t xml:space="preserve">, </w:t>
      </w:r>
      <w:r w:rsidRPr="009E2696">
        <w:rPr>
          <w:rFonts w:ascii="Times New Roman"/>
          <w:sz w:val="23"/>
          <w:szCs w:val="23"/>
        </w:rPr>
        <w:t>토요일</w:t>
      </w:r>
      <w:r w:rsidRPr="009E2696">
        <w:rPr>
          <w:rFonts w:ascii="Times New Roman"/>
          <w:sz w:val="23"/>
          <w:szCs w:val="23"/>
        </w:rPr>
        <w:t xml:space="preserve">, </w:t>
      </w:r>
      <w:r w:rsidRPr="009E2696">
        <w:rPr>
          <w:rFonts w:ascii="Times New Roman"/>
          <w:sz w:val="23"/>
          <w:szCs w:val="23"/>
        </w:rPr>
        <w:t>일요일이나</w:t>
      </w:r>
      <w:r w:rsidRPr="009E2696">
        <w:rPr>
          <w:rFonts w:ascii="Times New Roman"/>
          <w:sz w:val="23"/>
          <w:szCs w:val="23"/>
        </w:rPr>
        <w:t xml:space="preserve"> </w:t>
      </w:r>
      <w:r w:rsidR="00C15386" w:rsidRPr="009E2696">
        <w:rPr>
          <w:rFonts w:ascii="Times New Roman"/>
          <w:sz w:val="23"/>
          <w:szCs w:val="23"/>
        </w:rPr>
        <w:t>대한민국의</w:t>
      </w:r>
      <w:r w:rsidR="00C15386"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공휴일을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제외한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날</w:t>
      </w:r>
      <w:r w:rsidRPr="009E2696">
        <w:rPr>
          <w:rFonts w:ascii="Times New Roman"/>
          <w:sz w:val="23"/>
          <w:szCs w:val="23"/>
        </w:rPr>
        <w:t>)</w:t>
      </w:r>
      <w:r w:rsidRPr="009E2696">
        <w:rPr>
          <w:rFonts w:ascii="Times New Roman"/>
          <w:sz w:val="23"/>
          <w:szCs w:val="23"/>
        </w:rPr>
        <w:t>을</w:t>
      </w:r>
      <w:r w:rsidRPr="009E2696">
        <w:rPr>
          <w:rFonts w:ascii="Times New Roman"/>
          <w:sz w:val="23"/>
          <w:szCs w:val="23"/>
        </w:rPr>
        <w:t xml:space="preserve"> </w:t>
      </w:r>
      <w:r w:rsidRPr="009E2696">
        <w:rPr>
          <w:rFonts w:ascii="Times New Roman"/>
          <w:sz w:val="23"/>
          <w:szCs w:val="23"/>
        </w:rPr>
        <w:t>의미한다</w:t>
      </w:r>
      <w:r w:rsidRPr="009E2696">
        <w:rPr>
          <w:rFonts w:ascii="Times New Roman"/>
          <w:sz w:val="23"/>
          <w:szCs w:val="23"/>
        </w:rPr>
        <w:t>.</w:t>
      </w:r>
    </w:p>
    <w:p w14:paraId="01C70F8B" w14:textId="28EB7996" w:rsidR="00D539CF" w:rsidRDefault="00D539CF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AA30CA">
        <w:rPr>
          <w:rFonts w:ascii="Times New Roman"/>
          <w:sz w:val="23"/>
          <w:szCs w:val="23"/>
        </w:rPr>
        <w:t>“</w:t>
      </w:r>
      <w:r w:rsidRPr="00AA30CA">
        <w:rPr>
          <w:rFonts w:ascii="Times New Roman"/>
          <w:b/>
          <w:sz w:val="23"/>
          <w:szCs w:val="23"/>
          <w:u w:val="single"/>
        </w:rPr>
        <w:t>우려</w:t>
      </w:r>
      <w:r w:rsidRPr="00AA30CA">
        <w:rPr>
          <w:rFonts w:ascii="Times New Roman"/>
          <w:sz w:val="23"/>
          <w:szCs w:val="23"/>
        </w:rPr>
        <w:t>”</w:t>
      </w:r>
      <w:r w:rsidRPr="00AA30CA">
        <w:rPr>
          <w:rFonts w:ascii="Times New Roman"/>
          <w:sz w:val="23"/>
          <w:szCs w:val="23"/>
        </w:rPr>
        <w:t>는</w:t>
      </w:r>
      <w:r w:rsidRPr="00AA30CA">
        <w:rPr>
          <w:rFonts w:ascii="Times New Roman"/>
          <w:sz w:val="23"/>
          <w:szCs w:val="23"/>
        </w:rPr>
        <w:t xml:space="preserve"> </w:t>
      </w:r>
      <w:r w:rsidRPr="00AA30CA">
        <w:rPr>
          <w:rFonts w:ascii="Times New Roman"/>
          <w:sz w:val="23"/>
          <w:szCs w:val="23"/>
        </w:rPr>
        <w:t>법적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절차</w:t>
      </w:r>
      <w:r w:rsidRPr="00D539CF">
        <w:rPr>
          <w:rFonts w:ascii="Times New Roman" w:hint="eastAsia"/>
          <w:sz w:val="23"/>
          <w:szCs w:val="23"/>
        </w:rPr>
        <w:t>의</w:t>
      </w:r>
      <w:r w:rsidRPr="00D539CF">
        <w:rPr>
          <w:rFonts w:ascii="Times New Roman" w:hint="eastAsia"/>
          <w:sz w:val="23"/>
          <w:szCs w:val="23"/>
        </w:rPr>
        <w:t xml:space="preserve"> </w:t>
      </w:r>
      <w:r w:rsidRPr="00D539CF">
        <w:rPr>
          <w:rFonts w:ascii="Times New Roman" w:hint="eastAsia"/>
          <w:sz w:val="23"/>
          <w:szCs w:val="23"/>
        </w:rPr>
        <w:t>원인이나</w:t>
      </w:r>
      <w:r w:rsidRPr="00D539CF">
        <w:rPr>
          <w:rFonts w:ascii="Times New Roman" w:hint="eastAsia"/>
          <w:sz w:val="23"/>
          <w:szCs w:val="23"/>
        </w:rPr>
        <w:t xml:space="preserve"> </w:t>
      </w:r>
      <w:r w:rsidRPr="00D539CF">
        <w:rPr>
          <w:rFonts w:ascii="Times New Roman" w:hint="eastAsia"/>
          <w:sz w:val="23"/>
          <w:szCs w:val="23"/>
        </w:rPr>
        <w:t>기타</w:t>
      </w:r>
      <w:r w:rsidRPr="00D539CF">
        <w:rPr>
          <w:rFonts w:ascii="Times New Roman" w:hint="eastAsia"/>
          <w:sz w:val="23"/>
          <w:szCs w:val="23"/>
        </w:rPr>
        <w:t xml:space="preserve"> </w:t>
      </w:r>
      <w:r w:rsidRPr="00D539CF">
        <w:rPr>
          <w:rFonts w:ascii="Times New Roman" w:hint="eastAsia"/>
          <w:sz w:val="23"/>
          <w:szCs w:val="23"/>
        </w:rPr>
        <w:t>다른</w:t>
      </w:r>
      <w:r w:rsidRPr="00D539CF">
        <w:rPr>
          <w:rFonts w:ascii="Times New Roman" w:hint="eastAsia"/>
          <w:sz w:val="23"/>
          <w:szCs w:val="23"/>
        </w:rPr>
        <w:t xml:space="preserve"> </w:t>
      </w:r>
      <w:r w:rsidRPr="00D539CF">
        <w:rPr>
          <w:rFonts w:ascii="Times New Roman" w:hint="eastAsia"/>
          <w:sz w:val="23"/>
          <w:szCs w:val="23"/>
        </w:rPr>
        <w:t>문제들이</w:t>
      </w:r>
      <w:r w:rsidRPr="00D539CF">
        <w:rPr>
          <w:rFonts w:ascii="Times New Roman" w:hint="eastAsia"/>
          <w:sz w:val="23"/>
          <w:szCs w:val="23"/>
        </w:rPr>
        <w:t xml:space="preserve"> </w:t>
      </w:r>
      <w:r w:rsidRPr="00D539CF">
        <w:rPr>
          <w:rFonts w:ascii="Times New Roman" w:hint="eastAsia"/>
          <w:sz w:val="23"/>
          <w:szCs w:val="23"/>
        </w:rPr>
        <w:t>서면</w:t>
      </w:r>
      <w:r w:rsidRPr="00D539CF">
        <w:rPr>
          <w:rFonts w:ascii="Times New Roman" w:hint="eastAsia"/>
          <w:sz w:val="23"/>
          <w:szCs w:val="23"/>
        </w:rPr>
        <w:t>(</w:t>
      </w:r>
      <w:r w:rsidRPr="00D539CF">
        <w:rPr>
          <w:rFonts w:ascii="Times New Roman" w:hint="eastAsia"/>
          <w:sz w:val="23"/>
          <w:szCs w:val="23"/>
        </w:rPr>
        <w:t>전자문서를</w:t>
      </w:r>
      <w:r w:rsidRPr="00D539CF">
        <w:rPr>
          <w:rFonts w:ascii="Times New Roman" w:hint="eastAsia"/>
          <w:sz w:val="23"/>
          <w:szCs w:val="23"/>
        </w:rPr>
        <w:t xml:space="preserve"> </w:t>
      </w:r>
      <w:r w:rsidRPr="00D539CF">
        <w:rPr>
          <w:rFonts w:ascii="Times New Roman" w:hint="eastAsia"/>
          <w:sz w:val="23"/>
          <w:szCs w:val="23"/>
        </w:rPr>
        <w:t>포함함</w:t>
      </w:r>
      <w:r w:rsidRPr="00D539CF">
        <w:rPr>
          <w:rFonts w:ascii="Times New Roman" w:hint="eastAsia"/>
          <w:sz w:val="23"/>
          <w:szCs w:val="23"/>
        </w:rPr>
        <w:t xml:space="preserve">, </w:t>
      </w:r>
      <w:r w:rsidRPr="00D539CF">
        <w:rPr>
          <w:rFonts w:ascii="Times New Roman" w:hint="eastAsia"/>
          <w:sz w:val="23"/>
          <w:szCs w:val="23"/>
        </w:rPr>
        <w:t>이하</w:t>
      </w:r>
      <w:r w:rsidRPr="00D539CF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같음</w:t>
      </w:r>
      <w:r w:rsidRPr="0085778D">
        <w:rPr>
          <w:rFonts w:ascii="Times New Roman" w:hint="eastAsia"/>
          <w:sz w:val="23"/>
          <w:szCs w:val="23"/>
        </w:rPr>
        <w:t>)</w:t>
      </w:r>
      <w:ins w:id="10" w:author="yongho.cho" w:date="2024-12-04T16:38:00Z">
        <w:r w:rsidR="004278B8">
          <w:rPr>
            <w:rFonts w:ascii="Times New Roman"/>
            <w:sz w:val="23"/>
            <w:szCs w:val="23"/>
          </w:rPr>
          <w:t xml:space="preserve"> </w:t>
        </w:r>
        <w:r w:rsidR="004278B8">
          <w:rPr>
            <w:rFonts w:ascii="Times New Roman" w:hint="eastAsia"/>
            <w:sz w:val="23"/>
            <w:szCs w:val="23"/>
          </w:rPr>
          <w:t>또는</w:t>
        </w:r>
        <w:r w:rsidR="004278B8">
          <w:rPr>
            <w:rFonts w:ascii="Times New Roman" w:hint="eastAsia"/>
            <w:sz w:val="23"/>
            <w:szCs w:val="23"/>
          </w:rPr>
          <w:t xml:space="preserve"> </w:t>
        </w:r>
        <w:r w:rsidR="004278B8">
          <w:rPr>
            <w:rFonts w:ascii="Times New Roman" w:hint="eastAsia"/>
            <w:sz w:val="23"/>
            <w:szCs w:val="23"/>
          </w:rPr>
          <w:t>구두</w:t>
        </w:r>
        <w:r w:rsidR="004278B8">
          <w:rPr>
            <w:rFonts w:ascii="Times New Roman" w:hint="eastAsia"/>
            <w:sz w:val="23"/>
            <w:szCs w:val="23"/>
          </w:rPr>
          <w:t xml:space="preserve"> </w:t>
        </w:r>
        <w:r w:rsidR="004278B8">
          <w:rPr>
            <w:rFonts w:ascii="Times New Roman" w:hint="eastAsia"/>
            <w:sz w:val="23"/>
            <w:szCs w:val="23"/>
          </w:rPr>
          <w:t>기타</w:t>
        </w:r>
        <w:r w:rsidR="004278B8">
          <w:rPr>
            <w:rFonts w:ascii="Times New Roman" w:hint="eastAsia"/>
            <w:sz w:val="23"/>
            <w:szCs w:val="23"/>
          </w:rPr>
          <w:t xml:space="preserve"> </w:t>
        </w:r>
        <w:r w:rsidR="004278B8">
          <w:rPr>
            <w:rFonts w:ascii="Times New Roman" w:hint="eastAsia"/>
            <w:sz w:val="23"/>
            <w:szCs w:val="23"/>
          </w:rPr>
          <w:t>형태</w:t>
        </w:r>
      </w:ins>
      <w:del w:id="11" w:author="yongho.cho" w:date="2024-12-04T16:38:00Z">
        <w:r w:rsidRPr="0085778D" w:rsidDel="004278B8">
          <w:rPr>
            <w:rFonts w:ascii="Times New Roman" w:hint="eastAsia"/>
            <w:sz w:val="23"/>
            <w:szCs w:val="23"/>
          </w:rPr>
          <w:delText>으</w:delText>
        </w:r>
      </w:del>
      <w:r w:rsidRPr="0085778D">
        <w:rPr>
          <w:rFonts w:ascii="Times New Roman" w:hint="eastAsia"/>
          <w:sz w:val="23"/>
          <w:szCs w:val="23"/>
        </w:rPr>
        <w:t>로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주장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또는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제기되었거나</w:t>
      </w:r>
      <w:r w:rsidRPr="0085778D">
        <w:rPr>
          <w:rFonts w:ascii="Times New Roman" w:hint="eastAsia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주장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또는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제기될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것이라는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점을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표시하는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서면</w:t>
      </w:r>
      <w:r w:rsidR="00E77BA0" w:rsidRPr="0085778D">
        <w:rPr>
          <w:rFonts w:ascii="Times New Roman" w:hint="eastAsia"/>
          <w:sz w:val="23"/>
          <w:szCs w:val="23"/>
        </w:rPr>
        <w:t xml:space="preserve"> </w:t>
      </w:r>
      <w:r w:rsidR="00E77BA0" w:rsidRPr="0085778D">
        <w:rPr>
          <w:rFonts w:ascii="Times New Roman" w:hint="eastAsia"/>
          <w:sz w:val="23"/>
          <w:szCs w:val="23"/>
        </w:rPr>
        <w:t>또는</w:t>
      </w:r>
      <w:r w:rsidR="00E77BA0" w:rsidRPr="0085778D">
        <w:rPr>
          <w:rFonts w:ascii="Times New Roman" w:hint="eastAsia"/>
          <w:sz w:val="23"/>
          <w:szCs w:val="23"/>
        </w:rPr>
        <w:t xml:space="preserve"> </w:t>
      </w:r>
      <w:ins w:id="12" w:author="yongho.cho" w:date="2024-12-04T16:38:00Z">
        <w:r w:rsidR="004278B8">
          <w:rPr>
            <w:rFonts w:ascii="Times New Roman" w:hint="eastAsia"/>
            <w:sz w:val="23"/>
            <w:szCs w:val="23"/>
          </w:rPr>
          <w:t>구두</w:t>
        </w:r>
        <w:r w:rsidR="004278B8">
          <w:rPr>
            <w:rFonts w:ascii="Times New Roman" w:hint="eastAsia"/>
            <w:sz w:val="23"/>
            <w:szCs w:val="23"/>
          </w:rPr>
          <w:t xml:space="preserve"> </w:t>
        </w:r>
      </w:ins>
      <w:r w:rsidR="00AC2199">
        <w:rPr>
          <w:rFonts w:ascii="Times New Roman" w:hint="eastAsia"/>
          <w:sz w:val="23"/>
          <w:szCs w:val="23"/>
        </w:rPr>
        <w:t>기타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통지가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있는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경우를</w:t>
      </w:r>
      <w:r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의미한다</w:t>
      </w:r>
      <w:r w:rsidRPr="0085778D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B47AFA" w14:paraId="0696303E" w14:textId="77777777" w:rsidTr="00F85EA5">
        <w:tc>
          <w:tcPr>
            <w:tcW w:w="9060" w:type="dxa"/>
            <w:shd w:val="clear" w:color="auto" w:fill="D9D9D9" w:themeFill="background1" w:themeFillShade="D9"/>
          </w:tcPr>
          <w:p w14:paraId="313715A7" w14:textId="2CA8E506" w:rsidR="001126B7" w:rsidRDefault="00B47AFA" w:rsidP="001126B7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886452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우려</w:t>
            </w:r>
            <w:r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정의조항은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있어서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어떠한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법령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위반이나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분쟁이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발생할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우려가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연결되어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</w:t>
            </w:r>
            <w:r w:rsidR="001126B7">
              <w:rPr>
                <w:rFonts w:ascii="Times New Roman" w:hint="eastAsia"/>
                <w:sz w:val="22"/>
                <w:szCs w:val="22"/>
              </w:rPr>
              <w:t>됩니다</w:t>
            </w:r>
            <w:r w:rsidR="001126B7"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2B821A36" w14:textId="633B8436" w:rsidR="008A1F1C" w:rsidRDefault="008A1F1C" w:rsidP="00A43F8A">
            <w:pPr>
              <w:pStyle w:val="af3"/>
              <w:numPr>
                <w:ilvl w:val="0"/>
                <w:numId w:val="78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매도인</w:t>
            </w:r>
            <w:r w:rsidR="00D55FC4">
              <w:rPr>
                <w:rFonts w:ascii="Times New Roman" w:hint="eastAsia"/>
                <w:sz w:val="22"/>
                <w:szCs w:val="22"/>
              </w:rPr>
              <w:t>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가능한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이를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축소하여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</w:t>
            </w:r>
            <w:r w:rsidR="00B47AFA">
              <w:rPr>
                <w:rFonts w:ascii="Times New Roman" w:hint="eastAsia"/>
                <w:sz w:val="22"/>
                <w:szCs w:val="22"/>
              </w:rPr>
              <w:t>하려</w:t>
            </w:r>
            <w:r>
              <w:rPr>
                <w:rFonts w:ascii="Times New Roman" w:hint="eastAsia"/>
                <w:sz w:val="22"/>
                <w:szCs w:val="22"/>
              </w:rPr>
              <w:t>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함이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일반적입니다</w:t>
            </w:r>
            <w:r w:rsidR="00B47AFA">
              <w:rPr>
                <w:rFonts w:ascii="Times New Roman" w:hint="eastAsia"/>
                <w:sz w:val="22"/>
                <w:szCs w:val="22"/>
              </w:rPr>
              <w:t>(</w:t>
            </w:r>
            <w:r w:rsidR="00B47AFA">
              <w:rPr>
                <w:rFonts w:ascii="Times New Roman" w:hint="eastAsia"/>
                <w:sz w:val="22"/>
                <w:szCs w:val="22"/>
              </w:rPr>
              <w:t>예를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들어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위와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같이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서면으로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통지가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있는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경우</w:t>
            </w:r>
            <w:r w:rsidR="00D55FC4">
              <w:rPr>
                <w:rFonts w:ascii="Times New Roman" w:hint="eastAsia"/>
                <w:sz w:val="22"/>
                <w:szCs w:val="22"/>
              </w:rPr>
              <w:t>로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한정됨</w:t>
            </w:r>
            <w:r w:rsidR="00B47AFA"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>.</w:t>
            </w:r>
          </w:p>
          <w:p w14:paraId="639FDAB5" w14:textId="61E8E3C7" w:rsidR="00B47AFA" w:rsidRPr="00B47AFA" w:rsidRDefault="008A1F1C" w:rsidP="00D55FC4">
            <w:pPr>
              <w:pStyle w:val="af3"/>
              <w:numPr>
                <w:ilvl w:val="0"/>
                <w:numId w:val="78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반면</w:t>
            </w:r>
            <w:r w:rsidR="00B47AFA">
              <w:rPr>
                <w:rFonts w:ascii="Times New Roman"/>
                <w:sz w:val="22"/>
                <w:szCs w:val="22"/>
              </w:rPr>
              <w:t xml:space="preserve">, </w:t>
            </w:r>
            <w:r w:rsidR="00B47AFA">
              <w:rPr>
                <w:rFonts w:ascii="Times New Roman" w:hint="eastAsia"/>
                <w:sz w:val="22"/>
                <w:szCs w:val="22"/>
              </w:rPr>
              <w:t>매수인</w:t>
            </w:r>
            <w:r w:rsidR="00D55FC4">
              <w:rPr>
                <w:rFonts w:ascii="Times New Roman" w:hint="eastAsia"/>
                <w:sz w:val="22"/>
                <w:szCs w:val="22"/>
              </w:rPr>
              <w:t>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가능한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이를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확대하여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규정하</w:t>
            </w:r>
            <w:r w:rsidR="00D55FC4">
              <w:rPr>
                <w:rFonts w:ascii="Times New Roman" w:hint="eastAsia"/>
                <w:sz w:val="22"/>
                <w:szCs w:val="22"/>
              </w:rPr>
              <w:t>려고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함이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일반적입니다</w:t>
            </w:r>
            <w:r w:rsidR="00B47AFA">
              <w:rPr>
                <w:rFonts w:ascii="Times New Roman" w:hint="eastAsia"/>
                <w:sz w:val="22"/>
                <w:szCs w:val="22"/>
              </w:rPr>
              <w:t>(</w:t>
            </w:r>
            <w:r w:rsidR="00B47AFA">
              <w:rPr>
                <w:rFonts w:ascii="Times New Roman" w:hint="eastAsia"/>
                <w:sz w:val="22"/>
                <w:szCs w:val="22"/>
              </w:rPr>
              <w:t>예를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들어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서면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통지뿐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아니라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구두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통지가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있는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경우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및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구두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통지가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없더라도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기타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제반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사정을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고려할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때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합리적으로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법령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위반이나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분쟁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발생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가능성이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예상되는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경우까지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모두</w:t>
            </w:r>
            <w:r w:rsidR="00B47A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7AFA">
              <w:rPr>
                <w:rFonts w:ascii="Times New Roman" w:hint="eastAsia"/>
                <w:sz w:val="22"/>
                <w:szCs w:val="22"/>
              </w:rPr>
              <w:t>포함</w:t>
            </w:r>
            <w:r w:rsidR="00B47AFA"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>.</w:t>
            </w:r>
          </w:p>
        </w:tc>
      </w:tr>
    </w:tbl>
    <w:p w14:paraId="6C4E908E" w14:textId="77777777" w:rsidR="00886452" w:rsidRDefault="00886452" w:rsidP="00886452">
      <w:pPr>
        <w:adjustRightInd w:val="0"/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816D3">
        <w:rPr>
          <w:rFonts w:ascii="Times New Roman" w:eastAsia="바탕체"/>
          <w:sz w:val="23"/>
          <w:szCs w:val="23"/>
        </w:rPr>
        <w:t>“</w:t>
      </w:r>
      <w:r w:rsidRPr="00B816D3">
        <w:rPr>
          <w:rFonts w:ascii="Times New Roman" w:eastAsia="바탕체"/>
          <w:b/>
          <w:sz w:val="23"/>
          <w:szCs w:val="23"/>
          <w:u w:val="single"/>
        </w:rPr>
        <w:t>원</w:t>
      </w:r>
      <w:r w:rsidRPr="00B816D3">
        <w:rPr>
          <w:rFonts w:ascii="Times New Roman" w:eastAsia="바탕체"/>
          <w:sz w:val="23"/>
          <w:szCs w:val="23"/>
        </w:rPr>
        <w:t>”</w:t>
      </w:r>
      <w:r w:rsidRPr="00B816D3">
        <w:rPr>
          <w:rFonts w:ascii="Times New Roman" w:eastAsia="바탕체"/>
          <w:sz w:val="23"/>
          <w:szCs w:val="23"/>
        </w:rPr>
        <w:t>은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대한민국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원화를</w:t>
      </w:r>
      <w:r w:rsidRPr="00B816D3">
        <w:rPr>
          <w:rFonts w:ascii="Times New Roman" w:eastAsia="바탕체"/>
          <w:sz w:val="23"/>
          <w:szCs w:val="23"/>
        </w:rPr>
        <w:t xml:space="preserve"> </w:t>
      </w:r>
      <w:r w:rsidRPr="00B816D3">
        <w:rPr>
          <w:rFonts w:ascii="Times New Roman" w:eastAsia="바탕체"/>
          <w:sz w:val="23"/>
          <w:szCs w:val="23"/>
        </w:rPr>
        <w:t>의미한다</w:t>
      </w:r>
      <w:r w:rsidRPr="00B816D3">
        <w:rPr>
          <w:rFonts w:ascii="Times New Roman" w:eastAsia="바탕체"/>
          <w:sz w:val="23"/>
          <w:szCs w:val="23"/>
        </w:rPr>
        <w:t>.</w:t>
      </w:r>
    </w:p>
    <w:p w14:paraId="70D8DBA8" w14:textId="650E41BD" w:rsidR="00ED2790" w:rsidRPr="00954D7F" w:rsidRDefault="00ED2790" w:rsidP="00886452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</w:rPr>
        <w:t>“</w:t>
      </w:r>
      <w:r w:rsidRPr="0085778D">
        <w:rPr>
          <w:rFonts w:ascii="Times New Roman"/>
          <w:b/>
          <w:sz w:val="23"/>
          <w:szCs w:val="23"/>
          <w:u w:val="single"/>
        </w:rPr>
        <w:t>정부기관</w:t>
      </w:r>
      <w:r w:rsidRPr="0085778D">
        <w:rPr>
          <w:rFonts w:ascii="Times New Roman"/>
          <w:sz w:val="23"/>
          <w:szCs w:val="23"/>
        </w:rPr>
        <w:t>”</w:t>
      </w:r>
      <w:r w:rsidRPr="0085778D">
        <w:rPr>
          <w:rFonts w:ascii="Times New Roman"/>
          <w:sz w:val="23"/>
          <w:szCs w:val="23"/>
        </w:rPr>
        <w:t>은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관계</w:t>
      </w:r>
      <w:r w:rsidR="000D1582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법령에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따라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본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계약의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당사자</w:t>
      </w:r>
      <w:r w:rsidR="00634FF4" w:rsidRPr="0085778D">
        <w:rPr>
          <w:rFonts w:ascii="Times New Roman" w:hint="eastAsia"/>
          <w:sz w:val="23"/>
          <w:szCs w:val="23"/>
        </w:rPr>
        <w:t>와</w:t>
      </w:r>
      <w:r w:rsidR="00634FF4" w:rsidRPr="0085778D">
        <w:rPr>
          <w:rFonts w:ascii="Times New Roman" w:hint="eastAsia"/>
          <w:sz w:val="23"/>
          <w:szCs w:val="23"/>
        </w:rPr>
        <w:t xml:space="preserve"> </w:t>
      </w:r>
      <w:r w:rsidR="00634FF4" w:rsidRPr="0085778D">
        <w:rPr>
          <w:rFonts w:ascii="Times New Roman" w:hint="eastAsia"/>
          <w:sz w:val="23"/>
          <w:szCs w:val="23"/>
        </w:rPr>
        <w:t>대상회사</w:t>
      </w:r>
      <w:r w:rsidR="00634FF4" w:rsidRPr="0085778D">
        <w:rPr>
          <w:rFonts w:ascii="Times New Roman" w:hint="eastAsia"/>
          <w:sz w:val="23"/>
          <w:szCs w:val="23"/>
        </w:rPr>
        <w:t xml:space="preserve"> </w:t>
      </w:r>
      <w:r w:rsidR="00634FF4" w:rsidRPr="0085778D">
        <w:rPr>
          <w:rFonts w:ascii="Times New Roman" w:hint="eastAsia"/>
          <w:sz w:val="23"/>
          <w:szCs w:val="23"/>
        </w:rPr>
        <w:t>및</w:t>
      </w:r>
      <w:r w:rsidR="00634FF4" w:rsidRPr="0085778D">
        <w:rPr>
          <w:rFonts w:ascii="Times New Roman" w:hint="eastAsia"/>
          <w:sz w:val="23"/>
          <w:szCs w:val="23"/>
        </w:rPr>
        <w:t>/</w:t>
      </w:r>
      <w:r w:rsidR="00634FF4" w:rsidRPr="0085778D">
        <w:rPr>
          <w:rFonts w:ascii="Times New Roman" w:hint="eastAsia"/>
          <w:sz w:val="23"/>
          <w:szCs w:val="23"/>
        </w:rPr>
        <w:t>또는</w:t>
      </w:r>
      <w:r w:rsidR="00634FF4" w:rsidRPr="0085778D">
        <w:rPr>
          <w:rFonts w:ascii="Times New Roman" w:hint="eastAsia"/>
          <w:sz w:val="23"/>
          <w:szCs w:val="23"/>
        </w:rPr>
        <w:t xml:space="preserve"> </w:t>
      </w:r>
      <w:r w:rsidR="00634FF4" w:rsidRPr="0085778D">
        <w:rPr>
          <w:rFonts w:ascii="Times New Roman" w:hint="eastAsia"/>
          <w:sz w:val="23"/>
          <w:szCs w:val="23"/>
        </w:rPr>
        <w:t>해외</w:t>
      </w:r>
      <w:r w:rsidR="00634FF4" w:rsidRPr="0085778D">
        <w:rPr>
          <w:rFonts w:ascii="Times New Roman" w:hint="eastAsia"/>
          <w:sz w:val="23"/>
          <w:szCs w:val="23"/>
        </w:rPr>
        <w:t xml:space="preserve"> </w:t>
      </w:r>
      <w:r w:rsidR="00634FF4" w:rsidRPr="0085778D">
        <w:rPr>
          <w:rFonts w:ascii="Times New Roman" w:hint="eastAsia"/>
          <w:sz w:val="23"/>
          <w:szCs w:val="23"/>
        </w:rPr>
        <w:t>종속회사</w:t>
      </w:r>
      <w:r w:rsidRPr="00954D7F">
        <w:rPr>
          <w:rFonts w:ascii="Times New Roman"/>
          <w:sz w:val="23"/>
          <w:szCs w:val="23"/>
        </w:rPr>
        <w:lastRenderedPageBreak/>
        <w:t>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구속할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권한이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대한민국</w:t>
      </w:r>
      <w:r w:rsidR="00302DAE">
        <w:rPr>
          <w:rFonts w:ascii="Times New Roman" w:hint="eastAsia"/>
          <w:sz w:val="23"/>
          <w:szCs w:val="23"/>
        </w:rPr>
        <w:t xml:space="preserve"> </w:t>
      </w:r>
      <w:r w:rsidR="00302DAE">
        <w:rPr>
          <w:rFonts w:ascii="Times New Roman" w:hint="eastAsia"/>
          <w:sz w:val="23"/>
          <w:szCs w:val="23"/>
        </w:rPr>
        <w:t>또는</w:t>
      </w:r>
      <w:r w:rsidR="00302DAE">
        <w:rPr>
          <w:rFonts w:ascii="Times New Roman" w:hint="eastAsia"/>
          <w:sz w:val="23"/>
          <w:szCs w:val="23"/>
        </w:rPr>
        <w:t xml:space="preserve"> </w:t>
      </w:r>
      <w:r w:rsidR="00302DAE">
        <w:rPr>
          <w:rFonts w:ascii="Times New Roman" w:hint="eastAsia"/>
          <w:sz w:val="23"/>
          <w:szCs w:val="23"/>
        </w:rPr>
        <w:t>외국의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정부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광역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기초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지방자치단체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하위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행정기관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국내외의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기타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정부기관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사법기관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공공기관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감독기관</w:t>
      </w:r>
      <w:r w:rsidRPr="00954D7F">
        <w:rPr>
          <w:rFonts w:ascii="Times New Roman"/>
          <w:sz w:val="23"/>
          <w:szCs w:val="23"/>
        </w:rPr>
        <w:t>(</w:t>
      </w:r>
      <w:r w:rsidR="00F153DF">
        <w:rPr>
          <w:rFonts w:ascii="Times New Roman" w:hint="eastAsia"/>
          <w:sz w:val="23"/>
          <w:szCs w:val="23"/>
        </w:rPr>
        <w:t>한국</w:t>
      </w:r>
      <w:r w:rsidRPr="00954D7F">
        <w:rPr>
          <w:rFonts w:ascii="Times New Roman"/>
          <w:sz w:val="23"/>
          <w:szCs w:val="23"/>
        </w:rPr>
        <w:t>거래소와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같이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근거한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자율감독기관을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포함</w:t>
      </w:r>
      <w:r w:rsidR="00C15386">
        <w:rPr>
          <w:rFonts w:ascii="Times New Roman" w:hint="eastAsia"/>
          <w:sz w:val="23"/>
          <w:szCs w:val="23"/>
        </w:rPr>
        <w:t>함</w:t>
      </w:r>
      <w:r w:rsidRPr="00954D7F">
        <w:rPr>
          <w:rFonts w:ascii="Times New Roman"/>
          <w:sz w:val="23"/>
          <w:szCs w:val="23"/>
        </w:rPr>
        <w:t>),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관청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국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위원회와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기타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단체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중재기관을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의미한다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</w:p>
    <w:p w14:paraId="4A6F9E90" w14:textId="563A2EDF" w:rsidR="00ED2790" w:rsidRPr="00954D7F" w:rsidRDefault="00ED2790" w:rsidP="00ED2790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“</w:t>
      </w:r>
      <w:r w:rsidRPr="00954D7F">
        <w:rPr>
          <w:rFonts w:ascii="Times New Roman"/>
          <w:b/>
          <w:sz w:val="23"/>
          <w:szCs w:val="23"/>
          <w:u w:val="single"/>
        </w:rPr>
        <w:t>정부승인</w:t>
      </w:r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/>
          <w:sz w:val="23"/>
          <w:szCs w:val="23"/>
        </w:rPr>
        <w:t>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어떤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사항에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대하여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동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사항에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정부기관의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허가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인가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면허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승인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등록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정부기관에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신고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F2087" w:rsidRPr="00954D7F">
        <w:rPr>
          <w:rFonts w:ascii="Times New Roman" w:hint="eastAsia"/>
          <w:sz w:val="23"/>
          <w:szCs w:val="23"/>
        </w:rPr>
        <w:t>등을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의미한다</w:t>
      </w:r>
      <w:r w:rsidRPr="00954D7F">
        <w:rPr>
          <w:rFonts w:ascii="Times New Roman"/>
          <w:sz w:val="23"/>
          <w:szCs w:val="23"/>
        </w:rPr>
        <w:t>.</w:t>
      </w:r>
    </w:p>
    <w:p w14:paraId="7E632033" w14:textId="26CA22BD" w:rsidR="00CC0053" w:rsidRPr="00CC0053" w:rsidRDefault="00D54444" w:rsidP="00F153DF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“</w:t>
      </w:r>
      <w:r w:rsidR="00C15386" w:rsidRPr="00C15386">
        <w:rPr>
          <w:rFonts w:ascii="Times New Roman" w:hint="eastAsia"/>
          <w:b/>
          <w:sz w:val="23"/>
          <w:szCs w:val="23"/>
          <w:u w:val="single"/>
        </w:rPr>
        <w:t>중대한</w:t>
      </w:r>
      <w:r w:rsidR="00C15386" w:rsidRPr="00C1538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C15386" w:rsidRPr="00C15386">
        <w:rPr>
          <w:rFonts w:ascii="Times New Roman" w:hint="eastAsia"/>
          <w:b/>
          <w:sz w:val="23"/>
          <w:szCs w:val="23"/>
          <w:u w:val="single"/>
        </w:rPr>
        <w:t>부정적인</w:t>
      </w:r>
      <w:r w:rsidR="00C15386" w:rsidRPr="00C1538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C15386" w:rsidRPr="00C15386">
        <w:rPr>
          <w:rFonts w:ascii="Times New Roman" w:hint="eastAsia"/>
          <w:b/>
          <w:sz w:val="23"/>
          <w:szCs w:val="23"/>
          <w:u w:val="single"/>
        </w:rPr>
        <w:t>영향</w:t>
      </w:r>
      <w:r>
        <w:rPr>
          <w:rFonts w:ascii="Times New Roman"/>
          <w:sz w:val="23"/>
          <w:szCs w:val="23"/>
        </w:rPr>
        <w:t>”</w:t>
      </w:r>
      <w:r w:rsidR="00C15386">
        <w:rPr>
          <w:rFonts w:ascii="Times New Roman" w:hint="eastAsia"/>
          <w:sz w:val="23"/>
          <w:szCs w:val="23"/>
        </w:rPr>
        <w:t>은</w:t>
      </w:r>
      <w:r w:rsidR="00C15386">
        <w:rPr>
          <w:rFonts w:ascii="Times New Roman" w:hint="eastAsia"/>
          <w:sz w:val="23"/>
          <w:szCs w:val="23"/>
        </w:rPr>
        <w:t>,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개별적으로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또는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다른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사유와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함께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전체적으로</w:t>
      </w:r>
      <w:r w:rsidR="00C15386" w:rsidRPr="00C15386">
        <w:rPr>
          <w:rFonts w:ascii="Times New Roman" w:hint="eastAsia"/>
          <w:sz w:val="23"/>
          <w:szCs w:val="23"/>
        </w:rPr>
        <w:t xml:space="preserve">, </w:t>
      </w:r>
      <w:r w:rsidR="00C15386" w:rsidRPr="00C15386">
        <w:rPr>
          <w:rFonts w:ascii="Times New Roman" w:hint="eastAsia"/>
          <w:sz w:val="23"/>
          <w:szCs w:val="23"/>
        </w:rPr>
        <w:t>대상회사</w:t>
      </w:r>
      <w:r w:rsidR="00E47C6C">
        <w:rPr>
          <w:rFonts w:ascii="Times New Roman" w:hint="eastAsia"/>
          <w:sz w:val="23"/>
          <w:szCs w:val="23"/>
        </w:rPr>
        <w:t xml:space="preserve"> </w:t>
      </w:r>
      <w:r w:rsidR="002D5998">
        <w:rPr>
          <w:rFonts w:ascii="Times New Roman" w:hint="eastAsia"/>
          <w:sz w:val="23"/>
          <w:szCs w:val="23"/>
        </w:rPr>
        <w:t>및</w:t>
      </w:r>
      <w:r w:rsidR="002D5998">
        <w:rPr>
          <w:rFonts w:ascii="Times New Roman" w:hint="eastAsia"/>
          <w:sz w:val="23"/>
          <w:szCs w:val="23"/>
        </w:rPr>
        <w:t xml:space="preserve"> </w:t>
      </w:r>
      <w:r w:rsidR="00C81E4F" w:rsidRPr="00684B65">
        <w:rPr>
          <w:rFonts w:ascii="Times New Roman" w:hint="eastAsia"/>
          <w:sz w:val="23"/>
          <w:szCs w:val="23"/>
        </w:rPr>
        <w:t>해외</w:t>
      </w:r>
      <w:r w:rsidR="00C81E4F" w:rsidRPr="00684B65">
        <w:rPr>
          <w:rFonts w:ascii="Times New Roman" w:hint="eastAsia"/>
          <w:sz w:val="23"/>
          <w:szCs w:val="23"/>
        </w:rPr>
        <w:t xml:space="preserve"> </w:t>
      </w:r>
      <w:r w:rsidR="002D5998" w:rsidRPr="002829B1">
        <w:rPr>
          <w:rFonts w:ascii="Times New Roman" w:hint="eastAsia"/>
          <w:sz w:val="23"/>
          <w:szCs w:val="23"/>
        </w:rPr>
        <w:t>종속회사</w:t>
      </w:r>
      <w:r w:rsidR="00C15386" w:rsidRPr="002829B1">
        <w:rPr>
          <w:rFonts w:ascii="Times New Roman" w:hint="eastAsia"/>
          <w:sz w:val="23"/>
          <w:szCs w:val="23"/>
        </w:rPr>
        <w:t>의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영업</w:t>
      </w:r>
      <w:r w:rsidR="00C15386" w:rsidRPr="002829B1">
        <w:rPr>
          <w:rFonts w:ascii="Times New Roman" w:hint="eastAsia"/>
          <w:sz w:val="23"/>
          <w:szCs w:val="23"/>
        </w:rPr>
        <w:t xml:space="preserve">, </w:t>
      </w:r>
      <w:r w:rsidR="00C15386" w:rsidRPr="002829B1">
        <w:rPr>
          <w:rFonts w:ascii="Times New Roman" w:hint="eastAsia"/>
          <w:sz w:val="23"/>
          <w:szCs w:val="23"/>
        </w:rPr>
        <w:t>자산</w:t>
      </w:r>
      <w:r w:rsidR="00C15386" w:rsidRPr="002829B1">
        <w:rPr>
          <w:rFonts w:ascii="Times New Roman" w:hint="eastAsia"/>
          <w:sz w:val="23"/>
          <w:szCs w:val="23"/>
        </w:rPr>
        <w:t xml:space="preserve">, </w:t>
      </w:r>
      <w:r w:rsidR="00C15386" w:rsidRPr="002829B1">
        <w:rPr>
          <w:rFonts w:ascii="Times New Roman" w:hint="eastAsia"/>
          <w:sz w:val="23"/>
          <w:szCs w:val="23"/>
        </w:rPr>
        <w:t>부채</w:t>
      </w:r>
      <w:r w:rsidR="00C15386" w:rsidRPr="002829B1">
        <w:rPr>
          <w:rFonts w:ascii="Times New Roman" w:hint="eastAsia"/>
          <w:sz w:val="23"/>
          <w:szCs w:val="23"/>
        </w:rPr>
        <w:t xml:space="preserve">, </w:t>
      </w:r>
      <w:r w:rsidR="00C15386" w:rsidRPr="002829B1">
        <w:rPr>
          <w:rFonts w:ascii="Times New Roman" w:hint="eastAsia"/>
          <w:sz w:val="23"/>
          <w:szCs w:val="23"/>
        </w:rPr>
        <w:t>재무상태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및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경영상태에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중대한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부정적인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영향을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A078D6" w:rsidRPr="002829B1">
        <w:rPr>
          <w:rFonts w:ascii="Times New Roman" w:hint="eastAsia"/>
          <w:sz w:val="23"/>
          <w:szCs w:val="23"/>
        </w:rPr>
        <w:t>초래하</w:t>
      </w:r>
      <w:r w:rsidR="00A078D6">
        <w:rPr>
          <w:rFonts w:ascii="Times New Roman" w:hint="eastAsia"/>
          <w:sz w:val="23"/>
          <w:szCs w:val="23"/>
        </w:rPr>
        <w:t>고</w:t>
      </w:r>
      <w:r w:rsidR="00A078D6">
        <w:rPr>
          <w:rFonts w:ascii="Times New Roman" w:hint="eastAsia"/>
          <w:sz w:val="23"/>
          <w:szCs w:val="23"/>
        </w:rPr>
        <w:t>,</w:t>
      </w:r>
      <w:r w:rsidR="00A078D6">
        <w:rPr>
          <w:rFonts w:ascii="Times New Roman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그로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인해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대상회사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및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해외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종속회사의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 w:rsidRPr="004D75DE">
        <w:rPr>
          <w:rFonts w:ascii="Times New Roman" w:hint="eastAsia"/>
          <w:sz w:val="23"/>
          <w:szCs w:val="23"/>
        </w:rPr>
        <w:t>전체</w:t>
      </w:r>
      <w:r w:rsidR="00A078D6" w:rsidRPr="004D75DE">
        <w:rPr>
          <w:rFonts w:ascii="Times New Roman" w:hint="eastAsia"/>
          <w:sz w:val="23"/>
          <w:szCs w:val="23"/>
        </w:rPr>
        <w:t xml:space="preserve"> </w:t>
      </w:r>
      <w:r w:rsidR="00A078D6" w:rsidRPr="004D75DE">
        <w:rPr>
          <w:rFonts w:ascii="Times New Roman" w:hint="eastAsia"/>
          <w:sz w:val="23"/>
          <w:szCs w:val="23"/>
        </w:rPr>
        <w:t>총자산이</w:t>
      </w:r>
      <w:r w:rsidR="00A078D6" w:rsidRPr="004D75DE">
        <w:rPr>
          <w:rFonts w:ascii="Times New Roman" w:hint="eastAsia"/>
          <w:sz w:val="23"/>
          <w:szCs w:val="23"/>
        </w:rPr>
        <w:t xml:space="preserve"> </w:t>
      </w:r>
      <w:r w:rsidR="009D04CF">
        <w:rPr>
          <w:rFonts w:ascii="Times New Roman"/>
          <w:sz w:val="23"/>
          <w:szCs w:val="23"/>
        </w:rPr>
        <w:t>[</w:t>
      </w:r>
      <w:r w:rsidR="00444DD3">
        <w:rPr>
          <w:rFonts w:hAnsi="바탕" w:hint="eastAsia"/>
          <w:szCs w:val="23"/>
        </w:rPr>
        <w:t>•</w:t>
      </w:r>
      <w:r w:rsidR="009D04CF">
        <w:rPr>
          <w:rFonts w:ascii="Times New Roman"/>
          <w:sz w:val="23"/>
          <w:szCs w:val="23"/>
        </w:rPr>
        <w:t>]</w:t>
      </w:r>
      <w:r w:rsidR="00A078D6" w:rsidRPr="004D75DE">
        <w:rPr>
          <w:rFonts w:ascii="Times New Roman"/>
          <w:sz w:val="23"/>
          <w:szCs w:val="23"/>
        </w:rPr>
        <w:t xml:space="preserve">% </w:t>
      </w:r>
      <w:r w:rsidR="00A078D6" w:rsidRPr="004D75DE">
        <w:rPr>
          <w:rFonts w:ascii="Times New Roman" w:hint="eastAsia"/>
          <w:sz w:val="23"/>
          <w:szCs w:val="23"/>
        </w:rPr>
        <w:t>이상</w:t>
      </w:r>
      <w:r w:rsidR="00A078D6" w:rsidRPr="004D75DE">
        <w:rPr>
          <w:rFonts w:ascii="Times New Roman" w:hint="eastAsia"/>
          <w:sz w:val="23"/>
          <w:szCs w:val="23"/>
        </w:rPr>
        <w:t xml:space="preserve"> </w:t>
      </w:r>
      <w:r w:rsidR="00A078D6" w:rsidRPr="004D75DE">
        <w:rPr>
          <w:rFonts w:ascii="Times New Roman" w:hint="eastAsia"/>
          <w:sz w:val="23"/>
          <w:szCs w:val="23"/>
        </w:rPr>
        <w:t>감소하거나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감소할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것이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명백히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A078D6">
        <w:rPr>
          <w:rFonts w:ascii="Times New Roman" w:hint="eastAsia"/>
          <w:sz w:val="23"/>
          <w:szCs w:val="23"/>
        </w:rPr>
        <w:t>예상되는</w:t>
      </w:r>
      <w:r w:rsidR="00A078D6">
        <w:rPr>
          <w:rFonts w:ascii="Times New Roman" w:hint="eastAsia"/>
          <w:sz w:val="23"/>
          <w:szCs w:val="23"/>
        </w:rPr>
        <w:t xml:space="preserve"> </w:t>
      </w:r>
      <w:r w:rsidR="00CE795F" w:rsidRPr="002829B1">
        <w:rPr>
          <w:rFonts w:ascii="Times New Roman" w:hint="eastAsia"/>
          <w:sz w:val="23"/>
          <w:szCs w:val="23"/>
        </w:rPr>
        <w:t>일체의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사유를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의미한다</w:t>
      </w:r>
      <w:r w:rsidR="008615F6">
        <w:rPr>
          <w:rFonts w:ascii="Times New Roman" w:hint="eastAsia"/>
          <w:sz w:val="23"/>
          <w:szCs w:val="23"/>
        </w:rPr>
        <w:t>(</w:t>
      </w:r>
      <w:r w:rsidR="008615F6">
        <w:rPr>
          <w:rFonts w:ascii="Times New Roman" w:hint="eastAsia"/>
          <w:sz w:val="23"/>
          <w:szCs w:val="23"/>
        </w:rPr>
        <w:t>명</w:t>
      </w:r>
      <w:r w:rsidR="008615F6">
        <w:rPr>
          <w:rFonts w:ascii="Times New Roman"/>
          <w:sz w:val="23"/>
          <w:szCs w:val="23"/>
        </w:rPr>
        <w:t>확히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하</w:t>
      </w:r>
      <w:r w:rsidR="008615F6">
        <w:rPr>
          <w:rFonts w:ascii="Times New Roman"/>
          <w:sz w:val="23"/>
          <w:szCs w:val="23"/>
        </w:rPr>
        <w:t>면</w:t>
      </w:r>
      <w:r w:rsidR="008615F6">
        <w:rPr>
          <w:rFonts w:ascii="Times New Roman" w:hint="eastAsia"/>
          <w:sz w:val="23"/>
          <w:szCs w:val="23"/>
        </w:rPr>
        <w:t xml:space="preserve">, </w:t>
      </w:r>
      <w:r w:rsidR="008615F6">
        <w:rPr>
          <w:rFonts w:ascii="Times New Roman" w:hint="eastAsia"/>
          <w:sz w:val="23"/>
          <w:szCs w:val="23"/>
        </w:rPr>
        <w:t>중</w:t>
      </w:r>
      <w:r w:rsidR="008615F6">
        <w:rPr>
          <w:rFonts w:ascii="Times New Roman"/>
          <w:sz w:val="23"/>
          <w:szCs w:val="23"/>
        </w:rPr>
        <w:t>대한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부</w:t>
      </w:r>
      <w:r w:rsidR="008615F6">
        <w:rPr>
          <w:rFonts w:ascii="Times New Roman"/>
          <w:sz w:val="23"/>
          <w:szCs w:val="23"/>
        </w:rPr>
        <w:t>정적인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영</w:t>
      </w:r>
      <w:r w:rsidR="008615F6">
        <w:rPr>
          <w:rFonts w:ascii="Times New Roman"/>
          <w:sz w:val="23"/>
          <w:szCs w:val="23"/>
        </w:rPr>
        <w:t>향</w:t>
      </w:r>
      <w:r w:rsidR="008615F6">
        <w:rPr>
          <w:rFonts w:ascii="Times New Roman" w:hint="eastAsia"/>
          <w:sz w:val="23"/>
          <w:szCs w:val="23"/>
        </w:rPr>
        <w:t>을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판</w:t>
      </w:r>
      <w:r w:rsidR="008615F6">
        <w:rPr>
          <w:rFonts w:ascii="Times New Roman"/>
          <w:sz w:val="23"/>
          <w:szCs w:val="23"/>
        </w:rPr>
        <w:t>단함에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있</w:t>
      </w:r>
      <w:r w:rsidR="008615F6">
        <w:rPr>
          <w:rFonts w:ascii="Times New Roman"/>
          <w:sz w:val="23"/>
          <w:szCs w:val="23"/>
        </w:rPr>
        <w:t>어서는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대</w:t>
      </w:r>
      <w:r w:rsidR="008615F6">
        <w:rPr>
          <w:rFonts w:ascii="Times New Roman"/>
          <w:sz w:val="23"/>
          <w:szCs w:val="23"/>
        </w:rPr>
        <w:t>상회사나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해</w:t>
      </w:r>
      <w:r w:rsidR="008615F6">
        <w:rPr>
          <w:rFonts w:ascii="Times New Roman"/>
          <w:sz w:val="23"/>
          <w:szCs w:val="23"/>
        </w:rPr>
        <w:t>외</w:t>
      </w:r>
      <w:r w:rsidR="008615F6">
        <w:rPr>
          <w:rFonts w:ascii="Times New Roman" w:hint="eastAsia"/>
          <w:sz w:val="23"/>
          <w:szCs w:val="23"/>
        </w:rPr>
        <w:t xml:space="preserve"> </w:t>
      </w:r>
      <w:r w:rsidR="008615F6">
        <w:rPr>
          <w:rFonts w:ascii="Times New Roman" w:hint="eastAsia"/>
          <w:sz w:val="23"/>
          <w:szCs w:val="23"/>
        </w:rPr>
        <w:t>종</w:t>
      </w:r>
      <w:r w:rsidR="008615F6">
        <w:rPr>
          <w:rFonts w:ascii="Times New Roman"/>
          <w:sz w:val="23"/>
          <w:szCs w:val="23"/>
        </w:rPr>
        <w:t>속회사</w:t>
      </w:r>
      <w:r w:rsidR="0019667D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별</w:t>
      </w:r>
      <w:r w:rsidR="00477024">
        <w:rPr>
          <w:rFonts w:ascii="Times New Roman"/>
          <w:sz w:val="23"/>
          <w:szCs w:val="23"/>
        </w:rPr>
        <w:t>로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그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효</w:t>
      </w:r>
      <w:r w:rsidR="00477024">
        <w:rPr>
          <w:rFonts w:ascii="Times New Roman"/>
          <w:sz w:val="23"/>
          <w:szCs w:val="23"/>
        </w:rPr>
        <w:t>과를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판</w:t>
      </w:r>
      <w:r w:rsidR="00477024">
        <w:rPr>
          <w:rFonts w:ascii="Times New Roman"/>
          <w:sz w:val="23"/>
          <w:szCs w:val="23"/>
        </w:rPr>
        <w:t>단하지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않</w:t>
      </w:r>
      <w:r w:rsidR="00477024">
        <w:rPr>
          <w:rFonts w:ascii="Times New Roman"/>
          <w:sz w:val="23"/>
          <w:szCs w:val="23"/>
        </w:rPr>
        <w:t>고</w:t>
      </w:r>
      <w:r w:rsidR="00475CFE">
        <w:rPr>
          <w:rFonts w:ascii="Times New Roman" w:hint="eastAsia"/>
          <w:sz w:val="23"/>
          <w:szCs w:val="23"/>
        </w:rPr>
        <w:t>,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총</w:t>
      </w:r>
      <w:r w:rsidR="00477024">
        <w:rPr>
          <w:rFonts w:ascii="Times New Roman"/>
          <w:sz w:val="23"/>
          <w:szCs w:val="23"/>
        </w:rPr>
        <w:t>체적인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관</w:t>
      </w:r>
      <w:r w:rsidR="00477024">
        <w:rPr>
          <w:rFonts w:ascii="Times New Roman"/>
          <w:sz w:val="23"/>
          <w:szCs w:val="23"/>
        </w:rPr>
        <w:t>점에서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대상</w:t>
      </w:r>
      <w:r w:rsidR="00477024">
        <w:rPr>
          <w:rFonts w:ascii="Times New Roman"/>
          <w:sz w:val="23"/>
          <w:szCs w:val="23"/>
        </w:rPr>
        <w:t>회사</w:t>
      </w:r>
      <w:r w:rsidR="00475CFE">
        <w:rPr>
          <w:rFonts w:ascii="Times New Roman" w:hint="eastAsia"/>
          <w:sz w:val="23"/>
          <w:szCs w:val="23"/>
        </w:rPr>
        <w:t xml:space="preserve"> </w:t>
      </w:r>
      <w:r w:rsidR="00475CFE">
        <w:rPr>
          <w:rFonts w:ascii="Times New Roman" w:hint="eastAsia"/>
          <w:sz w:val="23"/>
          <w:szCs w:val="23"/>
        </w:rPr>
        <w:t>및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해</w:t>
      </w:r>
      <w:r w:rsidR="00477024">
        <w:rPr>
          <w:rFonts w:ascii="Times New Roman"/>
          <w:sz w:val="23"/>
          <w:szCs w:val="23"/>
        </w:rPr>
        <w:t>외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종</w:t>
      </w:r>
      <w:r w:rsidR="00477024">
        <w:rPr>
          <w:rFonts w:ascii="Times New Roman"/>
          <w:sz w:val="23"/>
          <w:szCs w:val="23"/>
        </w:rPr>
        <w:t>속회사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전</w:t>
      </w:r>
      <w:r w:rsidR="00477024">
        <w:rPr>
          <w:rFonts w:ascii="Times New Roman"/>
          <w:sz w:val="23"/>
          <w:szCs w:val="23"/>
        </w:rPr>
        <w:t>체</w:t>
      </w:r>
      <w:r w:rsidR="00477024">
        <w:rPr>
          <w:rFonts w:ascii="Times New Roman" w:hint="eastAsia"/>
          <w:sz w:val="23"/>
          <w:szCs w:val="23"/>
        </w:rPr>
        <w:t>의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 w:rsidRPr="002829B1">
        <w:rPr>
          <w:rFonts w:ascii="Times New Roman" w:hint="eastAsia"/>
          <w:sz w:val="23"/>
          <w:szCs w:val="23"/>
        </w:rPr>
        <w:t>영업</w:t>
      </w:r>
      <w:r w:rsidR="00477024" w:rsidRPr="002829B1">
        <w:rPr>
          <w:rFonts w:ascii="Times New Roman" w:hint="eastAsia"/>
          <w:sz w:val="23"/>
          <w:szCs w:val="23"/>
        </w:rPr>
        <w:t xml:space="preserve">, </w:t>
      </w:r>
      <w:r w:rsidR="00477024" w:rsidRPr="002829B1">
        <w:rPr>
          <w:rFonts w:ascii="Times New Roman" w:hint="eastAsia"/>
          <w:sz w:val="23"/>
          <w:szCs w:val="23"/>
        </w:rPr>
        <w:t>자산</w:t>
      </w:r>
      <w:r w:rsidR="00477024" w:rsidRPr="002829B1">
        <w:rPr>
          <w:rFonts w:ascii="Times New Roman" w:hint="eastAsia"/>
          <w:sz w:val="23"/>
          <w:szCs w:val="23"/>
        </w:rPr>
        <w:t xml:space="preserve">, </w:t>
      </w:r>
      <w:r w:rsidR="00477024" w:rsidRPr="002829B1">
        <w:rPr>
          <w:rFonts w:ascii="Times New Roman" w:hint="eastAsia"/>
          <w:sz w:val="23"/>
          <w:szCs w:val="23"/>
        </w:rPr>
        <w:t>부채</w:t>
      </w:r>
      <w:r w:rsidR="00477024" w:rsidRPr="002829B1">
        <w:rPr>
          <w:rFonts w:ascii="Times New Roman" w:hint="eastAsia"/>
          <w:sz w:val="23"/>
          <w:szCs w:val="23"/>
        </w:rPr>
        <w:t xml:space="preserve">, </w:t>
      </w:r>
      <w:r w:rsidR="00477024" w:rsidRPr="002829B1">
        <w:rPr>
          <w:rFonts w:ascii="Times New Roman" w:hint="eastAsia"/>
          <w:sz w:val="23"/>
          <w:szCs w:val="23"/>
        </w:rPr>
        <w:t>재무상태</w:t>
      </w:r>
      <w:r w:rsidR="00477024" w:rsidRPr="002829B1">
        <w:rPr>
          <w:rFonts w:ascii="Times New Roman" w:hint="eastAsia"/>
          <w:sz w:val="23"/>
          <w:szCs w:val="23"/>
        </w:rPr>
        <w:t xml:space="preserve"> </w:t>
      </w:r>
      <w:r w:rsidR="00477024" w:rsidRPr="002829B1">
        <w:rPr>
          <w:rFonts w:ascii="Times New Roman" w:hint="eastAsia"/>
          <w:sz w:val="23"/>
          <w:szCs w:val="23"/>
        </w:rPr>
        <w:t>및</w:t>
      </w:r>
      <w:r w:rsidR="00477024" w:rsidRPr="002829B1">
        <w:rPr>
          <w:rFonts w:ascii="Times New Roman" w:hint="eastAsia"/>
          <w:sz w:val="23"/>
          <w:szCs w:val="23"/>
        </w:rPr>
        <w:t xml:space="preserve"> </w:t>
      </w:r>
      <w:r w:rsidR="00477024" w:rsidRPr="002829B1">
        <w:rPr>
          <w:rFonts w:ascii="Times New Roman" w:hint="eastAsia"/>
          <w:sz w:val="23"/>
          <w:szCs w:val="23"/>
        </w:rPr>
        <w:t>경영상태에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미</w:t>
      </w:r>
      <w:r w:rsidR="00477024">
        <w:rPr>
          <w:rFonts w:ascii="Times New Roman"/>
          <w:sz w:val="23"/>
          <w:szCs w:val="23"/>
        </w:rPr>
        <w:t>치는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영</w:t>
      </w:r>
      <w:r w:rsidR="00477024">
        <w:rPr>
          <w:rFonts w:ascii="Times New Roman"/>
          <w:sz w:val="23"/>
          <w:szCs w:val="23"/>
        </w:rPr>
        <w:t>향을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기</w:t>
      </w:r>
      <w:r w:rsidR="00477024">
        <w:rPr>
          <w:rFonts w:ascii="Times New Roman"/>
          <w:sz w:val="23"/>
          <w:szCs w:val="23"/>
        </w:rPr>
        <w:t>준으로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그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효</w:t>
      </w:r>
      <w:r w:rsidR="00477024">
        <w:rPr>
          <w:rFonts w:ascii="Times New Roman"/>
          <w:sz w:val="23"/>
          <w:szCs w:val="23"/>
        </w:rPr>
        <w:t>과를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판단</w:t>
      </w:r>
      <w:r w:rsidR="00477024">
        <w:rPr>
          <w:rFonts w:ascii="Times New Roman"/>
          <w:sz w:val="23"/>
          <w:szCs w:val="23"/>
        </w:rPr>
        <w:t>함</w:t>
      </w:r>
      <w:r w:rsidR="00477024">
        <w:rPr>
          <w:rFonts w:ascii="Times New Roman" w:hint="eastAsia"/>
          <w:sz w:val="23"/>
          <w:szCs w:val="23"/>
        </w:rPr>
        <w:t>)</w:t>
      </w:r>
      <w:r w:rsidR="00C15386" w:rsidRPr="002829B1">
        <w:rPr>
          <w:rFonts w:ascii="Times New Roman" w:hint="eastAsia"/>
          <w:sz w:val="23"/>
          <w:szCs w:val="23"/>
        </w:rPr>
        <w:t xml:space="preserve">. </w:t>
      </w:r>
      <w:r w:rsidR="00C15386" w:rsidRPr="002829B1">
        <w:rPr>
          <w:rFonts w:ascii="Times New Roman" w:hint="eastAsia"/>
          <w:sz w:val="23"/>
          <w:szCs w:val="23"/>
        </w:rPr>
        <w:t>다만</w:t>
      </w:r>
      <w:r w:rsidR="00C15386" w:rsidRPr="002829B1">
        <w:rPr>
          <w:rFonts w:ascii="Times New Roman" w:hint="eastAsia"/>
          <w:sz w:val="23"/>
          <w:szCs w:val="23"/>
        </w:rPr>
        <w:t xml:space="preserve">, </w:t>
      </w:r>
      <w:r w:rsidR="00C15386" w:rsidRPr="002829B1">
        <w:rPr>
          <w:rFonts w:ascii="Times New Roman" w:hint="eastAsia"/>
          <w:sz w:val="23"/>
          <w:szCs w:val="23"/>
        </w:rPr>
        <w:t>다음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각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사항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또는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다음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각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사항에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기인하는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경우는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중대한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부정적인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영향에</w:t>
      </w:r>
      <w:r w:rsidR="00C15386" w:rsidRPr="002829B1">
        <w:rPr>
          <w:rFonts w:ascii="Times New Roman" w:hint="eastAsia"/>
          <w:sz w:val="23"/>
          <w:szCs w:val="23"/>
        </w:rPr>
        <w:t xml:space="preserve"> </w:t>
      </w:r>
      <w:r w:rsidR="00C15386" w:rsidRPr="002829B1">
        <w:rPr>
          <w:rFonts w:ascii="Times New Roman" w:hint="eastAsia"/>
          <w:sz w:val="23"/>
          <w:szCs w:val="23"/>
        </w:rPr>
        <w:t>해당하는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것으로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보지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아니하며</w:t>
      </w:r>
      <w:r w:rsidR="00C15386" w:rsidRPr="00C15386">
        <w:rPr>
          <w:rFonts w:ascii="Times New Roman" w:hint="eastAsia"/>
          <w:sz w:val="23"/>
          <w:szCs w:val="23"/>
        </w:rPr>
        <w:t xml:space="preserve">, </w:t>
      </w:r>
      <w:r w:rsidR="00C15386" w:rsidRPr="00C15386">
        <w:rPr>
          <w:rFonts w:ascii="Times New Roman" w:hint="eastAsia"/>
          <w:sz w:val="23"/>
          <w:szCs w:val="23"/>
        </w:rPr>
        <w:t>중대한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부정적인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>
        <w:rPr>
          <w:rFonts w:ascii="Times New Roman" w:hint="eastAsia"/>
          <w:sz w:val="23"/>
          <w:szCs w:val="23"/>
        </w:rPr>
        <w:t>영향</w:t>
      </w:r>
      <w:r w:rsidR="00C15386" w:rsidRPr="00C15386">
        <w:rPr>
          <w:rFonts w:ascii="Times New Roman" w:hint="eastAsia"/>
          <w:sz w:val="23"/>
          <w:szCs w:val="23"/>
        </w:rPr>
        <w:t>의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발생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여부를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>
        <w:rPr>
          <w:rFonts w:ascii="Times New Roman" w:hint="eastAsia"/>
          <w:sz w:val="23"/>
          <w:szCs w:val="23"/>
        </w:rPr>
        <w:t>판단</w:t>
      </w:r>
      <w:r w:rsidR="00C15386" w:rsidRPr="00C15386">
        <w:rPr>
          <w:rFonts w:ascii="Times New Roman" w:hint="eastAsia"/>
          <w:sz w:val="23"/>
          <w:szCs w:val="23"/>
        </w:rPr>
        <w:t>함에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있어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고려되지</w:t>
      </w:r>
      <w:r w:rsidR="00C15386" w:rsidRPr="00C15386">
        <w:rPr>
          <w:rFonts w:ascii="Times New Roman" w:hint="eastAsia"/>
          <w:sz w:val="23"/>
          <w:szCs w:val="23"/>
        </w:rPr>
        <w:t xml:space="preserve"> </w:t>
      </w:r>
      <w:r w:rsidR="00C15386" w:rsidRPr="00C15386">
        <w:rPr>
          <w:rFonts w:ascii="Times New Roman" w:hint="eastAsia"/>
          <w:sz w:val="23"/>
          <w:szCs w:val="23"/>
        </w:rPr>
        <w:t>아니한다</w:t>
      </w:r>
      <w:r w:rsidR="00C15386" w:rsidRPr="00C15386">
        <w:rPr>
          <w:rFonts w:ascii="Times New Roman" w:hint="eastAsia"/>
          <w:sz w:val="23"/>
          <w:szCs w:val="23"/>
        </w:rPr>
        <w:t xml:space="preserve">: (a) </w:t>
      </w:r>
      <w:r w:rsidR="0015079F" w:rsidRPr="00E93685">
        <w:rPr>
          <w:rFonts w:ascii="Times New Roman" w:eastAsia="바탕체" w:hint="eastAsia"/>
          <w:sz w:val="23"/>
          <w:szCs w:val="23"/>
        </w:rPr>
        <w:t>물가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, </w:t>
      </w:r>
      <w:r w:rsidR="0015079F" w:rsidRPr="00E93685">
        <w:rPr>
          <w:rFonts w:ascii="Times New Roman" w:eastAsia="바탕체" w:hint="eastAsia"/>
          <w:sz w:val="23"/>
          <w:szCs w:val="23"/>
        </w:rPr>
        <w:t>경기변동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, </w:t>
      </w:r>
      <w:r w:rsidR="0015079F" w:rsidRPr="00E93685">
        <w:rPr>
          <w:rFonts w:ascii="Times New Roman" w:eastAsia="바탕체" w:hint="eastAsia"/>
          <w:sz w:val="23"/>
          <w:szCs w:val="23"/>
        </w:rPr>
        <w:t>환율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변동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등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거시경제지표를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반영하는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전반적인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경제상황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변동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93685">
        <w:rPr>
          <w:rFonts w:ascii="Times New Roman" w:eastAsia="바탕체" w:hint="eastAsia"/>
          <w:sz w:val="23"/>
          <w:szCs w:val="23"/>
        </w:rPr>
        <w:t>등</w:t>
      </w:r>
      <w:r w:rsidR="0015079F" w:rsidRPr="00E93685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E761E">
        <w:rPr>
          <w:rFonts w:ascii="Times New Roman" w:eastAsia="바탕체" w:hint="eastAsia"/>
          <w:sz w:val="23"/>
          <w:szCs w:val="23"/>
        </w:rPr>
        <w:t>대한민국</w:t>
      </w:r>
      <w:r w:rsidR="0015079F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E761E">
        <w:rPr>
          <w:rFonts w:ascii="Times New Roman" w:eastAsia="바탕체" w:hint="eastAsia"/>
          <w:sz w:val="23"/>
          <w:szCs w:val="23"/>
        </w:rPr>
        <w:t>또는</w:t>
      </w:r>
      <w:r w:rsidR="0015079F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E761E">
        <w:rPr>
          <w:rFonts w:ascii="Times New Roman" w:eastAsia="바탕체" w:hint="eastAsia"/>
          <w:sz w:val="23"/>
          <w:szCs w:val="23"/>
        </w:rPr>
        <w:t>국제</w:t>
      </w:r>
      <w:r w:rsidR="0015079F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E761E">
        <w:rPr>
          <w:rFonts w:ascii="Times New Roman" w:eastAsia="바탕체" w:hint="eastAsia"/>
          <w:sz w:val="23"/>
          <w:szCs w:val="23"/>
        </w:rPr>
        <w:t>경제상황의</w:t>
      </w:r>
      <w:r w:rsidR="0015079F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E761E">
        <w:rPr>
          <w:rFonts w:ascii="Times New Roman" w:eastAsia="바탕체" w:hint="eastAsia"/>
          <w:sz w:val="23"/>
          <w:szCs w:val="23"/>
        </w:rPr>
        <w:t>변화</w:t>
      </w:r>
      <w:r w:rsidR="0015079F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15079F" w:rsidRPr="00EE761E">
        <w:rPr>
          <w:rFonts w:ascii="Times New Roman" w:eastAsia="바탕체" w:hint="eastAsia"/>
          <w:sz w:val="23"/>
          <w:szCs w:val="23"/>
        </w:rPr>
        <w:t>및</w:t>
      </w:r>
      <w:r w:rsidR="0015079F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대상회사</w:t>
      </w:r>
      <w:r w:rsidR="0015079F" w:rsidRPr="00EE761E">
        <w:rPr>
          <w:rFonts w:ascii="Times New Roman" w:hint="eastAsia"/>
          <w:sz w:val="23"/>
          <w:szCs w:val="23"/>
        </w:rPr>
        <w:t xml:space="preserve"> </w:t>
      </w:r>
      <w:r w:rsidR="0015079F" w:rsidRPr="00EE761E">
        <w:rPr>
          <w:rFonts w:ascii="Times New Roman" w:hint="eastAsia"/>
          <w:sz w:val="23"/>
          <w:szCs w:val="23"/>
        </w:rPr>
        <w:t>또는</w:t>
      </w:r>
      <w:r w:rsidR="0015079F" w:rsidRPr="00EE761E">
        <w:rPr>
          <w:rFonts w:ascii="Times New Roman" w:hint="eastAsia"/>
          <w:sz w:val="23"/>
          <w:szCs w:val="23"/>
        </w:rPr>
        <w:t xml:space="preserve"> </w:t>
      </w:r>
      <w:r w:rsidR="0015079F" w:rsidRPr="00EE761E">
        <w:rPr>
          <w:rFonts w:ascii="Times New Roman" w:hint="eastAsia"/>
          <w:sz w:val="23"/>
          <w:szCs w:val="23"/>
        </w:rPr>
        <w:t>해외</w:t>
      </w:r>
      <w:r w:rsidR="0015079F" w:rsidRPr="00EE761E">
        <w:rPr>
          <w:rFonts w:ascii="Times New Roman" w:hint="eastAsia"/>
          <w:sz w:val="23"/>
          <w:szCs w:val="23"/>
        </w:rPr>
        <w:t xml:space="preserve"> </w:t>
      </w:r>
      <w:r w:rsidR="0015079F" w:rsidRPr="00EE761E">
        <w:rPr>
          <w:rFonts w:ascii="Times New Roman" w:hint="eastAsia"/>
          <w:sz w:val="23"/>
          <w:szCs w:val="23"/>
        </w:rPr>
        <w:t>종속회사</w:t>
      </w:r>
      <w:r w:rsidR="00C15386" w:rsidRPr="00EE761E">
        <w:rPr>
          <w:rFonts w:ascii="Times New Roman" w:hint="eastAsia"/>
          <w:sz w:val="23"/>
          <w:szCs w:val="23"/>
        </w:rPr>
        <w:t>가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속한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산업분야나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시장의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일반적인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변화</w:t>
      </w:r>
      <w:r w:rsidR="00C15386" w:rsidRPr="00EE761E">
        <w:rPr>
          <w:rFonts w:ascii="Times New Roman" w:hint="eastAsia"/>
          <w:sz w:val="23"/>
          <w:szCs w:val="23"/>
        </w:rPr>
        <w:t>, (</w:t>
      </w:r>
      <w:r w:rsidR="0015079F" w:rsidRPr="00EE761E">
        <w:rPr>
          <w:rFonts w:ascii="Times New Roman"/>
          <w:sz w:val="23"/>
          <w:szCs w:val="23"/>
        </w:rPr>
        <w:t>b</w:t>
      </w:r>
      <w:r w:rsidR="00C15386" w:rsidRPr="00EE761E">
        <w:rPr>
          <w:rFonts w:ascii="Times New Roman" w:hint="eastAsia"/>
          <w:sz w:val="23"/>
          <w:szCs w:val="23"/>
        </w:rPr>
        <w:t xml:space="preserve">) </w:t>
      </w:r>
      <w:r w:rsidR="00C15386" w:rsidRPr="00EE761E">
        <w:rPr>
          <w:rFonts w:ascii="Times New Roman" w:hint="eastAsia"/>
          <w:sz w:val="23"/>
          <w:szCs w:val="23"/>
        </w:rPr>
        <w:t>전쟁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또는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천재지변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자연재해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886452">
        <w:rPr>
          <w:rFonts w:ascii="Times New Roman" w:hint="eastAsia"/>
          <w:sz w:val="23"/>
          <w:szCs w:val="23"/>
        </w:rPr>
        <w:t>팬</w:t>
      </w:r>
      <w:r w:rsidR="00C15386" w:rsidRPr="00EE761E">
        <w:rPr>
          <w:rFonts w:ascii="Times New Roman" w:hint="eastAsia"/>
          <w:sz w:val="23"/>
          <w:szCs w:val="23"/>
        </w:rPr>
        <w:t>데믹의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발생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계속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및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악화</w:t>
      </w:r>
      <w:r w:rsidR="00C15386" w:rsidRPr="00EE761E">
        <w:rPr>
          <w:rFonts w:ascii="Times New Roman" w:hint="eastAsia"/>
          <w:sz w:val="23"/>
          <w:szCs w:val="23"/>
        </w:rPr>
        <w:t>, (</w:t>
      </w:r>
      <w:r w:rsidR="0015079F" w:rsidRPr="00EE761E">
        <w:rPr>
          <w:rFonts w:ascii="Times New Roman"/>
          <w:sz w:val="23"/>
          <w:szCs w:val="23"/>
        </w:rPr>
        <w:t>c</w:t>
      </w:r>
      <w:r w:rsidR="00C15386" w:rsidRPr="00EE761E">
        <w:rPr>
          <w:rFonts w:ascii="Times New Roman" w:hint="eastAsia"/>
          <w:sz w:val="23"/>
          <w:szCs w:val="23"/>
        </w:rPr>
        <w:t xml:space="preserve">) </w:t>
      </w:r>
      <w:r w:rsidR="00C15386" w:rsidRPr="00EE761E">
        <w:rPr>
          <w:rFonts w:ascii="Times New Roman" w:hint="eastAsia"/>
          <w:sz w:val="23"/>
          <w:szCs w:val="23"/>
        </w:rPr>
        <w:t>금융시장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또는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증권시장의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변화</w:t>
      </w:r>
      <w:r w:rsidR="00C15386" w:rsidRPr="00EE761E">
        <w:rPr>
          <w:rFonts w:ascii="Times New Roman" w:hint="eastAsia"/>
          <w:sz w:val="23"/>
          <w:szCs w:val="23"/>
        </w:rPr>
        <w:t>(</w:t>
      </w:r>
      <w:r w:rsidR="00C15386" w:rsidRPr="00EE761E">
        <w:rPr>
          <w:rFonts w:ascii="Times New Roman" w:hint="eastAsia"/>
          <w:sz w:val="23"/>
          <w:szCs w:val="23"/>
        </w:rPr>
        <w:t>금리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환율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주가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지수의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변경을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포함함</w:t>
      </w:r>
      <w:r w:rsidR="00C15386" w:rsidRPr="00EE761E">
        <w:rPr>
          <w:rFonts w:ascii="Times New Roman" w:hint="eastAsia"/>
          <w:sz w:val="23"/>
          <w:szCs w:val="23"/>
        </w:rPr>
        <w:t>), (</w:t>
      </w:r>
      <w:r w:rsidR="0015079F" w:rsidRPr="00EE761E">
        <w:rPr>
          <w:rFonts w:ascii="Times New Roman"/>
          <w:sz w:val="23"/>
          <w:szCs w:val="23"/>
        </w:rPr>
        <w:t>d</w:t>
      </w:r>
      <w:r w:rsidR="00C15386" w:rsidRPr="00EE761E">
        <w:rPr>
          <w:rFonts w:ascii="Times New Roman" w:hint="eastAsia"/>
          <w:sz w:val="23"/>
          <w:szCs w:val="23"/>
        </w:rPr>
        <w:t xml:space="preserve">) </w:t>
      </w:r>
      <w:r w:rsidR="00C15386" w:rsidRPr="00EE761E">
        <w:rPr>
          <w:rFonts w:ascii="Times New Roman" w:hint="eastAsia"/>
          <w:sz w:val="23"/>
          <w:szCs w:val="23"/>
        </w:rPr>
        <w:t>법령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일반적으로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인정되는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회계원칙이나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회계기준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또는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그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해석의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변경</w:t>
      </w:r>
      <w:r w:rsidR="00C15386" w:rsidRPr="00EE761E">
        <w:rPr>
          <w:rFonts w:ascii="Times New Roman" w:hint="eastAsia"/>
          <w:sz w:val="23"/>
          <w:szCs w:val="23"/>
        </w:rPr>
        <w:t>, (</w:t>
      </w:r>
      <w:r w:rsidR="0015079F" w:rsidRPr="00EE761E">
        <w:rPr>
          <w:rFonts w:ascii="Times New Roman"/>
          <w:sz w:val="23"/>
          <w:szCs w:val="23"/>
        </w:rPr>
        <w:t>e</w:t>
      </w:r>
      <w:r w:rsidR="00C15386" w:rsidRPr="00EE761E">
        <w:rPr>
          <w:rFonts w:ascii="Times New Roman" w:hint="eastAsia"/>
          <w:sz w:val="23"/>
          <w:szCs w:val="23"/>
        </w:rPr>
        <w:t xml:space="preserve">) </w:t>
      </w:r>
      <w:r w:rsidR="00C15386" w:rsidRPr="00EE761E">
        <w:rPr>
          <w:rFonts w:ascii="Times New Roman" w:hint="eastAsia"/>
          <w:sz w:val="23"/>
          <w:szCs w:val="23"/>
        </w:rPr>
        <w:t>본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계약이나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본건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거래의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발표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보도나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공시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또는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본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계약에서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예정한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조치나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의무의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이행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기타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매수인의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요구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요청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동의에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따라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행하여진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사항</w:t>
      </w:r>
      <w:r w:rsidR="00C15386" w:rsidRPr="00EE761E">
        <w:rPr>
          <w:rFonts w:ascii="Times New Roman" w:hint="eastAsia"/>
          <w:sz w:val="23"/>
          <w:szCs w:val="23"/>
        </w:rPr>
        <w:t>, (</w:t>
      </w:r>
      <w:r w:rsidR="00B65B6D" w:rsidRPr="00EE761E">
        <w:rPr>
          <w:rFonts w:ascii="Times New Roman"/>
          <w:sz w:val="23"/>
          <w:szCs w:val="23"/>
        </w:rPr>
        <w:t>f</w:t>
      </w:r>
      <w:r w:rsidR="00C15386" w:rsidRPr="00EE761E">
        <w:rPr>
          <w:rFonts w:ascii="Times New Roman" w:hint="eastAsia"/>
          <w:sz w:val="23"/>
          <w:szCs w:val="23"/>
        </w:rPr>
        <w:t xml:space="preserve">) </w:t>
      </w:r>
      <w:r w:rsidR="00C15386" w:rsidRPr="00EE761E">
        <w:rPr>
          <w:rFonts w:ascii="Times New Roman" w:hint="eastAsia"/>
          <w:sz w:val="23"/>
          <w:szCs w:val="23"/>
        </w:rPr>
        <w:t>본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계약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체결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시점에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매수인이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인지하였거나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매수인이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인지하기에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합리적으로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충분한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내용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및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방법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맥락으로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공개된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사항</w:t>
      </w:r>
      <w:r w:rsidR="00C15386" w:rsidRPr="00EE761E">
        <w:rPr>
          <w:rFonts w:ascii="Times New Roman" w:hint="eastAsia"/>
          <w:sz w:val="23"/>
          <w:szCs w:val="23"/>
        </w:rPr>
        <w:t xml:space="preserve">, </w:t>
      </w:r>
      <w:r w:rsidR="00C15386" w:rsidRPr="00EE761E">
        <w:rPr>
          <w:rFonts w:ascii="Times New Roman" w:hint="eastAsia"/>
          <w:sz w:val="23"/>
          <w:szCs w:val="23"/>
        </w:rPr>
        <w:t>및</w:t>
      </w:r>
      <w:r w:rsidR="00C15386" w:rsidRPr="00EE761E">
        <w:rPr>
          <w:rFonts w:ascii="Times New Roman" w:hint="eastAsia"/>
          <w:sz w:val="23"/>
          <w:szCs w:val="23"/>
        </w:rPr>
        <w:t xml:space="preserve"> (</w:t>
      </w:r>
      <w:r w:rsidR="00B65B6D" w:rsidRPr="00EE761E">
        <w:rPr>
          <w:rFonts w:ascii="Times New Roman"/>
          <w:sz w:val="23"/>
          <w:szCs w:val="23"/>
        </w:rPr>
        <w:t>g</w:t>
      </w:r>
      <w:r w:rsidR="00C15386" w:rsidRPr="00EE761E">
        <w:rPr>
          <w:rFonts w:ascii="Times New Roman" w:hint="eastAsia"/>
          <w:sz w:val="23"/>
          <w:szCs w:val="23"/>
        </w:rPr>
        <w:t xml:space="preserve">) </w:t>
      </w:r>
      <w:r w:rsidR="00C15386" w:rsidRPr="00EE761E">
        <w:rPr>
          <w:rFonts w:ascii="Times New Roman" w:hint="eastAsia"/>
          <w:sz w:val="23"/>
          <w:szCs w:val="23"/>
        </w:rPr>
        <w:t>거래종결일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이전에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치유하는</w:t>
      </w:r>
      <w:r w:rsidR="00C15386" w:rsidRPr="00EE761E">
        <w:rPr>
          <w:rFonts w:ascii="Times New Roman" w:hint="eastAsia"/>
          <w:sz w:val="23"/>
          <w:szCs w:val="23"/>
        </w:rPr>
        <w:t xml:space="preserve"> </w:t>
      </w:r>
      <w:r w:rsidR="00C15386" w:rsidRPr="00EE761E">
        <w:rPr>
          <w:rFonts w:ascii="Times New Roman" w:hint="eastAsia"/>
          <w:sz w:val="23"/>
          <w:szCs w:val="23"/>
        </w:rPr>
        <w:t>사항</w:t>
      </w:r>
      <w:r w:rsidR="00C15386" w:rsidRPr="00EE761E">
        <w:rPr>
          <w:rFonts w:ascii="Times New Roman" w:hint="eastAsia"/>
          <w:sz w:val="23"/>
          <w:szCs w:val="23"/>
        </w:rPr>
        <w:t>.</w:t>
      </w:r>
      <w:r w:rsidR="005156DA" w:rsidRPr="00EE761E">
        <w:rPr>
          <w:rFonts w:ascii="Times New Roman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단</w:t>
      </w:r>
      <w:r w:rsidR="00910AAE" w:rsidRPr="00EE761E">
        <w:rPr>
          <w:rFonts w:ascii="Times New Roman" w:hint="eastAsia"/>
          <w:sz w:val="23"/>
          <w:szCs w:val="23"/>
        </w:rPr>
        <w:t>,</w:t>
      </w:r>
      <w:r w:rsidR="00910AAE" w:rsidRPr="00EE761E">
        <w:rPr>
          <w:rFonts w:ascii="Times New Roman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위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/>
          <w:sz w:val="23"/>
          <w:szCs w:val="23"/>
        </w:rPr>
        <w:t>(</w:t>
      </w:r>
      <w:r w:rsidR="00910AAE" w:rsidRPr="00EE761E">
        <w:rPr>
          <w:rFonts w:ascii="Times New Roman" w:hint="eastAsia"/>
          <w:sz w:val="23"/>
          <w:szCs w:val="23"/>
        </w:rPr>
        <w:t>a)</w:t>
      </w:r>
      <w:r w:rsidR="00910AAE" w:rsidRPr="00EE761E">
        <w:rPr>
          <w:rFonts w:ascii="Times New Roman"/>
          <w:sz w:val="23"/>
          <w:szCs w:val="23"/>
        </w:rPr>
        <w:t xml:space="preserve"> </w:t>
      </w:r>
      <w:r w:rsidR="00817636">
        <w:rPr>
          <w:rFonts w:ascii="Times New Roman" w:hint="eastAsia"/>
          <w:sz w:val="23"/>
          <w:szCs w:val="23"/>
        </w:rPr>
        <w:t>및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/>
          <w:sz w:val="23"/>
          <w:szCs w:val="23"/>
        </w:rPr>
        <w:t>(</w:t>
      </w:r>
      <w:r w:rsidR="00817636">
        <w:rPr>
          <w:rFonts w:ascii="Times New Roman" w:hint="eastAsia"/>
          <w:sz w:val="23"/>
          <w:szCs w:val="23"/>
        </w:rPr>
        <w:t>c</w:t>
      </w:r>
      <w:r w:rsidR="00910AAE" w:rsidRPr="00EE761E">
        <w:rPr>
          <w:rFonts w:ascii="Times New Roman"/>
          <w:sz w:val="23"/>
          <w:szCs w:val="23"/>
        </w:rPr>
        <w:t>)</w:t>
      </w:r>
      <w:r w:rsidR="00910AAE" w:rsidRPr="00EE761E">
        <w:rPr>
          <w:rFonts w:ascii="Times New Roman" w:hint="eastAsia"/>
          <w:sz w:val="23"/>
          <w:szCs w:val="23"/>
        </w:rPr>
        <w:t>의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경우에는</w:t>
      </w:r>
      <w:r w:rsidR="00910AAE" w:rsidRPr="00EE761E">
        <w:rPr>
          <w:rFonts w:ascii="Times New Roman" w:hint="eastAsia"/>
          <w:sz w:val="23"/>
          <w:szCs w:val="23"/>
        </w:rPr>
        <w:t xml:space="preserve">, </w:t>
      </w:r>
      <w:r w:rsidR="00910AAE" w:rsidRPr="00EE761E">
        <w:rPr>
          <w:rFonts w:ascii="Times New Roman" w:hint="eastAsia"/>
          <w:sz w:val="23"/>
          <w:szCs w:val="23"/>
        </w:rPr>
        <w:t>해당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사항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또는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해당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사항에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기인하는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경우가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대상회사</w:t>
      </w:r>
      <w:r w:rsidR="006D6324">
        <w:rPr>
          <w:rFonts w:ascii="Times New Roman" w:hint="eastAsia"/>
          <w:sz w:val="23"/>
          <w:szCs w:val="23"/>
        </w:rPr>
        <w:t xml:space="preserve"> </w:t>
      </w:r>
      <w:r w:rsidR="006D6324">
        <w:rPr>
          <w:rFonts w:ascii="Times New Roman" w:hint="eastAsia"/>
          <w:sz w:val="23"/>
          <w:szCs w:val="23"/>
        </w:rPr>
        <w:t>및</w:t>
      </w:r>
      <w:r w:rsidR="006D6324">
        <w:rPr>
          <w:rFonts w:ascii="Times New Roman" w:hint="eastAsia"/>
          <w:sz w:val="23"/>
          <w:szCs w:val="23"/>
        </w:rPr>
        <w:t>/</w:t>
      </w:r>
      <w:r w:rsidR="006D6324">
        <w:rPr>
          <w:rFonts w:ascii="Times New Roman" w:hint="eastAsia"/>
          <w:sz w:val="23"/>
          <w:szCs w:val="23"/>
        </w:rPr>
        <w:t>또는</w:t>
      </w:r>
      <w:r w:rsidR="006D6324">
        <w:rPr>
          <w:rFonts w:ascii="Times New Roman" w:hint="eastAsia"/>
          <w:sz w:val="23"/>
          <w:szCs w:val="23"/>
        </w:rPr>
        <w:t xml:space="preserve"> </w:t>
      </w:r>
      <w:r w:rsidR="00684B65">
        <w:rPr>
          <w:rFonts w:ascii="Times New Roman" w:hint="eastAsia"/>
          <w:sz w:val="23"/>
          <w:szCs w:val="23"/>
        </w:rPr>
        <w:t>해외</w:t>
      </w:r>
      <w:r w:rsidR="006D6324">
        <w:rPr>
          <w:rFonts w:ascii="Times New Roman" w:hint="eastAsia"/>
          <w:sz w:val="23"/>
          <w:szCs w:val="23"/>
        </w:rPr>
        <w:t xml:space="preserve"> </w:t>
      </w:r>
      <w:r w:rsidR="006D6324">
        <w:rPr>
          <w:rFonts w:ascii="Times New Roman" w:hint="eastAsia"/>
          <w:sz w:val="23"/>
          <w:szCs w:val="23"/>
        </w:rPr>
        <w:t>종속회사</w:t>
      </w:r>
      <w:r w:rsidR="00817636">
        <w:rPr>
          <w:rFonts w:ascii="Times New Roman" w:hint="eastAsia"/>
          <w:sz w:val="23"/>
          <w:szCs w:val="23"/>
        </w:rPr>
        <w:t>와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동종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사업을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영위하는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다른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회사</w:t>
      </w:r>
      <w:r w:rsidR="00817636">
        <w:rPr>
          <w:rFonts w:ascii="Times New Roman" w:eastAsia="바탕체" w:hint="eastAsia"/>
          <w:sz w:val="23"/>
          <w:szCs w:val="23"/>
        </w:rPr>
        <w:t>에</w:t>
      </w:r>
      <w:r w:rsidR="00817636">
        <w:rPr>
          <w:rFonts w:ascii="Times New Roman" w:eastAsia="바탕체" w:hint="eastAsia"/>
          <w:sz w:val="23"/>
          <w:szCs w:val="23"/>
        </w:rPr>
        <w:t xml:space="preserve"> </w:t>
      </w:r>
      <w:r w:rsidR="00817636">
        <w:rPr>
          <w:rFonts w:ascii="Times New Roman" w:eastAsia="바탕체" w:hint="eastAsia"/>
          <w:sz w:val="23"/>
          <w:szCs w:val="23"/>
        </w:rPr>
        <w:t>비해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대상회사</w:t>
      </w:r>
      <w:r w:rsidR="006D6324">
        <w:rPr>
          <w:rFonts w:ascii="Times New Roman" w:eastAsia="바탕체" w:hint="eastAsia"/>
          <w:sz w:val="23"/>
          <w:szCs w:val="23"/>
        </w:rPr>
        <w:t xml:space="preserve"> </w:t>
      </w:r>
      <w:r w:rsidR="006D6324">
        <w:rPr>
          <w:rFonts w:ascii="Times New Roman" w:eastAsia="바탕체" w:hint="eastAsia"/>
          <w:sz w:val="23"/>
          <w:szCs w:val="23"/>
        </w:rPr>
        <w:t>및</w:t>
      </w:r>
      <w:r w:rsidR="006D6324">
        <w:rPr>
          <w:rFonts w:ascii="Times New Roman" w:eastAsia="바탕체" w:hint="eastAsia"/>
          <w:sz w:val="23"/>
          <w:szCs w:val="23"/>
        </w:rPr>
        <w:t xml:space="preserve"> </w:t>
      </w:r>
      <w:r w:rsidR="00684B65">
        <w:rPr>
          <w:rFonts w:ascii="Times New Roman" w:eastAsia="바탕체" w:hint="eastAsia"/>
          <w:sz w:val="23"/>
          <w:szCs w:val="23"/>
        </w:rPr>
        <w:t>해외</w:t>
      </w:r>
      <w:r w:rsidR="00684B65">
        <w:rPr>
          <w:rFonts w:ascii="Times New Roman" w:eastAsia="바탕체" w:hint="eastAsia"/>
          <w:sz w:val="23"/>
          <w:szCs w:val="23"/>
        </w:rPr>
        <w:t xml:space="preserve"> </w:t>
      </w:r>
      <w:r w:rsidR="006D6324">
        <w:rPr>
          <w:rFonts w:ascii="Times New Roman" w:eastAsia="바탕체" w:hint="eastAsia"/>
          <w:sz w:val="23"/>
          <w:szCs w:val="23"/>
        </w:rPr>
        <w:t>종속회사</w:t>
      </w:r>
      <w:r w:rsidR="00817636" w:rsidRPr="00C15386">
        <w:rPr>
          <w:rFonts w:ascii="Times New Roman" w:hint="eastAsia"/>
          <w:sz w:val="23"/>
          <w:szCs w:val="23"/>
        </w:rPr>
        <w:t>의</w:t>
      </w:r>
      <w:r w:rsidR="00817636" w:rsidRPr="00C15386">
        <w:rPr>
          <w:rFonts w:ascii="Times New Roman" w:hint="eastAsia"/>
          <w:sz w:val="23"/>
          <w:szCs w:val="23"/>
        </w:rPr>
        <w:t xml:space="preserve"> </w:t>
      </w:r>
      <w:r w:rsidR="00477024">
        <w:rPr>
          <w:rFonts w:ascii="Times New Roman" w:hint="eastAsia"/>
          <w:sz w:val="23"/>
          <w:szCs w:val="23"/>
        </w:rPr>
        <w:t>총</w:t>
      </w:r>
      <w:r w:rsidR="00477024">
        <w:rPr>
          <w:rFonts w:ascii="Times New Roman"/>
          <w:sz w:val="23"/>
          <w:szCs w:val="23"/>
        </w:rPr>
        <w:t>체적인</w:t>
      </w:r>
      <w:r w:rsidR="00477024">
        <w:rPr>
          <w:rFonts w:ascii="Times New Roman" w:hint="eastAsia"/>
          <w:sz w:val="23"/>
          <w:szCs w:val="23"/>
        </w:rPr>
        <w:t xml:space="preserve"> </w:t>
      </w:r>
      <w:r w:rsidR="00817636" w:rsidRPr="00C15386">
        <w:rPr>
          <w:rFonts w:ascii="Times New Roman" w:hint="eastAsia"/>
          <w:sz w:val="23"/>
          <w:szCs w:val="23"/>
        </w:rPr>
        <w:t>영업</w:t>
      </w:r>
      <w:r w:rsidR="00817636" w:rsidRPr="00C15386">
        <w:rPr>
          <w:rFonts w:ascii="Times New Roman" w:hint="eastAsia"/>
          <w:sz w:val="23"/>
          <w:szCs w:val="23"/>
        </w:rPr>
        <w:t xml:space="preserve">, </w:t>
      </w:r>
      <w:r w:rsidR="00817636" w:rsidRPr="00C15386">
        <w:rPr>
          <w:rFonts w:ascii="Times New Roman" w:hint="eastAsia"/>
          <w:sz w:val="23"/>
          <w:szCs w:val="23"/>
        </w:rPr>
        <w:t>자산</w:t>
      </w:r>
      <w:r w:rsidR="00817636" w:rsidRPr="00C15386">
        <w:rPr>
          <w:rFonts w:ascii="Times New Roman" w:hint="eastAsia"/>
          <w:sz w:val="23"/>
          <w:szCs w:val="23"/>
        </w:rPr>
        <w:t xml:space="preserve">, </w:t>
      </w:r>
      <w:r w:rsidR="00817636" w:rsidRPr="00C15386">
        <w:rPr>
          <w:rFonts w:ascii="Times New Roman" w:hint="eastAsia"/>
          <w:sz w:val="23"/>
          <w:szCs w:val="23"/>
        </w:rPr>
        <w:t>부채</w:t>
      </w:r>
      <w:r w:rsidR="00817636" w:rsidRPr="00C15386">
        <w:rPr>
          <w:rFonts w:ascii="Times New Roman" w:hint="eastAsia"/>
          <w:sz w:val="23"/>
          <w:szCs w:val="23"/>
        </w:rPr>
        <w:t xml:space="preserve">, </w:t>
      </w:r>
      <w:r w:rsidR="00817636" w:rsidRPr="00C15386">
        <w:rPr>
          <w:rFonts w:ascii="Times New Roman" w:hint="eastAsia"/>
          <w:sz w:val="23"/>
          <w:szCs w:val="23"/>
        </w:rPr>
        <w:t>재무상태</w:t>
      </w:r>
      <w:r w:rsidR="00817636" w:rsidRPr="00C15386">
        <w:rPr>
          <w:rFonts w:ascii="Times New Roman" w:hint="eastAsia"/>
          <w:sz w:val="23"/>
          <w:szCs w:val="23"/>
        </w:rPr>
        <w:t xml:space="preserve"> </w:t>
      </w:r>
      <w:r w:rsidR="00817636" w:rsidRPr="00C15386">
        <w:rPr>
          <w:rFonts w:ascii="Times New Roman" w:hint="eastAsia"/>
          <w:sz w:val="23"/>
          <w:szCs w:val="23"/>
        </w:rPr>
        <w:t>및</w:t>
      </w:r>
      <w:r w:rsidR="00817636" w:rsidRPr="00C15386">
        <w:rPr>
          <w:rFonts w:ascii="Times New Roman" w:hint="eastAsia"/>
          <w:sz w:val="23"/>
          <w:szCs w:val="23"/>
        </w:rPr>
        <w:t xml:space="preserve"> </w:t>
      </w:r>
      <w:r w:rsidR="00817636" w:rsidRPr="00C15386">
        <w:rPr>
          <w:rFonts w:ascii="Times New Roman" w:hint="eastAsia"/>
          <w:sz w:val="23"/>
          <w:szCs w:val="23"/>
        </w:rPr>
        <w:t>경영상태</w:t>
      </w:r>
      <w:r w:rsidR="00EE761E" w:rsidRPr="00EE761E">
        <w:rPr>
          <w:rFonts w:ascii="Times New Roman" w:eastAsia="바탕체" w:hint="eastAsia"/>
          <w:sz w:val="23"/>
          <w:szCs w:val="23"/>
        </w:rPr>
        <w:t>에</w:t>
      </w:r>
      <w:r w:rsidR="00817636">
        <w:rPr>
          <w:rFonts w:ascii="Times New Roman" w:eastAsia="바탕체" w:hint="eastAsia"/>
          <w:sz w:val="23"/>
          <w:szCs w:val="23"/>
        </w:rPr>
        <w:t xml:space="preserve"> </w:t>
      </w:r>
      <w:r w:rsidR="00817636">
        <w:rPr>
          <w:rFonts w:ascii="Times New Roman" w:eastAsia="바탕체" w:hint="eastAsia"/>
          <w:sz w:val="23"/>
          <w:szCs w:val="23"/>
        </w:rPr>
        <w:t>대해</w:t>
      </w:r>
      <w:r w:rsidR="00817636">
        <w:rPr>
          <w:rFonts w:ascii="Times New Roman" w:eastAsia="바탕체" w:hint="eastAsia"/>
          <w:sz w:val="23"/>
          <w:szCs w:val="23"/>
        </w:rPr>
        <w:t xml:space="preserve"> </w:t>
      </w:r>
      <w:r w:rsidR="00817636">
        <w:rPr>
          <w:rFonts w:ascii="Times New Roman" w:eastAsia="바탕체" w:hint="eastAsia"/>
          <w:sz w:val="23"/>
          <w:szCs w:val="23"/>
        </w:rPr>
        <w:t>현저하게</w:t>
      </w:r>
      <w:r w:rsidR="00817636">
        <w:rPr>
          <w:rFonts w:ascii="Times New Roman" w:eastAsia="바탕체" w:hint="eastAsia"/>
          <w:sz w:val="23"/>
          <w:szCs w:val="23"/>
        </w:rPr>
        <w:t xml:space="preserve"> </w:t>
      </w:r>
      <w:r w:rsidR="00817636">
        <w:rPr>
          <w:rFonts w:ascii="Times New Roman" w:eastAsia="바탕체" w:hint="eastAsia"/>
          <w:sz w:val="23"/>
          <w:szCs w:val="23"/>
        </w:rPr>
        <w:t>불비례적으로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중대한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부정적인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영향을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초래하는</w:t>
      </w:r>
      <w:r w:rsidR="00EE761E" w:rsidRPr="00EE761E">
        <w:rPr>
          <w:rFonts w:ascii="Times New Roman" w:eastAsia="바탕체" w:hint="eastAsia"/>
          <w:sz w:val="23"/>
          <w:szCs w:val="23"/>
        </w:rPr>
        <w:t xml:space="preserve"> </w:t>
      </w:r>
      <w:r w:rsidR="00EE761E" w:rsidRPr="00EE761E">
        <w:rPr>
          <w:rFonts w:ascii="Times New Roman" w:eastAsia="바탕체" w:hint="eastAsia"/>
          <w:sz w:val="23"/>
          <w:szCs w:val="23"/>
        </w:rPr>
        <w:t>경우</w:t>
      </w:r>
      <w:r w:rsidR="00910AAE" w:rsidRPr="00EE761E">
        <w:rPr>
          <w:rFonts w:ascii="Times New Roman" w:hint="eastAsia"/>
          <w:sz w:val="23"/>
          <w:szCs w:val="23"/>
        </w:rPr>
        <w:t>에는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중대한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부정적인</w:t>
      </w:r>
      <w:r w:rsidR="00910AAE" w:rsidRPr="00EE761E">
        <w:rPr>
          <w:rFonts w:ascii="Times New Roman" w:hint="eastAsia"/>
          <w:sz w:val="23"/>
          <w:szCs w:val="23"/>
        </w:rPr>
        <w:t xml:space="preserve"> </w:t>
      </w:r>
      <w:r w:rsidR="00910AAE" w:rsidRPr="00EE761E">
        <w:rPr>
          <w:rFonts w:ascii="Times New Roman" w:hint="eastAsia"/>
          <w:sz w:val="23"/>
          <w:szCs w:val="23"/>
        </w:rPr>
        <w:t>영향</w:t>
      </w:r>
      <w:r w:rsidR="00A106C8">
        <w:rPr>
          <w:rFonts w:ascii="Times New Roman" w:hint="eastAsia"/>
          <w:sz w:val="23"/>
          <w:szCs w:val="23"/>
        </w:rPr>
        <w:t>이</w:t>
      </w:r>
      <w:r w:rsidR="00A106C8">
        <w:rPr>
          <w:rFonts w:ascii="Times New Roman" w:hint="eastAsia"/>
          <w:sz w:val="23"/>
          <w:szCs w:val="23"/>
        </w:rPr>
        <w:t xml:space="preserve"> </w:t>
      </w:r>
      <w:r w:rsidR="00A106C8">
        <w:rPr>
          <w:rFonts w:ascii="Times New Roman" w:hint="eastAsia"/>
          <w:sz w:val="23"/>
          <w:szCs w:val="23"/>
        </w:rPr>
        <w:t>있는</w:t>
      </w:r>
      <w:r w:rsidR="00A106C8">
        <w:rPr>
          <w:rFonts w:ascii="Times New Roman" w:hint="eastAsia"/>
          <w:sz w:val="23"/>
          <w:szCs w:val="23"/>
        </w:rPr>
        <w:t xml:space="preserve"> </w:t>
      </w:r>
      <w:r w:rsidR="00A106C8">
        <w:rPr>
          <w:rFonts w:ascii="Times New Roman" w:hint="eastAsia"/>
          <w:sz w:val="23"/>
          <w:szCs w:val="23"/>
        </w:rPr>
        <w:t>것으로</w:t>
      </w:r>
      <w:r w:rsidR="00A106C8">
        <w:rPr>
          <w:rFonts w:ascii="Times New Roman" w:hint="eastAsia"/>
          <w:sz w:val="23"/>
          <w:szCs w:val="23"/>
        </w:rPr>
        <w:t xml:space="preserve"> </w:t>
      </w:r>
      <w:r w:rsidR="00A106C8">
        <w:rPr>
          <w:rFonts w:ascii="Times New Roman" w:hint="eastAsia"/>
          <w:sz w:val="23"/>
          <w:szCs w:val="23"/>
        </w:rPr>
        <w:t>해석한다</w:t>
      </w:r>
      <w:r w:rsidR="00FA69CA" w:rsidRPr="00EE761E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CC0053" w14:paraId="161393B7" w14:textId="77777777" w:rsidTr="00E8318E">
        <w:tc>
          <w:tcPr>
            <w:tcW w:w="9060" w:type="dxa"/>
            <w:shd w:val="clear" w:color="auto" w:fill="D9D9D9" w:themeFill="background1" w:themeFillShade="D9"/>
          </w:tcPr>
          <w:p w14:paraId="3BD7361F" w14:textId="2E46B4B7" w:rsidR="00CC0053" w:rsidRPr="00AB70EB" w:rsidRDefault="00CC0053" w:rsidP="0054211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886452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중대한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부정적인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영향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  <w:r w:rsidR="00D55FC4">
              <w:rPr>
                <w:rFonts w:ascii="Times New Roman" w:hint="eastAsia"/>
                <w:sz w:val="22"/>
                <w:szCs w:val="22"/>
              </w:rPr>
              <w:t>이라는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문구</w:t>
            </w:r>
            <w:r w:rsidR="00886452">
              <w:rPr>
                <w:rFonts w:ascii="Times New Roman"/>
                <w:sz w:val="22"/>
                <w:szCs w:val="22"/>
              </w:rPr>
              <w:t>(</w:t>
            </w:r>
            <w:r w:rsidR="00886452">
              <w:rPr>
                <w:rFonts w:ascii="Times New Roman" w:hint="eastAsia"/>
                <w:sz w:val="22"/>
                <w:szCs w:val="22"/>
              </w:rPr>
              <w:t>이른바</w:t>
            </w:r>
            <w:r w:rsidR="0088645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86452">
              <w:rPr>
                <w:rFonts w:ascii="Times New Roman"/>
                <w:sz w:val="22"/>
                <w:szCs w:val="22"/>
              </w:rPr>
              <w:t xml:space="preserve">“Material Adverse Effect” </w:t>
            </w:r>
            <w:r w:rsidR="00886452">
              <w:rPr>
                <w:rFonts w:ascii="Times New Roman" w:hint="eastAsia"/>
                <w:sz w:val="22"/>
                <w:szCs w:val="22"/>
              </w:rPr>
              <w:t>또는</w:t>
            </w:r>
            <w:r w:rsidR="0088645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86452">
              <w:rPr>
                <w:rFonts w:ascii="Times New Roman"/>
                <w:sz w:val="22"/>
                <w:szCs w:val="22"/>
              </w:rPr>
              <w:t>“MAE”</w:t>
            </w:r>
            <w:r w:rsidR="00F958B6">
              <w:rPr>
                <w:rFonts w:ascii="Times New Roman"/>
                <w:sz w:val="22"/>
                <w:szCs w:val="22"/>
              </w:rPr>
              <w:t xml:space="preserve">; </w:t>
            </w:r>
            <w:r w:rsidR="00542118">
              <w:rPr>
                <w:rFonts w:ascii="Times New Roman" w:hint="eastAsia"/>
                <w:sz w:val="22"/>
                <w:szCs w:val="22"/>
              </w:rPr>
              <w:t>같은</w:t>
            </w:r>
            <w:r w:rsidR="00542118">
              <w:rPr>
                <w:rFonts w:ascii="Times New Roman"/>
                <w:sz w:val="22"/>
                <w:szCs w:val="22"/>
              </w:rPr>
              <w:t xml:space="preserve"> </w:t>
            </w:r>
            <w:r w:rsidR="00542118">
              <w:rPr>
                <w:rFonts w:ascii="Times New Roman" w:hint="eastAsia"/>
                <w:sz w:val="22"/>
                <w:szCs w:val="22"/>
              </w:rPr>
              <w:t>역할을</w:t>
            </w:r>
            <w:r w:rsidR="005421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42118">
              <w:rPr>
                <w:rFonts w:ascii="Times New Roman" w:hint="eastAsia"/>
                <w:sz w:val="22"/>
                <w:szCs w:val="22"/>
              </w:rPr>
              <w:t>하나</w:t>
            </w:r>
            <w:r w:rsidR="005421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958B6">
              <w:rPr>
                <w:rFonts w:ascii="Times New Roman" w:hint="eastAsia"/>
                <w:sz w:val="22"/>
                <w:szCs w:val="22"/>
              </w:rPr>
              <w:t>다른</w:t>
            </w:r>
            <w:r w:rsidR="00F958B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958B6">
              <w:rPr>
                <w:rFonts w:ascii="Times New Roman" w:hint="eastAsia"/>
                <w:sz w:val="22"/>
                <w:szCs w:val="22"/>
              </w:rPr>
              <w:t>용어로</w:t>
            </w:r>
            <w:r w:rsidR="00F958B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958B6">
              <w:rPr>
                <w:rFonts w:ascii="Times New Roman"/>
                <w:sz w:val="22"/>
                <w:szCs w:val="22"/>
              </w:rPr>
              <w:t xml:space="preserve">“Material Adverse Change” </w:t>
            </w:r>
            <w:r w:rsidR="00F958B6">
              <w:rPr>
                <w:rFonts w:ascii="Times New Roman" w:hint="eastAsia"/>
                <w:sz w:val="22"/>
                <w:szCs w:val="22"/>
              </w:rPr>
              <w:t>또는</w:t>
            </w:r>
            <w:r w:rsidR="00F958B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958B6">
              <w:rPr>
                <w:rFonts w:ascii="Times New Roman"/>
                <w:sz w:val="22"/>
                <w:szCs w:val="22"/>
              </w:rPr>
              <w:t>“MAC”</w:t>
            </w:r>
            <w:r w:rsidR="00886452">
              <w:rPr>
                <w:rFonts w:ascii="Times New Roman"/>
                <w:sz w:val="22"/>
                <w:szCs w:val="22"/>
              </w:rPr>
              <w:t>)</w:t>
            </w:r>
            <w:r w:rsidR="00D55FC4">
              <w:rPr>
                <w:rFonts w:ascii="Times New Roman" w:hint="eastAsia"/>
                <w:sz w:val="22"/>
                <w:szCs w:val="22"/>
              </w:rPr>
              <w:t>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주식매매계약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이후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전까지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거래종결을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하지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아니하거나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주식매매계약의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해제를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근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거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F15415">
              <w:rPr>
                <w:rFonts w:ascii="Times New Roman" w:hint="eastAsia"/>
                <w:sz w:val="22"/>
                <w:szCs w:val="22"/>
              </w:rPr>
              <w:t>이른바</w:t>
            </w:r>
            <w:r w:rsidR="0006247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33DB">
              <w:rPr>
                <w:rFonts w:ascii="Times New Roman"/>
                <w:sz w:val="22"/>
                <w:szCs w:val="22"/>
              </w:rPr>
              <w:t>“</w:t>
            </w:r>
            <w:r w:rsidR="00062470" w:rsidRPr="00AB70EB">
              <w:rPr>
                <w:rFonts w:ascii="Times New Roman"/>
                <w:sz w:val="22"/>
                <w:szCs w:val="22"/>
              </w:rPr>
              <w:t>walk-away</w:t>
            </w:r>
            <w:r w:rsidR="00F15415">
              <w:rPr>
                <w:rFonts w:ascii="Times New Roman"/>
                <w:sz w:val="22"/>
                <w:szCs w:val="22"/>
              </w:rPr>
              <w:t xml:space="preserve"> right</w:t>
            </w:r>
            <w:r w:rsidR="006433DB">
              <w:rPr>
                <w:rFonts w:ascii="Times New Roman"/>
                <w:sz w:val="22"/>
                <w:szCs w:val="22"/>
              </w:rPr>
              <w:t>”</w:t>
            </w:r>
            <w:r w:rsidR="00062470" w:rsidRPr="00AB70EB">
              <w:rPr>
                <w:rFonts w:ascii="Times New Roman"/>
                <w:sz w:val="22"/>
                <w:szCs w:val="22"/>
              </w:rPr>
              <w:t>)</w:t>
            </w:r>
            <w:r w:rsidR="00D55FC4">
              <w:rPr>
                <w:rFonts w:ascii="Times New Roman" w:hint="eastAsia"/>
                <w:sz w:val="22"/>
                <w:szCs w:val="22"/>
              </w:rPr>
              <w:t>의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기능을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하게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됩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4A4404D3" w14:textId="7EDF62C0" w:rsidR="00CC0053" w:rsidRPr="00AB70EB" w:rsidRDefault="00CC0053" w:rsidP="00A43F8A">
            <w:pPr>
              <w:pStyle w:val="af3"/>
              <w:numPr>
                <w:ilvl w:val="0"/>
                <w:numId w:val="63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D55FC4">
              <w:rPr>
                <w:rFonts w:ascii="Times New Roman" w:hint="eastAsia"/>
                <w:sz w:val="22"/>
                <w:szCs w:val="22"/>
              </w:rPr>
              <w:t>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/>
                <w:sz w:val="22"/>
                <w:szCs w:val="22"/>
              </w:rPr>
              <w:t>MAE</w:t>
            </w:r>
            <w:r w:rsidR="00D55FC4">
              <w:rPr>
                <w:rFonts w:ascii="Times New Roman" w:hint="eastAsia"/>
                <w:sz w:val="22"/>
                <w:szCs w:val="22"/>
              </w:rPr>
              <w:t>에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해당하는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기준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금액</w:t>
            </w:r>
            <w:r w:rsidR="00F00904">
              <w:rPr>
                <w:rFonts w:ascii="Times New Roman" w:hint="eastAsia"/>
                <w:sz w:val="22"/>
                <w:szCs w:val="22"/>
              </w:rPr>
              <w:t>(</w:t>
            </w:r>
            <w:r w:rsidR="00F00904">
              <w:rPr>
                <w:rFonts w:ascii="Times New Roman" w:hint="eastAsia"/>
                <w:sz w:val="22"/>
                <w:szCs w:val="22"/>
              </w:rPr>
              <w:t>예를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들어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자산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감소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비율</w:t>
            </w:r>
            <w:r w:rsidR="00F00904">
              <w:rPr>
                <w:rFonts w:ascii="Times New Roman" w:hint="eastAsia"/>
                <w:sz w:val="22"/>
                <w:szCs w:val="22"/>
              </w:rPr>
              <w:t>)</w:t>
            </w:r>
            <w:r w:rsidR="00D55FC4">
              <w:rPr>
                <w:rFonts w:ascii="Times New Roman" w:hint="eastAsia"/>
                <w:sz w:val="22"/>
                <w:szCs w:val="22"/>
              </w:rPr>
              <w:t>을</w:t>
            </w:r>
            <w:r w:rsidR="00300CE7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높이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거나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4B3B28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그러한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금액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기준</w:t>
            </w:r>
            <w:r w:rsidR="00D55F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자체를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삭제하거나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300CE7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t>M</w:t>
            </w:r>
            <w:r w:rsidR="00D55FC4">
              <w:rPr>
                <w:rFonts w:ascii="Times New Roman"/>
                <w:sz w:val="22"/>
                <w:szCs w:val="22"/>
              </w:rPr>
              <w:t>AE</w:t>
            </w:r>
            <w:r w:rsidR="00F00904">
              <w:rPr>
                <w:rFonts w:ascii="Times New Roman" w:hint="eastAsia"/>
                <w:sz w:val="22"/>
                <w:szCs w:val="22"/>
              </w:rPr>
              <w:t>의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예외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사유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들을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늘리는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방식으로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55FC4">
              <w:rPr>
                <w:rFonts w:ascii="Times New Roman" w:hint="eastAsia"/>
                <w:sz w:val="22"/>
                <w:szCs w:val="22"/>
              </w:rPr>
              <w:lastRenderedPageBreak/>
              <w:t>MAE</w:t>
            </w:r>
            <w:r w:rsidR="00D55FC4">
              <w:rPr>
                <w:rFonts w:ascii="Times New Roman" w:hint="eastAsia"/>
                <w:sz w:val="22"/>
                <w:szCs w:val="22"/>
              </w:rPr>
              <w:t>가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발생할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가능성을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축소하려고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합니다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300CE7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특히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300CE7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M</w:t>
            </w:r>
            <w:r w:rsidR="00F00904">
              <w:rPr>
                <w:rFonts w:ascii="Times New Roman"/>
                <w:sz w:val="22"/>
                <w:szCs w:val="22"/>
              </w:rPr>
              <w:t>AE</w:t>
            </w:r>
            <w:r w:rsidR="00F00904">
              <w:rPr>
                <w:rFonts w:ascii="Times New Roman" w:hint="eastAsia"/>
                <w:sz w:val="22"/>
                <w:szCs w:val="22"/>
              </w:rPr>
              <w:t>의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예외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00CE7" w:rsidRPr="00AB70EB">
              <w:rPr>
                <w:rFonts w:ascii="Times New Roman" w:hint="eastAsia"/>
                <w:sz w:val="22"/>
                <w:szCs w:val="22"/>
              </w:rPr>
              <w:t>사유로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/>
                <w:sz w:val="22"/>
                <w:szCs w:val="22"/>
              </w:rPr>
              <w:t>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시점에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인지하였거나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인지하기에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합리적으로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충분한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내용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방법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맥락으로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공개된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사항</w:t>
            </w:r>
            <w:r w:rsidR="004B3B28" w:rsidRPr="00AB70EB">
              <w:rPr>
                <w:rFonts w:ascii="Times New Roman"/>
                <w:sz w:val="22"/>
                <w:szCs w:val="22"/>
              </w:rPr>
              <w:t>”</w:t>
            </w:r>
            <w:r w:rsidR="00F00904">
              <w:rPr>
                <w:rFonts w:ascii="Times New Roman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등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여러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예외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사유를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제시하는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4B3B28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통상적으로</w:t>
            </w:r>
            <w:r w:rsidR="00F15415">
              <w:rPr>
                <w:rFonts w:ascii="Times New Roman"/>
                <w:sz w:val="22"/>
                <w:szCs w:val="22"/>
              </w:rPr>
              <w:t xml:space="preserve"> MAE</w:t>
            </w:r>
            <w:r w:rsidR="00F15415">
              <w:rPr>
                <w:rFonts w:ascii="Times New Roman" w:hint="eastAsia"/>
                <w:sz w:val="22"/>
                <w:szCs w:val="22"/>
              </w:rPr>
              <w:t>는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해당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회사에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관련된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사항으로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국한되며</w:t>
            </w:r>
            <w:r w:rsidR="00F15415">
              <w:rPr>
                <w:rFonts w:ascii="Times New Roman" w:hint="eastAsia"/>
                <w:sz w:val="22"/>
                <w:szCs w:val="22"/>
              </w:rPr>
              <w:t>,</w:t>
            </w:r>
            <w:r w:rsidR="00F15415">
              <w:rPr>
                <w:rFonts w:ascii="Times New Roman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산업</w:t>
            </w:r>
            <w:r w:rsidR="00F154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15415">
              <w:rPr>
                <w:rFonts w:ascii="Times New Roman" w:hint="eastAsia"/>
                <w:sz w:val="22"/>
                <w:szCs w:val="22"/>
              </w:rPr>
              <w:t>전반</w:t>
            </w:r>
            <w:r w:rsidR="005C27F9">
              <w:rPr>
                <w:rFonts w:ascii="Times New Roman" w:hint="eastAsia"/>
                <w:sz w:val="22"/>
                <w:szCs w:val="22"/>
              </w:rPr>
              <w:t>의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변화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또는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사업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환경의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변화는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포함되지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않습니다</w:t>
            </w:r>
            <w:r w:rsidR="005C27F9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168FA4AF" w14:textId="6D31B78F" w:rsidR="009A7B5C" w:rsidRPr="00AB70EB" w:rsidRDefault="009A7B5C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C0E45"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="006C0E45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–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91617">
              <w:rPr>
                <w:rFonts w:ascii="Times New Roman" w:hint="eastAsia"/>
                <w:sz w:val="22"/>
                <w:szCs w:val="22"/>
              </w:rPr>
              <w:t>MA</w:t>
            </w:r>
            <w:r w:rsidR="00191617">
              <w:rPr>
                <w:rFonts w:ascii="Times New Roman"/>
                <w:sz w:val="22"/>
                <w:szCs w:val="22"/>
              </w:rPr>
              <w:t>E</w:t>
            </w:r>
            <w:r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사유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6E147D2D" w14:textId="345D9442" w:rsidR="009A7B5C" w:rsidRPr="00AB70EB" w:rsidRDefault="009A7B5C" w:rsidP="009A7B5C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(a)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전반적인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대상회사가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속한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산업에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사업적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경제적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규제적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변화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(b)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천재지변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파업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조업중단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국내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국제의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정치적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사회적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상황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(c)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금융</w:t>
            </w:r>
            <w:r w:rsidRPr="00AB70EB">
              <w:rPr>
                <w:rFonts w:ascii="Times New Roman" w:eastAsia="바탕체"/>
                <w:sz w:val="22"/>
                <w:szCs w:val="22"/>
              </w:rPr>
              <w:t>∙</w:t>
            </w:r>
            <w:r w:rsidRPr="00AB70EB">
              <w:rPr>
                <w:rFonts w:ascii="Times New Roman" w:eastAsia="바탕체"/>
                <w:sz w:val="22"/>
                <w:szCs w:val="22"/>
              </w:rPr>
              <w:t>은행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증권시장과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관련된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변화</w:t>
            </w:r>
            <w:r w:rsidRPr="00AB70EB">
              <w:rPr>
                <w:rFonts w:ascii="Times New Roman" w:eastAsia="바탕체"/>
                <w:sz w:val="22"/>
                <w:szCs w:val="22"/>
              </w:rPr>
              <w:t>(</w:t>
            </w:r>
            <w:r w:rsidRPr="00AB70EB">
              <w:rPr>
                <w:rFonts w:ascii="Times New Roman" w:eastAsia="바탕체"/>
                <w:sz w:val="22"/>
                <w:szCs w:val="22"/>
              </w:rPr>
              <w:t>해당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시장의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붕괴나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여하한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증권가격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시장지표의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하락을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포함함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), (d)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대한민국에서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일반적으로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인정되는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회계원칙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및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그에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해석의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변화</w:t>
            </w:r>
            <w:r w:rsidRPr="00AB70EB">
              <w:rPr>
                <w:rFonts w:ascii="Times New Roman" w:eastAsia="바탕체"/>
                <w:sz w:val="22"/>
                <w:szCs w:val="22"/>
              </w:rPr>
              <w:t>, (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e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법령의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제정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개정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해석의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변화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(f)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동의를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받거나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요청에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이루어진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여하한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작위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부작위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(g)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계약에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요구되는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행위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(h)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대상회사의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매출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수익에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예측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예상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추정치의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불충족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(i)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신원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대상회사에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계획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의도와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관련한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매수인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계열회사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이들의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대리인들의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의사표시로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인한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경우를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포함하여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계약의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협상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발표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체결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이행으로부터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발생하거나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기인하는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변화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사건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사유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상황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(j)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태풍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지진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홍수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등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자연재해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화재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COVID-19 (</w:t>
            </w:r>
            <w:r w:rsidRPr="00AB70EB">
              <w:rPr>
                <w:rFonts w:ascii="Times New Roman" w:eastAsia="바탕체"/>
                <w:sz w:val="22"/>
                <w:szCs w:val="22"/>
              </w:rPr>
              <w:t>변종을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포함함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등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전염성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질환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및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대응조치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(k)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기타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/>
                <w:sz w:val="22"/>
                <w:szCs w:val="22"/>
              </w:rPr>
              <w:t xml:space="preserve">(i)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공개목록에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기재된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사항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="00064233" w:rsidRPr="00AB70EB">
              <w:rPr>
                <w:rFonts w:ascii="Times New Roman" w:eastAsia="바탕체"/>
                <w:sz w:val="22"/>
                <w:szCs w:val="22"/>
              </w:rPr>
              <w:t xml:space="preserve">(ii)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공시되거나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등기에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기재된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사항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, (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iii)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매수인이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알고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있는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사건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사유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상황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환경과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관련한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변화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변경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이로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인한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영향</w:t>
            </w:r>
            <w:r w:rsidR="00D158BC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및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(iv</w:t>
            </w:r>
            <w:r w:rsidR="00064233" w:rsidRPr="00AB70EB">
              <w:rPr>
                <w:rFonts w:ascii="Times New Roman" w:eastAsia="바탕체"/>
                <w:sz w:val="22"/>
                <w:szCs w:val="22"/>
              </w:rPr>
              <w:t xml:space="preserve">)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본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계약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체결일까지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매수인의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실사를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위하여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제공된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자료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자료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요청에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대한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회신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매수인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그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자문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사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대리인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등의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질의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응답에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기재된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사항으로서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본건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거래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유형과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유사한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거래에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관한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경험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있는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합리적인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매수인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그의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자문사가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해당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정보의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내용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및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해당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정보가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미치는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영향을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중요한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관점에서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인지할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수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>있는</w:t>
            </w:r>
            <w:r w:rsidR="00064233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사건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사유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,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상황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>환경과</w:t>
            </w:r>
            <w:r w:rsidR="00837BCC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관련한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변화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변경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또는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이로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인한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837BCC" w:rsidRPr="00AB70EB">
              <w:rPr>
                <w:rFonts w:ascii="Times New Roman" w:eastAsia="바탕체"/>
                <w:sz w:val="22"/>
                <w:szCs w:val="22"/>
              </w:rPr>
              <w:t>영향</w:t>
            </w:r>
            <w:r w:rsidRPr="00AB70EB">
              <w:rPr>
                <w:rFonts w:ascii="Times New Roman" w:eastAsia="바탕체"/>
                <w:sz w:val="22"/>
                <w:szCs w:val="22"/>
              </w:rPr>
              <w:t>은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중대</w:t>
            </w:r>
            <w:r w:rsidR="00191617">
              <w:rPr>
                <w:rFonts w:ascii="Times New Roman" w:eastAsia="바탕체" w:hint="eastAsia"/>
                <w:sz w:val="22"/>
                <w:szCs w:val="22"/>
              </w:rPr>
              <w:t>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부정적</w:t>
            </w:r>
            <w:r w:rsidR="00191617">
              <w:rPr>
                <w:rFonts w:ascii="Times New Roman" w:eastAsia="바탕체" w:hint="eastAsia"/>
                <w:sz w:val="22"/>
                <w:szCs w:val="22"/>
              </w:rPr>
              <w:t>인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영향으로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간주되지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아니하며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AE54BD" w:rsidRPr="00AB70EB">
              <w:rPr>
                <w:rFonts w:ascii="Times New Roman" w:eastAsia="바탕체"/>
                <w:sz w:val="22"/>
                <w:szCs w:val="22"/>
              </w:rPr>
              <w:t>중</w:t>
            </w:r>
            <w:r w:rsidR="00AE54BD" w:rsidRPr="00AB70EB">
              <w:rPr>
                <w:rFonts w:ascii="Times New Roman" w:eastAsia="바탕체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부정적</w:t>
            </w:r>
            <w:r w:rsidR="00191617">
              <w:rPr>
                <w:rFonts w:ascii="Times New Roman" w:eastAsia="바탕체" w:hint="eastAsia"/>
                <w:sz w:val="22"/>
                <w:szCs w:val="22"/>
              </w:rPr>
              <w:t>인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영향의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발생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여부를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판단함에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있어서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고려하지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아니한다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(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다만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, </w:t>
            </w:r>
            <w:bookmarkStart w:id="13" w:name="BM_Page4"/>
            <w:bookmarkEnd w:id="13"/>
            <w:r w:rsidRPr="00AB70EB">
              <w:rPr>
                <w:rFonts w:ascii="Times New Roman" w:eastAsia="바탕체" w:hint="eastAsia"/>
                <w:sz w:val="22"/>
                <w:szCs w:val="22"/>
              </w:rPr>
              <w:t>위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(a)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내지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(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e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/>
                <w:sz w:val="22"/>
                <w:szCs w:val="22"/>
              </w:rPr>
              <w:t>(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k</w:t>
            </w:r>
            <w:r w:rsidRPr="00AB70EB">
              <w:rPr>
                <w:rFonts w:ascii="Times New Roman" w:eastAsia="바탕체"/>
                <w:sz w:val="22"/>
                <w:szCs w:val="22"/>
              </w:rPr>
              <w:t>)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열거된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어느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항목이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사업과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동일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유사한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사업을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영위하는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다른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회사에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비하여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불균등하게</w:t>
            </w:r>
            <w:r w:rsidRPr="00AB70EB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대상회사에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중대</w:t>
            </w:r>
            <w:r w:rsidR="00CF30E6" w:rsidRPr="00AB70EB">
              <w:rPr>
                <w:rFonts w:ascii="Times New Roman" w:eastAsia="바탕체" w:hint="eastAsia"/>
                <w:sz w:val="22"/>
                <w:szCs w:val="22"/>
              </w:rPr>
              <w:t>한</w:t>
            </w:r>
            <w:r w:rsidR="00CF30E6"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부정적인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영향을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주는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경우에는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문장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단서를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적용하지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않는다</w:t>
            </w:r>
            <w:r w:rsidRPr="00AB70EB">
              <w:rPr>
                <w:rFonts w:ascii="Times New Roman" w:eastAsia="바탕체" w:hint="eastAsia"/>
                <w:sz w:val="22"/>
                <w:szCs w:val="22"/>
              </w:rPr>
              <w:t>)</w:t>
            </w:r>
            <w:r w:rsidR="00F11A51" w:rsidRPr="00AB70EB">
              <w:rPr>
                <w:rFonts w:ascii="Times New Roman" w:eastAsia="바탕체"/>
                <w:sz w:val="22"/>
                <w:szCs w:val="22"/>
              </w:rPr>
              <w:t>.</w:t>
            </w:r>
            <w:r w:rsidRPr="00AB70EB">
              <w:rPr>
                <w:rFonts w:ascii="Times New Roman" w:eastAsia="바탕체"/>
                <w:sz w:val="22"/>
                <w:szCs w:val="22"/>
              </w:rPr>
              <w:t>”</w:t>
            </w:r>
          </w:p>
          <w:p w14:paraId="39DCCF92" w14:textId="15ECACF1" w:rsidR="00981A13" w:rsidRDefault="00CC0053" w:rsidP="00A43F8A">
            <w:pPr>
              <w:pStyle w:val="af3"/>
              <w:numPr>
                <w:ilvl w:val="0"/>
                <w:numId w:val="63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반대로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</w:t>
            </w:r>
            <w:r w:rsidR="00F00904">
              <w:rPr>
                <w:rFonts w:ascii="Times New Roman" w:hint="eastAsia"/>
                <w:sz w:val="22"/>
                <w:szCs w:val="22"/>
              </w:rPr>
              <w:t>은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/>
                <w:sz w:val="22"/>
                <w:szCs w:val="22"/>
              </w:rPr>
              <w:t>MAE</w:t>
            </w:r>
            <w:r w:rsidR="00F00904">
              <w:rPr>
                <w:rFonts w:ascii="Times New Roman" w:hint="eastAsia"/>
                <w:sz w:val="22"/>
                <w:szCs w:val="22"/>
              </w:rPr>
              <w:t>에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해당하는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기준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금액</w:t>
            </w:r>
            <w:r w:rsidR="00F00904">
              <w:rPr>
                <w:rFonts w:ascii="Times New Roman" w:hint="eastAsia"/>
                <w:sz w:val="22"/>
                <w:szCs w:val="22"/>
              </w:rPr>
              <w:t>(</w:t>
            </w:r>
            <w:r w:rsidR="00F00904">
              <w:rPr>
                <w:rFonts w:ascii="Times New Roman" w:hint="eastAsia"/>
                <w:sz w:val="22"/>
                <w:szCs w:val="22"/>
              </w:rPr>
              <w:t>예를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들어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자산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감소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비율</w:t>
            </w:r>
            <w:r w:rsidR="00F00904">
              <w:rPr>
                <w:rFonts w:ascii="Times New Roman" w:hint="eastAsia"/>
                <w:sz w:val="22"/>
                <w:szCs w:val="22"/>
              </w:rPr>
              <w:t>)</w:t>
            </w:r>
            <w:r w:rsidR="00F00904">
              <w:rPr>
                <w:rFonts w:ascii="Times New Roman" w:hint="eastAsia"/>
                <w:sz w:val="22"/>
                <w:szCs w:val="22"/>
              </w:rPr>
              <w:t>을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낮추거나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금액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기준에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해당하는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항목에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자산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외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매출</w:t>
            </w:r>
            <w:r w:rsidR="00F00904">
              <w:rPr>
                <w:rFonts w:ascii="Times New Roman" w:hint="eastAsia"/>
                <w:sz w:val="22"/>
                <w:szCs w:val="22"/>
              </w:rPr>
              <w:t>,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이익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등을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추가하거나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407F27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MAE</w:t>
            </w:r>
            <w:r w:rsidR="00F00904">
              <w:rPr>
                <w:rFonts w:ascii="Times New Roman" w:hint="eastAsia"/>
                <w:sz w:val="22"/>
                <w:szCs w:val="22"/>
              </w:rPr>
              <w:t>의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예외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사유들을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축소하고자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합니다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754A1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매수인의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F009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>제시하는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>예외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>사유를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>검토하여</w:t>
            </w:r>
            <w:r w:rsidR="00754A1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M</w:t>
            </w:r>
            <w:r w:rsidR="00F00904">
              <w:rPr>
                <w:rFonts w:ascii="Times New Roman"/>
                <w:sz w:val="22"/>
                <w:szCs w:val="22"/>
              </w:rPr>
              <w:t>AE</w:t>
            </w:r>
            <w:r w:rsidR="00F00904">
              <w:rPr>
                <w:rFonts w:ascii="Times New Roman" w:hint="eastAsia"/>
                <w:sz w:val="22"/>
                <w:szCs w:val="22"/>
              </w:rPr>
              <w:t>가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발생할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가능성이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현격하게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줄어드는지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여부에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검토가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참</w:t>
            </w:r>
            <w:r w:rsidR="00D158BC">
              <w:rPr>
                <w:rFonts w:ascii="Times New Roman" w:hint="eastAsia"/>
                <w:sz w:val="22"/>
                <w:szCs w:val="22"/>
              </w:rPr>
              <w:t>고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407F27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체결에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요구하거나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동의한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행위로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인하여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MA</w:t>
            </w:r>
            <w:r w:rsidR="00F00904">
              <w:rPr>
                <w:rFonts w:ascii="Times New Roman"/>
                <w:sz w:val="22"/>
                <w:szCs w:val="22"/>
              </w:rPr>
              <w:t>E</w:t>
            </w:r>
            <w:r w:rsidR="00F00904">
              <w:rPr>
                <w:rFonts w:ascii="Times New Roman" w:hint="eastAsia"/>
                <w:sz w:val="22"/>
                <w:szCs w:val="22"/>
              </w:rPr>
              <w:t>가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발생한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경우는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수용하는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3986" w:rsidRPr="00AB70EB">
              <w:rPr>
                <w:rFonts w:ascii="Times New Roman" w:hint="eastAsia"/>
                <w:sz w:val="22"/>
                <w:szCs w:val="22"/>
              </w:rPr>
              <w:t>존재하며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lastRenderedPageBreak/>
              <w:t>실사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등을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통하여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공개한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사실에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대해서는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여러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제한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사항을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달거나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아예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추가하지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아니함으로써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조정하는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07F27" w:rsidRPr="00AB70EB">
              <w:rPr>
                <w:rFonts w:ascii="Times New Roman" w:hint="eastAsia"/>
                <w:sz w:val="22"/>
                <w:szCs w:val="22"/>
              </w:rPr>
              <w:t>존재합</w:t>
            </w:r>
            <w:r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D436B1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20AA11AE" w14:textId="698F97BC" w:rsidR="00CC0053" w:rsidRPr="00D436B1" w:rsidRDefault="00FA00EE" w:rsidP="00A43F8A">
            <w:pPr>
              <w:pStyle w:val="af3"/>
              <w:numPr>
                <w:ilvl w:val="0"/>
                <w:numId w:val="63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한편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/>
                <w:sz w:val="22"/>
                <w:szCs w:val="22"/>
              </w:rPr>
              <w:t xml:space="preserve">MAE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정의에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36B1">
              <w:rPr>
                <w:rFonts w:ascii="Times New Roman" w:hint="eastAsia"/>
                <w:sz w:val="22"/>
                <w:szCs w:val="22"/>
              </w:rPr>
              <w:t>기준</w:t>
            </w:r>
            <w:r w:rsid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36B1">
              <w:rPr>
                <w:rFonts w:ascii="Times New Roman" w:hint="eastAsia"/>
                <w:sz w:val="22"/>
                <w:szCs w:val="22"/>
              </w:rPr>
              <w:t>금액</w:t>
            </w:r>
            <w:r w:rsidR="00D436B1">
              <w:rPr>
                <w:rFonts w:ascii="Times New Roman" w:hint="eastAsia"/>
                <w:sz w:val="22"/>
                <w:szCs w:val="22"/>
              </w:rPr>
              <w:t>(</w:t>
            </w:r>
            <w:r w:rsidR="00E7303F" w:rsidRPr="00D436B1">
              <w:rPr>
                <w:rFonts w:ascii="Times New Roman"/>
                <w:sz w:val="22"/>
                <w:szCs w:val="22"/>
              </w:rPr>
              <w:t>numeric threshold</w:t>
            </w:r>
            <w:r w:rsidR="00D436B1">
              <w:rPr>
                <w:rFonts w:ascii="Times New Roman"/>
                <w:sz w:val="22"/>
                <w:szCs w:val="22"/>
              </w:rPr>
              <w:t>)</w:t>
            </w:r>
            <w:r w:rsidR="00D436B1">
              <w:rPr>
                <w:rFonts w:ascii="Times New Roman" w:hint="eastAsia"/>
                <w:sz w:val="22"/>
                <w:szCs w:val="22"/>
              </w:rPr>
              <w:t>이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명시</w:t>
            </w:r>
            <w:r>
              <w:rPr>
                <w:rFonts w:ascii="Times New Roman" w:hint="eastAsia"/>
                <w:sz w:val="22"/>
                <w:szCs w:val="22"/>
              </w:rPr>
              <w:t>되어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경우가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더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많은데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E7303F" w:rsidRPr="00D436B1">
              <w:rPr>
                <w:rFonts w:ascii="Times New Roman"/>
                <w:sz w:val="22"/>
                <w:szCs w:val="22"/>
              </w:rPr>
              <w:t>MAE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는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엄격히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해석되고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,</w:t>
            </w:r>
            <w:r w:rsidR="00E7303F" w:rsidRPr="00D436B1">
              <w:rPr>
                <w:rFonts w:ascii="Times New Roman"/>
                <w:sz w:val="22"/>
                <w:szCs w:val="22"/>
              </w:rPr>
              <w:t xml:space="preserve"> </w:t>
            </w:r>
            <w:r w:rsidR="00D436B1">
              <w:rPr>
                <w:rFonts w:ascii="Times New Roman" w:hint="eastAsia"/>
                <w:sz w:val="22"/>
                <w:szCs w:val="22"/>
              </w:rPr>
              <w:t>미국은</w:t>
            </w:r>
            <w:r w:rsid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36B1">
              <w:rPr>
                <w:rFonts w:ascii="Times New Roman" w:hint="eastAsia"/>
                <w:sz w:val="22"/>
                <w:szCs w:val="22"/>
              </w:rPr>
              <w:t>물론</w:t>
            </w:r>
            <w:r w:rsid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한국</w:t>
            </w:r>
            <w:r w:rsid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법원에서도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인정되기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36B1">
              <w:rPr>
                <w:rFonts w:ascii="Times New Roman" w:hint="eastAsia"/>
                <w:sz w:val="22"/>
                <w:szCs w:val="22"/>
              </w:rPr>
              <w:t>쉽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지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않</w:t>
            </w:r>
            <w:r w:rsidR="00AD799D">
              <w:rPr>
                <w:rFonts w:ascii="Times New Roman" w:hint="eastAsia"/>
                <w:sz w:val="22"/>
                <w:szCs w:val="22"/>
              </w:rPr>
              <w:t>다는</w:t>
            </w:r>
            <w:r w:rsidR="00AD799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799D">
              <w:rPr>
                <w:rFonts w:ascii="Times New Roman" w:hint="eastAsia"/>
                <w:sz w:val="22"/>
                <w:szCs w:val="22"/>
              </w:rPr>
              <w:t>점에서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매수인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입장에서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/>
                <w:sz w:val="22"/>
                <w:szCs w:val="22"/>
              </w:rPr>
              <w:t xml:space="preserve">MAE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가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우려되는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상황이면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아래의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예시와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같이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36B1">
              <w:rPr>
                <w:rFonts w:ascii="Times New Roman" w:hint="eastAsia"/>
                <w:sz w:val="22"/>
                <w:szCs w:val="22"/>
              </w:rPr>
              <w:t>기준</w:t>
            </w:r>
            <w:r w:rsid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36B1">
              <w:rPr>
                <w:rFonts w:ascii="Times New Roman" w:hint="eastAsia"/>
                <w:sz w:val="22"/>
                <w:szCs w:val="22"/>
              </w:rPr>
              <w:t>금액</w:t>
            </w:r>
            <w:r w:rsidR="00CB3F58">
              <w:rPr>
                <w:rFonts w:ascii="Times New Roman" w:hint="eastAsia"/>
                <w:sz w:val="22"/>
                <w:szCs w:val="22"/>
              </w:rPr>
              <w:t>(</w:t>
            </w:r>
            <w:r w:rsidR="00CB3F58">
              <w:rPr>
                <w:rFonts w:ascii="Times New Roman" w:hint="eastAsia"/>
                <w:sz w:val="22"/>
                <w:szCs w:val="22"/>
              </w:rPr>
              <w:t>기준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금액의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범위는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통상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/>
                <w:sz w:val="22"/>
                <w:szCs w:val="22"/>
              </w:rPr>
              <w:t xml:space="preserve">10~50% </w:t>
            </w:r>
            <w:r w:rsidR="00CB3F58">
              <w:rPr>
                <w:rFonts w:ascii="Times New Roman" w:hint="eastAsia"/>
                <w:sz w:val="22"/>
                <w:szCs w:val="22"/>
              </w:rPr>
              <w:t>안에서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협의에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B3F58">
              <w:rPr>
                <w:rFonts w:ascii="Times New Roman" w:hint="eastAsia"/>
                <w:sz w:val="22"/>
                <w:szCs w:val="22"/>
              </w:rPr>
              <w:t>따라</w:t>
            </w:r>
            <w:r w:rsidR="00CB3F5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00904">
              <w:rPr>
                <w:rFonts w:ascii="Times New Roman" w:hint="eastAsia"/>
                <w:sz w:val="22"/>
                <w:szCs w:val="22"/>
              </w:rPr>
              <w:t>결정됩니다</w:t>
            </w:r>
            <w:r w:rsidR="00CB3F58">
              <w:rPr>
                <w:rFonts w:ascii="Times New Roman" w:hint="eastAsia"/>
                <w:sz w:val="22"/>
                <w:szCs w:val="22"/>
              </w:rPr>
              <w:t>)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을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추가하는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방안</w:t>
            </w:r>
            <w:r w:rsidR="00D37E0B">
              <w:rPr>
                <w:rStyle w:val="ab"/>
                <w:rFonts w:ascii="Times New Roman"/>
                <w:sz w:val="22"/>
                <w:szCs w:val="22"/>
              </w:rPr>
              <w:footnoteReference w:id="2"/>
            </w:r>
            <w:r>
              <w:rPr>
                <w:rFonts w:ascii="Times New Roman" w:hint="eastAsia"/>
                <w:sz w:val="22"/>
                <w:szCs w:val="22"/>
              </w:rPr>
              <w:t>을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고려</w:t>
            </w:r>
            <w:r w:rsidR="00DB3A12">
              <w:rPr>
                <w:rFonts w:ascii="Times New Roman" w:hint="eastAsia"/>
                <w:sz w:val="22"/>
                <w:szCs w:val="22"/>
              </w:rPr>
              <w:t>할</w:t>
            </w:r>
            <w:r w:rsidR="00DB3A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B3A12">
              <w:rPr>
                <w:rFonts w:ascii="Times New Roman" w:hint="eastAsia"/>
                <w:sz w:val="22"/>
                <w:szCs w:val="22"/>
              </w:rPr>
              <w:t>수</w:t>
            </w:r>
            <w:r w:rsidR="00DB3A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B3A12">
              <w:rPr>
                <w:rFonts w:ascii="Times New Roman" w:hint="eastAsia"/>
                <w:sz w:val="22"/>
                <w:szCs w:val="22"/>
              </w:rPr>
              <w:t>있습니다</w:t>
            </w:r>
            <w:r w:rsidR="00E7303F" w:rsidRPr="00D436B1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3C359580" w14:textId="1321F60A" w:rsidR="00E7303F" w:rsidRPr="00E7303F" w:rsidRDefault="00D436B1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3"/>
                <w:szCs w:val="23"/>
              </w:rPr>
            </w:pPr>
            <w:r>
              <w:rPr>
                <w:rFonts w:ascii="Times New Roman" w:hint="eastAsia"/>
                <w:sz w:val="22"/>
                <w:szCs w:val="22"/>
              </w:rPr>
              <w:t>재무제표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기준일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기업가치의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[25]% </w:t>
            </w:r>
            <w:r>
              <w:rPr>
                <w:rFonts w:ascii="Times New Roman" w:hint="eastAsia"/>
                <w:sz w:val="22"/>
                <w:szCs w:val="22"/>
              </w:rPr>
              <w:t>이상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하락</w:t>
            </w:r>
            <w:r w:rsidR="00696E7E">
              <w:rPr>
                <w:rFonts w:ascii="Times New Roman" w:hint="eastAsia"/>
                <w:sz w:val="22"/>
                <w:szCs w:val="22"/>
              </w:rPr>
              <w:t>(</w:t>
            </w:r>
            <w:r w:rsidR="00E7303F">
              <w:rPr>
                <w:rFonts w:ascii="Times New Roman"/>
                <w:sz w:val="22"/>
                <w:szCs w:val="22"/>
              </w:rPr>
              <w:t>D</w:t>
            </w:r>
            <w:r w:rsidR="00E7303F">
              <w:rPr>
                <w:rFonts w:ascii="Times New Roman" w:hint="eastAsia"/>
                <w:sz w:val="22"/>
                <w:szCs w:val="22"/>
              </w:rPr>
              <w:t xml:space="preserve">ecrease </w:t>
            </w:r>
            <w:r w:rsidR="00E7303F">
              <w:rPr>
                <w:rFonts w:ascii="Times New Roman"/>
                <w:sz w:val="22"/>
                <w:szCs w:val="22"/>
              </w:rPr>
              <w:t xml:space="preserve">in the enterprise value </w:t>
            </w:r>
            <w:r w:rsidR="00E7303F">
              <w:rPr>
                <w:rFonts w:ascii="Times New Roman" w:hint="eastAsia"/>
                <w:sz w:val="22"/>
                <w:szCs w:val="22"/>
              </w:rPr>
              <w:t xml:space="preserve">by </w:t>
            </w:r>
            <w:r w:rsidR="000C3F01">
              <w:rPr>
                <w:rFonts w:ascii="Times New Roman"/>
                <w:sz w:val="22"/>
                <w:szCs w:val="22"/>
              </w:rPr>
              <w:t>[</w:t>
            </w:r>
            <w:r w:rsidR="00E7303F">
              <w:rPr>
                <w:rFonts w:ascii="Times New Roman"/>
                <w:sz w:val="22"/>
                <w:szCs w:val="22"/>
              </w:rPr>
              <w:t>25%</w:t>
            </w:r>
            <w:r w:rsidR="000C3F01">
              <w:rPr>
                <w:rFonts w:ascii="Times New Roman"/>
                <w:sz w:val="22"/>
                <w:szCs w:val="22"/>
              </w:rPr>
              <w:t>]</w:t>
            </w:r>
            <w:r w:rsidR="00696E7E">
              <w:rPr>
                <w:rFonts w:ascii="Times New Roman"/>
                <w:sz w:val="22"/>
                <w:szCs w:val="22"/>
              </w:rPr>
              <w:t xml:space="preserve"> </w:t>
            </w:r>
            <w:r w:rsidR="00696E7E">
              <w:rPr>
                <w:rFonts w:ascii="Times New Roman" w:hint="eastAsia"/>
                <w:sz w:val="22"/>
                <w:szCs w:val="22"/>
              </w:rPr>
              <w:t>as of balance sheet date)</w:t>
            </w:r>
            <w:r w:rsidR="00696E7E">
              <w:rPr>
                <w:rFonts w:ascii="Times New Roman"/>
                <w:sz w:val="22"/>
                <w:szCs w:val="22"/>
              </w:rPr>
              <w:t>;</w:t>
            </w:r>
          </w:p>
          <w:p w14:paraId="303C662B" w14:textId="18E89AED" w:rsidR="00E7303F" w:rsidRPr="000C3F01" w:rsidRDefault="00D436B1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3"/>
                <w:szCs w:val="23"/>
              </w:rPr>
            </w:pPr>
            <w:r>
              <w:rPr>
                <w:rFonts w:ascii="Times New Roman" w:hint="eastAsia"/>
                <w:sz w:val="22"/>
                <w:szCs w:val="22"/>
              </w:rPr>
              <w:t>연간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매출액의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[25]% </w:t>
            </w:r>
            <w:r>
              <w:rPr>
                <w:rFonts w:ascii="Times New Roman" w:hint="eastAsia"/>
                <w:sz w:val="22"/>
                <w:szCs w:val="22"/>
              </w:rPr>
              <w:t>이상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하락</w:t>
            </w:r>
            <w:r w:rsidR="00696E7E">
              <w:rPr>
                <w:rFonts w:ascii="Times New Roman"/>
                <w:sz w:val="22"/>
                <w:szCs w:val="22"/>
              </w:rPr>
              <w:t>(</w:t>
            </w:r>
            <w:r w:rsidR="00E7303F">
              <w:rPr>
                <w:rFonts w:ascii="Times New Roman"/>
                <w:sz w:val="22"/>
                <w:szCs w:val="22"/>
              </w:rPr>
              <w:t xml:space="preserve">Reduction of annual sales by </w:t>
            </w:r>
            <w:r w:rsidR="000C3F01">
              <w:rPr>
                <w:rFonts w:ascii="Times New Roman"/>
                <w:sz w:val="22"/>
                <w:szCs w:val="22"/>
              </w:rPr>
              <w:t>[</w:t>
            </w:r>
            <w:r w:rsidR="00E7303F">
              <w:rPr>
                <w:rFonts w:ascii="Times New Roman"/>
                <w:sz w:val="22"/>
                <w:szCs w:val="22"/>
              </w:rPr>
              <w:t>25%</w:t>
            </w:r>
            <w:r w:rsidR="000C3F01">
              <w:rPr>
                <w:rFonts w:ascii="Times New Roman"/>
                <w:sz w:val="22"/>
                <w:szCs w:val="22"/>
              </w:rPr>
              <w:t>]</w:t>
            </w:r>
            <w:r w:rsidR="00696E7E">
              <w:rPr>
                <w:rFonts w:ascii="Times New Roman"/>
                <w:sz w:val="22"/>
                <w:szCs w:val="22"/>
              </w:rPr>
              <w:t>)</w:t>
            </w:r>
            <w:r w:rsidR="000C3F01">
              <w:rPr>
                <w:rFonts w:ascii="Times New Roman"/>
                <w:sz w:val="22"/>
                <w:szCs w:val="22"/>
              </w:rPr>
              <w:t>;</w:t>
            </w:r>
          </w:p>
          <w:p w14:paraId="2E79EA05" w14:textId="41FF5BA7" w:rsidR="00CB3F58" w:rsidRPr="002227F5" w:rsidRDefault="00D436B1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3"/>
                <w:szCs w:val="23"/>
              </w:rPr>
            </w:pPr>
            <w:r>
              <w:rPr>
                <w:rFonts w:ascii="Times New Roman" w:hint="eastAsia"/>
                <w:sz w:val="22"/>
                <w:szCs w:val="22"/>
              </w:rPr>
              <w:t>자산총액의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[25]% </w:t>
            </w:r>
            <w:r>
              <w:rPr>
                <w:rFonts w:ascii="Times New Roman" w:hint="eastAsia"/>
                <w:sz w:val="22"/>
                <w:szCs w:val="22"/>
              </w:rPr>
              <w:t>이상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감소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부채총액의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[25]% </w:t>
            </w:r>
            <w:r>
              <w:rPr>
                <w:rFonts w:ascii="Times New Roman" w:hint="eastAsia"/>
                <w:sz w:val="22"/>
                <w:szCs w:val="22"/>
              </w:rPr>
              <w:t>이상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증가</w:t>
            </w:r>
            <w:r w:rsidR="00696E7E">
              <w:rPr>
                <w:rFonts w:ascii="Times New Roman"/>
                <w:sz w:val="22"/>
                <w:szCs w:val="22"/>
              </w:rPr>
              <w:t>(</w:t>
            </w:r>
            <w:r w:rsidR="000C3F01">
              <w:rPr>
                <w:rFonts w:ascii="Times New Roman"/>
                <w:sz w:val="22"/>
                <w:szCs w:val="22"/>
              </w:rPr>
              <w:t>Reduction of total assets or an increase in liabilities by [25%]</w:t>
            </w:r>
            <w:r w:rsidR="00696E7E">
              <w:rPr>
                <w:rFonts w:ascii="Times New Roman"/>
                <w:sz w:val="22"/>
                <w:szCs w:val="22"/>
              </w:rPr>
              <w:t>)</w:t>
            </w:r>
            <w:r w:rsidR="00696E7E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5413E22A" w14:textId="3D2C598E" w:rsidR="00F153DF" w:rsidRPr="00954D7F" w:rsidRDefault="00F153DF" w:rsidP="00F153DF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lastRenderedPageBreak/>
        <w:t>“</w:t>
      </w:r>
      <w:r w:rsidRPr="00954D7F">
        <w:rPr>
          <w:rFonts w:ascii="Times New Roman"/>
          <w:b/>
          <w:sz w:val="23"/>
          <w:szCs w:val="23"/>
          <w:u w:val="single"/>
        </w:rPr>
        <w:t>중요계약</w:t>
      </w:r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/>
          <w:sz w:val="23"/>
          <w:szCs w:val="23"/>
        </w:rPr>
        <w:t>은</w:t>
      </w:r>
      <w:r w:rsidRPr="00954D7F">
        <w:rPr>
          <w:rFonts w:ascii="Times New Roman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본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계약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체결일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현재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유효한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것으로서</w:t>
      </w:r>
      <w:r w:rsidR="00941B32">
        <w:rPr>
          <w:rFonts w:ascii="Times New Roman" w:hint="eastAsia"/>
          <w:sz w:val="23"/>
          <w:szCs w:val="23"/>
        </w:rPr>
        <w:t>,</w:t>
      </w:r>
      <w:r w:rsidR="00941B32">
        <w:rPr>
          <w:rFonts w:ascii="Times New Roman"/>
          <w:sz w:val="23"/>
          <w:szCs w:val="23"/>
        </w:rPr>
        <w:t xml:space="preserve"> </w:t>
      </w:r>
      <w:r w:rsidR="00E8787A">
        <w:rPr>
          <w:rFonts w:ascii="Times New Roman" w:hint="eastAsia"/>
          <w:sz w:val="23"/>
          <w:szCs w:val="23"/>
        </w:rPr>
        <w:t>대상회사</w:t>
      </w:r>
      <w:r w:rsidR="00941B32">
        <w:rPr>
          <w:rFonts w:ascii="Times New Roman" w:hint="eastAsia"/>
          <w:sz w:val="23"/>
          <w:szCs w:val="23"/>
        </w:rPr>
        <w:t xml:space="preserve"> </w:t>
      </w:r>
      <w:r w:rsidR="00941B32">
        <w:rPr>
          <w:rFonts w:ascii="Times New Roman" w:hint="eastAsia"/>
          <w:sz w:val="23"/>
          <w:szCs w:val="23"/>
        </w:rPr>
        <w:t>또는</w:t>
      </w:r>
      <w:r w:rsidR="009F54E6">
        <w:rPr>
          <w:rFonts w:ascii="Times New Roman" w:hint="eastAsia"/>
          <w:sz w:val="23"/>
          <w:szCs w:val="23"/>
        </w:rPr>
        <w:t xml:space="preserve"> </w:t>
      </w:r>
      <w:r w:rsidR="009F54E6">
        <w:rPr>
          <w:rFonts w:ascii="Times New Roman" w:hint="eastAsia"/>
          <w:sz w:val="23"/>
          <w:szCs w:val="23"/>
        </w:rPr>
        <w:t>해외</w:t>
      </w:r>
      <w:r w:rsidR="009F54E6">
        <w:rPr>
          <w:rFonts w:ascii="Times New Roman" w:hint="eastAsia"/>
          <w:sz w:val="23"/>
          <w:szCs w:val="23"/>
        </w:rPr>
        <w:t xml:space="preserve"> </w:t>
      </w:r>
      <w:r w:rsidR="009F54E6">
        <w:rPr>
          <w:rFonts w:ascii="Times New Roman" w:hint="eastAsia"/>
          <w:sz w:val="23"/>
          <w:szCs w:val="23"/>
        </w:rPr>
        <w:t>종속회사가</w:t>
      </w:r>
      <w:r w:rsidR="00D46A3E">
        <w:rPr>
          <w:rFonts w:ascii="Times New Roman" w:hint="eastAsia"/>
          <w:sz w:val="23"/>
          <w:szCs w:val="23"/>
        </w:rPr>
        <w:t xml:space="preserve"> </w:t>
      </w:r>
      <w:r w:rsidR="009F54E6">
        <w:rPr>
          <w:rFonts w:ascii="Times New Roman" w:hint="eastAsia"/>
          <w:sz w:val="23"/>
          <w:szCs w:val="23"/>
        </w:rPr>
        <w:t>일방</w:t>
      </w:r>
      <w:r w:rsidR="009F54E6">
        <w:rPr>
          <w:rFonts w:ascii="Times New Roman" w:hint="eastAsia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당사자인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다음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각호의</w:t>
      </w:r>
      <w:r w:rsidRPr="00340A8B">
        <w:rPr>
          <w:rFonts w:ascii="Times New Roman"/>
          <w:sz w:val="23"/>
          <w:szCs w:val="23"/>
        </w:rPr>
        <w:t xml:space="preserve"> 1</w:t>
      </w:r>
      <w:r w:rsidRPr="00340A8B">
        <w:rPr>
          <w:rFonts w:ascii="Times New Roman"/>
          <w:sz w:val="23"/>
          <w:szCs w:val="23"/>
        </w:rPr>
        <w:t>과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같은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계약을</w:t>
      </w:r>
      <w:r w:rsidRPr="00340A8B">
        <w:rPr>
          <w:rFonts w:ascii="Times New Roman"/>
          <w:sz w:val="23"/>
          <w:szCs w:val="23"/>
        </w:rPr>
        <w:t xml:space="preserve"> </w:t>
      </w:r>
      <w:r w:rsidRPr="00340A8B">
        <w:rPr>
          <w:rFonts w:ascii="Times New Roman"/>
          <w:sz w:val="23"/>
          <w:szCs w:val="23"/>
        </w:rPr>
        <w:t>의미한다</w:t>
      </w:r>
      <w:r w:rsidRPr="00954D7F">
        <w:rPr>
          <w:rFonts w:ascii="Times New Roman"/>
          <w:sz w:val="23"/>
          <w:szCs w:val="23"/>
        </w:rPr>
        <w:t>.</w:t>
      </w:r>
      <w:r w:rsidR="006A6731">
        <w:rPr>
          <w:rFonts w:ascii="Times New Roman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아래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각호의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금액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기준을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적용함에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있어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외화로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표시된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금액은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본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계약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체결일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직전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영업일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기준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 w:rsidRPr="006A6731">
        <w:rPr>
          <w:rFonts w:ascii="Times New Roman" w:hint="eastAsia"/>
          <w:sz w:val="23"/>
          <w:szCs w:val="23"/>
        </w:rPr>
        <w:t>서울외국환중개</w:t>
      </w:r>
      <w:r w:rsidR="006A6731" w:rsidRPr="006A6731">
        <w:rPr>
          <w:rFonts w:ascii="Times New Roman" w:hint="eastAsia"/>
          <w:sz w:val="23"/>
          <w:szCs w:val="23"/>
        </w:rPr>
        <w:t xml:space="preserve"> </w:t>
      </w:r>
      <w:r w:rsidR="006A6731" w:rsidRPr="006A6731">
        <w:rPr>
          <w:rFonts w:ascii="Times New Roman" w:hint="eastAsia"/>
          <w:sz w:val="23"/>
          <w:szCs w:val="23"/>
        </w:rPr>
        <w:t>고시환율</w:t>
      </w:r>
      <w:r w:rsidR="006A6731">
        <w:rPr>
          <w:rFonts w:ascii="Times New Roman" w:hint="eastAsia"/>
          <w:sz w:val="23"/>
          <w:szCs w:val="23"/>
        </w:rPr>
        <w:t>을</w:t>
      </w:r>
      <w:r w:rsidR="006A6731">
        <w:rPr>
          <w:rFonts w:ascii="Times New Roman" w:hint="eastAsia"/>
          <w:sz w:val="23"/>
          <w:szCs w:val="23"/>
        </w:rPr>
        <w:t xml:space="preserve"> </w:t>
      </w:r>
      <w:r w:rsidR="006A6731">
        <w:rPr>
          <w:rFonts w:ascii="Times New Roman" w:hint="eastAsia"/>
          <w:sz w:val="23"/>
          <w:szCs w:val="23"/>
        </w:rPr>
        <w:t>적용한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원화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금액을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기준으로</w:t>
      </w:r>
      <w:r w:rsidR="005B5F2F">
        <w:rPr>
          <w:rFonts w:ascii="Times New Roman" w:hint="eastAsia"/>
          <w:sz w:val="23"/>
          <w:szCs w:val="23"/>
        </w:rPr>
        <w:t xml:space="preserve"> </w:t>
      </w:r>
      <w:r w:rsidR="005B5F2F">
        <w:rPr>
          <w:rFonts w:ascii="Times New Roman" w:hint="eastAsia"/>
          <w:sz w:val="23"/>
          <w:szCs w:val="23"/>
        </w:rPr>
        <w:t>한</w:t>
      </w:r>
      <w:r w:rsidR="006A6731">
        <w:rPr>
          <w:rFonts w:ascii="Times New Roman" w:hint="eastAsia"/>
          <w:sz w:val="23"/>
          <w:szCs w:val="23"/>
        </w:rPr>
        <w:t>다</w:t>
      </w:r>
      <w:r w:rsidR="006A6731" w:rsidRPr="006A6731">
        <w:rPr>
          <w:rFonts w:ascii="Times New Roman" w:hint="eastAsia"/>
          <w:sz w:val="23"/>
          <w:szCs w:val="23"/>
        </w:rPr>
        <w:t>.</w:t>
      </w:r>
      <w:r w:rsidR="00736CF5">
        <w:rPr>
          <w:rFonts w:ascii="Times New Roman"/>
          <w:sz w:val="23"/>
          <w:szCs w:val="23"/>
        </w:rPr>
        <w:t xml:space="preserve"> </w:t>
      </w:r>
    </w:p>
    <w:p w14:paraId="2C6FA992" w14:textId="4616B6A7" w:rsidR="00EF623E" w:rsidRDefault="00EF623E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 w:eastAsia="바탕"/>
          <w:color w:val="auto"/>
          <w:kern w:val="2"/>
          <w:szCs w:val="23"/>
        </w:rPr>
      </w:pPr>
      <w:r w:rsidRPr="00EF623E">
        <w:rPr>
          <w:rFonts w:ascii="Times New Roman" w:eastAsia="바탕" w:hint="eastAsia"/>
          <w:color w:val="auto"/>
          <w:kern w:val="2"/>
          <w:szCs w:val="23"/>
        </w:rPr>
        <w:t>물품</w:t>
      </w:r>
      <w:r w:rsidR="00AA2E87">
        <w:rPr>
          <w:rFonts w:ascii="Times New Roman" w:eastAsia="바탕" w:hint="eastAsia"/>
          <w:color w:val="auto"/>
          <w:kern w:val="2"/>
          <w:szCs w:val="23"/>
        </w:rPr>
        <w:t>의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경우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구매대금이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금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AA2E87">
        <w:rPr>
          <w:rFonts w:ascii="Times New Roman" w:eastAsia="바탕" w:hint="eastAsia"/>
          <w:color w:val="auto"/>
          <w:kern w:val="2"/>
          <w:szCs w:val="23"/>
        </w:rPr>
        <w:t>원을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초과하거나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공급대금이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금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AA2E87">
        <w:rPr>
          <w:rFonts w:ascii="Times New Roman" w:eastAsia="바탕" w:hint="eastAsia"/>
          <w:color w:val="auto"/>
          <w:kern w:val="2"/>
          <w:szCs w:val="23"/>
        </w:rPr>
        <w:t>원을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초과하는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구매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또는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공급계약</w:t>
      </w:r>
      <w:r w:rsidR="00AA2E87">
        <w:rPr>
          <w:rFonts w:ascii="Times New Roman" w:eastAsia="바탕" w:hint="eastAsia"/>
          <w:color w:val="auto"/>
          <w:kern w:val="2"/>
          <w:szCs w:val="23"/>
        </w:rPr>
        <w:t>,</w:t>
      </w:r>
      <w:r w:rsidR="00AA2E87">
        <w:rPr>
          <w:rFonts w:ascii="Times New Roman" w:eastAsia="바탕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용역의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경우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구매대금이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금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563CA6">
        <w:rPr>
          <w:rFonts w:ascii="Times New Roman" w:eastAsia="바탕" w:hint="eastAsia"/>
          <w:color w:val="auto"/>
          <w:kern w:val="2"/>
          <w:szCs w:val="23"/>
        </w:rPr>
        <w:t>원을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초과하거나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공급대금이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금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E31CB4">
        <w:rPr>
          <w:rFonts w:ascii="Times New Roman" w:eastAsia="바탕" w:hint="eastAsia"/>
          <w:color w:val="auto"/>
          <w:kern w:val="2"/>
          <w:szCs w:val="23"/>
        </w:rPr>
        <w:t>]</w:t>
      </w:r>
      <w:r w:rsidR="00563CA6">
        <w:rPr>
          <w:rFonts w:ascii="Times New Roman" w:eastAsia="바탕" w:hint="eastAsia"/>
          <w:color w:val="auto"/>
          <w:kern w:val="2"/>
          <w:szCs w:val="23"/>
        </w:rPr>
        <w:t>원을</w:t>
      </w:r>
      <w:r w:rsidR="00563CA6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563CA6">
        <w:rPr>
          <w:rFonts w:ascii="Times New Roman" w:eastAsia="바탕" w:hint="eastAsia"/>
          <w:color w:val="auto"/>
          <w:kern w:val="2"/>
          <w:szCs w:val="23"/>
        </w:rPr>
        <w:t>초과하는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구매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또는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공급계약</w:t>
      </w:r>
      <w:r w:rsidR="00830EF4">
        <w:rPr>
          <w:rFonts w:ascii="Times New Roman" w:eastAsia="바탕" w:hint="eastAsia"/>
          <w:color w:val="auto"/>
          <w:kern w:val="2"/>
          <w:szCs w:val="23"/>
        </w:rPr>
        <w:t>(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단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,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물품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용역의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단가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수량이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확정되지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아니한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계속적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공급계약의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경우</w:t>
      </w:r>
      <w:r w:rsidR="00B83F8B">
        <w:rPr>
          <w:rFonts w:ascii="Times New Roman" w:eastAsia="바탕" w:hint="eastAsia"/>
          <w:color w:val="auto"/>
          <w:kern w:val="2"/>
          <w:szCs w:val="23"/>
        </w:rPr>
        <w:t>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당해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거래처에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대한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E31CB4">
        <w:rPr>
          <w:rFonts w:ascii="Times New Roman" w:eastAsia="바탕"/>
          <w:color w:val="auto"/>
          <w:kern w:val="2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E31CB4">
        <w:rPr>
          <w:rFonts w:ascii="Times New Roman" w:eastAsia="바탕"/>
          <w:color w:val="auto"/>
          <w:kern w:val="2"/>
          <w:szCs w:val="23"/>
        </w:rPr>
        <w:t>]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년</w:t>
      </w:r>
      <w:r w:rsidR="00B83F8B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사업연도</w:t>
      </w:r>
      <w:r w:rsidR="00B83F8B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중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해당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물품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또는</w:t>
      </w:r>
      <w:r w:rsidR="00AA2E87">
        <w:rPr>
          <w:rFonts w:ascii="Times New Roman" w:eastAsia="바탕" w:hint="eastAsia"/>
          <w:color w:val="auto"/>
          <w:kern w:val="2"/>
          <w:szCs w:val="23"/>
        </w:rPr>
        <w:t xml:space="preserve"> </w:t>
      </w:r>
      <w:r w:rsidR="00AA2E87">
        <w:rPr>
          <w:rFonts w:ascii="Times New Roman" w:eastAsia="바탕" w:hint="eastAsia"/>
          <w:color w:val="auto"/>
          <w:kern w:val="2"/>
          <w:szCs w:val="23"/>
        </w:rPr>
        <w:t>용역의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매출액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또는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B83F8B">
        <w:rPr>
          <w:rFonts w:ascii="Times New Roman" w:eastAsia="바탕" w:hint="eastAsia"/>
          <w:color w:val="auto"/>
          <w:kern w:val="2"/>
          <w:szCs w:val="23"/>
        </w:rPr>
        <w:t>매입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액을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Pr="00EF623E">
        <w:rPr>
          <w:rFonts w:ascii="Times New Roman" w:eastAsia="바탕" w:hint="eastAsia"/>
          <w:color w:val="auto"/>
          <w:kern w:val="2"/>
          <w:szCs w:val="23"/>
        </w:rPr>
        <w:t>기준으로</w:t>
      </w:r>
      <w:r w:rsidRPr="00EF623E">
        <w:rPr>
          <w:rFonts w:ascii="Times New Roman" w:eastAsia="바탕"/>
          <w:color w:val="auto"/>
          <w:kern w:val="2"/>
          <w:szCs w:val="23"/>
        </w:rPr>
        <w:t xml:space="preserve"> </w:t>
      </w:r>
      <w:r w:rsidR="00830EF4">
        <w:rPr>
          <w:rFonts w:ascii="Times New Roman" w:eastAsia="바탕" w:hint="eastAsia"/>
          <w:color w:val="auto"/>
          <w:kern w:val="2"/>
          <w:szCs w:val="23"/>
        </w:rPr>
        <w:t>함</w:t>
      </w:r>
      <w:r w:rsidR="00830EF4">
        <w:rPr>
          <w:rFonts w:ascii="Times New Roman" w:eastAsia="바탕" w:hint="eastAsia"/>
          <w:color w:val="auto"/>
          <w:kern w:val="2"/>
          <w:szCs w:val="23"/>
        </w:rPr>
        <w:t>)</w:t>
      </w:r>
      <w:r w:rsidR="00830EF4">
        <w:rPr>
          <w:rFonts w:ascii="Times New Roman" w:eastAsia="바탕"/>
          <w:color w:val="auto"/>
          <w:kern w:val="2"/>
          <w:szCs w:val="23"/>
        </w:rPr>
        <w:t>;</w:t>
      </w:r>
    </w:p>
    <w:p w14:paraId="41D9D45C" w14:textId="6BD65FCD" w:rsidR="00945018" w:rsidRPr="001938A2" w:rsidRDefault="00F153DF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 w:eastAsia="바탕"/>
          <w:color w:val="auto"/>
          <w:kern w:val="2"/>
          <w:szCs w:val="23"/>
        </w:rPr>
      </w:pPr>
      <w:r w:rsidRPr="00954D7F">
        <w:rPr>
          <w:rFonts w:ascii="Times New Roman" w:eastAsia="바탕"/>
          <w:spacing w:val="3"/>
          <w:szCs w:val="23"/>
        </w:rPr>
        <w:t>보증금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및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연</w:t>
      </w:r>
      <w:r>
        <w:rPr>
          <w:rFonts w:ascii="Times New Roman" w:eastAsia="바탕" w:hint="eastAsia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임료</w:t>
      </w:r>
      <w:r w:rsidRPr="00954D7F">
        <w:rPr>
          <w:rFonts w:ascii="Times New Roman" w:eastAsia="바탕"/>
          <w:spacing w:val="3"/>
          <w:szCs w:val="23"/>
        </w:rPr>
        <w:t>(</w:t>
      </w:r>
      <w:r w:rsidRPr="00954D7F">
        <w:rPr>
          <w:rFonts w:ascii="Times New Roman" w:eastAsia="바탕"/>
          <w:spacing w:val="3"/>
          <w:szCs w:val="23"/>
        </w:rPr>
        <w:t>또는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연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리스료</w:t>
      </w:r>
      <w:r w:rsidRPr="00954D7F">
        <w:rPr>
          <w:rFonts w:ascii="Times New Roman" w:eastAsia="바탕"/>
          <w:spacing w:val="3"/>
          <w:szCs w:val="23"/>
        </w:rPr>
        <w:t>)</w:t>
      </w:r>
      <w:r w:rsidRPr="00954D7F">
        <w:rPr>
          <w:rFonts w:ascii="Times New Roman" w:eastAsia="바탕"/>
          <w:spacing w:val="3"/>
          <w:szCs w:val="23"/>
        </w:rPr>
        <w:t>를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합산한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금액이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금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="008D5E62">
        <w:rPr>
          <w:rFonts w:ascii="Times New Roman" w:eastAsia="바탕"/>
          <w:spacing w:val="3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EF623E">
        <w:rPr>
          <w:rFonts w:ascii="Times New Roman" w:eastAsia="바탕" w:hint="eastAsia"/>
          <w:spacing w:val="3"/>
          <w:szCs w:val="23"/>
        </w:rPr>
        <w:t>원</w:t>
      </w:r>
      <w:r w:rsidRPr="00954D7F">
        <w:rPr>
          <w:rFonts w:ascii="Times New Roman" w:eastAsia="바탕"/>
          <w:spacing w:val="3"/>
          <w:szCs w:val="23"/>
        </w:rPr>
        <w:t>을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초과하는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부동산</w:t>
      </w:r>
      <w:r w:rsidRPr="00954D7F">
        <w:rPr>
          <w:rFonts w:ascii="Times New Roman" w:eastAsia="바탕"/>
          <w:spacing w:val="3"/>
          <w:szCs w:val="23"/>
        </w:rPr>
        <w:t xml:space="preserve">, </w:t>
      </w:r>
      <w:r w:rsidRPr="00954D7F">
        <w:rPr>
          <w:rFonts w:ascii="Times New Roman" w:eastAsia="바탕"/>
          <w:spacing w:val="3"/>
          <w:szCs w:val="23"/>
        </w:rPr>
        <w:t>동산</w:t>
      </w:r>
      <w:r w:rsidRPr="00954D7F">
        <w:rPr>
          <w:rFonts w:ascii="Times New Roman" w:eastAsia="바탕"/>
          <w:spacing w:val="3"/>
          <w:szCs w:val="23"/>
        </w:rPr>
        <w:t xml:space="preserve">, </w:t>
      </w:r>
      <w:r w:rsidRPr="00954D7F">
        <w:rPr>
          <w:rFonts w:ascii="Times New Roman" w:eastAsia="바탕"/>
          <w:spacing w:val="3"/>
          <w:szCs w:val="23"/>
        </w:rPr>
        <w:t>기타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자산의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임대차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또는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리스에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관한</w:t>
      </w:r>
      <w:r w:rsidRPr="00954D7F">
        <w:rPr>
          <w:rFonts w:ascii="Times New Roman" w:eastAsia="바탕"/>
          <w:spacing w:val="3"/>
          <w:szCs w:val="23"/>
        </w:rPr>
        <w:t xml:space="preserve"> </w:t>
      </w:r>
      <w:r w:rsidRPr="00954D7F">
        <w:rPr>
          <w:rFonts w:ascii="Times New Roman" w:eastAsia="바탕"/>
          <w:spacing w:val="3"/>
          <w:szCs w:val="23"/>
        </w:rPr>
        <w:t>계약</w:t>
      </w:r>
      <w:r w:rsidR="00830EF4">
        <w:rPr>
          <w:rFonts w:ascii="Times New Roman" w:eastAsia="바탕"/>
          <w:spacing w:val="3"/>
          <w:szCs w:val="23"/>
        </w:rPr>
        <w:t>;</w:t>
      </w:r>
    </w:p>
    <w:p w14:paraId="3423D39B" w14:textId="529B3487" w:rsidR="001938A2" w:rsidRPr="001938A2" w:rsidRDefault="001938A2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1938A2">
        <w:rPr>
          <w:rFonts w:ascii="Times New Roman" w:hint="eastAsia"/>
          <w:szCs w:val="23"/>
        </w:rPr>
        <w:t>금전의</w:t>
      </w:r>
      <w:r w:rsidRPr="001938A2">
        <w:rPr>
          <w:rFonts w:ascii="Times New Roman" w:hint="eastAsia"/>
          <w:szCs w:val="23"/>
        </w:rPr>
        <w:t xml:space="preserve"> </w:t>
      </w:r>
      <w:r w:rsidRPr="001938A2">
        <w:rPr>
          <w:rFonts w:ascii="Times New Roman" w:hint="eastAsia"/>
          <w:szCs w:val="23"/>
        </w:rPr>
        <w:t>차입</w:t>
      </w:r>
      <w:r w:rsidR="00B83F8B">
        <w:rPr>
          <w:rFonts w:ascii="Times New Roman" w:hint="eastAsia"/>
          <w:szCs w:val="23"/>
        </w:rPr>
        <w:t xml:space="preserve"> </w:t>
      </w:r>
      <w:r w:rsidR="00B83F8B">
        <w:rPr>
          <w:rFonts w:ascii="Times New Roman" w:hint="eastAsia"/>
          <w:szCs w:val="23"/>
        </w:rPr>
        <w:t>또는</w:t>
      </w:r>
      <w:r w:rsidR="00B83F8B">
        <w:rPr>
          <w:rFonts w:ascii="Times New Roman" w:hint="eastAsia"/>
          <w:szCs w:val="23"/>
        </w:rPr>
        <w:t xml:space="preserve"> </w:t>
      </w:r>
      <w:r w:rsidR="00B83F8B">
        <w:rPr>
          <w:rFonts w:ascii="Times New Roman" w:hint="eastAsia"/>
          <w:szCs w:val="23"/>
        </w:rPr>
        <w:t>대여</w:t>
      </w:r>
      <w:r w:rsidRPr="001938A2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6562F81C" w14:textId="2C23149C" w:rsidR="00C56EDD" w:rsidRDefault="00C56EDD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C56EDD">
        <w:rPr>
          <w:rFonts w:ascii="Times New Roman" w:eastAsia="바탕" w:hint="eastAsia"/>
          <w:spacing w:val="3"/>
          <w:szCs w:val="23"/>
        </w:rPr>
        <w:t>특허권</w:t>
      </w:r>
      <w:r w:rsidRPr="00C56EDD">
        <w:rPr>
          <w:rFonts w:ascii="Times New Roman" w:hint="eastAsia"/>
          <w:szCs w:val="23"/>
        </w:rPr>
        <w:t xml:space="preserve">, </w:t>
      </w:r>
      <w:r w:rsidRPr="00C56EDD">
        <w:rPr>
          <w:rFonts w:ascii="Times New Roman" w:hint="eastAsia"/>
          <w:szCs w:val="23"/>
        </w:rPr>
        <w:t>상표권</w:t>
      </w:r>
      <w:r w:rsidRPr="00C56EDD">
        <w:rPr>
          <w:rFonts w:ascii="Times New Roman" w:hint="eastAsia"/>
          <w:szCs w:val="23"/>
        </w:rPr>
        <w:t xml:space="preserve">, </w:t>
      </w:r>
      <w:r w:rsidRPr="00C56EDD">
        <w:rPr>
          <w:rFonts w:ascii="Times New Roman" w:hint="eastAsia"/>
          <w:szCs w:val="23"/>
        </w:rPr>
        <w:t>실용신안권</w:t>
      </w:r>
      <w:r w:rsidRPr="00C56EDD">
        <w:rPr>
          <w:rFonts w:ascii="Times New Roman" w:hint="eastAsia"/>
          <w:szCs w:val="23"/>
        </w:rPr>
        <w:t xml:space="preserve">, </w:t>
      </w:r>
      <w:r w:rsidRPr="00C56EDD">
        <w:rPr>
          <w:rFonts w:ascii="Times New Roman" w:hint="eastAsia"/>
          <w:szCs w:val="23"/>
        </w:rPr>
        <w:t>디자인</w:t>
      </w:r>
      <w:r w:rsidRPr="00C56EDD">
        <w:rPr>
          <w:rFonts w:ascii="Times New Roman" w:hint="eastAsia"/>
          <w:szCs w:val="23"/>
        </w:rPr>
        <w:t xml:space="preserve">, </w:t>
      </w:r>
      <w:r w:rsidRPr="00C56EDD">
        <w:rPr>
          <w:rFonts w:ascii="Times New Roman" w:hint="eastAsia"/>
          <w:szCs w:val="23"/>
        </w:rPr>
        <w:t>저작권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기타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지식재산권의</w:t>
      </w:r>
      <w:r w:rsidRPr="00C56EDD">
        <w:rPr>
          <w:rFonts w:ascii="Times New Roman" w:hint="eastAsia"/>
          <w:szCs w:val="23"/>
        </w:rPr>
        <w:t xml:space="preserve"> </w:t>
      </w:r>
      <w:r w:rsidR="00941B32">
        <w:rPr>
          <w:rFonts w:ascii="Times New Roman" w:hint="eastAsia"/>
          <w:szCs w:val="23"/>
        </w:rPr>
        <w:t>양수도</w:t>
      </w:r>
      <w:r w:rsidR="00941B32">
        <w:rPr>
          <w:rFonts w:ascii="Times New Roman" w:hint="eastAsia"/>
          <w:szCs w:val="23"/>
        </w:rPr>
        <w:t xml:space="preserve"> </w:t>
      </w:r>
      <w:r w:rsidR="00941B32">
        <w:rPr>
          <w:rFonts w:ascii="Times New Roman" w:hint="eastAsia"/>
          <w:szCs w:val="23"/>
        </w:rPr>
        <w:t>및</w:t>
      </w:r>
      <w:r w:rsidR="00941B32">
        <w:rPr>
          <w:rFonts w:ascii="Times New Roman" w:hint="eastAsia"/>
          <w:szCs w:val="23"/>
        </w:rPr>
        <w:t>/</w:t>
      </w:r>
      <w:r w:rsidR="00941B32">
        <w:rPr>
          <w:rFonts w:ascii="Times New Roman" w:hint="eastAsia"/>
          <w:szCs w:val="23"/>
        </w:rPr>
        <w:t>또는</w:t>
      </w:r>
      <w:r w:rsidR="00941B32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라이센스에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관한</w:t>
      </w:r>
      <w:r w:rsidRPr="00C56EDD">
        <w:rPr>
          <w:rFonts w:ascii="Times New Roman" w:hint="eastAsia"/>
          <w:szCs w:val="23"/>
        </w:rPr>
        <w:t xml:space="preserve"> </w:t>
      </w:r>
      <w:r w:rsidRPr="00C56EDD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343AB22F" w14:textId="496E128D" w:rsidR="00B83F8B" w:rsidRDefault="00B83F8B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B83F8B">
        <w:rPr>
          <w:rFonts w:ascii="Times New Roman" w:hint="eastAsia"/>
          <w:szCs w:val="23"/>
        </w:rPr>
        <w:t>특수관계인</w:t>
      </w:r>
      <w:r w:rsidR="00432610">
        <w:rPr>
          <w:rFonts w:ascii="Times New Roman" w:hint="eastAsia"/>
          <w:szCs w:val="23"/>
        </w:rPr>
        <w:t>(</w:t>
      </w:r>
      <w:r w:rsidR="00432610">
        <w:rPr>
          <w:rFonts w:ascii="Times New Roman" w:hint="eastAsia"/>
          <w:szCs w:val="23"/>
        </w:rPr>
        <w:t>이하에서</w:t>
      </w:r>
      <w:r w:rsidR="00432610">
        <w:rPr>
          <w:rFonts w:ascii="Times New Roman" w:hint="eastAsia"/>
          <w:szCs w:val="23"/>
        </w:rPr>
        <w:t xml:space="preserve"> </w:t>
      </w:r>
      <w:r w:rsidR="00160035">
        <w:rPr>
          <w:rFonts w:ascii="Times New Roman" w:hint="eastAsia"/>
          <w:szCs w:val="23"/>
        </w:rPr>
        <w:t>정의함</w:t>
      </w:r>
      <w:r w:rsidR="00432610">
        <w:rPr>
          <w:rFonts w:ascii="Times New Roman" w:hint="eastAsia"/>
          <w:szCs w:val="23"/>
        </w:rPr>
        <w:t>)</w:t>
      </w:r>
      <w:r w:rsidRPr="00B83F8B">
        <w:rPr>
          <w:rFonts w:ascii="Times New Roman" w:hint="eastAsia"/>
          <w:szCs w:val="23"/>
        </w:rPr>
        <w:t>과</w:t>
      </w:r>
      <w:r w:rsidRPr="00B83F8B">
        <w:rPr>
          <w:rFonts w:ascii="Times New Roman" w:hint="eastAsia"/>
          <w:szCs w:val="23"/>
        </w:rPr>
        <w:t xml:space="preserve"> </w:t>
      </w:r>
      <w:r w:rsidRPr="00B83F8B">
        <w:rPr>
          <w:rFonts w:ascii="Times New Roman" w:hint="eastAsia"/>
          <w:szCs w:val="23"/>
        </w:rPr>
        <w:t>체결한</w:t>
      </w:r>
      <w:r w:rsidRPr="00B83F8B">
        <w:rPr>
          <w:rFonts w:ascii="Times New Roman" w:hint="eastAsia"/>
          <w:szCs w:val="23"/>
        </w:rPr>
        <w:t xml:space="preserve"> </w:t>
      </w:r>
      <w:r w:rsidRPr="00B83F8B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668F8986" w14:textId="4CDB9398" w:rsidR="0071582E" w:rsidRDefault="0071582E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연간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9C4735">
        <w:rPr>
          <w:rFonts w:ascii="Times New Roman" w:hint="eastAsia"/>
          <w:szCs w:val="23"/>
        </w:rPr>
        <w:t>원을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초과하는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자본적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지출을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요하는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28A97F6E" w14:textId="06837275" w:rsidR="009C4735" w:rsidRPr="00B8165C" w:rsidRDefault="009C4735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lastRenderedPageBreak/>
        <w:t>자산을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담보로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제공하거나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</w:t>
      </w:r>
      <w:r w:rsidRPr="009C4735">
        <w:rPr>
          <w:rFonts w:ascii="Times New Roman"/>
          <w:szCs w:val="23"/>
        </w:rPr>
        <w:t>3</w:t>
      </w:r>
      <w:r w:rsidRPr="009C4735">
        <w:rPr>
          <w:rFonts w:ascii="Times New Roman" w:hint="eastAsia"/>
          <w:szCs w:val="23"/>
        </w:rPr>
        <w:t>자로부터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담보를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받는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098A659F" w14:textId="24971CED" w:rsidR="009C4735" w:rsidRDefault="009C4735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보증을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제공하거나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보증을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제공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받는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1AFE7DE2" w14:textId="38CBC09E" w:rsidR="008E7C0D" w:rsidRDefault="008E7C0D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부동산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기타</w:t>
      </w:r>
      <w:r w:rsidRPr="009C4735">
        <w:rPr>
          <w:rFonts w:ascii="Times New Roman"/>
          <w:szCs w:val="23"/>
        </w:rPr>
        <w:t xml:space="preserve"> </w:t>
      </w:r>
      <w:r w:rsidR="00830EF4">
        <w:rPr>
          <w:rFonts w:ascii="Times New Roman" w:hint="eastAsia"/>
          <w:szCs w:val="23"/>
        </w:rPr>
        <w:t>고정</w:t>
      </w:r>
      <w:r w:rsidRPr="009C4735">
        <w:rPr>
          <w:rFonts w:ascii="Times New Roman" w:hint="eastAsia"/>
          <w:szCs w:val="23"/>
        </w:rPr>
        <w:t>자산의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구매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처분에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관한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계약으로서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구매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처분의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대가가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9C4735">
        <w:rPr>
          <w:rFonts w:ascii="Times New Roman" w:hint="eastAsia"/>
          <w:szCs w:val="23"/>
        </w:rPr>
        <w:t>원을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초과하는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52B91D74" w14:textId="3B70109D" w:rsidR="008E7C0D" w:rsidRPr="009C4735" w:rsidRDefault="008E7C0D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본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체결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본건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거래의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이행이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대상회사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및</w:t>
      </w:r>
      <w:r w:rsidRPr="009C4735">
        <w:rPr>
          <w:rFonts w:ascii="Times New Roman" w:hint="eastAsia"/>
          <w:szCs w:val="23"/>
        </w:rPr>
        <w:t>/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r>
        <w:rPr>
          <w:rFonts w:ascii="Times New Roman" w:hint="eastAsia"/>
          <w:szCs w:val="23"/>
        </w:rPr>
        <w:t>해외</w:t>
      </w:r>
      <w:r>
        <w:rPr>
          <w:rFonts w:ascii="Times New Roman" w:hint="eastAsia"/>
          <w:szCs w:val="23"/>
        </w:rPr>
        <w:t xml:space="preserve"> </w:t>
      </w:r>
      <w:r>
        <w:rPr>
          <w:rFonts w:ascii="Times New Roman" w:hint="eastAsia"/>
          <w:szCs w:val="23"/>
        </w:rPr>
        <w:t>종속</w:t>
      </w:r>
      <w:r w:rsidRPr="009C4735">
        <w:rPr>
          <w:rFonts w:ascii="Times New Roman" w:hint="eastAsia"/>
          <w:szCs w:val="23"/>
        </w:rPr>
        <w:t>회사의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위반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불이행을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구성하거나</w:t>
      </w:r>
      <w:r w:rsidRPr="009C4735">
        <w:rPr>
          <w:rFonts w:ascii="Times New Roman" w:hint="eastAsia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기한의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이익을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상실시키거나</w:t>
      </w:r>
      <w:r w:rsidRPr="009C4735">
        <w:rPr>
          <w:rFonts w:ascii="Times New Roman" w:hint="eastAsia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상대방에게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해제</w:t>
      </w:r>
      <w:r w:rsidRPr="009C4735">
        <w:rPr>
          <w:rFonts w:ascii="Times New Roman" w:hint="eastAsia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해지권을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부여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동의권을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발생시키는</w:t>
      </w:r>
      <w:r w:rsidRPr="009C4735">
        <w:rPr>
          <w:rFonts w:ascii="Times New Roman" w:hint="eastAsia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7A6ABA8E" w14:textId="6C4532BC" w:rsidR="008E7C0D" w:rsidRPr="00B8165C" w:rsidRDefault="008E7C0D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영업활동을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사업범위</w:t>
      </w:r>
      <w:r w:rsidR="00830EF4">
        <w:rPr>
          <w:rFonts w:ascii="Times New Roman" w:hint="eastAsia"/>
          <w:szCs w:val="23"/>
        </w:rPr>
        <w:t>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지역</w:t>
      </w:r>
      <w:r w:rsidR="00830EF4">
        <w:rPr>
          <w:rFonts w:ascii="Times New Roman" w:hint="eastAsia"/>
          <w:szCs w:val="23"/>
        </w:rPr>
        <w:t xml:space="preserve"> </w:t>
      </w:r>
      <w:r w:rsidR="00830EF4">
        <w:rPr>
          <w:rFonts w:ascii="Times New Roman" w:hint="eastAsia"/>
          <w:szCs w:val="23"/>
        </w:rPr>
        <w:t>측면에서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제한하는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Pr="009C4735">
        <w:rPr>
          <w:rFonts w:ascii="Times New Roman"/>
          <w:szCs w:val="23"/>
        </w:rPr>
        <w:t xml:space="preserve">; </w:t>
      </w:r>
      <w:r w:rsidRPr="009C4735">
        <w:rPr>
          <w:rFonts w:ascii="Times New Roman" w:hint="eastAsia"/>
          <w:szCs w:val="23"/>
        </w:rPr>
        <w:t>독점적</w:t>
      </w:r>
      <w:r w:rsidRPr="009C4735">
        <w:rPr>
          <w:rFonts w:ascii="Times New Roman"/>
          <w:szCs w:val="23"/>
        </w:rPr>
        <w:t>·</w:t>
      </w:r>
      <w:r w:rsidRPr="009C4735">
        <w:rPr>
          <w:rFonts w:ascii="Times New Roman" w:hint="eastAsia"/>
          <w:szCs w:val="23"/>
        </w:rPr>
        <w:t>배타적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거래조항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경업금지조항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유인금지조항을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포함하고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있는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;</w:t>
      </w:r>
    </w:p>
    <w:p w14:paraId="25576EBE" w14:textId="3C000F10" w:rsidR="009C4735" w:rsidRPr="009C4735" w:rsidRDefault="009C4735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회사의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합병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분할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주식의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포괄적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교환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이전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주식양수도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영업양수도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기타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준하는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조직개편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기업인수합병</w:t>
      </w:r>
      <w:r w:rsidR="00830EF4">
        <w:rPr>
          <w:rFonts w:ascii="Times New Roman" w:hint="eastAsia"/>
          <w:szCs w:val="23"/>
        </w:rPr>
        <w:t>(</w:t>
      </w:r>
      <w:r w:rsidR="00830EF4">
        <w:rPr>
          <w:rFonts w:ascii="Times New Roman" w:hint="eastAsia"/>
          <w:szCs w:val="23"/>
        </w:rPr>
        <w:t>합작투자</w:t>
      </w:r>
      <w:r w:rsidR="00830EF4">
        <w:rPr>
          <w:rFonts w:ascii="Times New Roman" w:hint="eastAsia"/>
          <w:szCs w:val="23"/>
        </w:rPr>
        <w:t xml:space="preserve"> </w:t>
      </w:r>
      <w:r w:rsidR="00830EF4">
        <w:rPr>
          <w:rFonts w:ascii="Times New Roman" w:hint="eastAsia"/>
          <w:szCs w:val="23"/>
        </w:rPr>
        <w:t>포함</w:t>
      </w:r>
      <w:r w:rsidR="00830EF4">
        <w:rPr>
          <w:rFonts w:ascii="Times New Roman" w:hint="eastAsia"/>
          <w:szCs w:val="23"/>
        </w:rPr>
        <w:t>)</w:t>
      </w:r>
      <w:r w:rsidRPr="009C4735">
        <w:rPr>
          <w:rFonts w:ascii="Times New Roman" w:hint="eastAsia"/>
          <w:szCs w:val="23"/>
        </w:rPr>
        <w:t>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관한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E7C0D">
        <w:rPr>
          <w:rFonts w:ascii="Times New Roman" w:hint="eastAsia"/>
          <w:szCs w:val="23"/>
        </w:rPr>
        <w:t xml:space="preserve">; </w:t>
      </w:r>
    </w:p>
    <w:p w14:paraId="09666CE9" w14:textId="371D1274" w:rsidR="009C4735" w:rsidRPr="00633298" w:rsidRDefault="009C4735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633298">
        <w:rPr>
          <w:rFonts w:ascii="Times New Roman" w:hint="eastAsia"/>
          <w:szCs w:val="23"/>
        </w:rPr>
        <w:t>단체협약</w:t>
      </w:r>
      <w:r w:rsidRPr="00633298">
        <w:rPr>
          <w:rFonts w:ascii="Times New Roman"/>
          <w:szCs w:val="23"/>
        </w:rPr>
        <w:t xml:space="preserve">, </w:t>
      </w:r>
      <w:r w:rsidRPr="00633298">
        <w:rPr>
          <w:rFonts w:ascii="Times New Roman" w:hint="eastAsia"/>
          <w:szCs w:val="23"/>
        </w:rPr>
        <w:t>취업규칙</w:t>
      </w:r>
      <w:r w:rsidRPr="00633298">
        <w:rPr>
          <w:rFonts w:ascii="Times New Roman"/>
          <w:szCs w:val="23"/>
        </w:rPr>
        <w:t xml:space="preserve">, </w:t>
      </w:r>
      <w:r w:rsidRPr="00633298">
        <w:rPr>
          <w:rFonts w:ascii="Times New Roman" w:hint="eastAsia"/>
          <w:szCs w:val="23"/>
        </w:rPr>
        <w:t>노사협약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등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명칭을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불문하고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노동조합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또는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직원들과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집단적으로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체결한</w:t>
      </w:r>
      <w:r w:rsidRPr="00633298">
        <w:rPr>
          <w:rFonts w:ascii="Times New Roman"/>
          <w:szCs w:val="23"/>
        </w:rPr>
        <w:t xml:space="preserve"> </w:t>
      </w:r>
      <w:r w:rsidRPr="00633298">
        <w:rPr>
          <w:rFonts w:ascii="Times New Roman" w:hint="eastAsia"/>
          <w:szCs w:val="23"/>
        </w:rPr>
        <w:t>계약</w:t>
      </w:r>
      <w:r w:rsidR="002829B1" w:rsidRPr="00633298">
        <w:rPr>
          <w:rFonts w:ascii="Times New Roman" w:hint="eastAsia"/>
          <w:szCs w:val="23"/>
        </w:rPr>
        <w:t xml:space="preserve">; </w:t>
      </w:r>
      <w:r w:rsidR="00727CDF" w:rsidRPr="00633298">
        <w:rPr>
          <w:rFonts w:ascii="Times New Roman" w:hint="eastAsia"/>
          <w:szCs w:val="23"/>
        </w:rPr>
        <w:t xml:space="preserve"> </w:t>
      </w:r>
    </w:p>
    <w:p w14:paraId="38214AE4" w14:textId="060B3CA7" w:rsidR="002829B1" w:rsidRDefault="009C4735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소송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고객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클레임과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관련된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화해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조정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계약으로서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청구금액이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="005263BD" w:rsidRPr="009C4735">
        <w:rPr>
          <w:rFonts w:ascii="Times New Roman" w:hint="eastAsia"/>
          <w:szCs w:val="23"/>
        </w:rPr>
        <w:t>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이상인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563CA6">
        <w:rPr>
          <w:rFonts w:ascii="Times New Roman" w:hint="eastAsia"/>
          <w:szCs w:val="23"/>
        </w:rPr>
        <w:t>;</w:t>
      </w:r>
    </w:p>
    <w:p w14:paraId="23698D07" w14:textId="2BDEFF0D" w:rsidR="008E7C0D" w:rsidRDefault="008E7C0D" w:rsidP="00A43F8A">
      <w:pPr>
        <w:pStyle w:val="af1"/>
        <w:numPr>
          <w:ilvl w:val="2"/>
          <w:numId w:val="22"/>
        </w:numPr>
        <w:tabs>
          <w:tab w:val="clear" w:pos="800"/>
          <w:tab w:val="clear" w:pos="1600"/>
          <w:tab w:val="left" w:pos="900"/>
        </w:tabs>
        <w:snapToGrid w:val="0"/>
        <w:spacing w:after="240" w:line="360" w:lineRule="exact"/>
        <w:ind w:left="900" w:hanging="540"/>
        <w:rPr>
          <w:rFonts w:ascii="Times New Roman"/>
          <w:szCs w:val="23"/>
        </w:rPr>
      </w:pPr>
      <w:r w:rsidRPr="009C4735">
        <w:rPr>
          <w:rFonts w:ascii="Times New Roman" w:hint="eastAsia"/>
          <w:szCs w:val="23"/>
        </w:rPr>
        <w:t>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</w:t>
      </w:r>
      <w:r w:rsidRPr="009C4735">
        <w:rPr>
          <w:rFonts w:ascii="Times New Roman"/>
          <w:szCs w:val="23"/>
        </w:rPr>
        <w:t>1</w:t>
      </w:r>
      <w:r w:rsidRPr="009C4735">
        <w:rPr>
          <w:rFonts w:ascii="Times New Roman" w:hint="eastAsia"/>
          <w:szCs w:val="23"/>
        </w:rPr>
        <w:t>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내지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</w:t>
      </w:r>
      <w:r w:rsidRPr="009C4735">
        <w:rPr>
          <w:rFonts w:ascii="Times New Roman"/>
          <w:szCs w:val="23"/>
        </w:rPr>
        <w:t>1</w:t>
      </w:r>
      <w:r>
        <w:rPr>
          <w:rFonts w:ascii="Times New Roman"/>
          <w:szCs w:val="23"/>
        </w:rPr>
        <w:t>4</w:t>
      </w:r>
      <w:r w:rsidRPr="009C4735">
        <w:rPr>
          <w:rFonts w:ascii="Times New Roman" w:hint="eastAsia"/>
          <w:szCs w:val="23"/>
        </w:rPr>
        <w:t>호에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해당하지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않는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것으로서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제목과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유형을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불문하고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대금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등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계약금액</w:t>
      </w:r>
      <w:r w:rsidRPr="009C4735">
        <w:rPr>
          <w:rFonts w:ascii="Times New Roman"/>
          <w:szCs w:val="23"/>
        </w:rPr>
        <w:t>(</w:t>
      </w:r>
      <w:r w:rsidRPr="009C4735">
        <w:rPr>
          <w:rFonts w:ascii="Times New Roman" w:hint="eastAsia"/>
          <w:szCs w:val="23"/>
        </w:rPr>
        <w:t>계속적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계약의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경우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연간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대금을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의미하며</w:t>
      </w:r>
      <w:r w:rsidRPr="009C4735">
        <w:rPr>
          <w:rFonts w:ascii="Times New Roman"/>
          <w:szCs w:val="23"/>
        </w:rPr>
        <w:t xml:space="preserve">, </w:t>
      </w:r>
      <w:r w:rsidRPr="009C4735">
        <w:rPr>
          <w:rFonts w:ascii="Times New Roman" w:hint="eastAsia"/>
          <w:szCs w:val="23"/>
        </w:rPr>
        <w:t>연간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대금이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명시되어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있지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않은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경우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체결일을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기준으로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최근</w:t>
      </w:r>
      <w:r w:rsidRPr="009C4735">
        <w:rPr>
          <w:rFonts w:ascii="Times New Roman"/>
          <w:szCs w:val="23"/>
        </w:rPr>
        <w:t xml:space="preserve"> 1</w:t>
      </w:r>
      <w:r w:rsidRPr="009C4735">
        <w:rPr>
          <w:rFonts w:ascii="Times New Roman" w:hint="eastAsia"/>
          <w:szCs w:val="23"/>
        </w:rPr>
        <w:t>년간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지급의무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또는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지급청구권이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발생한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금원을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의미</w:t>
      </w:r>
      <w:r w:rsidR="00AC2199">
        <w:rPr>
          <w:rFonts w:ascii="Times New Roman" w:hint="eastAsia"/>
          <w:szCs w:val="23"/>
        </w:rPr>
        <w:t>함</w:t>
      </w:r>
      <w:r w:rsidRPr="009C4735">
        <w:rPr>
          <w:rFonts w:ascii="Times New Roman"/>
          <w:szCs w:val="23"/>
        </w:rPr>
        <w:t>)</w:t>
      </w:r>
      <w:r w:rsidRPr="009C4735">
        <w:rPr>
          <w:rFonts w:ascii="Times New Roman" w:hint="eastAsia"/>
          <w:szCs w:val="23"/>
        </w:rPr>
        <w:t>이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금</w:t>
      </w:r>
      <w:r w:rsidRPr="009C4735">
        <w:rPr>
          <w:rFonts w:ascii="Times New Roman"/>
          <w:szCs w:val="23"/>
        </w:rPr>
        <w:t xml:space="preserve"> </w:t>
      </w:r>
      <w:r w:rsidR="008D5E62">
        <w:rPr>
          <w:rFonts w:ascii="Times New Roman"/>
          <w:szCs w:val="23"/>
        </w:rPr>
        <w:t>[</w:t>
      </w:r>
      <w:r w:rsidR="00444DD3">
        <w:rPr>
          <w:rFonts w:ascii="바탕" w:eastAsia="바탕" w:hAnsi="바탕" w:hint="eastAsia"/>
          <w:color w:val="auto"/>
          <w:kern w:val="2"/>
          <w:szCs w:val="23"/>
        </w:rPr>
        <w:t>•</w:t>
      </w:r>
      <w:r w:rsidR="008D5E62">
        <w:rPr>
          <w:rFonts w:ascii="Times New Roman" w:eastAsia="바탕" w:hint="eastAsia"/>
          <w:color w:val="auto"/>
          <w:kern w:val="2"/>
          <w:szCs w:val="23"/>
        </w:rPr>
        <w:t>]</w:t>
      </w:r>
      <w:r w:rsidRPr="009C4735">
        <w:rPr>
          <w:rFonts w:ascii="Times New Roman" w:hint="eastAsia"/>
          <w:szCs w:val="23"/>
        </w:rPr>
        <w:t>원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이상인</w:t>
      </w:r>
      <w:r w:rsidRPr="009C4735">
        <w:rPr>
          <w:rFonts w:ascii="Times New Roman"/>
          <w:szCs w:val="23"/>
        </w:rPr>
        <w:t xml:space="preserve"> </w:t>
      </w:r>
      <w:r w:rsidRPr="009C4735">
        <w:rPr>
          <w:rFonts w:ascii="Times New Roman" w:hint="eastAsia"/>
          <w:szCs w:val="23"/>
        </w:rPr>
        <w:t>계약</w:t>
      </w:r>
      <w:r w:rsidR="00830EF4">
        <w:rPr>
          <w:rFonts w:ascii="Times New Roman" w:hint="eastAsia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814EBE" w14:paraId="06DA1EB0" w14:textId="77777777" w:rsidTr="00E8318E">
        <w:tc>
          <w:tcPr>
            <w:tcW w:w="9060" w:type="dxa"/>
            <w:shd w:val="clear" w:color="auto" w:fill="D9D9D9" w:themeFill="background1" w:themeFillShade="D9"/>
          </w:tcPr>
          <w:p w14:paraId="60838C0C" w14:textId="6DD35817" w:rsidR="00814EBE" w:rsidRPr="00AB70EB" w:rsidRDefault="00814EBE" w:rsidP="00E8318E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="003B26EB" w:rsidRPr="00AB70EB">
              <w:rPr>
                <w:rFonts w:ascii="Times New Roman" w:hint="eastAsia"/>
                <w:sz w:val="22"/>
                <w:szCs w:val="22"/>
              </w:rPr>
              <w:t>중요계약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  <w:r w:rsidRPr="00AB70EB">
              <w:rPr>
                <w:rFonts w:ascii="Times New Roman" w:hint="eastAsia"/>
                <w:sz w:val="22"/>
                <w:szCs w:val="22"/>
              </w:rPr>
              <w:t>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대상회사가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보유하고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여러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계약들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중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과정에서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파악</w:t>
            </w:r>
            <w:r w:rsidR="008C3BF4">
              <w:rPr>
                <w:rFonts w:ascii="Times New Roman" w:hint="eastAsia"/>
                <w:sz w:val="22"/>
                <w:szCs w:val="22"/>
              </w:rPr>
              <w:t>된</w:t>
            </w:r>
            <w:r w:rsidR="008C3BF4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8C3BF4">
              <w:rPr>
                <w:rFonts w:ascii="Times New Roman" w:hint="eastAsia"/>
                <w:sz w:val="22"/>
                <w:szCs w:val="22"/>
              </w:rPr>
              <w:t>매수인</w:t>
            </w:r>
            <w:r w:rsidR="008C3B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C3BF4">
              <w:rPr>
                <w:rFonts w:ascii="Times New Roman" w:hint="eastAsia"/>
                <w:sz w:val="22"/>
                <w:szCs w:val="22"/>
              </w:rPr>
              <w:t>입장에서</w:t>
            </w:r>
            <w:r w:rsidR="008C3B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C3BF4">
              <w:rPr>
                <w:rFonts w:ascii="Times New Roman" w:hint="eastAsia"/>
                <w:sz w:val="22"/>
                <w:szCs w:val="22"/>
              </w:rPr>
              <w:t>중요하다고</w:t>
            </w:r>
            <w:r w:rsidR="008C3B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C3BF4">
              <w:rPr>
                <w:rFonts w:ascii="Times New Roman" w:hint="eastAsia"/>
                <w:sz w:val="22"/>
                <w:szCs w:val="22"/>
              </w:rPr>
              <w:t>판단되는</w:t>
            </w:r>
            <w:r w:rsidR="008C3B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C3BF4">
              <w:rPr>
                <w:rFonts w:ascii="Times New Roman" w:hint="eastAsia"/>
                <w:sz w:val="22"/>
                <w:szCs w:val="22"/>
              </w:rPr>
              <w:t>계약들로</w:t>
            </w:r>
            <w:r w:rsidR="008C3BF4">
              <w:rPr>
                <w:rFonts w:ascii="Times New Roman" w:hint="eastAsia"/>
                <w:sz w:val="22"/>
                <w:szCs w:val="22"/>
              </w:rPr>
              <w:t>,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C3BF4">
              <w:rPr>
                <w:rFonts w:ascii="Times New Roman" w:hint="eastAsia"/>
                <w:sz w:val="22"/>
                <w:szCs w:val="22"/>
              </w:rPr>
              <w:t>이러한</w:t>
            </w:r>
            <w:r w:rsidR="008C3B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계약을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리스트업</w:t>
            </w:r>
            <w:r w:rsidR="008C3BF4">
              <w:rPr>
                <w:rFonts w:ascii="Times New Roman" w:hint="eastAsia"/>
                <w:sz w:val="22"/>
                <w:szCs w:val="22"/>
              </w:rPr>
              <w:t>한</w:t>
            </w:r>
            <w:r w:rsidR="008C3B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C3BF4">
              <w:rPr>
                <w:rFonts w:ascii="Times New Roman"/>
                <w:sz w:val="22"/>
                <w:szCs w:val="22"/>
              </w:rPr>
              <w:t>“</w:t>
            </w:r>
            <w:r w:rsidR="008C3BF4">
              <w:rPr>
                <w:rFonts w:ascii="Times New Roman" w:hint="eastAsia"/>
                <w:sz w:val="22"/>
                <w:szCs w:val="22"/>
              </w:rPr>
              <w:t>중요계약</w:t>
            </w:r>
            <w:r w:rsidR="008C3BF4">
              <w:rPr>
                <w:rFonts w:ascii="Times New Roman"/>
                <w:sz w:val="22"/>
                <w:szCs w:val="22"/>
              </w:rPr>
              <w:t xml:space="preserve">” </w:t>
            </w:r>
            <w:r w:rsidR="008C3BF4">
              <w:rPr>
                <w:rFonts w:ascii="Times New Roman" w:hint="eastAsia"/>
                <w:sz w:val="22"/>
                <w:szCs w:val="22"/>
              </w:rPr>
              <w:t>정의조항은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별도의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진</w:t>
            </w:r>
            <w:r w:rsidR="005D23A8" w:rsidRPr="00AB70EB">
              <w:rPr>
                <w:rFonts w:ascii="Times New Roman" w:hint="eastAsia"/>
                <w:sz w:val="22"/>
                <w:szCs w:val="22"/>
              </w:rPr>
              <w:t>술보장</w:t>
            </w:r>
            <w:r w:rsidR="00911F6F">
              <w:rPr>
                <w:rFonts w:ascii="Times New Roman" w:hint="eastAsia"/>
                <w:sz w:val="22"/>
                <w:szCs w:val="22"/>
              </w:rPr>
              <w:t>을</w:t>
            </w:r>
            <w:r w:rsidR="00911F6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11F6F">
              <w:rPr>
                <w:rFonts w:ascii="Times New Roman" w:hint="eastAsia"/>
                <w:sz w:val="22"/>
                <w:szCs w:val="22"/>
              </w:rPr>
              <w:t>받고</w:t>
            </w:r>
            <w:r w:rsidR="00911F6F">
              <w:rPr>
                <w:rFonts w:ascii="Times New Roman" w:hint="eastAsia"/>
                <w:sz w:val="22"/>
                <w:szCs w:val="22"/>
              </w:rPr>
              <w:t>,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CE14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시점부터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전까지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중요계약에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행위</w:t>
            </w:r>
            <w:r w:rsidR="00911F6F">
              <w:rPr>
                <w:rFonts w:ascii="Times New Roman" w:hint="eastAsia"/>
                <w:sz w:val="22"/>
                <w:szCs w:val="22"/>
              </w:rPr>
              <w:t>(</w:t>
            </w:r>
            <w:r w:rsidR="00911F6F">
              <w:rPr>
                <w:rFonts w:ascii="Times New Roman" w:hint="eastAsia"/>
                <w:sz w:val="22"/>
                <w:szCs w:val="22"/>
              </w:rPr>
              <w:t>중요계약의</w:t>
            </w:r>
            <w:r w:rsidR="00911F6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11F6F">
              <w:rPr>
                <w:rFonts w:ascii="Times New Roman" w:hint="eastAsia"/>
                <w:sz w:val="22"/>
                <w:szCs w:val="22"/>
              </w:rPr>
              <w:t>체결</w:t>
            </w:r>
            <w:r w:rsidR="00911F6F">
              <w:rPr>
                <w:rFonts w:ascii="Times New Roman" w:hint="eastAsia"/>
                <w:sz w:val="22"/>
                <w:szCs w:val="22"/>
              </w:rPr>
              <w:t>,</w:t>
            </w:r>
            <w:r w:rsidR="00911F6F">
              <w:rPr>
                <w:rFonts w:ascii="Times New Roman"/>
                <w:sz w:val="22"/>
                <w:szCs w:val="22"/>
              </w:rPr>
              <w:t xml:space="preserve"> </w:t>
            </w:r>
            <w:r w:rsidR="00911F6F">
              <w:rPr>
                <w:rFonts w:ascii="Times New Roman" w:hint="eastAsia"/>
                <w:sz w:val="22"/>
                <w:szCs w:val="22"/>
              </w:rPr>
              <w:t>변경</w:t>
            </w:r>
            <w:r w:rsidR="00911F6F">
              <w:rPr>
                <w:rFonts w:ascii="Times New Roman" w:hint="eastAsia"/>
                <w:sz w:val="22"/>
                <w:szCs w:val="22"/>
              </w:rPr>
              <w:t>,</w:t>
            </w:r>
            <w:r w:rsidR="00911F6F">
              <w:rPr>
                <w:rFonts w:ascii="Times New Roman"/>
                <w:sz w:val="22"/>
                <w:szCs w:val="22"/>
              </w:rPr>
              <w:t xml:space="preserve"> </w:t>
            </w:r>
            <w:r w:rsidR="00911F6F">
              <w:rPr>
                <w:rFonts w:ascii="Times New Roman" w:hint="eastAsia"/>
                <w:sz w:val="22"/>
                <w:szCs w:val="22"/>
              </w:rPr>
              <w:t>해지</w:t>
            </w:r>
            <w:r w:rsidR="00911F6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11F6F">
              <w:rPr>
                <w:rFonts w:ascii="Times New Roman" w:hint="eastAsia"/>
                <w:sz w:val="22"/>
                <w:szCs w:val="22"/>
              </w:rPr>
              <w:t>등</w:t>
            </w:r>
            <w:r w:rsidR="00911F6F">
              <w:rPr>
                <w:rFonts w:ascii="Times New Roman" w:hint="eastAsia"/>
                <w:sz w:val="22"/>
                <w:szCs w:val="22"/>
              </w:rPr>
              <w:t>)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동의를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받는데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근거가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>되는</w:t>
            </w:r>
            <w:r w:rsidR="00CC245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491D6EB1" w14:textId="4D963EF3" w:rsidR="00CC2453" w:rsidRPr="00AB70EB" w:rsidRDefault="00CC2453" w:rsidP="00A43F8A">
            <w:pPr>
              <w:pStyle w:val="af3"/>
              <w:numPr>
                <w:ilvl w:val="0"/>
                <w:numId w:val="64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실사를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확인한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매출액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매입액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순위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중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5</w:t>
            </w:r>
            <w:r w:rsidRPr="00AB70EB">
              <w:rPr>
                <w:rFonts w:ascii="Times New Roman" w:hint="eastAsia"/>
                <w:sz w:val="22"/>
                <w:szCs w:val="22"/>
              </w:rPr>
              <w:t>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10</w:t>
            </w:r>
            <w:r w:rsidRPr="00AB70EB">
              <w:rPr>
                <w:rFonts w:ascii="Times New Roman" w:hint="eastAsia"/>
                <w:sz w:val="22"/>
                <w:szCs w:val="22"/>
              </w:rPr>
              <w:t>위에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최소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[</w:t>
            </w:r>
            <w:r w:rsidR="00F856F8">
              <w:rPr>
                <w:rFonts w:hAnsi="바탕" w:hint="eastAsia"/>
                <w:szCs w:val="23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]%</w:t>
            </w:r>
            <w:r w:rsidRPr="00AB70EB">
              <w:rPr>
                <w:rFonts w:ascii="Times New Roman" w:hint="eastAsia"/>
                <w:sz w:val="22"/>
                <w:szCs w:val="22"/>
              </w:rPr>
              <w:t>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최소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다양한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포착하고자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중요계약의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설정할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DCF2E04" w14:textId="77777777" w:rsidR="00814EBE" w:rsidRPr="00737571" w:rsidRDefault="00CC2453" w:rsidP="00A43F8A">
            <w:pPr>
              <w:pStyle w:val="af3"/>
              <w:numPr>
                <w:ilvl w:val="0"/>
                <w:numId w:val="64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이외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과정에서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파악한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개별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상대방을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특정하여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중요계약으로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737571">
              <w:rPr>
                <w:rFonts w:ascii="Times New Roman"/>
                <w:sz w:val="22"/>
                <w:szCs w:val="22"/>
              </w:rPr>
              <w:t xml:space="preserve"> </w:t>
            </w:r>
            <w:r w:rsidR="00814EBE" w:rsidRPr="00737571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A897854" w14:textId="382E6FB9" w:rsidR="00737571" w:rsidRPr="009565C0" w:rsidRDefault="00737571" w:rsidP="00A43F8A">
            <w:pPr>
              <w:pStyle w:val="af3"/>
              <w:numPr>
                <w:ilvl w:val="0"/>
                <w:numId w:val="64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3"/>
                <w:szCs w:val="23"/>
              </w:rPr>
            </w:pPr>
            <w:r w:rsidRPr="00737571">
              <w:rPr>
                <w:rFonts w:ascii="Times New Roman" w:hint="eastAsia"/>
                <w:sz w:val="22"/>
                <w:szCs w:val="22"/>
              </w:rPr>
              <w:t>통상적으로는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대상회사가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체결한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전체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매입계약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또는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매출계약의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합계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금액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중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/>
                <w:sz w:val="22"/>
                <w:szCs w:val="22"/>
              </w:rPr>
              <w:lastRenderedPageBreak/>
              <w:t xml:space="preserve">50~60% </w:t>
            </w:r>
            <w:r w:rsidRPr="00737571">
              <w:rPr>
                <w:rFonts w:ascii="Times New Roman" w:hint="eastAsia"/>
                <w:sz w:val="22"/>
                <w:szCs w:val="22"/>
              </w:rPr>
              <w:t>정도를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/>
                <w:sz w:val="22"/>
                <w:szCs w:val="22"/>
              </w:rPr>
              <w:t>cover</w:t>
            </w:r>
            <w:r w:rsidRPr="00737571">
              <w:rPr>
                <w:rFonts w:ascii="Times New Roman" w:hint="eastAsia"/>
                <w:sz w:val="22"/>
                <w:szCs w:val="22"/>
              </w:rPr>
              <w:t>할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수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있는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기준으로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중요계약의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 w:hint="eastAsia"/>
                <w:sz w:val="22"/>
                <w:szCs w:val="22"/>
              </w:rPr>
              <w:t>기준을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737571">
              <w:rPr>
                <w:rFonts w:ascii="Times New Roman" w:hint="eastAsia"/>
                <w:sz w:val="22"/>
                <w:szCs w:val="22"/>
              </w:rPr>
              <w:t>설정하는</w:t>
            </w:r>
            <w:r w:rsidRPr="00737571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많은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보입니다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매수인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자체적으로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해당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비율을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/>
                <w:sz w:val="22"/>
                <w:szCs w:val="22"/>
              </w:rPr>
              <w:t>cover</w:t>
            </w:r>
            <w:r w:rsidR="00D8241C">
              <w:rPr>
                <w:rFonts w:ascii="Times New Roman" w:hint="eastAsia"/>
                <w:sz w:val="22"/>
                <w:szCs w:val="22"/>
              </w:rPr>
              <w:t>할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수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있는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기준금액을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확인하기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어려우므로</w:t>
            </w:r>
            <w:r w:rsidR="00D8241C">
              <w:rPr>
                <w:rFonts w:ascii="Times New Roman" w:hint="eastAsia"/>
                <w:sz w:val="22"/>
                <w:szCs w:val="22"/>
              </w:rPr>
              <w:t>,</w:t>
            </w:r>
            <w:r w:rsidR="00D8241C">
              <w:rPr>
                <w:rFonts w:ascii="Times New Roman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매도인에게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이와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같은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비율을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제시하고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매도인으로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하여금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해당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비율을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/>
                <w:sz w:val="22"/>
                <w:szCs w:val="22"/>
              </w:rPr>
              <w:t>cover</w:t>
            </w:r>
            <w:r w:rsidR="00D8241C">
              <w:rPr>
                <w:rFonts w:ascii="Times New Roman" w:hint="eastAsia"/>
                <w:sz w:val="22"/>
                <w:szCs w:val="22"/>
              </w:rPr>
              <w:t>할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수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있는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기준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금액을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확인하여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알려달라고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요구하는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방식으로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진행할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수</w:t>
            </w:r>
            <w:r w:rsidR="00D8241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8241C">
              <w:rPr>
                <w:rFonts w:ascii="Times New Roman" w:hint="eastAsia"/>
                <w:sz w:val="22"/>
                <w:szCs w:val="22"/>
              </w:rPr>
              <w:t>있겠습니다</w:t>
            </w:r>
            <w:r w:rsidR="00D8241C">
              <w:rPr>
                <w:rFonts w:ascii="Times New Roman" w:hint="eastAsia"/>
                <w:sz w:val="22"/>
                <w:szCs w:val="22"/>
              </w:rPr>
              <w:t>.</w:t>
            </w:r>
            <w:r w:rsidR="00D8241C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12FE80BD" w14:textId="4D45BE1E" w:rsidR="00C07651" w:rsidRDefault="00796C66" w:rsidP="00C07651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lastRenderedPageBreak/>
        <w:t>[</w:t>
      </w:r>
      <w:r w:rsidR="00C07651" w:rsidRPr="00954D7F">
        <w:rPr>
          <w:rFonts w:ascii="Times New Roman"/>
          <w:sz w:val="23"/>
          <w:szCs w:val="23"/>
        </w:rPr>
        <w:t>“</w:t>
      </w:r>
      <w:r w:rsidR="00C07651" w:rsidRPr="00C07651">
        <w:rPr>
          <w:rFonts w:ascii="Times New Roman" w:hint="eastAsia"/>
          <w:b/>
          <w:sz w:val="23"/>
          <w:szCs w:val="23"/>
          <w:u w:val="single"/>
        </w:rPr>
        <w:t>진술</w:t>
      </w:r>
      <w:r w:rsidR="00C07651" w:rsidRPr="00C0765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C07651" w:rsidRPr="00C07651">
        <w:rPr>
          <w:rFonts w:ascii="Times New Roman" w:hint="eastAsia"/>
          <w:b/>
          <w:sz w:val="23"/>
          <w:szCs w:val="23"/>
          <w:u w:val="single"/>
        </w:rPr>
        <w:t>및</w:t>
      </w:r>
      <w:r w:rsidR="00C07651" w:rsidRPr="00C0765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C07651" w:rsidRPr="00C07651">
        <w:rPr>
          <w:rFonts w:ascii="Times New Roman" w:hint="eastAsia"/>
          <w:b/>
          <w:sz w:val="23"/>
          <w:szCs w:val="23"/>
          <w:u w:val="single"/>
        </w:rPr>
        <w:t>보장</w:t>
      </w:r>
      <w:r w:rsidR="00C07651" w:rsidRPr="00C0765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C07651" w:rsidRPr="00C07651">
        <w:rPr>
          <w:rFonts w:ascii="Times New Roman" w:hint="eastAsia"/>
          <w:b/>
          <w:sz w:val="23"/>
          <w:szCs w:val="23"/>
          <w:u w:val="single"/>
        </w:rPr>
        <w:t>보험</w:t>
      </w:r>
      <w:r w:rsidR="00C07651" w:rsidRPr="00954D7F">
        <w:rPr>
          <w:rFonts w:ascii="Times New Roman"/>
          <w:sz w:val="23"/>
          <w:szCs w:val="23"/>
        </w:rPr>
        <w:t>”</w:t>
      </w:r>
      <w:r w:rsidR="00C07651" w:rsidRPr="00954D7F">
        <w:rPr>
          <w:rFonts w:ascii="Times New Roman"/>
          <w:sz w:val="23"/>
          <w:szCs w:val="23"/>
        </w:rPr>
        <w:t>은</w:t>
      </w:r>
      <w:r w:rsidR="00C07651" w:rsidRPr="00954D7F">
        <w:rPr>
          <w:rFonts w:ascii="Times New Roman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제</w:t>
      </w:r>
      <w:r w:rsidR="00C07651">
        <w:rPr>
          <w:rFonts w:ascii="Times New Roman" w:hint="eastAsia"/>
          <w:sz w:val="23"/>
          <w:szCs w:val="23"/>
        </w:rPr>
        <w:t>6</w:t>
      </w:r>
      <w:r w:rsidR="00C07651">
        <w:rPr>
          <w:rFonts w:ascii="Times New Roman" w:hint="eastAsia"/>
          <w:sz w:val="23"/>
          <w:szCs w:val="23"/>
        </w:rPr>
        <w:t>조에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따른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매도인의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진술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및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보장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위반으로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인한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매수인의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손해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위험을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부보하기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위하여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본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계약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체결일에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매수인이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진술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및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보장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보험회사를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통하여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가입한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진술보장보험을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의미한다</w:t>
      </w:r>
      <w:r w:rsidR="00C07651">
        <w:rPr>
          <w:rFonts w:ascii="Times New Roman" w:hint="eastAsia"/>
          <w:sz w:val="23"/>
          <w:szCs w:val="23"/>
        </w:rPr>
        <w:t>.</w:t>
      </w:r>
      <w:r w:rsidR="008C3BF4">
        <w:rPr>
          <w:rFonts w:ascii="Times New Roman"/>
          <w:sz w:val="23"/>
          <w:szCs w:val="23"/>
        </w:rPr>
        <w:t>]</w:t>
      </w:r>
    </w:p>
    <w:p w14:paraId="32B52162" w14:textId="0EF12264" w:rsidR="00EB4716" w:rsidRPr="00EB4716" w:rsidRDefault="008C3BF4" w:rsidP="00C07651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[</w:t>
      </w:r>
      <w:r w:rsidR="00EB4716">
        <w:rPr>
          <w:rFonts w:ascii="Times New Roman"/>
          <w:sz w:val="23"/>
          <w:szCs w:val="23"/>
        </w:rPr>
        <w:t>“</w:t>
      </w:r>
      <w:r w:rsidR="00EB4716" w:rsidRPr="00EB4716">
        <w:rPr>
          <w:rFonts w:ascii="Times New Roman" w:hint="eastAsia"/>
          <w:b/>
          <w:sz w:val="23"/>
          <w:szCs w:val="23"/>
          <w:u w:val="single"/>
        </w:rPr>
        <w:t>진술</w:t>
      </w:r>
      <w:r w:rsidR="00EB4716" w:rsidRPr="00EB471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EB4716" w:rsidRPr="00EB4716">
        <w:rPr>
          <w:rFonts w:ascii="Times New Roman" w:hint="eastAsia"/>
          <w:b/>
          <w:sz w:val="23"/>
          <w:szCs w:val="23"/>
          <w:u w:val="single"/>
        </w:rPr>
        <w:t>및</w:t>
      </w:r>
      <w:r w:rsidR="00EB4716" w:rsidRPr="00EB471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EB4716" w:rsidRPr="00EB4716">
        <w:rPr>
          <w:rFonts w:ascii="Times New Roman" w:hint="eastAsia"/>
          <w:b/>
          <w:sz w:val="23"/>
          <w:szCs w:val="23"/>
          <w:u w:val="single"/>
        </w:rPr>
        <w:t>보장</w:t>
      </w:r>
      <w:r w:rsidR="00EB4716" w:rsidRPr="00EB4716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EB4716" w:rsidRPr="00EB4716">
        <w:rPr>
          <w:rFonts w:ascii="Times New Roman" w:hint="eastAsia"/>
          <w:b/>
          <w:sz w:val="23"/>
          <w:szCs w:val="23"/>
          <w:u w:val="single"/>
        </w:rPr>
        <w:t>보험회사</w:t>
      </w:r>
      <w:r w:rsidR="00EB4716">
        <w:rPr>
          <w:rFonts w:ascii="Times New Roman"/>
          <w:sz w:val="23"/>
          <w:szCs w:val="23"/>
        </w:rPr>
        <w:t>”</w:t>
      </w:r>
      <w:r w:rsidR="00EB4716" w:rsidRPr="00EB4716">
        <w:rPr>
          <w:rFonts w:ascii="Times New Roman" w:hint="eastAsia"/>
          <w:sz w:val="23"/>
          <w:szCs w:val="23"/>
        </w:rPr>
        <w:t>는</w:t>
      </w:r>
      <w:r w:rsidR="00EB4716" w:rsidRPr="00EB4716">
        <w:rPr>
          <w:rFonts w:ascii="Times New Roman"/>
          <w:sz w:val="23"/>
          <w:szCs w:val="23"/>
        </w:rPr>
        <w:t xml:space="preserve"> [•]</w:t>
      </w:r>
      <w:r w:rsidR="00EB4716" w:rsidRPr="00EB4716">
        <w:rPr>
          <w:rFonts w:ascii="Times New Roman" w:hint="eastAsia"/>
          <w:sz w:val="23"/>
          <w:szCs w:val="23"/>
        </w:rPr>
        <w:t>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본건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거래에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대한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진술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및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보장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보험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관련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업무에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대한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대리인으로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하는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/>
          <w:sz w:val="23"/>
          <w:szCs w:val="23"/>
        </w:rPr>
        <w:t>[•]</w:t>
      </w:r>
      <w:r w:rsidR="00EB4716">
        <w:rPr>
          <w:rFonts w:ascii="Times New Roman" w:hint="eastAsia"/>
          <w:sz w:val="23"/>
          <w:szCs w:val="23"/>
        </w:rPr>
        <w:t>를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의미한다</w:t>
      </w:r>
      <w:r w:rsidR="00EB4716">
        <w:rPr>
          <w:rFonts w:ascii="Times New Roman" w:hint="eastAsia"/>
          <w:sz w:val="23"/>
          <w:szCs w:val="23"/>
        </w:rPr>
        <w:t>.</w:t>
      </w:r>
      <w:r w:rsidR="00796C66">
        <w:rPr>
          <w:rFonts w:ascii="Times New Roman"/>
          <w:sz w:val="23"/>
          <w:szCs w:val="23"/>
        </w:rPr>
        <w:t>]</w:t>
      </w:r>
    </w:p>
    <w:p w14:paraId="56BC33AB" w14:textId="56997AA6" w:rsidR="005B0097" w:rsidRDefault="00ED2790" w:rsidP="005B0097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“</w:t>
      </w:r>
      <w:r w:rsidRPr="00954D7F">
        <w:rPr>
          <w:rFonts w:ascii="Times New Roman"/>
          <w:b/>
          <w:sz w:val="23"/>
          <w:szCs w:val="23"/>
          <w:u w:val="single"/>
        </w:rPr>
        <w:t>필요적</w:t>
      </w:r>
      <w:r w:rsidR="000563DB" w:rsidRPr="00954D7F">
        <w:rPr>
          <w:rFonts w:ascii="Times New Roman"/>
          <w:b/>
          <w:sz w:val="23"/>
          <w:szCs w:val="23"/>
          <w:u w:val="single"/>
        </w:rPr>
        <w:t xml:space="preserve"> </w:t>
      </w:r>
      <w:r w:rsidRPr="00954D7F">
        <w:rPr>
          <w:rFonts w:ascii="Times New Roman" w:hint="eastAsia"/>
          <w:b/>
          <w:sz w:val="23"/>
          <w:szCs w:val="23"/>
          <w:u w:val="single"/>
        </w:rPr>
        <w:t>정부</w:t>
      </w:r>
      <w:r w:rsidRPr="00954D7F">
        <w:rPr>
          <w:rFonts w:ascii="Times New Roman"/>
          <w:b/>
          <w:sz w:val="23"/>
          <w:szCs w:val="23"/>
          <w:u w:val="single"/>
        </w:rPr>
        <w:t>승인</w:t>
      </w:r>
      <w:r w:rsidRPr="00954D7F">
        <w:rPr>
          <w:rFonts w:ascii="Times New Roman"/>
          <w:sz w:val="23"/>
          <w:szCs w:val="23"/>
        </w:rPr>
        <w:t>”</w:t>
      </w:r>
      <w:r w:rsidRPr="00954D7F">
        <w:rPr>
          <w:rFonts w:ascii="Times New Roman"/>
          <w:sz w:val="23"/>
          <w:szCs w:val="23"/>
        </w:rPr>
        <w:t>은</w:t>
      </w:r>
      <w:r w:rsidRPr="00954D7F">
        <w:rPr>
          <w:rFonts w:ascii="Times New Roman" w:hint="eastAsia"/>
          <w:sz w:val="23"/>
          <w:szCs w:val="23"/>
        </w:rPr>
        <w:t>,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어느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당사자에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대하여</w:t>
      </w:r>
      <w:r w:rsidRPr="00954D7F">
        <w:rPr>
          <w:rFonts w:ascii="Times New Roman" w:hint="eastAsia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본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계약의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체결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및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이행</w:t>
      </w:r>
      <w:r w:rsidR="00B83F8B">
        <w:rPr>
          <w:rFonts w:ascii="Times New Roman" w:hint="eastAsia"/>
          <w:sz w:val="23"/>
          <w:szCs w:val="23"/>
        </w:rPr>
        <w:t>을</w:t>
      </w:r>
      <w:r w:rsidR="00B83F8B">
        <w:rPr>
          <w:rFonts w:ascii="Times New Roman" w:hint="eastAsia"/>
          <w:sz w:val="23"/>
          <w:szCs w:val="23"/>
        </w:rPr>
        <w:t xml:space="preserve"> </w:t>
      </w:r>
      <w:r w:rsidR="00B83F8B">
        <w:rPr>
          <w:rFonts w:ascii="Times New Roman" w:hint="eastAsia"/>
          <w:sz w:val="23"/>
          <w:szCs w:val="23"/>
        </w:rPr>
        <w:t>위해</w:t>
      </w:r>
      <w:r w:rsidR="00B83F8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당해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당사자가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B83F8B">
        <w:rPr>
          <w:rFonts w:ascii="Times New Roman" w:hint="eastAsia"/>
          <w:sz w:val="23"/>
          <w:szCs w:val="23"/>
        </w:rPr>
        <w:t>사전에</w:t>
      </w:r>
      <w:r w:rsidR="00B83F8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받거나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완료해야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하는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정부승인을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의미한다</w:t>
      </w:r>
      <w:r w:rsidRPr="00954D7F">
        <w:rPr>
          <w:rFonts w:ascii="Times New Roman" w:hint="eastAsia"/>
          <w:sz w:val="23"/>
          <w:szCs w:val="23"/>
        </w:rPr>
        <w:t>.</w:t>
      </w:r>
      <w:r w:rsidR="005B0097" w:rsidRPr="005B0097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5B0097" w14:paraId="6EA693E5" w14:textId="77777777" w:rsidTr="00E7303F">
        <w:tc>
          <w:tcPr>
            <w:tcW w:w="9060" w:type="dxa"/>
            <w:shd w:val="clear" w:color="auto" w:fill="D9D9D9" w:themeFill="background1" w:themeFillShade="D9"/>
          </w:tcPr>
          <w:p w14:paraId="7C45E8A1" w14:textId="25DF2BFC" w:rsidR="00F85EA5" w:rsidRDefault="005B0097" w:rsidP="005B0097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필요적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정부승인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  <w:r w:rsidR="00F85EA5">
              <w:rPr>
                <w:rFonts w:ascii="Times New Roman" w:hint="eastAsia"/>
                <w:sz w:val="22"/>
                <w:szCs w:val="22"/>
              </w:rPr>
              <w:t>은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사업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및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업종에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따라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거래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초기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단계에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파악해야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하는바</w:t>
            </w:r>
            <w:r w:rsidR="00F85EA5">
              <w:rPr>
                <w:rFonts w:ascii="Times New Roman" w:hint="eastAsia"/>
                <w:sz w:val="22"/>
                <w:szCs w:val="22"/>
              </w:rPr>
              <w:t>,</w:t>
            </w:r>
            <w:r w:rsidR="00F85EA5">
              <w:rPr>
                <w:rFonts w:ascii="Times New Roman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대표적으로는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다음과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같은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것들이</w:t>
            </w:r>
            <w:r w:rsid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85EA5">
              <w:rPr>
                <w:rFonts w:ascii="Times New Roman" w:hint="eastAsia"/>
                <w:sz w:val="22"/>
                <w:szCs w:val="22"/>
              </w:rPr>
              <w:t>있습니다</w:t>
            </w:r>
            <w:r w:rsidR="00F85EA5">
              <w:rPr>
                <w:rFonts w:ascii="Times New Roman" w:hint="eastAsia"/>
                <w:sz w:val="22"/>
                <w:szCs w:val="22"/>
              </w:rPr>
              <w:t>.</w:t>
            </w:r>
            <w:r w:rsidR="00F85EA5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189550B" w14:textId="72AC3C71" w:rsidR="00F85EA5" w:rsidRDefault="005B0097" w:rsidP="00A43F8A">
            <w:pPr>
              <w:pStyle w:val="af3"/>
              <w:numPr>
                <w:ilvl w:val="0"/>
                <w:numId w:val="68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F85EA5">
              <w:rPr>
                <w:rFonts w:ascii="Times New Roman" w:hint="eastAsia"/>
                <w:sz w:val="22"/>
                <w:szCs w:val="22"/>
              </w:rPr>
              <w:t>독점규제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및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공정거래에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관한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법률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제</w:t>
            </w:r>
            <w:r w:rsidRPr="00F85EA5">
              <w:rPr>
                <w:rFonts w:ascii="Times New Roman"/>
                <w:sz w:val="22"/>
                <w:szCs w:val="22"/>
              </w:rPr>
              <w:t>11</w:t>
            </w:r>
            <w:r w:rsidRPr="00F85EA5">
              <w:rPr>
                <w:rFonts w:ascii="Times New Roman" w:hint="eastAsia"/>
                <w:sz w:val="22"/>
                <w:szCs w:val="22"/>
              </w:rPr>
              <w:t>조에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따라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요구되는</w:t>
            </w:r>
            <w:r w:rsidRPr="00F85EA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85EA5">
              <w:rPr>
                <w:rFonts w:ascii="Times New Roman" w:hint="eastAsia"/>
                <w:sz w:val="22"/>
                <w:szCs w:val="22"/>
              </w:rPr>
              <w:t>기업결합신고</w:t>
            </w:r>
            <w:r w:rsidR="00AE3C4C">
              <w:rPr>
                <w:rFonts w:ascii="Times New Roman" w:hint="eastAsia"/>
                <w:sz w:val="22"/>
                <w:szCs w:val="22"/>
              </w:rPr>
              <w:t>에</w:t>
            </w:r>
            <w:r w:rsidR="00AE3C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E3C4C">
              <w:rPr>
                <w:rFonts w:ascii="Times New Roman" w:hint="eastAsia"/>
                <w:sz w:val="22"/>
                <w:szCs w:val="22"/>
              </w:rPr>
              <w:t>대한</w:t>
            </w:r>
            <w:r w:rsidR="00AE3C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E3C4C">
              <w:rPr>
                <w:rFonts w:ascii="Times New Roman" w:hint="eastAsia"/>
                <w:sz w:val="22"/>
                <w:szCs w:val="22"/>
              </w:rPr>
              <w:t>승인</w:t>
            </w:r>
          </w:p>
          <w:p w14:paraId="449B113C" w14:textId="382E73CA" w:rsidR="00F85EA5" w:rsidRDefault="00F85EA5" w:rsidP="00A43F8A">
            <w:pPr>
              <w:pStyle w:val="af3"/>
              <w:numPr>
                <w:ilvl w:val="0"/>
                <w:numId w:val="68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방위사업법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</w:t>
            </w:r>
            <w:r>
              <w:rPr>
                <w:rFonts w:ascii="Times New Roman" w:hint="eastAsia"/>
                <w:sz w:val="22"/>
                <w:szCs w:val="22"/>
              </w:rPr>
              <w:t>3</w:t>
            </w:r>
            <w:r>
              <w:rPr>
                <w:rFonts w:ascii="Times New Roman"/>
                <w:sz w:val="22"/>
                <w:szCs w:val="22"/>
              </w:rPr>
              <w:t>5</w:t>
            </w:r>
            <w:r>
              <w:rPr>
                <w:rFonts w:ascii="Times New Roman" w:hint="eastAsia"/>
                <w:sz w:val="22"/>
                <w:szCs w:val="22"/>
              </w:rPr>
              <w:t>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방산업체의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인수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합병에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</w:t>
            </w:r>
          </w:p>
          <w:p w14:paraId="691CDBBB" w14:textId="106728F6" w:rsidR="005C27F9" w:rsidRPr="005C27F9" w:rsidRDefault="005C27F9" w:rsidP="005036D9">
            <w:pPr>
              <w:pStyle w:val="af3"/>
              <w:numPr>
                <w:ilvl w:val="0"/>
                <w:numId w:val="68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5C27F9">
              <w:rPr>
                <w:rFonts w:ascii="Times New Roman" w:hint="eastAsia"/>
                <w:sz w:val="22"/>
                <w:szCs w:val="22"/>
              </w:rPr>
              <w:t>산업기술의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유출방지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및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보호에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관한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법률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제</w:t>
            </w:r>
            <w:r w:rsidRPr="005C27F9">
              <w:rPr>
                <w:rFonts w:ascii="Times New Roman" w:hint="eastAsia"/>
                <w:sz w:val="22"/>
                <w:szCs w:val="22"/>
              </w:rPr>
              <w:t>1</w:t>
            </w:r>
            <w:r w:rsidRPr="005C27F9">
              <w:rPr>
                <w:rFonts w:ascii="Times New Roman"/>
                <w:sz w:val="22"/>
                <w:szCs w:val="22"/>
              </w:rPr>
              <w:t>1</w:t>
            </w:r>
            <w:r w:rsidRPr="005C27F9">
              <w:rPr>
                <w:rFonts w:ascii="Times New Roman" w:hint="eastAsia"/>
                <w:sz w:val="22"/>
                <w:szCs w:val="22"/>
              </w:rPr>
              <w:t>조의</w:t>
            </w:r>
            <w:r w:rsidRPr="005C27F9">
              <w:rPr>
                <w:rFonts w:ascii="Times New Roman" w:hint="eastAsia"/>
                <w:sz w:val="22"/>
                <w:szCs w:val="22"/>
              </w:rPr>
              <w:t>2</w:t>
            </w:r>
            <w:r w:rsidRPr="005C27F9">
              <w:rPr>
                <w:rFonts w:ascii="Times New Roman" w:hint="eastAsia"/>
                <w:sz w:val="22"/>
                <w:szCs w:val="22"/>
              </w:rPr>
              <w:t>에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따른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국가핵심기술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보유기업의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인수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합병에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대한</w:t>
            </w:r>
            <w:r w:rsidRP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C27F9">
              <w:rPr>
                <w:rFonts w:ascii="Times New Roman" w:hint="eastAsia"/>
                <w:sz w:val="22"/>
                <w:szCs w:val="22"/>
              </w:rPr>
              <w:t>승인</w:t>
            </w:r>
          </w:p>
          <w:p w14:paraId="32A7083C" w14:textId="10F6BB9B" w:rsidR="00CE4DAE" w:rsidRDefault="00CE4DAE" w:rsidP="00A43F8A">
            <w:pPr>
              <w:pStyle w:val="af3"/>
              <w:numPr>
                <w:ilvl w:val="0"/>
                <w:numId w:val="68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전기통신사업법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</w:t>
            </w:r>
            <w:r>
              <w:rPr>
                <w:rFonts w:ascii="Times New Roman" w:hint="eastAsia"/>
                <w:sz w:val="22"/>
                <w:szCs w:val="22"/>
              </w:rPr>
              <w:t>1</w:t>
            </w:r>
            <w:r>
              <w:rPr>
                <w:rFonts w:ascii="Times New Roman"/>
                <w:sz w:val="22"/>
                <w:szCs w:val="22"/>
              </w:rPr>
              <w:t>8</w:t>
            </w:r>
            <w:r>
              <w:rPr>
                <w:rFonts w:ascii="Times New Roman" w:hint="eastAsia"/>
                <w:sz w:val="22"/>
                <w:szCs w:val="22"/>
              </w:rPr>
              <w:t>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기간통신사업자의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인수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합병에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</w:t>
            </w:r>
          </w:p>
          <w:p w14:paraId="6487E40D" w14:textId="09D637C3" w:rsidR="00AE3C4C" w:rsidRDefault="00AE3C4C" w:rsidP="00A43F8A">
            <w:pPr>
              <w:pStyle w:val="af3"/>
              <w:numPr>
                <w:ilvl w:val="0"/>
                <w:numId w:val="68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금융회사의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지배구조에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법률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</w:t>
            </w:r>
            <w:r>
              <w:rPr>
                <w:rFonts w:ascii="Times New Roman" w:hint="eastAsia"/>
                <w:sz w:val="22"/>
                <w:szCs w:val="22"/>
              </w:rPr>
              <w:t>31</w:t>
            </w:r>
            <w:r>
              <w:rPr>
                <w:rFonts w:ascii="Times New Roman" w:hint="eastAsia"/>
                <w:sz w:val="22"/>
                <w:szCs w:val="22"/>
              </w:rPr>
              <w:t>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금융지주회사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은행지주회사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제외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대주주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변경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</w:t>
            </w:r>
          </w:p>
          <w:p w14:paraId="4C40C09A" w14:textId="7BB1084B" w:rsidR="00AE3C4C" w:rsidRDefault="00AE3C4C" w:rsidP="00A43F8A">
            <w:pPr>
              <w:pStyle w:val="af3"/>
              <w:numPr>
                <w:ilvl w:val="0"/>
                <w:numId w:val="68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방송법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</w:t>
            </w:r>
            <w:r>
              <w:rPr>
                <w:rFonts w:ascii="Times New Roman" w:hint="eastAsia"/>
                <w:sz w:val="22"/>
                <w:szCs w:val="22"/>
              </w:rPr>
              <w:t>1</w:t>
            </w:r>
            <w:r>
              <w:rPr>
                <w:rFonts w:ascii="Times New Roman"/>
                <w:sz w:val="22"/>
                <w:szCs w:val="22"/>
              </w:rPr>
              <w:t>5</w:t>
            </w:r>
            <w:r>
              <w:rPr>
                <w:rFonts w:ascii="Times New Roman" w:hint="eastAsia"/>
                <w:sz w:val="22"/>
                <w:szCs w:val="22"/>
              </w:rPr>
              <w:t>조의</w:t>
            </w:r>
            <w:r>
              <w:rPr>
                <w:rFonts w:ascii="Times New Roman" w:hint="eastAsia"/>
                <w:sz w:val="22"/>
                <w:szCs w:val="22"/>
              </w:rPr>
              <w:t>2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최다액출자자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변경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</w:t>
            </w:r>
          </w:p>
          <w:p w14:paraId="7B7911A3" w14:textId="2BA7F3D0" w:rsidR="00F85EA5" w:rsidRPr="00CE4DAE" w:rsidRDefault="00CE4DAE" w:rsidP="00CE4DAE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  <w:r w:rsidRPr="00CE4DAE">
              <w:rPr>
                <w:rFonts w:ascii="Times New Roman" w:hint="eastAsia"/>
                <w:sz w:val="22"/>
                <w:szCs w:val="22"/>
              </w:rPr>
              <w:t>개별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거래마다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필요한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필요적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정부승인에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대해서는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사업에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따라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면밀한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검토가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필요하고</w:t>
            </w:r>
            <w:r w:rsidRPr="00CE4DAE">
              <w:rPr>
                <w:rFonts w:ascii="Times New Roman" w:hint="eastAsia"/>
                <w:sz w:val="22"/>
                <w:szCs w:val="22"/>
              </w:rPr>
              <w:t>,</w:t>
            </w:r>
            <w:r w:rsidRPr="00CE4DAE">
              <w:rPr>
                <w:rFonts w:ascii="Times New Roman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이를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거래종결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선행조건으로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규정하여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두는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것이</w:t>
            </w:r>
            <w:r w:rsidRPr="00CE4DA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CE4DAE">
              <w:rPr>
                <w:rFonts w:ascii="Times New Roman" w:hint="eastAsia"/>
                <w:sz w:val="22"/>
                <w:szCs w:val="22"/>
              </w:rPr>
              <w:t>필요합니다</w:t>
            </w:r>
            <w:r w:rsidRPr="00CE4DAE">
              <w:rPr>
                <w:rFonts w:ascii="Times New Roman" w:hint="eastAsia"/>
                <w:sz w:val="22"/>
                <w:szCs w:val="22"/>
              </w:rPr>
              <w:t>.</w:t>
            </w:r>
            <w:r w:rsidRPr="00CE4DAE">
              <w:rPr>
                <w:rFonts w:ascii="Times New Roman"/>
                <w:sz w:val="23"/>
                <w:szCs w:val="23"/>
              </w:rPr>
              <w:t xml:space="preserve"> </w:t>
            </w:r>
          </w:p>
        </w:tc>
      </w:tr>
    </w:tbl>
    <w:p w14:paraId="5E78FE38" w14:textId="042EE949" w:rsidR="00B83F8B" w:rsidRDefault="00B83F8B" w:rsidP="000563DB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CE7688">
        <w:rPr>
          <w:rFonts w:ascii="Times New Roman"/>
          <w:sz w:val="23"/>
          <w:szCs w:val="23"/>
        </w:rPr>
        <w:t>“</w:t>
      </w:r>
      <w:r w:rsidRPr="00CE7688">
        <w:rPr>
          <w:rFonts w:ascii="Times New Roman"/>
          <w:b/>
          <w:sz w:val="23"/>
          <w:szCs w:val="23"/>
          <w:u w:val="single"/>
        </w:rPr>
        <w:t>통상적인</w:t>
      </w:r>
      <w:r w:rsidRPr="00CE7688">
        <w:rPr>
          <w:rFonts w:ascii="Times New Roman"/>
          <w:b/>
          <w:sz w:val="23"/>
          <w:szCs w:val="23"/>
          <w:u w:val="single"/>
        </w:rPr>
        <w:t xml:space="preserve"> </w:t>
      </w:r>
      <w:r w:rsidRPr="00CE7688">
        <w:rPr>
          <w:rFonts w:ascii="Times New Roman"/>
          <w:b/>
          <w:sz w:val="23"/>
          <w:szCs w:val="23"/>
          <w:u w:val="single"/>
        </w:rPr>
        <w:t>사업과정</w:t>
      </w:r>
      <w:r w:rsidRPr="00CE7688">
        <w:rPr>
          <w:rFonts w:ascii="Times New Roman"/>
          <w:sz w:val="23"/>
          <w:szCs w:val="23"/>
        </w:rPr>
        <w:t>”</w:t>
      </w:r>
      <w:r w:rsidRPr="00CE7688">
        <w:rPr>
          <w:rFonts w:ascii="Times New Roman"/>
          <w:sz w:val="23"/>
          <w:szCs w:val="23"/>
        </w:rPr>
        <w:t>은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대상회사</w:t>
      </w:r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및</w:t>
      </w:r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해외</w:t>
      </w:r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종속회사</w:t>
      </w:r>
      <w:r w:rsidR="00AC2199">
        <w:rPr>
          <w:rFonts w:ascii="Times New Roman" w:hint="eastAsia"/>
          <w:sz w:val="23"/>
          <w:szCs w:val="23"/>
        </w:rPr>
        <w:t>가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본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계약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체결일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현재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C61E34">
        <w:rPr>
          <w:rFonts w:ascii="Times New Roman" w:hint="eastAsia"/>
          <w:sz w:val="23"/>
          <w:szCs w:val="23"/>
        </w:rPr>
        <w:t>수행</w:t>
      </w:r>
      <w:r w:rsidR="00AC2199">
        <w:rPr>
          <w:rFonts w:ascii="Times New Roman" w:hint="eastAsia"/>
          <w:sz w:val="23"/>
          <w:szCs w:val="23"/>
        </w:rPr>
        <w:t>하고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있는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정상적인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사업</w:t>
      </w:r>
      <w:r w:rsidRPr="00B83F8B">
        <w:rPr>
          <w:rFonts w:ascii="Times New Roman" w:hint="eastAsia"/>
          <w:sz w:val="23"/>
          <w:szCs w:val="23"/>
        </w:rPr>
        <w:t>관행</w:t>
      </w:r>
      <w:r w:rsidR="00397B2C">
        <w:rPr>
          <w:rFonts w:ascii="Times New Roman" w:hint="eastAsia"/>
          <w:sz w:val="23"/>
          <w:szCs w:val="23"/>
        </w:rPr>
        <w:t>과</w:t>
      </w:r>
      <w:r w:rsidR="00397B2C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실무</w:t>
      </w:r>
      <w:r w:rsidRPr="00B83F8B">
        <w:rPr>
          <w:rFonts w:ascii="Times New Roman" w:hint="eastAsia"/>
          <w:sz w:val="23"/>
          <w:szCs w:val="23"/>
        </w:rPr>
        <w:t>에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부합</w:t>
      </w:r>
      <w:r w:rsidR="00EF2826">
        <w:rPr>
          <w:rFonts w:ascii="Times New Roman" w:hint="eastAsia"/>
          <w:sz w:val="23"/>
          <w:szCs w:val="23"/>
        </w:rPr>
        <w:t>(</w:t>
      </w:r>
      <w:r w:rsidR="00EF2826">
        <w:rPr>
          <w:rFonts w:ascii="Times New Roman" w:hint="eastAsia"/>
          <w:sz w:val="23"/>
          <w:szCs w:val="23"/>
        </w:rPr>
        <w:t>양적</w:t>
      </w:r>
      <w:r w:rsidR="00EF2826">
        <w:rPr>
          <w:rFonts w:ascii="Times New Roman" w:hint="eastAsia"/>
          <w:sz w:val="23"/>
          <w:szCs w:val="23"/>
        </w:rPr>
        <w:t>,</w:t>
      </w:r>
      <w:r w:rsidR="00EF2826">
        <w:rPr>
          <w:rFonts w:ascii="Times New Roman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질적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및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빈도의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측면에서의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부합을</w:t>
      </w:r>
      <w:r w:rsidR="00EF2826">
        <w:rPr>
          <w:rFonts w:ascii="Times New Roman" w:hint="eastAsia"/>
          <w:sz w:val="23"/>
          <w:szCs w:val="23"/>
        </w:rPr>
        <w:t xml:space="preserve"> </w:t>
      </w:r>
      <w:r w:rsidR="00EF2826">
        <w:rPr>
          <w:rFonts w:ascii="Times New Roman" w:hint="eastAsia"/>
          <w:sz w:val="23"/>
          <w:szCs w:val="23"/>
        </w:rPr>
        <w:t>포함</w:t>
      </w:r>
      <w:r w:rsidR="00EF2826">
        <w:rPr>
          <w:rFonts w:ascii="Times New Roman" w:hint="eastAsia"/>
          <w:sz w:val="23"/>
          <w:szCs w:val="23"/>
        </w:rPr>
        <w:t>)</w:t>
      </w:r>
      <w:r w:rsidRPr="00B83F8B">
        <w:rPr>
          <w:rFonts w:ascii="Times New Roman" w:hint="eastAsia"/>
          <w:sz w:val="23"/>
          <w:szCs w:val="23"/>
        </w:rPr>
        <w:t>하</w:t>
      </w:r>
      <w:r w:rsidR="000A3622">
        <w:rPr>
          <w:rFonts w:ascii="Times New Roman" w:hint="eastAsia"/>
          <w:sz w:val="23"/>
          <w:szCs w:val="23"/>
        </w:rPr>
        <w:t>게</w:t>
      </w:r>
      <w:r w:rsidR="000A3622">
        <w:rPr>
          <w:rFonts w:ascii="Times New Roman" w:hint="eastAsia"/>
          <w:sz w:val="23"/>
          <w:szCs w:val="23"/>
        </w:rPr>
        <w:t xml:space="preserve"> </w:t>
      </w:r>
      <w:r w:rsidR="000A3622">
        <w:rPr>
          <w:rFonts w:ascii="Times New Roman" w:hint="eastAsia"/>
          <w:sz w:val="23"/>
          <w:szCs w:val="23"/>
        </w:rPr>
        <w:t>수행</w:t>
      </w:r>
      <w:r w:rsidR="00AC2199">
        <w:rPr>
          <w:rFonts w:ascii="Times New Roman" w:hint="eastAsia"/>
          <w:sz w:val="23"/>
          <w:szCs w:val="23"/>
        </w:rPr>
        <w:t>하</w:t>
      </w:r>
      <w:r w:rsidR="000A3622">
        <w:rPr>
          <w:rFonts w:ascii="Times New Roman" w:hint="eastAsia"/>
          <w:sz w:val="23"/>
          <w:szCs w:val="23"/>
        </w:rPr>
        <w:t>는</w:t>
      </w:r>
      <w:r w:rsidR="000A3622">
        <w:rPr>
          <w:rFonts w:ascii="Times New Roman" w:hint="eastAsia"/>
          <w:sz w:val="23"/>
          <w:szCs w:val="23"/>
        </w:rPr>
        <w:t xml:space="preserve"> </w:t>
      </w:r>
      <w:r w:rsidR="000A3622">
        <w:rPr>
          <w:rFonts w:ascii="Times New Roman" w:hint="eastAsia"/>
          <w:sz w:val="23"/>
          <w:szCs w:val="23"/>
        </w:rPr>
        <w:t>통상적</w:t>
      </w:r>
      <w:r w:rsidR="00E15DC8">
        <w:rPr>
          <w:rFonts w:ascii="Times New Roman" w:hint="eastAsia"/>
          <w:sz w:val="23"/>
          <w:szCs w:val="23"/>
        </w:rPr>
        <w:t>인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사업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내지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="00397B2C">
        <w:rPr>
          <w:rFonts w:ascii="Times New Roman" w:hint="eastAsia"/>
          <w:sz w:val="23"/>
          <w:szCs w:val="23"/>
        </w:rPr>
        <w:t>영업</w:t>
      </w:r>
      <w:r w:rsidRPr="00B83F8B">
        <w:rPr>
          <w:rFonts w:ascii="Times New Roman" w:hint="eastAsia"/>
          <w:sz w:val="23"/>
          <w:szCs w:val="23"/>
        </w:rPr>
        <w:t>활동을</w:t>
      </w:r>
      <w:r w:rsidRPr="00B83F8B">
        <w:rPr>
          <w:rFonts w:ascii="Times New Roman" w:hint="eastAsia"/>
          <w:sz w:val="23"/>
          <w:szCs w:val="23"/>
        </w:rPr>
        <w:t xml:space="preserve"> </w:t>
      </w:r>
      <w:r w:rsidRPr="00B83F8B">
        <w:rPr>
          <w:rFonts w:ascii="Times New Roman" w:hint="eastAsia"/>
          <w:sz w:val="23"/>
          <w:szCs w:val="23"/>
        </w:rPr>
        <w:t>의미한다</w:t>
      </w:r>
      <w:r w:rsidRPr="00B83F8B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6B20BB" w14:paraId="5CB65431" w14:textId="77777777" w:rsidTr="005A7DA9">
        <w:tc>
          <w:tcPr>
            <w:tcW w:w="9060" w:type="dxa"/>
            <w:shd w:val="clear" w:color="auto" w:fill="D9D9D9" w:themeFill="background1" w:themeFillShade="D9"/>
          </w:tcPr>
          <w:p w14:paraId="34C229CD" w14:textId="00E30A6A" w:rsidR="006B20BB" w:rsidRDefault="006B20BB" w:rsidP="005A7DA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5C27F9"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사업과정</w:t>
            </w:r>
            <w:r w:rsidR="005C27F9">
              <w:rPr>
                <w:rFonts w:ascii="Times New Roman"/>
                <w:sz w:val="22"/>
                <w:szCs w:val="22"/>
              </w:rPr>
              <w:t>”(</w:t>
            </w:r>
            <w:r w:rsidR="005C27F9">
              <w:rPr>
                <w:rFonts w:ascii="Times New Roman" w:hint="eastAsia"/>
                <w:sz w:val="22"/>
                <w:szCs w:val="22"/>
              </w:rPr>
              <w:t>이른바</w:t>
            </w:r>
            <w:r w:rsidR="005C27F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27F9">
              <w:rPr>
                <w:rFonts w:ascii="Times New Roman"/>
                <w:sz w:val="22"/>
                <w:szCs w:val="22"/>
              </w:rPr>
              <w:t>“</w:t>
            </w:r>
            <w:r w:rsidR="001C1ABD">
              <w:rPr>
                <w:rFonts w:ascii="Times New Roman"/>
                <w:sz w:val="22"/>
                <w:szCs w:val="22"/>
              </w:rPr>
              <w:t>O</w:t>
            </w:r>
            <w:r w:rsidR="005C27F9">
              <w:rPr>
                <w:rFonts w:ascii="Times New Roman"/>
                <w:sz w:val="22"/>
                <w:szCs w:val="22"/>
              </w:rPr>
              <w:t xml:space="preserve">rdinary </w:t>
            </w:r>
            <w:r w:rsidR="001C1ABD">
              <w:rPr>
                <w:rFonts w:ascii="Times New Roman"/>
                <w:sz w:val="22"/>
                <w:szCs w:val="22"/>
              </w:rPr>
              <w:t>C</w:t>
            </w:r>
            <w:r w:rsidR="005C27F9">
              <w:rPr>
                <w:rFonts w:ascii="Times New Roman"/>
                <w:sz w:val="22"/>
                <w:szCs w:val="22"/>
              </w:rPr>
              <w:t xml:space="preserve">ourse of </w:t>
            </w:r>
            <w:r w:rsidR="001C1ABD">
              <w:rPr>
                <w:rFonts w:ascii="Times New Roman"/>
                <w:sz w:val="22"/>
                <w:szCs w:val="22"/>
              </w:rPr>
              <w:t>B</w:t>
            </w:r>
            <w:r w:rsidR="005C27F9">
              <w:rPr>
                <w:rFonts w:ascii="Times New Roman"/>
                <w:sz w:val="22"/>
                <w:szCs w:val="22"/>
              </w:rPr>
              <w:t>usiness”)</w:t>
            </w:r>
            <w:r>
              <w:rPr>
                <w:rFonts w:ascii="Times New Roman" w:hint="eastAsia"/>
                <w:sz w:val="22"/>
                <w:szCs w:val="22"/>
              </w:rPr>
              <w:t>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확약과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관련하여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7A3892">
              <w:rPr>
                <w:rFonts w:ascii="Times New Roman"/>
                <w:sz w:val="22"/>
                <w:szCs w:val="22"/>
              </w:rPr>
              <w:t>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7A3892">
              <w:rPr>
                <w:rFonts w:ascii="Times New Roman" w:hint="eastAsia"/>
                <w:sz w:val="22"/>
                <w:szCs w:val="22"/>
              </w:rPr>
              <w:t>)</w:t>
            </w:r>
            <w:r w:rsidR="007A3892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기준일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기준재무제표의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일자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부터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계약체결일</w:t>
            </w:r>
            <w:r w:rsidR="00E809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809C4">
              <w:rPr>
                <w:rFonts w:ascii="Times New Roman" w:hint="eastAsia"/>
                <w:sz w:val="22"/>
                <w:szCs w:val="22"/>
              </w:rPr>
              <w:t>및</w:t>
            </w:r>
            <w:r w:rsidR="00E809C4">
              <w:rPr>
                <w:rFonts w:ascii="Times New Roman" w:hint="eastAsia"/>
                <w:sz w:val="22"/>
                <w:szCs w:val="22"/>
              </w:rPr>
              <w:t>/</w:t>
            </w:r>
            <w:r w:rsidR="00E809C4">
              <w:rPr>
                <w:rFonts w:ascii="Times New Roman" w:hint="eastAsia"/>
                <w:sz w:val="22"/>
                <w:szCs w:val="22"/>
              </w:rPr>
              <w:t>또는</w:t>
            </w:r>
            <w:r w:rsidR="00E809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809C4">
              <w:rPr>
                <w:rFonts w:ascii="Times New Roman" w:hint="eastAsia"/>
                <w:sz w:val="22"/>
                <w:szCs w:val="22"/>
              </w:rPr>
              <w:t>거래종결일</w:t>
            </w:r>
            <w:r>
              <w:rPr>
                <w:rFonts w:ascii="Times New Roman" w:hint="eastAsia"/>
                <w:sz w:val="22"/>
                <w:szCs w:val="22"/>
              </w:rPr>
              <w:t>까지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사업과정으로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운영되었다는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내용의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 w:rsidR="007A3892">
              <w:rPr>
                <w:rFonts w:ascii="Times New Roman" w:hint="eastAsia"/>
                <w:sz w:val="22"/>
                <w:szCs w:val="22"/>
              </w:rPr>
              <w:t>, 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00D69">
              <w:rPr>
                <w:rFonts w:ascii="Times New Roman"/>
                <w:sz w:val="22"/>
                <w:szCs w:val="22"/>
              </w:rPr>
              <w:t>i</w:t>
            </w:r>
            <w:r w:rsidR="007A3892">
              <w:rPr>
                <w:rFonts w:ascii="Times New Roman" w:hint="eastAsia"/>
                <w:sz w:val="22"/>
                <w:szCs w:val="22"/>
              </w:rPr>
              <w:t>)</w:t>
            </w:r>
            <w:r w:rsidR="007A3892">
              <w:rPr>
                <w:rFonts w:ascii="Times New Roman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기준일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이후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발생되는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채무가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통상적인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사업과정에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따라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발생한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것이라는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 w:hint="eastAsia"/>
                <w:sz w:val="22"/>
                <w:szCs w:val="22"/>
              </w:rPr>
              <w:t>진술보장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A3892">
              <w:rPr>
                <w:rFonts w:ascii="Times New Roman"/>
                <w:sz w:val="22"/>
                <w:szCs w:val="22"/>
              </w:rPr>
              <w:t>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00D69">
              <w:rPr>
                <w:rFonts w:ascii="Times New Roman"/>
                <w:sz w:val="22"/>
                <w:szCs w:val="22"/>
              </w:rPr>
              <w:t>ii</w:t>
            </w:r>
            <w:r w:rsidR="007A3892">
              <w:rPr>
                <w:rFonts w:ascii="Times New Roman" w:hint="eastAsia"/>
                <w:sz w:val="22"/>
                <w:szCs w:val="22"/>
              </w:rPr>
              <w:t xml:space="preserve">) </w:t>
            </w:r>
            <w:r>
              <w:rPr>
                <w:rFonts w:ascii="Times New Roman" w:hint="eastAsia"/>
                <w:sz w:val="22"/>
                <w:szCs w:val="22"/>
              </w:rPr>
              <w:t>계약체결일부터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거래종결일까지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사업과정으로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운영해야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내용의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확약사항에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적용</w:t>
            </w:r>
            <w:r>
              <w:rPr>
                <w:rFonts w:ascii="Times New Roman" w:hint="eastAsia"/>
                <w:sz w:val="22"/>
                <w:szCs w:val="22"/>
              </w:rPr>
              <w:lastRenderedPageBreak/>
              <w:t>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D1DCBB3" w14:textId="77777777" w:rsidR="00CE6499" w:rsidRDefault="00CE6499" w:rsidP="00604B9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1BB939A6" w14:textId="3E3B6169" w:rsidR="006B20BB" w:rsidRDefault="006B20BB" w:rsidP="00604B99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실무상으로는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사업과정에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적법한</w:t>
            </w:r>
            <w:r>
              <w:rPr>
                <w:rFonts w:ascii="Times New Roman"/>
                <w:sz w:val="22"/>
                <w:szCs w:val="22"/>
              </w:rPr>
              <w:t xml:space="preserve">” </w:t>
            </w:r>
            <w:r>
              <w:rPr>
                <w:rFonts w:ascii="Times New Roman" w:hint="eastAsia"/>
                <w:sz w:val="22"/>
                <w:szCs w:val="22"/>
              </w:rPr>
              <w:t>사업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내지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영업활동도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포함되는지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여부가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문제되며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일반적으로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적법한</w:t>
            </w:r>
            <w:r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추가하여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사업과정에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엄격한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보장을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받으려는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반면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적법성</w:t>
            </w:r>
            <w:r>
              <w:rPr>
                <w:rFonts w:ascii="Times New Roman"/>
                <w:sz w:val="22"/>
                <w:szCs w:val="22"/>
              </w:rPr>
              <w:t xml:space="preserve">” </w:t>
            </w:r>
            <w:r>
              <w:rPr>
                <w:rFonts w:ascii="Times New Roman" w:hint="eastAsia"/>
                <w:sz w:val="22"/>
                <w:szCs w:val="22"/>
              </w:rPr>
              <w:t>부분은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사업과정에서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제외하고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604B99">
              <w:rPr>
                <w:rFonts w:ascii="Times New Roman" w:hint="eastAsia"/>
                <w:sz w:val="22"/>
                <w:szCs w:val="22"/>
              </w:rPr>
              <w:t>별도의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/>
                <w:sz w:val="22"/>
                <w:szCs w:val="22"/>
              </w:rPr>
              <w:t>“</w:t>
            </w:r>
            <w:r w:rsidR="00604B99">
              <w:rPr>
                <w:rFonts w:ascii="Times New Roman" w:hint="eastAsia"/>
                <w:sz w:val="22"/>
                <w:szCs w:val="22"/>
              </w:rPr>
              <w:t>법령준수</w:t>
            </w:r>
            <w:r w:rsidR="00604B99">
              <w:rPr>
                <w:rFonts w:ascii="Times New Roman"/>
                <w:sz w:val="22"/>
                <w:szCs w:val="22"/>
              </w:rPr>
              <w:t xml:space="preserve">” </w:t>
            </w:r>
            <w:r w:rsidR="00604B99">
              <w:rPr>
                <w:rFonts w:ascii="Times New Roman" w:hint="eastAsia"/>
                <w:sz w:val="22"/>
                <w:szCs w:val="22"/>
              </w:rPr>
              <w:t>관련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 w:hint="eastAsia"/>
                <w:sz w:val="22"/>
                <w:szCs w:val="22"/>
              </w:rPr>
              <w:t>진술보장을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 w:hint="eastAsia"/>
                <w:sz w:val="22"/>
                <w:szCs w:val="22"/>
              </w:rPr>
              <w:t>통해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 w:hint="eastAsia"/>
                <w:sz w:val="22"/>
                <w:szCs w:val="22"/>
              </w:rPr>
              <w:t>처리하려는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 w:hint="eastAsia"/>
                <w:sz w:val="22"/>
                <w:szCs w:val="22"/>
              </w:rPr>
              <w:t>주장을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 w:hint="eastAsia"/>
                <w:sz w:val="22"/>
                <w:szCs w:val="22"/>
              </w:rPr>
              <w:t>하는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 w:hint="eastAsia"/>
                <w:sz w:val="22"/>
                <w:szCs w:val="22"/>
              </w:rPr>
              <w:t>경우가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04B99">
              <w:rPr>
                <w:rFonts w:ascii="Times New Roman" w:hint="eastAsia"/>
                <w:sz w:val="22"/>
                <w:szCs w:val="22"/>
              </w:rPr>
              <w:t>많습니다</w:t>
            </w:r>
            <w:r w:rsidR="00604B99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Pr="00CE4DAE">
              <w:rPr>
                <w:rFonts w:ascii="Times New Roman"/>
                <w:sz w:val="23"/>
                <w:szCs w:val="23"/>
              </w:rPr>
              <w:t xml:space="preserve"> </w:t>
            </w:r>
          </w:p>
          <w:p w14:paraId="50BBF0A1" w14:textId="77777777" w:rsidR="00EF2826" w:rsidRDefault="00EF2826" w:rsidP="00604B99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</w:p>
          <w:p w14:paraId="1071116E" w14:textId="798CFBDE" w:rsidR="00EF2826" w:rsidRPr="009F43A6" w:rsidRDefault="00EF2826" w:rsidP="001C1ABD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  <w:r w:rsidRPr="00A25D18">
              <w:rPr>
                <w:rFonts w:ascii="Times New Roman" w:hint="eastAsia"/>
                <w:sz w:val="22"/>
                <w:szCs w:val="22"/>
              </w:rPr>
              <w:t>참고로</w:t>
            </w:r>
            <w:r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25D18">
              <w:rPr>
                <w:rFonts w:ascii="Times New Roman" w:hint="eastAsia"/>
                <w:sz w:val="22"/>
                <w:szCs w:val="22"/>
              </w:rPr>
              <w:t>과거의</w:t>
            </w:r>
            <w:r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정상적인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사업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25D18">
              <w:rPr>
                <w:rFonts w:ascii="Times New Roman" w:hint="eastAsia"/>
                <w:sz w:val="22"/>
                <w:szCs w:val="22"/>
              </w:rPr>
              <w:t>관행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>을</w:t>
            </w:r>
            <w:r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통상적인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사업과정에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C1ABD" w:rsidRPr="00A25D18">
              <w:rPr>
                <w:rFonts w:ascii="Times New Roman" w:hint="eastAsia"/>
                <w:sz w:val="22"/>
                <w:szCs w:val="22"/>
              </w:rPr>
              <w:t>포함시키는</w:t>
            </w:r>
            <w:r w:rsidR="001C1ABD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경우도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존재하며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이와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같은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경우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과거에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대하여도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/>
                <w:sz w:val="22"/>
                <w:szCs w:val="22"/>
              </w:rPr>
              <w:t>‘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기준일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기준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과거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/>
                <w:sz w:val="22"/>
                <w:szCs w:val="22"/>
              </w:rPr>
              <w:t>1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년</w:t>
            </w:r>
            <w:r w:rsidR="009F43A6" w:rsidRPr="00A25D18">
              <w:rPr>
                <w:rFonts w:ascii="Times New Roman"/>
                <w:sz w:val="22"/>
                <w:szCs w:val="22"/>
              </w:rPr>
              <w:t xml:space="preserve">’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등으로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한정하는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방법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>을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>사용할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>수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76AF7" w:rsidRPr="00A25D18">
              <w:rPr>
                <w:rFonts w:ascii="Times New Roman" w:hint="eastAsia"/>
                <w:sz w:val="22"/>
                <w:szCs w:val="22"/>
              </w:rPr>
              <w:t>있습니다</w:t>
            </w:r>
            <w:r w:rsidR="009F43A6" w:rsidRPr="00A25D18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523845F0" w14:textId="028FA14C" w:rsidR="00B83F8B" w:rsidRDefault="00B83F8B" w:rsidP="000563DB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40753D">
        <w:rPr>
          <w:rFonts w:ascii="Times New Roman"/>
          <w:sz w:val="23"/>
          <w:szCs w:val="23"/>
        </w:rPr>
        <w:lastRenderedPageBreak/>
        <w:t>“</w:t>
      </w:r>
      <w:r w:rsidRPr="0040753D">
        <w:rPr>
          <w:rFonts w:ascii="Times New Roman"/>
          <w:b/>
          <w:sz w:val="23"/>
          <w:szCs w:val="23"/>
          <w:u w:val="single"/>
        </w:rPr>
        <w:t>특수관계인</w:t>
      </w:r>
      <w:r w:rsidRPr="0040753D">
        <w:rPr>
          <w:rFonts w:ascii="Times New Roman"/>
          <w:sz w:val="23"/>
          <w:szCs w:val="23"/>
        </w:rPr>
        <w:t>”</w:t>
      </w:r>
      <w:r w:rsidRPr="0040753D">
        <w:rPr>
          <w:rFonts w:ascii="Times New Roman"/>
          <w:sz w:val="23"/>
          <w:szCs w:val="23"/>
        </w:rPr>
        <w:t>은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상법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시행령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제</w:t>
      </w:r>
      <w:r w:rsidRPr="0040753D">
        <w:rPr>
          <w:rFonts w:ascii="Times New Roman"/>
          <w:sz w:val="23"/>
          <w:szCs w:val="23"/>
        </w:rPr>
        <w:t>34</w:t>
      </w:r>
      <w:r w:rsidRPr="0040753D">
        <w:rPr>
          <w:rFonts w:ascii="Times New Roman"/>
          <w:sz w:val="23"/>
          <w:szCs w:val="23"/>
        </w:rPr>
        <w:t>조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제</w:t>
      </w:r>
      <w:r w:rsidRPr="0040753D">
        <w:rPr>
          <w:rFonts w:ascii="Times New Roman"/>
          <w:sz w:val="23"/>
          <w:szCs w:val="23"/>
        </w:rPr>
        <w:t>4</w:t>
      </w:r>
      <w:r w:rsidRPr="0040753D">
        <w:rPr>
          <w:rFonts w:ascii="Times New Roman"/>
          <w:sz w:val="23"/>
          <w:szCs w:val="23"/>
        </w:rPr>
        <w:t>항에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따른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특수관계인을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의미한다</w:t>
      </w:r>
      <w:r w:rsidRPr="0040753D">
        <w:rPr>
          <w:rFonts w:ascii="Times New Roman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B45846" w14:paraId="20D6A58D" w14:textId="77777777" w:rsidTr="00BC0C17">
        <w:tc>
          <w:tcPr>
            <w:tcW w:w="9060" w:type="dxa"/>
            <w:shd w:val="clear" w:color="auto" w:fill="D9D9D9" w:themeFill="background1" w:themeFillShade="D9"/>
          </w:tcPr>
          <w:p w14:paraId="16926141" w14:textId="77777777" w:rsidR="00FE19A0" w:rsidRPr="00AB70EB" w:rsidRDefault="00B45846" w:rsidP="00E72814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특수관계인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  <w:r w:rsidRPr="00AB70EB">
              <w:rPr>
                <w:rFonts w:ascii="Times New Roman" w:hint="eastAsia"/>
                <w:sz w:val="22"/>
                <w:szCs w:val="22"/>
              </w:rPr>
              <w:t>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통상적으로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위와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상법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시행령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3</w:t>
            </w:r>
            <w:r w:rsidR="00FE19A0" w:rsidRPr="00AB70EB">
              <w:rPr>
                <w:rFonts w:ascii="Times New Roman"/>
                <w:sz w:val="22"/>
                <w:szCs w:val="22"/>
              </w:rPr>
              <w:t>4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조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4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항을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준용하는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통상적이나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FE19A0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다음을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준용하는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존재합니다만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FE19A0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범위에서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큰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차이가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존재하지는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않습니다</w:t>
            </w:r>
            <w:r w:rsidR="00FE19A0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77718FD1" w14:textId="0CE8A783" w:rsidR="00FE19A0" w:rsidRPr="00AB70EB" w:rsidRDefault="00FE19A0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금융회사의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지배구조에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법률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시행령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3</w:t>
            </w:r>
            <w:r w:rsidRPr="00AB70EB">
              <w:rPr>
                <w:rFonts w:ascii="Times New Roman" w:hint="eastAsia"/>
                <w:sz w:val="22"/>
                <w:szCs w:val="22"/>
              </w:rPr>
              <w:t>조</w:t>
            </w:r>
          </w:p>
          <w:p w14:paraId="3C146D62" w14:textId="296CC435" w:rsidR="00FE19A0" w:rsidRPr="00AB70EB" w:rsidRDefault="00FE19A0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법인세법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시행령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2</w:t>
            </w:r>
            <w:r w:rsidRPr="00AB70EB">
              <w:rPr>
                <w:rFonts w:ascii="Times New Roman" w:hint="eastAsia"/>
                <w:sz w:val="22"/>
                <w:szCs w:val="22"/>
              </w:rPr>
              <w:t>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/>
                <w:sz w:val="22"/>
                <w:szCs w:val="22"/>
              </w:rPr>
              <w:t>8</w:t>
            </w:r>
            <w:r w:rsidRPr="00AB70EB">
              <w:rPr>
                <w:rFonts w:ascii="Times New Roman" w:hint="eastAsia"/>
                <w:sz w:val="22"/>
                <w:szCs w:val="22"/>
              </w:rPr>
              <w:t>항</w:t>
            </w:r>
          </w:p>
          <w:p w14:paraId="08B19CBD" w14:textId="0DBDFAF9" w:rsidR="00B45846" w:rsidRPr="00B41173" w:rsidRDefault="00FE19A0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3"/>
                <w:szCs w:val="23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독점규제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공정거래에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법률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시행령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1</w:t>
            </w:r>
            <w:r w:rsidRPr="00AB70EB">
              <w:rPr>
                <w:rFonts w:ascii="Times New Roman"/>
                <w:sz w:val="22"/>
                <w:szCs w:val="22"/>
              </w:rPr>
              <w:t>4</w:t>
            </w:r>
            <w:r w:rsidRPr="00AB70EB">
              <w:rPr>
                <w:rFonts w:ascii="Times New Roman" w:hint="eastAsia"/>
                <w:sz w:val="22"/>
                <w:szCs w:val="22"/>
              </w:rPr>
              <w:t>조</w:t>
            </w:r>
          </w:p>
        </w:tc>
      </w:tr>
    </w:tbl>
    <w:p w14:paraId="6C38CF65" w14:textId="3524A5C1" w:rsidR="0037536D" w:rsidRPr="0037536D" w:rsidRDefault="0037536D" w:rsidP="005B0097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10808">
        <w:rPr>
          <w:rFonts w:ascii="Times New Roman"/>
          <w:sz w:val="23"/>
          <w:szCs w:val="23"/>
        </w:rPr>
        <w:t>“</w:t>
      </w:r>
      <w:r w:rsidRPr="00F10808">
        <w:rPr>
          <w:rFonts w:ascii="Times New Roman"/>
          <w:b/>
          <w:sz w:val="23"/>
          <w:szCs w:val="23"/>
          <w:u w:val="single"/>
        </w:rPr>
        <w:t>필요적</w:t>
      </w:r>
      <w:r w:rsidRPr="00F10808">
        <w:rPr>
          <w:rFonts w:ascii="Times New Roman"/>
          <w:b/>
          <w:sz w:val="23"/>
          <w:szCs w:val="23"/>
          <w:u w:val="single"/>
        </w:rPr>
        <w:t xml:space="preserve"> </w:t>
      </w:r>
      <w:r w:rsidRPr="00F10808">
        <w:rPr>
          <w:rFonts w:ascii="Times New Roman"/>
          <w:b/>
          <w:sz w:val="23"/>
          <w:szCs w:val="23"/>
          <w:u w:val="single"/>
        </w:rPr>
        <w:t>제</w:t>
      </w:r>
      <w:r w:rsidRPr="00F10808">
        <w:rPr>
          <w:rFonts w:ascii="Times New Roman"/>
          <w:b/>
          <w:sz w:val="23"/>
          <w:szCs w:val="23"/>
          <w:u w:val="single"/>
        </w:rPr>
        <w:t>3</w:t>
      </w:r>
      <w:r w:rsidRPr="00F10808">
        <w:rPr>
          <w:rFonts w:ascii="Times New Roman"/>
          <w:b/>
          <w:sz w:val="23"/>
          <w:szCs w:val="23"/>
          <w:u w:val="single"/>
        </w:rPr>
        <w:t>자승인</w:t>
      </w:r>
      <w:r w:rsidRPr="00F10808">
        <w:rPr>
          <w:rFonts w:ascii="Times New Roman"/>
          <w:sz w:val="23"/>
          <w:szCs w:val="23"/>
        </w:rPr>
        <w:t>”</w:t>
      </w:r>
      <w:r w:rsidRPr="00F10808">
        <w:rPr>
          <w:rFonts w:ascii="Times New Roman"/>
          <w:sz w:val="23"/>
          <w:szCs w:val="23"/>
        </w:rPr>
        <w:t>은</w:t>
      </w:r>
      <w:r w:rsidRPr="00F10808">
        <w:rPr>
          <w:rFonts w:ascii="Times New Roman"/>
          <w:sz w:val="23"/>
          <w:szCs w:val="23"/>
        </w:rPr>
        <w:t xml:space="preserve">, </w:t>
      </w:r>
      <w:r w:rsidRPr="00F10808">
        <w:rPr>
          <w:rFonts w:ascii="Times New Roman"/>
          <w:sz w:val="23"/>
          <w:szCs w:val="23"/>
        </w:rPr>
        <w:t>어느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당사자가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본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계약의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체결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및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이행과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관련하여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 w:hint="eastAsia"/>
          <w:sz w:val="23"/>
          <w:szCs w:val="23"/>
        </w:rPr>
        <w:t>당해</w:t>
      </w:r>
      <w:r w:rsidRPr="00F10808">
        <w:rPr>
          <w:rFonts w:ascii="Times New Roman" w:hint="eastAsia"/>
          <w:sz w:val="23"/>
          <w:szCs w:val="23"/>
        </w:rPr>
        <w:t xml:space="preserve"> </w:t>
      </w:r>
      <w:r w:rsidRPr="00F10808">
        <w:rPr>
          <w:rFonts w:ascii="Times New Roman" w:hint="eastAsia"/>
          <w:sz w:val="23"/>
          <w:szCs w:val="23"/>
        </w:rPr>
        <w:t>당사자가</w:t>
      </w:r>
      <w:r w:rsidRPr="00F10808">
        <w:rPr>
          <w:rFonts w:ascii="Times New Roman" w:hint="eastAsia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받거나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완료해야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하는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제</w:t>
      </w:r>
      <w:r w:rsidRPr="00F10808">
        <w:rPr>
          <w:rFonts w:ascii="Times New Roman"/>
          <w:sz w:val="23"/>
          <w:szCs w:val="23"/>
        </w:rPr>
        <w:t>3</w:t>
      </w:r>
      <w:r w:rsidRPr="00F10808">
        <w:rPr>
          <w:rFonts w:ascii="Times New Roman"/>
          <w:sz w:val="23"/>
          <w:szCs w:val="23"/>
        </w:rPr>
        <w:t>자</w:t>
      </w:r>
      <w:r w:rsidRPr="00F10808">
        <w:rPr>
          <w:rFonts w:ascii="Times New Roman" w:hint="eastAsia"/>
          <w:sz w:val="23"/>
          <w:szCs w:val="23"/>
        </w:rPr>
        <w:t>(</w:t>
      </w:r>
      <w:r w:rsidRPr="00F10808">
        <w:rPr>
          <w:rFonts w:ascii="Times New Roman" w:hint="eastAsia"/>
          <w:sz w:val="23"/>
          <w:szCs w:val="23"/>
        </w:rPr>
        <w:t>정부기관</w:t>
      </w:r>
      <w:r w:rsidRPr="00F10808">
        <w:rPr>
          <w:rFonts w:ascii="Times New Roman" w:hint="eastAsia"/>
          <w:sz w:val="23"/>
          <w:szCs w:val="23"/>
        </w:rPr>
        <w:t xml:space="preserve"> </w:t>
      </w:r>
      <w:r w:rsidRPr="00F10808">
        <w:rPr>
          <w:rFonts w:ascii="Times New Roman" w:hint="eastAsia"/>
          <w:sz w:val="23"/>
          <w:szCs w:val="23"/>
        </w:rPr>
        <w:t>제외</w:t>
      </w:r>
      <w:r w:rsidRPr="00F10808">
        <w:rPr>
          <w:rFonts w:ascii="Times New Roman" w:hint="eastAsia"/>
          <w:sz w:val="23"/>
          <w:szCs w:val="23"/>
        </w:rPr>
        <w:t>)</w:t>
      </w:r>
      <w:r w:rsidRPr="00F10808">
        <w:rPr>
          <w:rFonts w:ascii="Times New Roman"/>
          <w:sz w:val="23"/>
          <w:szCs w:val="23"/>
        </w:rPr>
        <w:t>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동의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승인을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의미하며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계약상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필요하거나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요구되는</w:t>
      </w:r>
      <w:r w:rsidRPr="00F10808">
        <w:rPr>
          <w:rFonts w:ascii="Times New Roman" w:hint="eastAsia"/>
          <w:sz w:val="23"/>
          <w:szCs w:val="23"/>
        </w:rPr>
        <w:t>,</w:t>
      </w:r>
      <w:r w:rsidRPr="00F10808">
        <w:rPr>
          <w:rFonts w:ascii="Times New Roman"/>
          <w:sz w:val="23"/>
          <w:szCs w:val="23"/>
        </w:rPr>
        <w:t xml:space="preserve"> (i) </w:t>
      </w:r>
      <w:r w:rsidRPr="00F10808">
        <w:rPr>
          <w:rFonts w:ascii="Times New Roman"/>
          <w:sz w:val="23"/>
          <w:szCs w:val="23"/>
        </w:rPr>
        <w:t>계약상대방으로부터의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해제권</w:t>
      </w:r>
      <w:r w:rsidRPr="00F10808">
        <w:rPr>
          <w:rFonts w:ascii="Times New Roman"/>
          <w:sz w:val="23"/>
          <w:szCs w:val="23"/>
        </w:rPr>
        <w:t xml:space="preserve">, </w:t>
      </w:r>
      <w:r w:rsidRPr="00F10808">
        <w:rPr>
          <w:rFonts w:ascii="Times New Roman"/>
          <w:sz w:val="23"/>
          <w:szCs w:val="23"/>
        </w:rPr>
        <w:t>해지권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행사의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포기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등에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관한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서면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동의서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수령</w:t>
      </w:r>
      <w:r w:rsidRPr="00F10808">
        <w:rPr>
          <w:rFonts w:ascii="Times New Roman"/>
          <w:sz w:val="23"/>
          <w:szCs w:val="23"/>
        </w:rPr>
        <w:t xml:space="preserve">, (ii) </w:t>
      </w:r>
      <w:r w:rsidRPr="00F10808">
        <w:rPr>
          <w:rFonts w:ascii="Times New Roman"/>
          <w:sz w:val="23"/>
          <w:szCs w:val="23"/>
        </w:rPr>
        <w:t>계약상대방으로부터의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자동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해지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기한이익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상실이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없는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것으로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보거나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그에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따른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권리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행사를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하는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것을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포기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또는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면제한다는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취지의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서면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수령을</w:t>
      </w:r>
      <w:r w:rsidRPr="00F10808">
        <w:rPr>
          <w:rFonts w:ascii="Times New Roman"/>
          <w:sz w:val="23"/>
          <w:szCs w:val="23"/>
        </w:rPr>
        <w:t xml:space="preserve"> </w:t>
      </w:r>
      <w:r w:rsidRPr="00F10808">
        <w:rPr>
          <w:rFonts w:ascii="Times New Roman"/>
          <w:sz w:val="23"/>
          <w:szCs w:val="23"/>
        </w:rPr>
        <w:t>포함한다</w:t>
      </w:r>
      <w:r w:rsidRPr="00F10808">
        <w:rPr>
          <w:rFonts w:ascii="Times New Roman"/>
          <w:sz w:val="23"/>
          <w:szCs w:val="23"/>
        </w:rPr>
        <w:t>.</w:t>
      </w:r>
    </w:p>
    <w:p w14:paraId="2C0B3D2A" w14:textId="17615984" w:rsidR="0002026C" w:rsidRDefault="00AC3275" w:rsidP="00DA35B3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40753D">
        <w:rPr>
          <w:rFonts w:ascii="Times New Roman"/>
          <w:sz w:val="23"/>
          <w:szCs w:val="23"/>
        </w:rPr>
        <w:t>“</w:t>
      </w:r>
      <w:r w:rsidRPr="0040753D">
        <w:rPr>
          <w:rFonts w:ascii="Times New Roman"/>
          <w:b/>
          <w:sz w:val="23"/>
          <w:szCs w:val="23"/>
          <w:u w:val="single"/>
        </w:rPr>
        <w:t>해외</w:t>
      </w:r>
      <w:r w:rsidRPr="0040753D">
        <w:rPr>
          <w:rFonts w:ascii="Times New Roman"/>
          <w:b/>
          <w:sz w:val="23"/>
          <w:szCs w:val="23"/>
          <w:u w:val="single"/>
        </w:rPr>
        <w:t xml:space="preserve"> </w:t>
      </w:r>
      <w:r w:rsidR="00BC35B9" w:rsidRPr="0040753D">
        <w:rPr>
          <w:rFonts w:ascii="Times New Roman"/>
          <w:b/>
          <w:sz w:val="23"/>
          <w:szCs w:val="23"/>
          <w:u w:val="single"/>
        </w:rPr>
        <w:t>종속</w:t>
      </w:r>
      <w:r w:rsidRPr="0040753D">
        <w:rPr>
          <w:rFonts w:ascii="Times New Roman"/>
          <w:b/>
          <w:sz w:val="23"/>
          <w:szCs w:val="23"/>
          <w:u w:val="single"/>
        </w:rPr>
        <w:t>회사</w:t>
      </w:r>
      <w:r w:rsidRPr="0040753D">
        <w:rPr>
          <w:rFonts w:ascii="Times New Roman"/>
          <w:sz w:val="23"/>
          <w:szCs w:val="23"/>
        </w:rPr>
        <w:t>”</w:t>
      </w:r>
      <w:r w:rsidRPr="0040753D">
        <w:rPr>
          <w:rFonts w:ascii="Times New Roman"/>
          <w:sz w:val="23"/>
          <w:szCs w:val="23"/>
        </w:rPr>
        <w:t>는</w:t>
      </w:r>
      <w:r w:rsidRPr="0040753D">
        <w:rPr>
          <w:rFonts w:ascii="Times New Roman"/>
          <w:sz w:val="23"/>
          <w:szCs w:val="23"/>
        </w:rPr>
        <w:t xml:space="preserve"> </w:t>
      </w:r>
      <w:r w:rsidR="00DA35B3" w:rsidRPr="0040753D">
        <w:rPr>
          <w:rFonts w:ascii="Times New Roman"/>
          <w:sz w:val="23"/>
          <w:szCs w:val="23"/>
        </w:rPr>
        <w:t>대상회사</w:t>
      </w:r>
      <w:r w:rsidR="00A267C6">
        <w:rPr>
          <w:rFonts w:ascii="Times New Roman" w:hint="eastAsia"/>
          <w:sz w:val="23"/>
          <w:szCs w:val="23"/>
        </w:rPr>
        <w:t>의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해외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자회사인</w:t>
      </w:r>
      <w:r w:rsidRPr="0040753D">
        <w:rPr>
          <w:rFonts w:ascii="Times New Roman"/>
          <w:sz w:val="23"/>
          <w:szCs w:val="23"/>
        </w:rPr>
        <w:t xml:space="preserve"> </w:t>
      </w:r>
      <w:r w:rsidR="005D797E">
        <w:rPr>
          <w:rFonts w:ascii="Times New Roman"/>
          <w:sz w:val="23"/>
          <w:szCs w:val="23"/>
        </w:rPr>
        <w:t>[</w:t>
      </w:r>
      <w:r w:rsidR="00D621D5">
        <w:rPr>
          <w:rFonts w:hint="eastAsia"/>
        </w:rPr>
        <w:sym w:font="Wingdings 2" w:char="F097"/>
      </w:r>
      <w:r w:rsidR="005D797E">
        <w:rPr>
          <w:rFonts w:ascii="Times New Roman"/>
          <w:sz w:val="23"/>
          <w:szCs w:val="23"/>
        </w:rPr>
        <w:t>]</w:t>
      </w:r>
      <w:r w:rsidR="0002026C" w:rsidRPr="0040753D">
        <w:rPr>
          <w:rFonts w:ascii="Times New Roman"/>
          <w:sz w:val="23"/>
          <w:szCs w:val="23"/>
        </w:rPr>
        <w:t>를</w:t>
      </w:r>
      <w:r w:rsidRPr="0040753D">
        <w:rPr>
          <w:rFonts w:ascii="Times New Roman"/>
          <w:sz w:val="23"/>
          <w:szCs w:val="23"/>
        </w:rPr>
        <w:t xml:space="preserve"> </w:t>
      </w:r>
      <w:r w:rsidRPr="0040753D">
        <w:rPr>
          <w:rFonts w:ascii="Times New Roman"/>
          <w:sz w:val="23"/>
          <w:szCs w:val="23"/>
        </w:rPr>
        <w:t>의미</w:t>
      </w:r>
      <w:r w:rsidR="00227DC3">
        <w:rPr>
          <w:rFonts w:ascii="Times New Roman" w:hint="eastAsia"/>
          <w:sz w:val="23"/>
          <w:szCs w:val="23"/>
        </w:rPr>
        <w:t>한다</w:t>
      </w:r>
      <w:r w:rsidR="00227DC3">
        <w:rPr>
          <w:rFonts w:ascii="Times New Roman" w:hint="eastAsia"/>
          <w:sz w:val="23"/>
          <w:szCs w:val="23"/>
        </w:rPr>
        <w:t>.</w:t>
      </w:r>
      <w:r w:rsidR="00227DC3">
        <w:rPr>
          <w:rFonts w:ascii="Times New Roman"/>
          <w:sz w:val="23"/>
          <w:szCs w:val="23"/>
        </w:rPr>
        <w:t xml:space="preserve"> </w:t>
      </w:r>
    </w:p>
    <w:p w14:paraId="3DA2E1DE" w14:textId="1BD83168" w:rsidR="005C38F8" w:rsidRDefault="00796C66" w:rsidP="005C38F8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[</w:t>
      </w:r>
      <w:r w:rsidR="00C07651">
        <w:rPr>
          <w:rFonts w:ascii="Times New Roman"/>
          <w:sz w:val="23"/>
          <w:szCs w:val="23"/>
        </w:rPr>
        <w:t>“</w:t>
      </w:r>
      <w:r w:rsidR="00C07651" w:rsidRPr="008C3BF4">
        <w:rPr>
          <w:rFonts w:ascii="Times New Roman" w:hint="eastAsia"/>
          <w:b/>
          <w:sz w:val="23"/>
          <w:szCs w:val="23"/>
          <w:u w:val="single"/>
        </w:rPr>
        <w:t xml:space="preserve">New Breach </w:t>
      </w:r>
      <w:r w:rsidR="00C07651" w:rsidRPr="008C3BF4">
        <w:rPr>
          <w:rFonts w:ascii="Times New Roman" w:hint="eastAsia"/>
          <w:b/>
          <w:sz w:val="23"/>
          <w:szCs w:val="23"/>
          <w:u w:val="single"/>
        </w:rPr>
        <w:t>클레임</w:t>
      </w:r>
      <w:r w:rsidR="00C07651">
        <w:rPr>
          <w:rFonts w:ascii="Times New Roman"/>
          <w:sz w:val="23"/>
          <w:szCs w:val="23"/>
        </w:rPr>
        <w:t>”</w:t>
      </w:r>
      <w:r w:rsidR="00C07651">
        <w:rPr>
          <w:rFonts w:ascii="Times New Roman" w:hint="eastAsia"/>
          <w:sz w:val="23"/>
          <w:szCs w:val="23"/>
        </w:rPr>
        <w:t>은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거래종결일</w:t>
      </w:r>
      <w:r w:rsidR="00C07651">
        <w:rPr>
          <w:rFonts w:ascii="Times New Roman" w:hint="eastAsia"/>
          <w:sz w:val="23"/>
          <w:szCs w:val="23"/>
        </w:rPr>
        <w:t>(</w:t>
      </w:r>
      <w:r w:rsidR="00C07651">
        <w:rPr>
          <w:rFonts w:ascii="Times New Roman" w:hint="eastAsia"/>
          <w:sz w:val="23"/>
          <w:szCs w:val="23"/>
        </w:rPr>
        <w:t>제</w:t>
      </w:r>
      <w:r w:rsidR="00C07651">
        <w:rPr>
          <w:rFonts w:ascii="Times New Roman" w:hint="eastAsia"/>
          <w:sz w:val="23"/>
          <w:szCs w:val="23"/>
        </w:rPr>
        <w:t>5</w:t>
      </w:r>
      <w:r w:rsidR="00C07651">
        <w:rPr>
          <w:rFonts w:ascii="Times New Roman"/>
          <w:sz w:val="23"/>
          <w:szCs w:val="23"/>
        </w:rPr>
        <w:t>.1</w:t>
      </w:r>
      <w:r w:rsidR="00C07651">
        <w:rPr>
          <w:rFonts w:ascii="Times New Roman" w:hint="eastAsia"/>
          <w:sz w:val="23"/>
          <w:szCs w:val="23"/>
        </w:rPr>
        <w:t>조에서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정의함</w:t>
      </w:r>
      <w:r w:rsidR="00C07651">
        <w:rPr>
          <w:rFonts w:ascii="Times New Roman" w:hint="eastAsia"/>
          <w:sz w:val="23"/>
          <w:szCs w:val="23"/>
        </w:rPr>
        <w:t>)</w:t>
      </w:r>
      <w:r w:rsidR="00C07651">
        <w:rPr>
          <w:rFonts w:ascii="Times New Roman"/>
          <w:sz w:val="23"/>
          <w:szCs w:val="23"/>
        </w:rPr>
        <w:t xml:space="preserve"> </w:t>
      </w:r>
      <w:r w:rsidR="00C07651">
        <w:rPr>
          <w:rFonts w:ascii="Times New Roman" w:hint="eastAsia"/>
          <w:sz w:val="23"/>
          <w:szCs w:val="23"/>
        </w:rPr>
        <w:t>기준</w:t>
      </w:r>
      <w:r w:rsidR="00C07651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제</w:t>
      </w:r>
      <w:r w:rsidR="00EB4716">
        <w:rPr>
          <w:rFonts w:ascii="Times New Roman" w:hint="eastAsia"/>
          <w:sz w:val="23"/>
          <w:szCs w:val="23"/>
        </w:rPr>
        <w:t>6.2</w:t>
      </w:r>
      <w:r w:rsidR="00EB4716">
        <w:rPr>
          <w:rFonts w:ascii="Times New Roman" w:hint="eastAsia"/>
          <w:sz w:val="23"/>
          <w:szCs w:val="23"/>
        </w:rPr>
        <w:t>조의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진술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및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보장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위반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사항으로</w:t>
      </w:r>
      <w:r w:rsidR="00EB4716">
        <w:rPr>
          <w:rFonts w:ascii="Times New Roman" w:hint="eastAsia"/>
          <w:sz w:val="23"/>
          <w:szCs w:val="23"/>
        </w:rPr>
        <w:t xml:space="preserve">, </w:t>
      </w:r>
      <w:r w:rsidR="00EB4716">
        <w:rPr>
          <w:rFonts w:ascii="Times New Roman" w:hint="eastAsia"/>
          <w:sz w:val="23"/>
          <w:szCs w:val="23"/>
        </w:rPr>
        <w:t>본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계약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체결일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현재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존재하지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아니하고</w:t>
      </w:r>
      <w:r w:rsidR="00EB4716">
        <w:rPr>
          <w:rFonts w:ascii="Times New Roman" w:hint="eastAsia"/>
          <w:sz w:val="23"/>
          <w:szCs w:val="23"/>
        </w:rPr>
        <w:t>,</w:t>
      </w:r>
      <w:r w:rsidR="00EB4716">
        <w:rPr>
          <w:rFonts w:ascii="Times New Roman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본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계약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체결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이후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거래종결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전에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새롭게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발생한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사실에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따른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376AF7">
        <w:rPr>
          <w:rFonts w:ascii="Times New Roman" w:hint="eastAsia"/>
          <w:sz w:val="23"/>
          <w:szCs w:val="23"/>
        </w:rPr>
        <w:t>것</w:t>
      </w:r>
      <w:r w:rsidR="00EB4716">
        <w:rPr>
          <w:rFonts w:ascii="Times New Roman" w:hint="eastAsia"/>
          <w:sz w:val="23"/>
          <w:szCs w:val="23"/>
        </w:rPr>
        <w:t>이며</w:t>
      </w:r>
      <w:r w:rsidR="00EB4716">
        <w:rPr>
          <w:rFonts w:ascii="Times New Roman" w:hint="eastAsia"/>
          <w:sz w:val="23"/>
          <w:szCs w:val="23"/>
        </w:rPr>
        <w:t>,</w:t>
      </w:r>
      <w:r w:rsidR="00EB4716">
        <w:rPr>
          <w:rFonts w:ascii="Times New Roman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매수인</w:t>
      </w:r>
      <w:r w:rsidR="00BA7BD7">
        <w:rPr>
          <w:rFonts w:ascii="Times New Roman" w:hint="eastAsia"/>
          <w:sz w:val="23"/>
          <w:szCs w:val="23"/>
        </w:rPr>
        <w:t>이</w:t>
      </w:r>
      <w:r w:rsidR="00BA7BD7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거래종결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전에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인지</w:t>
      </w:r>
      <w:r w:rsidR="00BA7BD7">
        <w:rPr>
          <w:rFonts w:ascii="Times New Roman" w:hint="eastAsia"/>
          <w:sz w:val="23"/>
          <w:szCs w:val="23"/>
        </w:rPr>
        <w:t>하였</w:t>
      </w:r>
      <w:r w:rsidR="00EB4716">
        <w:rPr>
          <w:rFonts w:ascii="Times New Roman" w:hint="eastAsia"/>
          <w:sz w:val="23"/>
          <w:szCs w:val="23"/>
        </w:rPr>
        <w:t>고</w:t>
      </w:r>
      <w:r w:rsidR="00EB4716">
        <w:rPr>
          <w:rFonts w:ascii="Times New Roman" w:hint="eastAsia"/>
          <w:sz w:val="23"/>
          <w:szCs w:val="23"/>
        </w:rPr>
        <w:t>,</w:t>
      </w:r>
      <w:r w:rsidR="00AF4AE7">
        <w:rPr>
          <w:rFonts w:ascii="Times New Roman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매수인의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/>
          <w:sz w:val="23"/>
          <w:szCs w:val="23"/>
        </w:rPr>
        <w:t>“Closing No Claims Declaration”</w:t>
      </w:r>
      <w:r w:rsidR="00EB4716">
        <w:rPr>
          <w:rFonts w:ascii="Times New Roman" w:hint="eastAsia"/>
          <w:sz w:val="23"/>
          <w:szCs w:val="23"/>
        </w:rPr>
        <w:t>에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의해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진술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및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보장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보험회사에게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통지된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것을</w:t>
      </w:r>
      <w:r w:rsidR="00EB4716">
        <w:rPr>
          <w:rFonts w:ascii="Times New Roman" w:hint="eastAsia"/>
          <w:sz w:val="23"/>
          <w:szCs w:val="23"/>
        </w:rPr>
        <w:t xml:space="preserve"> </w:t>
      </w:r>
      <w:r w:rsidR="00EB4716">
        <w:rPr>
          <w:rFonts w:ascii="Times New Roman" w:hint="eastAsia"/>
          <w:sz w:val="23"/>
          <w:szCs w:val="23"/>
        </w:rPr>
        <w:t>의미한다</w:t>
      </w:r>
      <w:r w:rsidR="00EB4716">
        <w:rPr>
          <w:rFonts w:ascii="Times New Roman" w:hint="eastAsia"/>
          <w:sz w:val="23"/>
          <w:szCs w:val="23"/>
        </w:rPr>
        <w:t>.</w:t>
      </w:r>
      <w:r>
        <w:rPr>
          <w:rFonts w:ascii="Times New Roman"/>
          <w:sz w:val="23"/>
          <w:szCs w:val="23"/>
        </w:rPr>
        <w:t>]</w:t>
      </w:r>
      <w:r w:rsidR="005C38F8" w:rsidRPr="005C38F8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5C38F8" w14:paraId="078BDE34" w14:textId="77777777" w:rsidTr="00503F46">
        <w:tc>
          <w:tcPr>
            <w:tcW w:w="9060" w:type="dxa"/>
            <w:shd w:val="clear" w:color="auto" w:fill="D9D9D9" w:themeFill="background1" w:themeFillShade="D9"/>
          </w:tcPr>
          <w:p w14:paraId="048BF03C" w14:textId="2112AB94" w:rsidR="005C38F8" w:rsidRPr="00B41173" w:rsidRDefault="005C38F8" w:rsidP="005C38F8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진술보장보험을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가입하여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진행하는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진술보장보험의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기준일이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계약체결일이기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때문에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이후에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발생한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진술보장위반사항을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진술보장보험으로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cover</w:t>
            </w:r>
            <w:r>
              <w:rPr>
                <w:rFonts w:ascii="Times New Roman" w:hint="eastAsia"/>
                <w:sz w:val="22"/>
                <w:szCs w:val="22"/>
              </w:rPr>
              <w:t>하고자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추가하여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문구라는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참조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부탁드립니다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007557C5" w14:textId="77777777" w:rsidR="005C38F8" w:rsidRPr="005C38F8" w:rsidRDefault="005C38F8" w:rsidP="00DA35B3">
      <w:pPr>
        <w:adjustRightInd w:val="0"/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</w:p>
    <w:p w14:paraId="0A42A0F9" w14:textId="6C5D4999" w:rsidR="00ED2790" w:rsidRPr="00954D7F" w:rsidRDefault="00ED2790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주식의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매매</w:t>
      </w:r>
    </w:p>
    <w:p w14:paraId="21D25C62" w14:textId="43DC9248" w:rsidR="001C26C5" w:rsidRPr="001C26C5" w:rsidRDefault="00ED2790" w:rsidP="00C14222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제반</w:t>
      </w:r>
      <w:r w:rsidR="006B2A10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조건에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대상주식을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1B0A17">
        <w:rPr>
          <w:rFonts w:ascii="Times New Roman"/>
          <w:sz w:val="23"/>
          <w:szCs w:val="23"/>
        </w:rPr>
        <w:t>매도인</w:t>
      </w:r>
      <w:r w:rsidR="001B0A17">
        <w:rPr>
          <w:rFonts w:ascii="Times New Roman" w:hint="eastAsia"/>
          <w:sz w:val="23"/>
          <w:szCs w:val="23"/>
        </w:rPr>
        <w:t>으</w:t>
      </w:r>
      <w:r w:rsidR="007D0E86">
        <w:rPr>
          <w:rFonts w:ascii="Times New Roman"/>
          <w:sz w:val="23"/>
          <w:szCs w:val="23"/>
        </w:rPr>
        <w:t>로부터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매수하</w:t>
      </w:r>
      <w:r w:rsidR="00EF1DA6" w:rsidRPr="00954D7F">
        <w:rPr>
          <w:rFonts w:ascii="Times New Roman" w:hint="eastAsia"/>
          <w:sz w:val="23"/>
          <w:szCs w:val="23"/>
        </w:rPr>
        <w:t>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1B0A17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매도</w:t>
      </w:r>
      <w:r w:rsidR="00EF1DA6" w:rsidRPr="00954D7F">
        <w:rPr>
          <w:rFonts w:ascii="Times New Roman" w:hint="eastAsia"/>
          <w:sz w:val="23"/>
          <w:szCs w:val="23"/>
        </w:rPr>
        <w:t>하기로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한다</w:t>
      </w:r>
      <w:r w:rsidRPr="00954D7F">
        <w:rPr>
          <w:rFonts w:ascii="Times New Roman"/>
          <w:sz w:val="23"/>
          <w:szCs w:val="23"/>
        </w:rPr>
        <w:t>.</w:t>
      </w:r>
    </w:p>
    <w:p w14:paraId="555AFB24" w14:textId="2B74C2DA" w:rsidR="00ED2790" w:rsidRPr="00954D7F" w:rsidRDefault="00ED2790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매매대금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3F7F42" w14:paraId="3A4FF744" w14:textId="77777777" w:rsidTr="00E47C6C">
        <w:tc>
          <w:tcPr>
            <w:tcW w:w="9060" w:type="dxa"/>
            <w:shd w:val="clear" w:color="auto" w:fill="D9D9D9" w:themeFill="background1" w:themeFillShade="D9"/>
          </w:tcPr>
          <w:p w14:paraId="4CE2636F" w14:textId="5B24886E" w:rsidR="003F7F42" w:rsidRDefault="003F7F42" w:rsidP="00E47C6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2361E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>: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매매대금을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지급할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계약금과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잔금의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형태로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분할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지급하는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방법과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거래종결일에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매매대금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전액</w:t>
            </w:r>
            <w:r>
              <w:rPr>
                <w:rFonts w:ascii="Times New Roman" w:hint="eastAsia"/>
                <w:sz w:val="22"/>
                <w:szCs w:val="22"/>
              </w:rPr>
              <w:t>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지급하는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방법이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사용되나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다음의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방법도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거래종결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이후에도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경영진으로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확보하는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이나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특성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고려하여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240D7F27" w14:textId="77777777" w:rsidR="003F7F42" w:rsidRDefault="003F7F42" w:rsidP="00E47C6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34D3CF3D" w14:textId="4AAB7D50" w:rsidR="003F7F42" w:rsidRDefault="003F7F42" w:rsidP="00E47C6C">
            <w:pPr>
              <w:pStyle w:val="af3"/>
              <w:numPr>
                <w:ilvl w:val="0"/>
                <w:numId w:val="79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 w:hint="eastAsia"/>
                <w:b/>
                <w:sz w:val="22"/>
                <w:szCs w:val="22"/>
              </w:rPr>
              <w:t xml:space="preserve">Earn Out </w:t>
            </w:r>
            <w:r w:rsidRPr="003F7F42">
              <w:rPr>
                <w:rFonts w:ascii="Times New Roman" w:hint="eastAsia"/>
                <w:b/>
                <w:sz w:val="22"/>
                <w:szCs w:val="22"/>
              </w:rPr>
              <w:t>방식</w:t>
            </w:r>
            <w:r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개인이고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이후에도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retain </w:t>
            </w:r>
            <w:r>
              <w:rPr>
                <w:rFonts w:ascii="Times New Roman" w:hint="eastAsia"/>
                <w:sz w:val="22"/>
                <w:szCs w:val="22"/>
              </w:rPr>
              <w:t>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시너지나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발전에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필요하다고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판단되는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매도인에게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매매대금을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제안할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현재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기업가치에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기본적인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매매대금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외에도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향후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성장</w:t>
            </w:r>
            <w:r w:rsidR="002424BB">
              <w:rPr>
                <w:rFonts w:ascii="Times New Roman" w:hint="eastAsia"/>
                <w:sz w:val="22"/>
                <w:szCs w:val="22"/>
              </w:rPr>
              <w:t>에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따른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과실의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배분</w:t>
            </w:r>
            <w:r>
              <w:rPr>
                <w:rFonts w:ascii="Times New Roman" w:hint="eastAsia"/>
                <w:sz w:val="22"/>
                <w:szCs w:val="22"/>
              </w:rPr>
              <w:t>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제안하는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deal making </w:t>
            </w:r>
            <w:r>
              <w:rPr>
                <w:rFonts w:ascii="Times New Roman" w:hint="eastAsia"/>
                <w:sz w:val="22"/>
                <w:szCs w:val="22"/>
              </w:rPr>
              <w:t>과정에서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특정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기술</w:t>
            </w:r>
            <w:r w:rsidR="002424BB">
              <w:rPr>
                <w:rFonts w:ascii="Times New Roman" w:hint="eastAsia"/>
                <w:sz w:val="22"/>
                <w:szCs w:val="22"/>
              </w:rPr>
              <w:t>의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개발</w:t>
            </w:r>
            <w:r>
              <w:rPr>
                <w:rFonts w:ascii="Times New Roman" w:hint="eastAsia"/>
                <w:sz w:val="22"/>
                <w:szCs w:val="22"/>
              </w:rPr>
              <w:t>이나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</w:t>
            </w:r>
            <w:r w:rsidR="002424BB">
              <w:rPr>
                <w:rFonts w:ascii="Times New Roman" w:hint="eastAsia"/>
                <w:sz w:val="22"/>
                <w:szCs w:val="22"/>
              </w:rPr>
              <w:t>의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체결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향후의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특정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조건이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충족되어야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cash flow </w:t>
            </w:r>
            <w:r>
              <w:rPr>
                <w:rFonts w:ascii="Times New Roman" w:hint="eastAsia"/>
                <w:sz w:val="22"/>
                <w:szCs w:val="22"/>
              </w:rPr>
              <w:t>발생이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가능한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고려할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방법입니다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EV/EBITDA</w:t>
            </w:r>
            <w:r>
              <w:rPr>
                <w:rFonts w:ascii="Times New Roman" w:hint="eastAsia"/>
                <w:sz w:val="22"/>
                <w:szCs w:val="22"/>
              </w:rPr>
              <w:t>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거래종결일로부터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2~3</w:t>
            </w:r>
            <w:r>
              <w:rPr>
                <w:rFonts w:ascii="Times New Roman" w:hint="eastAsia"/>
                <w:sz w:val="22"/>
                <w:szCs w:val="22"/>
              </w:rPr>
              <w:t>년의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동안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달성하여야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EV/EBITDA</w:t>
            </w:r>
            <w:r>
              <w:rPr>
                <w:rFonts w:ascii="Times New Roman" w:hint="eastAsia"/>
                <w:sz w:val="22"/>
                <w:szCs w:val="22"/>
              </w:rPr>
              <w:t>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사전에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설정하고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이를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충족하는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 w:hint="eastAsia"/>
                <w:sz w:val="22"/>
                <w:szCs w:val="22"/>
              </w:rPr>
              <w:t>일</w:t>
            </w:r>
            <w:r>
              <w:rPr>
                <w:rFonts w:ascii="Times New Roman" w:hint="eastAsia"/>
                <w:sz w:val="22"/>
                <w:szCs w:val="22"/>
              </w:rPr>
              <w:t>정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금액을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지급하는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형식으로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다만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지급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금액에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최고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한도는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설정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일반적이나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특성에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다른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기준을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존재합니다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3CC2295B" w14:textId="0D6C6CF5" w:rsidR="003F7F42" w:rsidRPr="002424BB" w:rsidRDefault="003F7F42" w:rsidP="00E47C6C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[</w:t>
            </w:r>
            <w:r w:rsidRPr="002424BB">
              <w:rPr>
                <w:rFonts w:ascii="Times New Roman"/>
                <w:sz w:val="22"/>
                <w:szCs w:val="22"/>
              </w:rPr>
              <w:t>예시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문구</w:t>
            </w:r>
            <w:r w:rsidRPr="002424BB">
              <w:rPr>
                <w:rFonts w:ascii="Times New Roman"/>
                <w:sz w:val="22"/>
                <w:szCs w:val="22"/>
              </w:rPr>
              <w:t>]</w:t>
            </w:r>
          </w:p>
          <w:p w14:paraId="739A5060" w14:textId="7AA2D6AA" w:rsidR="00274C2A" w:rsidRPr="002424BB" w:rsidRDefault="00274C2A" w:rsidP="00274C2A">
            <w:pPr>
              <w:pStyle w:val="af3"/>
              <w:numPr>
                <w:ilvl w:val="0"/>
                <w:numId w:val="7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당사자들은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다음의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절차에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</w:t>
            </w:r>
            <w:r w:rsidRPr="002424BB">
              <w:rPr>
                <w:rFonts w:ascii="Times New Roman"/>
                <w:sz w:val="22"/>
                <w:szCs w:val="22"/>
              </w:rPr>
              <w:t>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기준이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별지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[•]</w:t>
            </w:r>
            <w:r w:rsidRPr="002424BB">
              <w:rPr>
                <w:rFonts w:ascii="Times New Roman"/>
                <w:sz w:val="22"/>
                <w:szCs w:val="22"/>
              </w:rPr>
              <w:t>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Pr="002424BB">
              <w:rPr>
                <w:rFonts w:ascii="Times New Roman"/>
                <w:sz w:val="22"/>
                <w:szCs w:val="22"/>
              </w:rPr>
              <w:t>산정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산정한다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이와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같이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Earn Out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기준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”</w:t>
            </w:r>
            <w:r w:rsidRPr="002424BB">
              <w:rPr>
                <w:rFonts w:ascii="Times New Roman"/>
                <w:sz w:val="22"/>
                <w:szCs w:val="22"/>
              </w:rPr>
              <w:t>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020A728F" w14:textId="2FF332B7" w:rsidR="00274C2A" w:rsidRPr="002424BB" w:rsidRDefault="00274C2A" w:rsidP="00004C04">
            <w:pPr>
              <w:pStyle w:val="af3"/>
              <w:numPr>
                <w:ilvl w:val="0"/>
                <w:numId w:val="74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20</w:t>
            </w:r>
            <w:r w:rsidR="00004C04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일부터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20</w:t>
            </w:r>
            <w:r w:rsidR="00004C04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일까지의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회계기간에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관한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대상회사의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연결</w:t>
            </w:r>
            <w:r w:rsidR="00004C04" w:rsidRPr="002424BB">
              <w:rPr>
                <w:rFonts w:ascii="Times New Roman"/>
                <w:sz w:val="22"/>
                <w:szCs w:val="22"/>
              </w:rPr>
              <w:t>기준</w:t>
            </w:r>
            <w:r w:rsidR="00004C04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재무제표가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작성되면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그로부터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4205C7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영업일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재무제표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사본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기초로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대상회사의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연결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="00004C04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매수인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산정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제공한다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</w:p>
          <w:p w14:paraId="65D978D7" w14:textId="71EF777C" w:rsidR="00274C2A" w:rsidRPr="002424BB" w:rsidRDefault="00274C2A" w:rsidP="00004C04">
            <w:pPr>
              <w:pStyle w:val="af3"/>
              <w:numPr>
                <w:ilvl w:val="0"/>
                <w:numId w:val="74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검토하기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합리적으로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요청하는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대상회사의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기록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장부</w:t>
            </w:r>
            <w:r w:rsidRPr="002424BB">
              <w:rPr>
                <w:rFonts w:ascii="Times New Roman"/>
                <w:sz w:val="22"/>
                <w:szCs w:val="22"/>
              </w:rPr>
              <w:t>(</w:t>
            </w:r>
            <w:r w:rsidRPr="002424BB">
              <w:rPr>
                <w:rFonts w:ascii="Times New Roman"/>
                <w:sz w:val="22"/>
                <w:szCs w:val="22"/>
              </w:rPr>
              <w:t>필요한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관련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직원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인터뷰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현장실사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부여의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협조를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포함</w:t>
            </w:r>
            <w:r w:rsidRPr="002424BB">
              <w:rPr>
                <w:rFonts w:ascii="Times New Roman"/>
                <w:sz w:val="22"/>
                <w:szCs w:val="22"/>
              </w:rPr>
              <w:t>)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제공한다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동의하지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않는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매도인은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매수인으로부터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재무제표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사본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받은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4205C7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영업일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동의하지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않는다</w:t>
            </w:r>
            <w:r w:rsidRPr="002424BB">
              <w:rPr>
                <w:rFonts w:ascii="Times New Roman"/>
                <w:sz w:val="22"/>
                <w:szCs w:val="22"/>
              </w:rPr>
              <w:lastRenderedPageBreak/>
              <w:t>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취지를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서면으로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통지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이의통지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4205C7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영업일의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그러한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통지가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없는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최종적인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것으로서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당사자들을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구속한다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62FDC658" w14:textId="67ACDCF9" w:rsidR="00274C2A" w:rsidRPr="002424BB" w:rsidRDefault="00274C2A" w:rsidP="00004C04">
            <w:pPr>
              <w:pStyle w:val="af3"/>
              <w:numPr>
                <w:ilvl w:val="0"/>
                <w:numId w:val="74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(ii)</w:t>
            </w:r>
            <w:r w:rsidRPr="002424BB">
              <w:rPr>
                <w:rFonts w:ascii="Times New Roman"/>
                <w:sz w:val="22"/>
                <w:szCs w:val="22"/>
              </w:rPr>
              <w:t>호에서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정해진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이의통지를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그러한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이의통지가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도달한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4205C7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영업일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Pr="002424BB">
              <w:rPr>
                <w:rFonts w:ascii="Times New Roman"/>
                <w:sz w:val="22"/>
                <w:szCs w:val="22"/>
              </w:rPr>
              <w:t>산정에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관해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이루기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상업적으로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합리적인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노력을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기울인다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이르지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못하는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004C04"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>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산정할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회계법인을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4205C7" w:rsidRPr="002424BB">
              <w:rPr>
                <w:rFonts w:ascii="Times New Roman"/>
                <w:sz w:val="23"/>
                <w:szCs w:val="23"/>
              </w:rPr>
              <w:t>국내</w:t>
            </w:r>
            <w:r w:rsidR="004205C7" w:rsidRPr="002424BB">
              <w:rPr>
                <w:rFonts w:ascii="Times New Roman"/>
                <w:sz w:val="23"/>
                <w:szCs w:val="23"/>
              </w:rPr>
              <w:t xml:space="preserve"> 4</w:t>
            </w:r>
            <w:r w:rsidR="004205C7" w:rsidRPr="002424BB">
              <w:rPr>
                <w:rFonts w:ascii="Times New Roman"/>
                <w:sz w:val="23"/>
                <w:szCs w:val="23"/>
              </w:rPr>
              <w:t>대</w:t>
            </w:r>
            <w:r w:rsidR="004205C7" w:rsidRPr="002424BB">
              <w:rPr>
                <w:rFonts w:ascii="Times New Roman"/>
                <w:sz w:val="23"/>
                <w:szCs w:val="23"/>
              </w:rPr>
              <w:t xml:space="preserve"> </w:t>
            </w:r>
            <w:r w:rsidR="004205C7" w:rsidRPr="002424BB">
              <w:rPr>
                <w:rFonts w:ascii="Times New Roman"/>
                <w:sz w:val="23"/>
                <w:szCs w:val="23"/>
              </w:rPr>
              <w:t>회계법인</w:t>
            </w:r>
            <w:r w:rsidR="004205C7" w:rsidRPr="002424BB">
              <w:rPr>
                <w:rFonts w:ascii="Times New Roman"/>
                <w:sz w:val="23"/>
                <w:szCs w:val="23"/>
              </w:rPr>
              <w:t>(</w:t>
            </w:r>
            <w:r w:rsidR="004205C7" w:rsidRPr="002424BB">
              <w:rPr>
                <w:rFonts w:ascii="Times New Roman"/>
                <w:sz w:val="23"/>
                <w:szCs w:val="23"/>
              </w:rPr>
              <w:t>삼일</w:t>
            </w:r>
            <w:r w:rsidR="004205C7" w:rsidRPr="002424BB">
              <w:rPr>
                <w:rFonts w:ascii="Times New Roman"/>
                <w:sz w:val="23"/>
                <w:szCs w:val="23"/>
              </w:rPr>
              <w:t xml:space="preserve">, </w:t>
            </w:r>
            <w:r w:rsidR="004205C7" w:rsidRPr="002424BB">
              <w:rPr>
                <w:rFonts w:ascii="Times New Roman"/>
                <w:sz w:val="23"/>
                <w:szCs w:val="23"/>
              </w:rPr>
              <w:t>삼정</w:t>
            </w:r>
            <w:r w:rsidR="004205C7" w:rsidRPr="002424BB">
              <w:rPr>
                <w:rFonts w:ascii="Times New Roman"/>
                <w:sz w:val="23"/>
                <w:szCs w:val="23"/>
              </w:rPr>
              <w:t xml:space="preserve">, </w:t>
            </w:r>
            <w:r w:rsidR="004205C7" w:rsidRPr="002424BB">
              <w:rPr>
                <w:rFonts w:ascii="Times New Roman"/>
                <w:sz w:val="23"/>
                <w:szCs w:val="23"/>
              </w:rPr>
              <w:t>안진</w:t>
            </w:r>
            <w:r w:rsidR="004205C7" w:rsidRPr="002424BB">
              <w:rPr>
                <w:rFonts w:ascii="Times New Roman"/>
                <w:sz w:val="23"/>
                <w:szCs w:val="23"/>
              </w:rPr>
              <w:t xml:space="preserve">, </w:t>
            </w:r>
            <w:r w:rsidR="004205C7" w:rsidRPr="002424BB">
              <w:rPr>
                <w:rFonts w:ascii="Times New Roman"/>
                <w:sz w:val="23"/>
                <w:szCs w:val="23"/>
              </w:rPr>
              <w:t>한영</w:t>
            </w:r>
            <w:r w:rsidR="004205C7" w:rsidRPr="002424BB">
              <w:rPr>
                <w:rFonts w:ascii="Times New Roman"/>
                <w:sz w:val="23"/>
                <w:szCs w:val="23"/>
              </w:rPr>
              <w:t xml:space="preserve">) </w:t>
            </w:r>
            <w:r w:rsidRPr="002424BB">
              <w:rPr>
                <w:rFonts w:ascii="Times New Roman"/>
                <w:sz w:val="22"/>
                <w:szCs w:val="22"/>
              </w:rPr>
              <w:t>중에서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선정한다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="00004C04"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>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회계법인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선정을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이르지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못하는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>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각자의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회계법인을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선정한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이들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회계법인이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3</w:t>
            </w:r>
            <w:r w:rsidRPr="002424BB">
              <w:rPr>
                <w:rFonts w:ascii="Times New Roman"/>
                <w:sz w:val="22"/>
                <w:szCs w:val="22"/>
              </w:rPr>
              <w:t>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회계법인을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합의하에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선정하도록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3CAF0093" w14:textId="6DA61A91" w:rsidR="00274C2A" w:rsidRPr="002424BB" w:rsidRDefault="00004C04" w:rsidP="00004C04">
            <w:pPr>
              <w:pStyle w:val="af3"/>
              <w:numPr>
                <w:ilvl w:val="0"/>
                <w:numId w:val="74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="00274C2A" w:rsidRPr="002424BB">
              <w:rPr>
                <w:rFonts w:ascii="Times New Roman"/>
                <w:sz w:val="22"/>
                <w:szCs w:val="22"/>
              </w:rPr>
              <w:t>(iii)</w:t>
            </w:r>
            <w:r w:rsidR="00274C2A" w:rsidRPr="002424BB">
              <w:rPr>
                <w:rFonts w:ascii="Times New Roman"/>
                <w:sz w:val="22"/>
                <w:szCs w:val="22"/>
              </w:rPr>
              <w:t>호에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따라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선정된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회계법인은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선정일로부터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B148E9" w:rsidRPr="002424BB">
              <w:rPr>
                <w:rFonts w:ascii="Times New Roman"/>
                <w:sz w:val="22"/>
                <w:szCs w:val="22"/>
              </w:rPr>
              <w:t>[•]</w:t>
            </w:r>
            <w:r w:rsidR="00274C2A" w:rsidRPr="002424BB">
              <w:rPr>
                <w:rFonts w:ascii="Times New Roman"/>
                <w:sz w:val="22"/>
                <w:szCs w:val="22"/>
              </w:rPr>
              <w:t>영업일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내에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별지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[•]</w:t>
            </w:r>
            <w:r w:rsidR="00274C2A" w:rsidRPr="002424BB">
              <w:rPr>
                <w:rFonts w:ascii="Times New Roman"/>
                <w:sz w:val="22"/>
                <w:szCs w:val="22"/>
              </w:rPr>
              <w:t>의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="00274C2A" w:rsidRPr="002424BB">
              <w:rPr>
                <w:rFonts w:ascii="Times New Roman"/>
                <w:sz w:val="22"/>
                <w:szCs w:val="22"/>
              </w:rPr>
              <w:t>산정방식에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따라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="00274C2A" w:rsidRPr="002424BB">
              <w:rPr>
                <w:rFonts w:ascii="Times New Roman"/>
                <w:sz w:val="22"/>
                <w:szCs w:val="22"/>
              </w:rPr>
              <w:t>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산정하고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이에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관한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보고서를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작성하여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이를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</w:t>
            </w:r>
            <w:r w:rsidR="00274C2A" w:rsidRPr="002424BB">
              <w:rPr>
                <w:rFonts w:ascii="Times New Roman"/>
                <w:sz w:val="22"/>
                <w:szCs w:val="22"/>
              </w:rPr>
              <w:t>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매수인에게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전달하여야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한다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="00274C2A" w:rsidRPr="002424BB">
              <w:rPr>
                <w:rFonts w:ascii="Times New Roman"/>
                <w:sz w:val="22"/>
                <w:szCs w:val="22"/>
              </w:rPr>
              <w:t>이와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같이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산정된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="00274C2A" w:rsidRPr="002424BB">
              <w:rPr>
                <w:rFonts w:ascii="Times New Roman"/>
                <w:sz w:val="22"/>
                <w:szCs w:val="22"/>
              </w:rPr>
              <w:t>금액은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최종적인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것으로서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당사자들을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구속하고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274C2A" w:rsidRPr="002424BB">
              <w:rPr>
                <w:rFonts w:ascii="Times New Roman"/>
                <w:sz w:val="22"/>
                <w:szCs w:val="22"/>
              </w:rPr>
              <w:t>해당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회계법인에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대한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수수료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및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비용은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</w:t>
            </w:r>
            <w:r w:rsidR="00274C2A" w:rsidRPr="002424BB">
              <w:rPr>
                <w:rFonts w:ascii="Times New Roman"/>
                <w:sz w:val="22"/>
                <w:szCs w:val="22"/>
              </w:rPr>
              <w:t>과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매수인이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동등하게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74C2A" w:rsidRPr="002424BB">
              <w:rPr>
                <w:rFonts w:ascii="Times New Roman"/>
                <w:sz w:val="22"/>
                <w:szCs w:val="22"/>
              </w:rPr>
              <w:t>부담한다</w:t>
            </w:r>
            <w:r w:rsidR="00274C2A" w:rsidRPr="002424BB">
              <w:rPr>
                <w:rFonts w:ascii="Times New Roman"/>
                <w:sz w:val="22"/>
                <w:szCs w:val="22"/>
              </w:rPr>
              <w:t xml:space="preserve">. </w:t>
            </w:r>
          </w:p>
          <w:p w14:paraId="20B5E2BE" w14:textId="6F7B74AA" w:rsidR="00274C2A" w:rsidRPr="002424BB" w:rsidRDefault="00274C2A" w:rsidP="00004C04">
            <w:pPr>
              <w:pStyle w:val="af3"/>
              <w:numPr>
                <w:ilvl w:val="0"/>
                <w:numId w:val="7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 </w:t>
            </w:r>
            <w:r w:rsidRPr="002424BB">
              <w:rPr>
                <w:rFonts w:ascii="Times New Roman"/>
                <w:sz w:val="22"/>
                <w:szCs w:val="22"/>
              </w:rPr>
              <w:t>기준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Pr="002424BB">
              <w:rPr>
                <w:rFonts w:ascii="Times New Roman"/>
                <w:sz w:val="22"/>
                <w:szCs w:val="22"/>
              </w:rPr>
              <w:t>금액이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이상인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1</w:t>
            </w:r>
            <w:r w:rsidRPr="002424BB">
              <w:rPr>
                <w:rFonts w:ascii="Times New Roman"/>
                <w:sz w:val="22"/>
                <w:szCs w:val="22"/>
              </w:rPr>
              <w:t>항에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 </w:t>
            </w:r>
            <w:r w:rsidRPr="002424BB">
              <w:rPr>
                <w:rFonts w:ascii="Times New Roman"/>
                <w:sz w:val="22"/>
                <w:szCs w:val="22"/>
              </w:rPr>
              <w:t>기준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Pr="002424BB">
              <w:rPr>
                <w:rFonts w:ascii="Times New Roman"/>
                <w:sz w:val="22"/>
                <w:szCs w:val="22"/>
              </w:rPr>
              <w:t>금액이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확정된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</w:t>
            </w:r>
            <w:r w:rsidRPr="002424BB">
              <w:rPr>
                <w:rFonts w:ascii="Times New Roman"/>
                <w:sz w:val="22"/>
                <w:szCs w:val="22"/>
              </w:rPr>
              <w:t>(</w:t>
            </w:r>
            <w:r w:rsidRPr="002424BB">
              <w:rPr>
                <w:rFonts w:ascii="Times New Roman"/>
                <w:sz w:val="22"/>
                <w:szCs w:val="22"/>
              </w:rPr>
              <w:t>명확히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하면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="00004C04" w:rsidRPr="002424BB">
              <w:rPr>
                <w:rFonts w:ascii="Times New Roman"/>
                <w:sz w:val="22"/>
                <w:szCs w:val="22"/>
              </w:rPr>
              <w:t>1</w:t>
            </w:r>
            <w:r w:rsidR="00004C04" w:rsidRPr="002424BB">
              <w:rPr>
                <w:rFonts w:ascii="Times New Roman"/>
                <w:sz w:val="22"/>
                <w:szCs w:val="22"/>
              </w:rPr>
              <w:t>항</w:t>
            </w:r>
            <w:r w:rsidR="00004C04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(ii)</w:t>
            </w:r>
            <w:r w:rsidR="00004C04" w:rsidRPr="002424BB">
              <w:rPr>
                <w:rFonts w:ascii="Times New Roman"/>
                <w:sz w:val="22"/>
                <w:szCs w:val="22"/>
              </w:rPr>
              <w:t>호</w:t>
            </w:r>
            <w:r w:rsidRPr="002424BB">
              <w:rPr>
                <w:rFonts w:ascii="Times New Roman"/>
                <w:sz w:val="22"/>
                <w:szCs w:val="22"/>
              </w:rPr>
              <w:t>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이의통지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없이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B148E9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영업일이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경과한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="00004C04" w:rsidRPr="002424BB">
              <w:rPr>
                <w:rFonts w:ascii="Times New Roman"/>
                <w:sz w:val="22"/>
                <w:szCs w:val="22"/>
              </w:rPr>
              <w:t>1</w:t>
            </w:r>
            <w:r w:rsidR="00004C04" w:rsidRPr="002424BB">
              <w:rPr>
                <w:rFonts w:ascii="Times New Roman"/>
                <w:sz w:val="22"/>
                <w:szCs w:val="22"/>
              </w:rPr>
              <w:t>항</w:t>
            </w:r>
            <w:r w:rsidR="00004C04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="00004C04" w:rsidRPr="002424BB">
              <w:rPr>
                <w:rFonts w:ascii="Times New Roman"/>
                <w:sz w:val="22"/>
                <w:szCs w:val="22"/>
              </w:rPr>
              <w:t>(</w:t>
            </w:r>
            <w:r w:rsidRPr="002424BB">
              <w:rPr>
                <w:rFonts w:ascii="Times New Roman"/>
                <w:sz w:val="22"/>
                <w:szCs w:val="22"/>
              </w:rPr>
              <w:t>iii)</w:t>
            </w:r>
            <w:r w:rsidR="00004C04" w:rsidRPr="002424BB">
              <w:rPr>
                <w:rFonts w:ascii="Times New Roman"/>
                <w:sz w:val="22"/>
                <w:szCs w:val="22"/>
              </w:rPr>
              <w:t>호</w:t>
            </w:r>
            <w:r w:rsidRPr="002424BB">
              <w:rPr>
                <w:rFonts w:ascii="Times New Roman"/>
                <w:sz w:val="22"/>
                <w:szCs w:val="22"/>
              </w:rPr>
              <w:t>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이루어진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="00004C04" w:rsidRPr="002424BB">
              <w:rPr>
                <w:rFonts w:ascii="Times New Roman"/>
                <w:sz w:val="22"/>
                <w:szCs w:val="22"/>
              </w:rPr>
              <w:t>1</w:t>
            </w:r>
            <w:r w:rsidR="00004C04" w:rsidRPr="002424BB">
              <w:rPr>
                <w:rFonts w:ascii="Times New Roman"/>
                <w:sz w:val="22"/>
                <w:szCs w:val="22"/>
              </w:rPr>
              <w:t>항</w:t>
            </w:r>
            <w:r w:rsidR="00004C04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(iv)</w:t>
            </w:r>
            <w:r w:rsidR="00004C04" w:rsidRPr="002424BB">
              <w:rPr>
                <w:rFonts w:ascii="Times New Roman"/>
                <w:sz w:val="22"/>
                <w:szCs w:val="22"/>
              </w:rPr>
              <w:t>호</w:t>
            </w:r>
            <w:r w:rsidRPr="002424BB">
              <w:rPr>
                <w:rFonts w:ascii="Times New Roman"/>
                <w:sz w:val="22"/>
                <w:szCs w:val="22"/>
              </w:rPr>
              <w:t>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Pr="002424BB">
              <w:rPr>
                <w:rFonts w:ascii="Times New Roman"/>
                <w:sz w:val="22"/>
                <w:szCs w:val="22"/>
              </w:rPr>
              <w:t>산정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보고서가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>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전달된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의미함</w:t>
            </w:r>
            <w:r w:rsidRPr="002424BB">
              <w:rPr>
                <w:rFonts w:ascii="Times New Roman"/>
                <w:sz w:val="22"/>
                <w:szCs w:val="22"/>
              </w:rPr>
              <w:t>)</w:t>
            </w:r>
            <w:r w:rsidRPr="002424BB">
              <w:rPr>
                <w:rFonts w:ascii="Times New Roman"/>
                <w:sz w:val="22"/>
                <w:szCs w:val="22"/>
              </w:rPr>
              <w:t>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B148E9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영업일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다음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금원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Earn Out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지급하되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004C04"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>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통지하는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004C04"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명의의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은행계좌에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즉시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가능한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원화로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입금하는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지급한다</w:t>
            </w:r>
            <w:r w:rsidRPr="002424BB">
              <w:rPr>
                <w:rFonts w:ascii="Times New Roman"/>
                <w:sz w:val="22"/>
                <w:szCs w:val="22"/>
              </w:rPr>
              <w:t>(</w:t>
            </w:r>
            <w:r w:rsidRPr="002424BB">
              <w:rPr>
                <w:rFonts w:ascii="Times New Roman"/>
                <w:sz w:val="22"/>
                <w:szCs w:val="22"/>
              </w:rPr>
              <w:t>명확히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하면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이러한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지분비율에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 </w:t>
            </w:r>
            <w:r w:rsidRPr="002424BB">
              <w:rPr>
                <w:rFonts w:ascii="Times New Roman"/>
                <w:sz w:val="22"/>
                <w:szCs w:val="22"/>
              </w:rPr>
              <w:t>금액이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것으로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본다</w:t>
            </w:r>
            <w:r w:rsidRPr="002424BB">
              <w:rPr>
                <w:rFonts w:ascii="Times New Roman"/>
                <w:sz w:val="22"/>
                <w:szCs w:val="22"/>
              </w:rPr>
              <w:t xml:space="preserve">). </w:t>
            </w:r>
          </w:p>
          <w:p w14:paraId="7CC8569B" w14:textId="20C26493" w:rsidR="00274C2A" w:rsidRPr="002424BB" w:rsidRDefault="00274C2A" w:rsidP="00284323">
            <w:pPr>
              <w:pStyle w:val="af3"/>
              <w:numPr>
                <w:ilvl w:val="0"/>
                <w:numId w:val="81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 xml:space="preserve">Earn Out </w:t>
            </w:r>
            <w:r w:rsidRPr="002424BB">
              <w:rPr>
                <w:rFonts w:ascii="Times New Roman"/>
                <w:sz w:val="22"/>
                <w:szCs w:val="22"/>
              </w:rPr>
              <w:t>기준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미만인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="00284323" w:rsidRPr="002424BB">
              <w:rPr>
                <w:rFonts w:ascii="Times New Roman"/>
                <w:sz w:val="22"/>
                <w:szCs w:val="22"/>
              </w:rPr>
              <w:t>,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[•]</w:t>
            </w:r>
            <w:r w:rsidR="00284323" w:rsidRPr="002424BB">
              <w:rPr>
                <w:rFonts w:ascii="Times New Roman"/>
                <w:sz w:val="22"/>
                <w:szCs w:val="22"/>
              </w:rPr>
              <w:t>원의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[•]% </w:t>
            </w:r>
            <w:r w:rsidR="00284323" w:rsidRPr="002424BB">
              <w:rPr>
                <w:rFonts w:ascii="Times New Roman"/>
                <w:sz w:val="22"/>
                <w:szCs w:val="22"/>
              </w:rPr>
              <w:t>상당액</w:t>
            </w:r>
          </w:p>
          <w:p w14:paraId="2CAF725E" w14:textId="6F40A55A" w:rsidR="00274C2A" w:rsidRPr="002424BB" w:rsidRDefault="00274C2A" w:rsidP="00284323">
            <w:pPr>
              <w:pStyle w:val="af3"/>
              <w:numPr>
                <w:ilvl w:val="0"/>
                <w:numId w:val="81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 xml:space="preserve">Earn Out </w:t>
            </w:r>
            <w:r w:rsidRPr="002424BB">
              <w:rPr>
                <w:rFonts w:ascii="Times New Roman"/>
                <w:sz w:val="22"/>
                <w:szCs w:val="22"/>
              </w:rPr>
              <w:t>기준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[•]</w:t>
            </w:r>
            <w:r w:rsidR="00284323" w:rsidRPr="002424BB">
              <w:rPr>
                <w:rFonts w:ascii="Times New Roman"/>
                <w:sz w:val="22"/>
                <w:szCs w:val="22"/>
              </w:rPr>
              <w:t>원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이상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[•]</w:t>
            </w:r>
            <w:r w:rsidR="00284323" w:rsidRPr="002424BB">
              <w:rPr>
                <w:rFonts w:ascii="Times New Roman"/>
                <w:sz w:val="22"/>
                <w:szCs w:val="22"/>
              </w:rPr>
              <w:t>원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미만인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경우</w:t>
            </w:r>
            <w:r w:rsidR="00284323" w:rsidRPr="002424BB">
              <w:rPr>
                <w:rFonts w:ascii="Times New Roman"/>
                <w:sz w:val="22"/>
                <w:szCs w:val="22"/>
              </w:rPr>
              <w:t>, [•]</w:t>
            </w:r>
            <w:r w:rsidR="00284323" w:rsidRPr="002424BB">
              <w:rPr>
                <w:rFonts w:ascii="Times New Roman"/>
                <w:sz w:val="22"/>
                <w:szCs w:val="22"/>
              </w:rPr>
              <w:t>원의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[•]% </w:t>
            </w:r>
            <w:r w:rsidR="00284323" w:rsidRPr="002424BB">
              <w:rPr>
                <w:rFonts w:ascii="Times New Roman"/>
                <w:sz w:val="22"/>
                <w:szCs w:val="22"/>
              </w:rPr>
              <w:t>상당액</w:t>
            </w:r>
          </w:p>
          <w:p w14:paraId="61C355F1" w14:textId="479F0D82" w:rsidR="00274C2A" w:rsidRPr="002424BB" w:rsidRDefault="00274C2A" w:rsidP="00284323">
            <w:pPr>
              <w:pStyle w:val="af3"/>
              <w:numPr>
                <w:ilvl w:val="0"/>
                <w:numId w:val="81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 xml:space="preserve">Earn Out </w:t>
            </w:r>
            <w:r w:rsidRPr="002424BB">
              <w:rPr>
                <w:rFonts w:ascii="Times New Roman"/>
                <w:sz w:val="22"/>
                <w:szCs w:val="22"/>
              </w:rPr>
              <w:t>기준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</w:t>
            </w:r>
            <w:r w:rsidRPr="002424BB">
              <w:rPr>
                <w:rFonts w:ascii="Times New Roman"/>
                <w:sz w:val="22"/>
                <w:szCs w:val="22"/>
              </w:rPr>
              <w:t>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[•]</w:t>
            </w:r>
            <w:r w:rsidR="00284323" w:rsidRPr="002424BB">
              <w:rPr>
                <w:rFonts w:ascii="Times New Roman"/>
                <w:sz w:val="22"/>
                <w:szCs w:val="22"/>
              </w:rPr>
              <w:t>원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이상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[•]</w:t>
            </w:r>
            <w:r w:rsidR="00284323" w:rsidRPr="002424BB">
              <w:rPr>
                <w:rFonts w:ascii="Times New Roman"/>
                <w:sz w:val="22"/>
                <w:szCs w:val="22"/>
              </w:rPr>
              <w:t>원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미만인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84323" w:rsidRPr="002424BB">
              <w:rPr>
                <w:rFonts w:ascii="Times New Roman"/>
                <w:sz w:val="22"/>
                <w:szCs w:val="22"/>
              </w:rPr>
              <w:t>경우</w:t>
            </w:r>
            <w:r w:rsidR="00284323" w:rsidRPr="002424BB">
              <w:rPr>
                <w:rFonts w:ascii="Times New Roman"/>
                <w:sz w:val="22"/>
                <w:szCs w:val="22"/>
              </w:rPr>
              <w:t>, [•]</w:t>
            </w:r>
            <w:r w:rsidR="00284323" w:rsidRPr="002424BB">
              <w:rPr>
                <w:rFonts w:ascii="Times New Roman"/>
                <w:sz w:val="22"/>
                <w:szCs w:val="22"/>
              </w:rPr>
              <w:t>원의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[•]% </w:t>
            </w:r>
            <w:r w:rsidR="00284323" w:rsidRPr="002424BB">
              <w:rPr>
                <w:rFonts w:ascii="Times New Roman"/>
                <w:sz w:val="22"/>
                <w:szCs w:val="22"/>
              </w:rPr>
              <w:t>상당액</w:t>
            </w:r>
          </w:p>
          <w:p w14:paraId="1DC4D791" w14:textId="618F8B00" w:rsidR="00274C2A" w:rsidRPr="002424BB" w:rsidRDefault="00274C2A" w:rsidP="00004C04">
            <w:pPr>
              <w:pStyle w:val="af3"/>
              <w:numPr>
                <w:ilvl w:val="0"/>
                <w:numId w:val="7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명확히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하면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="00284323" w:rsidRPr="002424BB">
              <w:rPr>
                <w:rFonts w:ascii="Times New Roman"/>
                <w:sz w:val="22"/>
                <w:szCs w:val="22"/>
              </w:rPr>
              <w:t>2</w:t>
            </w:r>
            <w:r w:rsidRPr="002424BB">
              <w:rPr>
                <w:rFonts w:ascii="Times New Roman"/>
                <w:sz w:val="22"/>
                <w:szCs w:val="22"/>
              </w:rPr>
              <w:t>항에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 </w:t>
            </w:r>
            <w:r w:rsidRPr="002424BB">
              <w:rPr>
                <w:rFonts w:ascii="Times New Roman"/>
                <w:sz w:val="22"/>
                <w:szCs w:val="22"/>
              </w:rPr>
              <w:t>기준</w:t>
            </w:r>
            <w:r w:rsidRPr="002424BB">
              <w:rPr>
                <w:rFonts w:ascii="Times New Roman"/>
                <w:sz w:val="22"/>
                <w:szCs w:val="22"/>
              </w:rPr>
              <w:t xml:space="preserve"> EBITDA </w:t>
            </w:r>
            <w:r w:rsidRPr="002424BB">
              <w:rPr>
                <w:rFonts w:ascii="Times New Roman"/>
                <w:sz w:val="22"/>
                <w:szCs w:val="22"/>
              </w:rPr>
              <w:t>달성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="00284323" w:rsidRPr="002424BB">
              <w:rPr>
                <w:rFonts w:ascii="Times New Roman"/>
                <w:sz w:val="22"/>
                <w:szCs w:val="22"/>
              </w:rPr>
              <w:t>2</w:t>
            </w:r>
            <w:r w:rsidRPr="002424BB">
              <w:rPr>
                <w:rFonts w:ascii="Times New Roman"/>
                <w:sz w:val="22"/>
                <w:szCs w:val="22"/>
              </w:rPr>
              <w:t>항에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 </w:t>
            </w:r>
            <w:r w:rsidRPr="002424BB">
              <w:rPr>
                <w:rFonts w:ascii="Times New Roman"/>
                <w:sz w:val="22"/>
                <w:szCs w:val="22"/>
              </w:rPr>
              <w:t>금액을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다른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사유를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들어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거부할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없다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단</w:t>
            </w:r>
            <w:r w:rsidRPr="002424BB">
              <w:rPr>
                <w:rFonts w:ascii="Times New Roman"/>
                <w:sz w:val="22"/>
                <w:szCs w:val="22"/>
              </w:rPr>
              <w:t xml:space="preserve">, Earn Out </w:t>
            </w:r>
            <w:r w:rsidRPr="002424BB">
              <w:rPr>
                <w:rFonts w:ascii="Times New Roman"/>
                <w:sz w:val="22"/>
                <w:szCs w:val="22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시점에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의무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등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여하한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채무가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발생하여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 </w:t>
            </w:r>
            <w:r w:rsidRPr="002424BB">
              <w:rPr>
                <w:rFonts w:ascii="Times New Roman"/>
                <w:sz w:val="22"/>
                <w:szCs w:val="22"/>
              </w:rPr>
              <w:t>금</w:t>
            </w:r>
            <w:r w:rsidRPr="002424BB">
              <w:rPr>
                <w:rFonts w:ascii="Times New Roman"/>
                <w:sz w:val="22"/>
                <w:szCs w:val="22"/>
              </w:rPr>
              <w:lastRenderedPageBreak/>
              <w:t>액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의무와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상계적상에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해당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처리할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있으나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채무에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관한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증빙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자료를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합리적으로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납득할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만한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수준으로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제공하고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요청</w:t>
            </w:r>
            <w:r w:rsidR="0028432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유선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회의를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내역을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구두로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설명하여야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3C54B144" w14:textId="22A45B26" w:rsidR="00274C2A" w:rsidRPr="002424BB" w:rsidRDefault="00274C2A" w:rsidP="00274C2A">
            <w:pPr>
              <w:pStyle w:val="af3"/>
              <w:numPr>
                <w:ilvl w:val="0"/>
                <w:numId w:val="7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이루어지는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Earn Out </w:t>
            </w:r>
            <w:r w:rsidRPr="002424BB">
              <w:rPr>
                <w:rFonts w:ascii="Times New Roman"/>
                <w:sz w:val="22"/>
                <w:szCs w:val="22"/>
              </w:rPr>
              <w:t>금액의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세무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목적상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매매대금의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조정으로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076BD508" w14:textId="77777777" w:rsidR="003F7F42" w:rsidRPr="002424BB" w:rsidRDefault="003F7F42" w:rsidP="00E47C6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4ED83BFE" w14:textId="7A12AF00" w:rsidR="003F7F42" w:rsidRPr="002424BB" w:rsidRDefault="003F7F42" w:rsidP="00E47C6C">
            <w:pPr>
              <w:pStyle w:val="af3"/>
              <w:numPr>
                <w:ilvl w:val="0"/>
                <w:numId w:val="79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b/>
                <w:sz w:val="22"/>
                <w:szCs w:val="22"/>
              </w:rPr>
              <w:t>유보</w:t>
            </w:r>
            <w:r w:rsidRPr="002424BB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</w:rPr>
              <w:t>방식</w:t>
            </w:r>
            <w:r w:rsidRPr="002424BB">
              <w:rPr>
                <w:rFonts w:ascii="Times New Roman"/>
                <w:sz w:val="22"/>
                <w:szCs w:val="22"/>
              </w:rPr>
              <w:t xml:space="preserve">: </w:t>
            </w:r>
            <w:r w:rsidRPr="002424BB">
              <w:rPr>
                <w:rFonts w:ascii="Times New Roman"/>
                <w:sz w:val="22"/>
                <w:szCs w:val="22"/>
              </w:rPr>
              <w:t>실사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과정에서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대상회사의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법령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분쟁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등으로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현금유출이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발생할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가능성이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높은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특별면책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특별손해배상으로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받는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방법도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있으나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현금유동성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이슈로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받지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못할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가능성이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존재하는바</w:t>
            </w:r>
            <w:r w:rsidRPr="002424BB">
              <w:rPr>
                <w:rFonts w:ascii="Times New Roman"/>
                <w:sz w:val="22"/>
                <w:szCs w:val="22"/>
              </w:rPr>
              <w:t xml:space="preserve"> (</w:t>
            </w:r>
            <w:r w:rsidR="008F69DC" w:rsidRPr="002424BB">
              <w:rPr>
                <w:rFonts w:ascii="Times New Roman"/>
                <w:sz w:val="22"/>
                <w:szCs w:val="22"/>
              </w:rPr>
              <w:t>i</w:t>
            </w:r>
            <w:r w:rsidRPr="002424BB">
              <w:rPr>
                <w:rFonts w:ascii="Times New Roman"/>
                <w:sz w:val="22"/>
                <w:szCs w:val="22"/>
              </w:rPr>
              <w:t xml:space="preserve">) </w:t>
            </w:r>
            <w:r w:rsidRPr="002424BB">
              <w:rPr>
                <w:rFonts w:ascii="Times New Roman"/>
                <w:sz w:val="22"/>
                <w:szCs w:val="22"/>
              </w:rPr>
              <w:t>매매대금의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일정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기간</w:t>
            </w:r>
            <w:r w:rsidRPr="002424BB">
              <w:rPr>
                <w:rFonts w:ascii="Times New Roman"/>
                <w:sz w:val="22"/>
                <w:szCs w:val="22"/>
              </w:rPr>
              <w:t>(</w:t>
            </w:r>
            <w:r w:rsidRPr="002424BB">
              <w:rPr>
                <w:rFonts w:ascii="Times New Roman"/>
                <w:sz w:val="22"/>
                <w:szCs w:val="22"/>
              </w:rPr>
              <w:t>대개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현금유출이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발생할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것으로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예상되는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기간까지</w:t>
            </w:r>
            <w:r w:rsidRPr="002424BB">
              <w:rPr>
                <w:rFonts w:ascii="Times New Roman"/>
                <w:sz w:val="22"/>
                <w:szCs w:val="22"/>
              </w:rPr>
              <w:t xml:space="preserve">) </w:t>
            </w:r>
            <w:r w:rsidRPr="002424BB">
              <w:rPr>
                <w:rFonts w:ascii="Times New Roman"/>
                <w:sz w:val="22"/>
                <w:szCs w:val="22"/>
              </w:rPr>
              <w:t>유보하고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5117C9" w:rsidRPr="002424BB">
              <w:rPr>
                <w:rFonts w:ascii="Times New Roman"/>
                <w:sz w:val="22"/>
                <w:szCs w:val="22"/>
              </w:rPr>
              <w:t>사전에</w:t>
            </w:r>
            <w:r w:rsidR="005117C9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117C9" w:rsidRPr="002424BB">
              <w:rPr>
                <w:rFonts w:ascii="Times New Roman"/>
                <w:sz w:val="22"/>
                <w:szCs w:val="22"/>
              </w:rPr>
              <w:t>정한</w:t>
            </w:r>
            <w:r w:rsidR="005117C9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117C9" w:rsidRPr="002424BB">
              <w:rPr>
                <w:rFonts w:ascii="Times New Roman"/>
                <w:sz w:val="22"/>
                <w:szCs w:val="22"/>
              </w:rPr>
              <w:t>조건</w:t>
            </w:r>
            <w:r w:rsidR="005117C9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117C9" w:rsidRPr="002424BB">
              <w:rPr>
                <w:rFonts w:ascii="Times New Roman"/>
                <w:sz w:val="22"/>
                <w:szCs w:val="22"/>
              </w:rPr>
              <w:t>등이</w:t>
            </w:r>
            <w:r w:rsidR="005117C9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117C9" w:rsidRPr="002424BB">
              <w:rPr>
                <w:rFonts w:ascii="Times New Roman"/>
                <w:sz w:val="22"/>
                <w:szCs w:val="22"/>
              </w:rPr>
              <w:t>충족한</w:t>
            </w:r>
            <w:r w:rsidR="005117C9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117C9" w:rsidRPr="002424BB">
              <w:rPr>
                <w:rFonts w:ascii="Times New Roman"/>
                <w:sz w:val="22"/>
                <w:szCs w:val="22"/>
              </w:rPr>
              <w:t>경우</w:t>
            </w:r>
            <w:r w:rsidR="005117C9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유보금을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방법</w:t>
            </w:r>
            <w:r w:rsidR="002424BB">
              <w:rPr>
                <w:rFonts w:ascii="Times New Roman" w:hint="eastAsia"/>
                <w:sz w:val="22"/>
                <w:szCs w:val="22"/>
              </w:rPr>
              <w:t>(</w:t>
            </w:r>
            <w:r w:rsidR="002424BB">
              <w:rPr>
                <w:rFonts w:ascii="Times New Roman" w:hint="eastAsia"/>
                <w:sz w:val="22"/>
                <w:szCs w:val="22"/>
              </w:rPr>
              <w:t>이른바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24BB">
              <w:rPr>
                <w:rFonts w:ascii="Times New Roman"/>
                <w:sz w:val="22"/>
                <w:szCs w:val="22"/>
              </w:rPr>
              <w:t>“</w:t>
            </w:r>
            <w:r w:rsidR="002424BB">
              <w:rPr>
                <w:rFonts w:ascii="Times New Roman" w:hint="eastAsia"/>
                <w:sz w:val="22"/>
                <w:szCs w:val="22"/>
              </w:rPr>
              <w:t xml:space="preserve">hold </w:t>
            </w:r>
            <w:r w:rsidR="002424BB">
              <w:rPr>
                <w:rFonts w:ascii="Times New Roman"/>
                <w:sz w:val="22"/>
                <w:szCs w:val="22"/>
              </w:rPr>
              <w:t xml:space="preserve">back” </w:t>
            </w:r>
            <w:r w:rsidR="002424BB">
              <w:rPr>
                <w:rFonts w:ascii="Times New Roman" w:hint="eastAsia"/>
                <w:sz w:val="22"/>
                <w:szCs w:val="22"/>
              </w:rPr>
              <w:t>방식</w:t>
            </w:r>
            <w:r w:rsidR="002424BB">
              <w:rPr>
                <w:rFonts w:ascii="Times New Roman" w:hint="eastAsia"/>
                <w:sz w:val="22"/>
                <w:szCs w:val="22"/>
              </w:rPr>
              <w:t>)</w:t>
            </w:r>
            <w:r w:rsidRPr="002424BB">
              <w:rPr>
                <w:rFonts w:ascii="Times New Roman"/>
                <w:sz w:val="22"/>
                <w:szCs w:val="22"/>
              </w:rPr>
              <w:t>, (</w:t>
            </w:r>
            <w:r w:rsidR="008F69DC" w:rsidRPr="002424BB">
              <w:rPr>
                <w:rFonts w:ascii="Times New Roman"/>
                <w:sz w:val="22"/>
                <w:szCs w:val="22"/>
              </w:rPr>
              <w:t>ii</w:t>
            </w:r>
            <w:r w:rsidRPr="002424BB">
              <w:rPr>
                <w:rFonts w:ascii="Times New Roman"/>
                <w:sz w:val="22"/>
                <w:szCs w:val="22"/>
              </w:rPr>
              <w:t xml:space="preserve">) </w:t>
            </w:r>
            <w:r w:rsidRPr="002424BB">
              <w:rPr>
                <w:rFonts w:ascii="Times New Roman"/>
                <w:sz w:val="22"/>
                <w:szCs w:val="22"/>
              </w:rPr>
              <w:t>매도인에게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매매대금을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일정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금액을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예치하게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하고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설정하는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방법</w:t>
            </w:r>
            <w:r w:rsidRPr="002424BB">
              <w:rPr>
                <w:rFonts w:ascii="Times New Roman"/>
                <w:sz w:val="22"/>
                <w:szCs w:val="22"/>
              </w:rPr>
              <w:t>, (</w:t>
            </w:r>
            <w:r w:rsidR="008F69DC" w:rsidRPr="002424BB">
              <w:rPr>
                <w:rFonts w:ascii="Times New Roman"/>
                <w:sz w:val="22"/>
                <w:szCs w:val="22"/>
              </w:rPr>
              <w:t>iii</w:t>
            </w:r>
            <w:r w:rsidRPr="002424BB">
              <w:rPr>
                <w:rFonts w:ascii="Times New Roman"/>
                <w:sz w:val="22"/>
                <w:szCs w:val="22"/>
              </w:rPr>
              <w:t xml:space="preserve">)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개설하고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매매대금을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예치하는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방법</w:t>
            </w:r>
            <w:r w:rsidRPr="002424BB">
              <w:rPr>
                <w:rFonts w:ascii="Times New Roman"/>
                <w:sz w:val="22"/>
                <w:szCs w:val="22"/>
              </w:rPr>
              <w:t>(</w:t>
            </w:r>
            <w:r w:rsidRPr="002424BB">
              <w:rPr>
                <w:rFonts w:ascii="Times New Roman"/>
                <w:sz w:val="22"/>
                <w:szCs w:val="22"/>
              </w:rPr>
              <w:t>매수인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은행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="00E47C6C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체결하여야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BD00BF">
              <w:rPr>
                <w:rFonts w:ascii="Times New Roman" w:hint="eastAsia"/>
                <w:sz w:val="22"/>
                <w:szCs w:val="22"/>
              </w:rPr>
              <w:t>에스크로우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개설의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번거로움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복잡성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수수료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존재</w:t>
            </w:r>
            <w:r w:rsidRPr="002424BB">
              <w:rPr>
                <w:rFonts w:ascii="Times New Roman"/>
                <w:sz w:val="22"/>
                <w:szCs w:val="22"/>
              </w:rPr>
              <w:t xml:space="preserve">) </w:t>
            </w:r>
            <w:r w:rsidRPr="002424BB">
              <w:rPr>
                <w:rFonts w:ascii="Times New Roman"/>
                <w:sz w:val="22"/>
                <w:szCs w:val="22"/>
              </w:rPr>
              <w:t>등을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고려할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있습니다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</w:p>
          <w:p w14:paraId="58825FEE" w14:textId="7A52CBA9" w:rsidR="003F7F42" w:rsidRPr="002424BB" w:rsidRDefault="003F7F42" w:rsidP="00E47C6C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[</w:t>
            </w:r>
            <w:r w:rsidRPr="002424BB">
              <w:rPr>
                <w:rFonts w:ascii="Times New Roman"/>
                <w:sz w:val="22"/>
                <w:szCs w:val="22"/>
              </w:rPr>
              <w:t>예시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문구</w:t>
            </w:r>
            <w:r w:rsidRPr="002424BB">
              <w:rPr>
                <w:rFonts w:ascii="Times New Roman"/>
                <w:sz w:val="22"/>
                <w:szCs w:val="22"/>
              </w:rPr>
              <w:t xml:space="preserve"> – </w:t>
            </w:r>
            <w:r w:rsidRPr="002424BB">
              <w:rPr>
                <w:rFonts w:ascii="Times New Roman"/>
                <w:sz w:val="22"/>
                <w:szCs w:val="22"/>
              </w:rPr>
              <w:t>매매대금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유보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</w:t>
            </w:r>
            <w:r w:rsidRPr="002424BB">
              <w:rPr>
                <w:rFonts w:ascii="Times New Roman"/>
                <w:sz w:val="22"/>
                <w:szCs w:val="22"/>
              </w:rPr>
              <w:t>]</w:t>
            </w:r>
          </w:p>
          <w:p w14:paraId="1CA71371" w14:textId="39D0868A" w:rsidR="003F7F42" w:rsidRPr="002424BB" w:rsidRDefault="005117C9" w:rsidP="00593AE3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“</w:t>
            </w:r>
            <w:r w:rsidR="00F177E0" w:rsidRPr="002424BB">
              <w:rPr>
                <w:rFonts w:ascii="Times New Roman"/>
                <w:sz w:val="22"/>
                <w:szCs w:val="22"/>
              </w:rPr>
              <w:t>본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계약상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매도인의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책임을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담보하기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위한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방안의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하나로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매도인과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매수인은거래종결일에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매매대금의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[•]%</w:t>
            </w:r>
            <w:r w:rsidR="00F177E0" w:rsidRPr="002424BB">
              <w:rPr>
                <w:rFonts w:ascii="Times New Roman"/>
                <w:sz w:val="22"/>
                <w:szCs w:val="22"/>
              </w:rPr>
              <w:t>에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해당하는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금원을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유보금</w:t>
            </w:r>
            <w:r w:rsidR="00F177E0" w:rsidRPr="002424BB">
              <w:rPr>
                <w:rFonts w:ascii="Times New Roman"/>
                <w:sz w:val="22"/>
                <w:szCs w:val="22"/>
              </w:rPr>
              <w:t>(“</w:t>
            </w:r>
            <w:r w:rsidR="00F177E0" w:rsidRPr="002424BB">
              <w:rPr>
                <w:rFonts w:ascii="Times New Roman"/>
                <w:b/>
                <w:sz w:val="22"/>
                <w:szCs w:val="22"/>
                <w:u w:val="single"/>
              </w:rPr>
              <w:t>유보금</w:t>
            </w:r>
            <w:r w:rsidR="00F177E0" w:rsidRPr="002424BB">
              <w:rPr>
                <w:rFonts w:ascii="Times New Roman"/>
                <w:sz w:val="22"/>
                <w:szCs w:val="22"/>
              </w:rPr>
              <w:t>”)</w:t>
            </w:r>
            <w:r w:rsidR="00F177E0" w:rsidRPr="002424BB">
              <w:rPr>
                <w:rFonts w:ascii="Times New Roman"/>
                <w:sz w:val="22"/>
                <w:szCs w:val="22"/>
              </w:rPr>
              <w:t>으로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한다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="00593AE3" w:rsidRPr="002424BB">
              <w:rPr>
                <w:rFonts w:ascii="Times New Roman"/>
                <w:sz w:val="22"/>
                <w:szCs w:val="22"/>
              </w:rPr>
              <w:t>매수인은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유보의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원인이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되는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[•]</w:t>
            </w:r>
            <w:r w:rsidR="00593AE3" w:rsidRPr="002424BB">
              <w:rPr>
                <w:rFonts w:ascii="Times New Roman"/>
                <w:sz w:val="22"/>
                <w:szCs w:val="22"/>
              </w:rPr>
              <w:t>이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확정</w:t>
            </w:r>
            <w:r w:rsidR="00593AE3" w:rsidRPr="002424BB">
              <w:rPr>
                <w:rFonts w:ascii="Times New Roman"/>
                <w:sz w:val="22"/>
                <w:szCs w:val="22"/>
              </w:rPr>
              <w:t>(</w:t>
            </w:r>
            <w:r w:rsidR="00593AE3" w:rsidRPr="002424BB">
              <w:rPr>
                <w:rFonts w:ascii="Times New Roman"/>
                <w:sz w:val="22"/>
                <w:szCs w:val="22"/>
              </w:rPr>
              <w:t>당사자들이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서면계약으로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종국적인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합의에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이르거나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본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계약에서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정하는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분쟁해결절차에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따라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양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당사자간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분쟁이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확정적으로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해결된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경우</w:t>
            </w:r>
            <w:r w:rsidR="00593AE3" w:rsidRPr="002424BB">
              <w:rPr>
                <w:rFonts w:ascii="Times New Roman"/>
                <w:sz w:val="22"/>
                <w:szCs w:val="22"/>
              </w:rPr>
              <w:t>)</w:t>
            </w:r>
            <w:r w:rsidR="00593AE3" w:rsidRPr="002424BB">
              <w:rPr>
                <w:rFonts w:ascii="Times New Roman"/>
                <w:sz w:val="22"/>
                <w:szCs w:val="22"/>
              </w:rPr>
              <w:t>되면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확정일로부터</w:t>
            </w:r>
            <w:r w:rsidR="00593AE3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2C21A3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영업일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제</w:t>
            </w:r>
            <w:r w:rsidR="00F177E0" w:rsidRPr="002424BB">
              <w:rPr>
                <w:rFonts w:ascii="Times New Roman"/>
                <w:sz w:val="22"/>
                <w:szCs w:val="22"/>
              </w:rPr>
              <w:t>[•]</w:t>
            </w:r>
            <w:r w:rsidR="00F177E0" w:rsidRPr="002424BB">
              <w:rPr>
                <w:rFonts w:ascii="Times New Roman"/>
                <w:sz w:val="22"/>
                <w:szCs w:val="22"/>
              </w:rPr>
              <w:t>조에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F177E0" w:rsidRPr="002424BB">
              <w:rPr>
                <w:rFonts w:ascii="Times New Roman"/>
                <w:sz w:val="22"/>
                <w:szCs w:val="22"/>
              </w:rPr>
              <w:t>따른</w:t>
            </w:r>
            <w:r w:rsidR="00F177E0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지급계좌로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593AE3" w:rsidRPr="002424BB">
              <w:rPr>
                <w:rFonts w:ascii="Times New Roman"/>
                <w:sz w:val="22"/>
                <w:szCs w:val="22"/>
              </w:rPr>
              <w:t>유보금</w:t>
            </w:r>
            <w:r w:rsidRPr="002424BB">
              <w:rPr>
                <w:rFonts w:ascii="Times New Roman"/>
                <w:sz w:val="22"/>
                <w:szCs w:val="22"/>
              </w:rPr>
              <w:t>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계좌이체의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방법으로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송금하기로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  <w:r w:rsidR="00F177E0" w:rsidRPr="002424BB">
              <w:rPr>
                <w:rFonts w:ascii="Times New Roman"/>
                <w:sz w:val="22"/>
                <w:szCs w:val="22"/>
              </w:rPr>
              <w:t>”</w:t>
            </w:r>
          </w:p>
          <w:p w14:paraId="3543148A" w14:textId="77777777" w:rsidR="002C21A3" w:rsidRPr="002424BB" w:rsidRDefault="002C21A3" w:rsidP="002C21A3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615F239E" w14:textId="77777777" w:rsidR="003F7F42" w:rsidRPr="002424BB" w:rsidRDefault="003F7F42" w:rsidP="00E47C6C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[</w:t>
            </w:r>
            <w:r w:rsidRPr="002424BB">
              <w:rPr>
                <w:rFonts w:ascii="Times New Roman"/>
                <w:sz w:val="22"/>
                <w:szCs w:val="22"/>
              </w:rPr>
              <w:t>예시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문구</w:t>
            </w:r>
            <w:r w:rsidRPr="002424BB">
              <w:rPr>
                <w:rFonts w:ascii="Times New Roman"/>
                <w:sz w:val="22"/>
                <w:szCs w:val="22"/>
              </w:rPr>
              <w:t xml:space="preserve"> – </w:t>
            </w:r>
            <w:r w:rsidRPr="002424BB">
              <w:rPr>
                <w:rFonts w:ascii="Times New Roman"/>
                <w:sz w:val="22"/>
                <w:szCs w:val="22"/>
              </w:rPr>
              <w:t>질권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</w:t>
            </w:r>
            <w:r w:rsidRPr="002424BB">
              <w:rPr>
                <w:rFonts w:ascii="Times New Roman"/>
                <w:sz w:val="22"/>
                <w:szCs w:val="22"/>
              </w:rPr>
              <w:t>]</w:t>
            </w:r>
          </w:p>
          <w:p w14:paraId="414F0304" w14:textId="46BD4B9E" w:rsidR="00F746E3" w:rsidRPr="002424BB" w:rsidRDefault="00F746E3" w:rsidP="00F746E3">
            <w:pPr>
              <w:pStyle w:val="af3"/>
              <w:numPr>
                <w:ilvl w:val="0"/>
                <w:numId w:val="8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거래종결일에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매매대금의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[•]%</w:t>
            </w:r>
            <w:r w:rsidRPr="002424BB">
              <w:rPr>
                <w:rFonts w:ascii="Times New Roman"/>
                <w:sz w:val="22"/>
                <w:szCs w:val="22"/>
              </w:rPr>
              <w:t>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해당하는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>질권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>설정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명의로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개설한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E357BD" w:rsidRPr="002424BB">
              <w:rPr>
                <w:rFonts w:ascii="Times New Roman"/>
                <w:sz w:val="22"/>
                <w:szCs w:val="22"/>
              </w:rPr>
              <w:t>예금</w:t>
            </w:r>
            <w:r w:rsidR="00E357BD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E357BD" w:rsidRPr="002424BB">
              <w:rPr>
                <w:rFonts w:ascii="Times New Roman"/>
                <w:sz w:val="22"/>
                <w:szCs w:val="22"/>
              </w:rPr>
              <w:t>계좌</w:t>
            </w:r>
            <w:r w:rsidR="00E357BD" w:rsidRPr="002424BB">
              <w:rPr>
                <w:rFonts w:ascii="Times New Roman"/>
                <w:sz w:val="22"/>
                <w:szCs w:val="22"/>
              </w:rPr>
              <w:t>(“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>질권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>설정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="00E357BD" w:rsidRPr="002424BB">
              <w:rPr>
                <w:rFonts w:ascii="Times New Roman"/>
                <w:b/>
                <w:sz w:val="22"/>
                <w:szCs w:val="22"/>
                <w:u w:val="single"/>
              </w:rPr>
              <w:t>계좌</w:t>
            </w:r>
            <w:r w:rsidR="00E357BD"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예치하는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잔금에서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E357BD" w:rsidRPr="002424BB">
              <w:rPr>
                <w:rFonts w:ascii="Times New Roman"/>
                <w:sz w:val="22"/>
                <w:szCs w:val="22"/>
              </w:rPr>
              <w:t>질권</w:t>
            </w:r>
            <w:r w:rsidR="00E357BD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E357BD" w:rsidRPr="002424BB">
              <w:rPr>
                <w:rFonts w:ascii="Times New Roman"/>
                <w:sz w:val="22"/>
                <w:szCs w:val="22"/>
              </w:rPr>
              <w:t>설정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공제한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나머지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거래종결일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전에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서면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통보한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은행계좌에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즉시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가능한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원화를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송금하는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08250D32" w14:textId="1DE04BDB" w:rsidR="00E357BD" w:rsidRPr="002424BB" w:rsidRDefault="00E357BD" w:rsidP="00F746E3">
            <w:pPr>
              <w:pStyle w:val="af3"/>
              <w:numPr>
                <w:ilvl w:val="0"/>
                <w:numId w:val="8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당사자들은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관하여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가지는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약정상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이행청구나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손실보상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청구권을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담보하기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질권자로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질권설정계약을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체결한다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질권설정계약의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내용은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양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당사자가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정하되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별지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[•]</w:t>
            </w:r>
            <w:r w:rsidRPr="002424BB">
              <w:rPr>
                <w:rFonts w:ascii="Times New Roman"/>
                <w:sz w:val="22"/>
                <w:szCs w:val="22"/>
              </w:rPr>
              <w:t>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질권설정계약과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비교하여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질권자에게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불리한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내용으로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체결될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없으며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정한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사유에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의거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행사할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lastRenderedPageBreak/>
              <w:t>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매도인에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통지나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동의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어떠한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추가적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조치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없이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즉시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행사할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있도록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규정되어야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</w:p>
          <w:p w14:paraId="5BFAD7E8" w14:textId="77777777" w:rsidR="00691003" w:rsidRPr="002424BB" w:rsidRDefault="00691003" w:rsidP="00F746E3">
            <w:pPr>
              <w:pStyle w:val="af3"/>
              <w:numPr>
                <w:ilvl w:val="0"/>
                <w:numId w:val="8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질권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예치기간은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[•]</w:t>
            </w:r>
            <w:r w:rsidRPr="002424BB">
              <w:rPr>
                <w:rFonts w:ascii="Times New Roman"/>
                <w:sz w:val="22"/>
                <w:szCs w:val="22"/>
              </w:rPr>
              <w:t>까지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예치기간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아래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4</w:t>
            </w:r>
            <w:r w:rsidRPr="002424BB">
              <w:rPr>
                <w:rFonts w:ascii="Times New Roman"/>
                <w:sz w:val="22"/>
                <w:szCs w:val="22"/>
              </w:rPr>
              <w:t>항의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질권설정계약에서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정하는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절차에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제외하고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예치기간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동안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달리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합의하지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않는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어느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일방도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없다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45A7CC7B" w14:textId="281F79FA" w:rsidR="00691003" w:rsidRPr="002424BB" w:rsidRDefault="00691003" w:rsidP="00CA27AB">
            <w:pPr>
              <w:pStyle w:val="af3"/>
              <w:numPr>
                <w:ilvl w:val="0"/>
                <w:numId w:val="8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예치기간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동안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조를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비롯하여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손해배상이나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면책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손실보상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등을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매수인청구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조에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규정된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손해배상액의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제한이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적용되는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일반면책사항의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지급의무가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누적하여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매매대금의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[•]%</w:t>
            </w:r>
            <w:r w:rsidRPr="002424BB">
              <w:rPr>
                <w:rFonts w:ascii="Times New Roman"/>
                <w:sz w:val="22"/>
                <w:szCs w:val="22"/>
              </w:rPr>
              <w:t>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초과하는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인출하여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지급하기로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중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인정하지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않아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이루어지지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않는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부분이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그러한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다툼이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부분에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해당하는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대해서는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당사자들이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서면계약으로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종국적인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이르거나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정하는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분쟁해결절차에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양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당사자간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분쟁이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확정적으로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해결될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때까지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질권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설정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인출하지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아니하고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계속해서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예치한다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</w:p>
          <w:p w14:paraId="32898957" w14:textId="0FC63992" w:rsidR="003F7F42" w:rsidRPr="002424BB" w:rsidRDefault="00691003" w:rsidP="008F69DC">
            <w:pPr>
              <w:pStyle w:val="af3"/>
              <w:numPr>
                <w:ilvl w:val="0"/>
                <w:numId w:val="82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매도인은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8F69DC" w:rsidRPr="002424BB">
              <w:rPr>
                <w:rFonts w:ascii="Times New Roman"/>
                <w:sz w:val="22"/>
                <w:szCs w:val="22"/>
              </w:rPr>
              <w:t>제</w:t>
            </w:r>
            <w:r w:rsidR="008F69DC" w:rsidRPr="002424BB">
              <w:rPr>
                <w:rFonts w:ascii="Times New Roman"/>
                <w:sz w:val="22"/>
                <w:szCs w:val="22"/>
              </w:rPr>
              <w:t>4</w:t>
            </w:r>
            <w:r w:rsidRPr="002424BB">
              <w:rPr>
                <w:rFonts w:ascii="Times New Roman"/>
                <w:sz w:val="22"/>
                <w:szCs w:val="22"/>
              </w:rPr>
              <w:t>항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규정에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매수인청구에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이의가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수령한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A056CF" w:rsidRPr="002424BB">
              <w:rPr>
                <w:rFonts w:ascii="Times New Roman"/>
                <w:sz w:val="22"/>
                <w:szCs w:val="22"/>
              </w:rPr>
              <w:t>[•]</w:t>
            </w:r>
            <w:r w:rsidR="005F4C53" w:rsidRPr="002424BB">
              <w:rPr>
                <w:rFonts w:ascii="Times New Roman"/>
                <w:sz w:val="22"/>
                <w:szCs w:val="22"/>
              </w:rPr>
              <w:t>영업</w:t>
            </w:r>
            <w:r w:rsidRPr="002424BB">
              <w:rPr>
                <w:rFonts w:ascii="Times New Roman"/>
                <w:sz w:val="22"/>
                <w:szCs w:val="22"/>
              </w:rPr>
              <w:t>일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회신기간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”) </w:t>
            </w:r>
            <w:r w:rsidRPr="002424BB">
              <w:rPr>
                <w:rFonts w:ascii="Times New Roman"/>
                <w:sz w:val="22"/>
                <w:szCs w:val="22"/>
              </w:rPr>
              <w:t>이내에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근거서류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자료와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함께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청구금액에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이의를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서면으로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통지하여야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단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="008F69DC" w:rsidRPr="002424BB">
              <w:rPr>
                <w:rFonts w:ascii="Times New Roman"/>
                <w:sz w:val="22"/>
                <w:szCs w:val="22"/>
              </w:rPr>
              <w:t>회신</w:t>
            </w:r>
            <w:r w:rsidRPr="002424BB">
              <w:rPr>
                <w:rFonts w:ascii="Times New Roman"/>
                <w:sz w:val="22"/>
                <w:szCs w:val="22"/>
              </w:rPr>
              <w:t>기간</w:t>
            </w:r>
            <w:r w:rsidR="008F69DC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매도인으로부터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아무런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통지를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받지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못한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승인한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것으로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5333AB9C" w14:textId="77777777" w:rsidR="00A056CF" w:rsidRPr="002424BB" w:rsidRDefault="00A056CF" w:rsidP="00A056CF">
            <w:pPr>
              <w:pStyle w:val="af3"/>
              <w:adjustRightInd w:val="0"/>
              <w:snapToGrid w:val="0"/>
              <w:spacing w:line="360" w:lineRule="atLeast"/>
              <w:ind w:leftChars="0" w:left="1480"/>
              <w:rPr>
                <w:rFonts w:ascii="Times New Roman"/>
                <w:sz w:val="22"/>
                <w:szCs w:val="22"/>
              </w:rPr>
            </w:pPr>
          </w:p>
          <w:p w14:paraId="61669A22" w14:textId="77777777" w:rsidR="003F7F42" w:rsidRPr="002424BB" w:rsidRDefault="003F7F42" w:rsidP="00E47C6C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[</w:t>
            </w:r>
            <w:r w:rsidRPr="002424BB">
              <w:rPr>
                <w:rFonts w:ascii="Times New Roman"/>
                <w:sz w:val="22"/>
                <w:szCs w:val="22"/>
              </w:rPr>
              <w:t>예시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문구</w:t>
            </w:r>
            <w:r w:rsidRPr="002424BB">
              <w:rPr>
                <w:rFonts w:ascii="Times New Roman"/>
                <w:sz w:val="22"/>
                <w:szCs w:val="22"/>
              </w:rPr>
              <w:t xml:space="preserve"> –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</w:t>
            </w:r>
            <w:r w:rsidRPr="002424BB">
              <w:rPr>
                <w:rFonts w:ascii="Times New Roman"/>
                <w:sz w:val="22"/>
                <w:szCs w:val="22"/>
              </w:rPr>
              <w:t>]</w:t>
            </w:r>
          </w:p>
          <w:p w14:paraId="43C96E47" w14:textId="5ECA5B21" w:rsidR="004D6A48" w:rsidRPr="002424BB" w:rsidRDefault="004D6A48" w:rsidP="008F69DC">
            <w:pPr>
              <w:pStyle w:val="af3"/>
              <w:numPr>
                <w:ilvl w:val="0"/>
                <w:numId w:val="85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거래종결일에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매매대금의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CA0302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%</w:t>
            </w:r>
            <w:r w:rsidRPr="002424BB">
              <w:rPr>
                <w:rFonts w:ascii="Times New Roman"/>
                <w:sz w:val="22"/>
                <w:szCs w:val="22"/>
              </w:rPr>
              <w:t>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해당하는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잔금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에스크로우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="00CA0302" w:rsidRPr="002424BB">
              <w:rPr>
                <w:rFonts w:ascii="Times New Roman"/>
                <w:sz w:val="22"/>
                <w:szCs w:val="22"/>
              </w:rPr>
              <w:t>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AF249A" w:rsidRPr="002424BB">
              <w:rPr>
                <w:rFonts w:ascii="Times New Roman"/>
                <w:sz w:val="22"/>
                <w:szCs w:val="22"/>
              </w:rPr>
              <w:t>매도인</w:t>
            </w:r>
            <w:r w:rsidR="00AF249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AF249A" w:rsidRPr="002424BB">
              <w:rPr>
                <w:rFonts w:ascii="Times New Roman"/>
                <w:sz w:val="22"/>
                <w:szCs w:val="22"/>
              </w:rPr>
              <w:t>명의로</w:t>
            </w:r>
            <w:r w:rsidR="00AF249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AF249A" w:rsidRPr="002424BB">
              <w:rPr>
                <w:rFonts w:ascii="Times New Roman"/>
                <w:sz w:val="22"/>
                <w:szCs w:val="22"/>
              </w:rPr>
              <w:t>개설한</w:t>
            </w:r>
            <w:r w:rsidR="00AF249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="00AF249A"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</w:t>
            </w:r>
            <w:r w:rsidR="00AF249A" w:rsidRPr="002424BB">
              <w:rPr>
                <w:rFonts w:ascii="Times New Roman"/>
                <w:sz w:val="22"/>
                <w:szCs w:val="22"/>
              </w:rPr>
              <w:t>(“</w:t>
            </w:r>
            <w:r w:rsidR="00AF249A" w:rsidRPr="002424BB">
              <w:rPr>
                <w:rFonts w:ascii="Times New Roman"/>
                <w:b/>
                <w:sz w:val="22"/>
                <w:szCs w:val="22"/>
                <w:u w:val="single"/>
              </w:rPr>
              <w:t>에스크로우</w:t>
            </w:r>
            <w:r w:rsidR="00AF249A"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="00AF249A" w:rsidRPr="002424BB">
              <w:rPr>
                <w:rFonts w:ascii="Times New Roman"/>
                <w:b/>
                <w:sz w:val="22"/>
                <w:szCs w:val="22"/>
                <w:u w:val="single"/>
              </w:rPr>
              <w:t>계좌</w:t>
            </w:r>
            <w:r w:rsidR="00AF249A"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예치하는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지급하고</w:t>
            </w:r>
            <w:r w:rsidR="00AB6E1C"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잔금에서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잔금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공제한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나머지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거래종결일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전에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서면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통보한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은행계좌에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즉시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가능한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원화를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송금하는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방식으로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  <w:p w14:paraId="1416E2C6" w14:textId="09839B12" w:rsidR="00AB6E1C" w:rsidRPr="002424BB" w:rsidRDefault="00AB6E1C" w:rsidP="008F69DC">
            <w:pPr>
              <w:pStyle w:val="af3"/>
              <w:numPr>
                <w:ilvl w:val="0"/>
                <w:numId w:val="85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Pr="002424BB">
              <w:rPr>
                <w:rFonts w:ascii="Times New Roman"/>
                <w:sz w:val="22"/>
                <w:szCs w:val="22"/>
              </w:rPr>
              <w:t>1</w:t>
            </w:r>
            <w:r w:rsidRPr="002424BB">
              <w:rPr>
                <w:rFonts w:ascii="Times New Roman"/>
                <w:sz w:val="22"/>
                <w:szCs w:val="22"/>
              </w:rPr>
              <w:t>항의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개설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입금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인출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관리에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관하여는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별지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[•] </w:t>
            </w:r>
            <w:r w:rsidRPr="002424BB">
              <w:rPr>
                <w:rFonts w:ascii="Times New Roman"/>
                <w:sz w:val="22"/>
                <w:szCs w:val="22"/>
              </w:rPr>
              <w:t>양식의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따르기로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당사자들은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거래종결일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전으로써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별도로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날짜에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이와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같이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체결하여야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</w:p>
          <w:p w14:paraId="21985F7A" w14:textId="159DF16E" w:rsidR="004D6A48" w:rsidRPr="002424BB" w:rsidRDefault="004D6A48" w:rsidP="008F69DC">
            <w:pPr>
              <w:pStyle w:val="af3"/>
              <w:numPr>
                <w:ilvl w:val="0"/>
                <w:numId w:val="85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매도인은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="00AF249A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조에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공개되고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합의된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미지급부채내역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대상회사의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미지급부채내역이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추가로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존재하거나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별지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AF249A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내용</w:t>
            </w:r>
            <w:r w:rsidRPr="002424BB">
              <w:rPr>
                <w:rFonts w:ascii="Times New Roman"/>
                <w:sz w:val="22"/>
                <w:szCs w:val="22"/>
              </w:rPr>
              <w:lastRenderedPageBreak/>
              <w:t>대로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정해진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확정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미지급부채내역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대상회사의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미지급부채내역이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추가로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존재함이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객관적으로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확인되는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>(“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추가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미지급부채내역</w:t>
            </w:r>
            <w:r w:rsidRPr="002424BB">
              <w:rPr>
                <w:rFonts w:ascii="Times New Roman"/>
                <w:sz w:val="22"/>
                <w:szCs w:val="22"/>
              </w:rPr>
              <w:t xml:space="preserve">”),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="00AF249A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조에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손해배상책임이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발생하는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잔금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한도로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해당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추가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미지급부채내역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상당액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손해배상액이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인출되어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지급되도록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인출지시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필요한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조치를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취하여야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</w:p>
          <w:p w14:paraId="3833E7CA" w14:textId="5195DE0F" w:rsidR="003F7F42" w:rsidRPr="002B6644" w:rsidRDefault="004D6A48" w:rsidP="008F69DC">
            <w:pPr>
              <w:pStyle w:val="af3"/>
              <w:numPr>
                <w:ilvl w:val="0"/>
                <w:numId w:val="85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2424BB">
              <w:rPr>
                <w:rFonts w:ascii="Times New Roman"/>
                <w:sz w:val="22"/>
                <w:szCs w:val="22"/>
              </w:rPr>
              <w:t>매수인은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거래종결일로부터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="00AF249A" w:rsidRPr="002424BB">
              <w:rPr>
                <w:rFonts w:ascii="Times New Roman"/>
                <w:sz w:val="22"/>
                <w:szCs w:val="22"/>
              </w:rPr>
              <w:t>[•]</w:t>
            </w:r>
            <w:r w:rsidR="00BD00BF">
              <w:rPr>
                <w:rFonts w:ascii="Times New Roman" w:hint="eastAsia"/>
                <w:sz w:val="22"/>
                <w:szCs w:val="22"/>
              </w:rPr>
              <w:t>영업일</w:t>
            </w:r>
            <w:r w:rsidRPr="002424BB">
              <w:rPr>
                <w:rFonts w:ascii="Times New Roman"/>
                <w:sz w:val="22"/>
                <w:szCs w:val="22"/>
              </w:rPr>
              <w:t>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되는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날</w:t>
            </w:r>
            <w:r w:rsidRPr="002424BB">
              <w:rPr>
                <w:rFonts w:ascii="Times New Roman"/>
                <w:sz w:val="22"/>
                <w:szCs w:val="22"/>
              </w:rPr>
              <w:t>(</w:t>
            </w:r>
            <w:r w:rsidRPr="002424BB">
              <w:rPr>
                <w:rFonts w:ascii="Times New Roman"/>
                <w:sz w:val="22"/>
                <w:szCs w:val="22"/>
              </w:rPr>
              <w:t>이하</w:t>
            </w:r>
            <w:r w:rsidRPr="002424BB">
              <w:rPr>
                <w:rFonts w:ascii="Times New Roman"/>
                <w:sz w:val="22"/>
                <w:szCs w:val="22"/>
              </w:rPr>
              <w:t xml:space="preserve"> “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잔금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에스크로우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2424BB">
              <w:rPr>
                <w:rFonts w:ascii="Times New Roman"/>
                <w:b/>
                <w:sz w:val="22"/>
                <w:szCs w:val="22"/>
                <w:u w:val="single"/>
              </w:rPr>
              <w:t>기간</w:t>
            </w:r>
            <w:r w:rsidRPr="002424BB">
              <w:rPr>
                <w:rFonts w:ascii="Times New Roman"/>
                <w:sz w:val="22"/>
                <w:szCs w:val="22"/>
              </w:rPr>
              <w:t>”)</w:t>
            </w:r>
            <w:r w:rsidRPr="002424BB">
              <w:rPr>
                <w:rFonts w:ascii="Times New Roman"/>
                <w:sz w:val="22"/>
                <w:szCs w:val="22"/>
              </w:rPr>
              <w:t>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잔금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남아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해당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전부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인출되어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매도인에게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지급되도록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하기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위해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인출지시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및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필요한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조치를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취하여야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한다</w:t>
            </w:r>
            <w:r w:rsidRPr="002424BB">
              <w:rPr>
                <w:rFonts w:ascii="Times New Roman"/>
                <w:sz w:val="22"/>
                <w:szCs w:val="22"/>
              </w:rPr>
              <w:t xml:space="preserve">. </w:t>
            </w:r>
            <w:r w:rsidRPr="002424BB">
              <w:rPr>
                <w:rFonts w:ascii="Times New Roman"/>
                <w:sz w:val="22"/>
                <w:szCs w:val="22"/>
              </w:rPr>
              <w:t>다만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잔금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만료일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전에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="00AF249A" w:rsidRPr="002424BB">
              <w:rPr>
                <w:rFonts w:ascii="Times New Roman"/>
                <w:sz w:val="22"/>
                <w:szCs w:val="22"/>
              </w:rPr>
              <w:t>2</w:t>
            </w:r>
            <w:r w:rsidRPr="002424BB">
              <w:rPr>
                <w:rFonts w:ascii="Times New Roman"/>
                <w:sz w:val="22"/>
                <w:szCs w:val="22"/>
              </w:rPr>
              <w:t>항에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추가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미지급부채내역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계약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</w:t>
            </w:r>
            <w:r w:rsidR="00AF249A" w:rsidRPr="002424BB">
              <w:rPr>
                <w:rFonts w:ascii="Times New Roman"/>
                <w:sz w:val="22"/>
                <w:szCs w:val="22"/>
              </w:rPr>
              <w:t>[•]</w:t>
            </w:r>
            <w:r w:rsidRPr="002424BB">
              <w:rPr>
                <w:rFonts w:ascii="Times New Roman"/>
                <w:sz w:val="22"/>
                <w:szCs w:val="22"/>
              </w:rPr>
              <w:t>조에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손해배상청구가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제기된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경우</w:t>
            </w:r>
            <w:r w:rsidRPr="002424BB">
              <w:rPr>
                <w:rFonts w:ascii="Times New Roman"/>
                <w:sz w:val="22"/>
                <w:szCs w:val="22"/>
              </w:rPr>
              <w:t xml:space="preserve">, </w:t>
            </w:r>
            <w:r w:rsidRPr="002424BB">
              <w:rPr>
                <w:rFonts w:ascii="Times New Roman"/>
                <w:sz w:val="22"/>
                <w:szCs w:val="22"/>
              </w:rPr>
              <w:t>해당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손해배상청구에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대한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매도인의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책임이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확정되고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그에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따른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지급이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완료될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때까지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잔금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기간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만료일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현재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에스크로우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계좌에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남아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있는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중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매수인이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청구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또는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손해배상청구를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한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금액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상당액의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인출은</w:t>
            </w:r>
            <w:r w:rsidRPr="002424BB">
              <w:rPr>
                <w:rFonts w:ascii="Times New Roman"/>
                <w:sz w:val="22"/>
                <w:szCs w:val="22"/>
              </w:rPr>
              <w:t xml:space="preserve"> </w:t>
            </w:r>
            <w:r w:rsidRPr="002424BB">
              <w:rPr>
                <w:rFonts w:ascii="Times New Roman"/>
                <w:sz w:val="22"/>
                <w:szCs w:val="22"/>
              </w:rPr>
              <w:t>유보된다</w:t>
            </w:r>
            <w:r w:rsidRPr="002424BB">
              <w:rPr>
                <w:rFonts w:ascii="Times New Roman"/>
                <w:sz w:val="22"/>
                <w:szCs w:val="22"/>
              </w:rPr>
              <w:t>.</w:t>
            </w:r>
          </w:p>
        </w:tc>
      </w:tr>
    </w:tbl>
    <w:p w14:paraId="3B746D93" w14:textId="67DD76EA" w:rsidR="00DB0F5A" w:rsidRPr="00DB0F5A" w:rsidRDefault="00173FD1" w:rsidP="007A47AC">
      <w:pPr>
        <w:numPr>
          <w:ilvl w:val="1"/>
          <w:numId w:val="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lastRenderedPageBreak/>
        <w:t>조정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전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 w:rsidR="00DB0F5A" w:rsidRPr="00DB0F5A">
        <w:rPr>
          <w:rFonts w:ascii="Times New Roman" w:hint="eastAsia"/>
          <w:sz w:val="23"/>
          <w:szCs w:val="23"/>
          <w:u w:val="single"/>
        </w:rPr>
        <w:t>매매대금</w:t>
      </w:r>
      <w:r w:rsidR="00DB0F5A">
        <w:rPr>
          <w:rFonts w:ascii="Times New Roman" w:hint="eastAsia"/>
          <w:sz w:val="23"/>
          <w:szCs w:val="23"/>
        </w:rPr>
        <w:t>.</w:t>
      </w:r>
      <w:r w:rsidR="00DB0F5A">
        <w:rPr>
          <w:rFonts w:ascii="Times New Roman"/>
          <w:sz w:val="23"/>
          <w:szCs w:val="23"/>
        </w:rPr>
        <w:t xml:space="preserve"> </w:t>
      </w:r>
      <w:r w:rsidR="00AA0711">
        <w:rPr>
          <w:rFonts w:ascii="Times New Roman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본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계약상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r w:rsidR="00DB0F5A">
        <w:rPr>
          <w:rFonts w:ascii="Times New Roman" w:hint="eastAsia"/>
          <w:sz w:val="23"/>
          <w:szCs w:val="23"/>
        </w:rPr>
        <w:t>대상</w:t>
      </w:r>
      <w:r w:rsidR="00DB0F5A" w:rsidRPr="00DB0F5A">
        <w:rPr>
          <w:rFonts w:ascii="Times New Roman" w:hint="eastAsia"/>
          <w:sz w:val="23"/>
          <w:szCs w:val="23"/>
        </w:rPr>
        <w:t>주식</w:t>
      </w:r>
      <w:r w:rsidR="00731ECA">
        <w:rPr>
          <w:rFonts w:ascii="Times New Roman" w:hint="eastAsia"/>
          <w:sz w:val="23"/>
          <w:szCs w:val="23"/>
        </w:rPr>
        <w:t>에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대한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조정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전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r w:rsidR="00DB0F5A" w:rsidRPr="00DB0F5A">
        <w:rPr>
          <w:rFonts w:ascii="Times New Roman" w:hint="eastAsia"/>
          <w:sz w:val="23"/>
          <w:szCs w:val="23"/>
        </w:rPr>
        <w:t>매매대금은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r w:rsidR="00DB0F5A" w:rsidRPr="00DB0F5A">
        <w:rPr>
          <w:rFonts w:ascii="Times New Roman" w:hint="eastAsia"/>
          <w:sz w:val="23"/>
          <w:szCs w:val="23"/>
        </w:rPr>
        <w:t>금</w:t>
      </w:r>
      <w:r w:rsidR="00DB0F5A" w:rsidRPr="00DB0F5A">
        <w:rPr>
          <w:rFonts w:ascii="Times New Roman" w:hint="eastAsia"/>
          <w:sz w:val="23"/>
          <w:szCs w:val="23"/>
        </w:rPr>
        <w:t xml:space="preserve"> </w:t>
      </w:r>
      <w:r w:rsidR="00E8787A">
        <w:rPr>
          <w:rFonts w:ascii="Times New Roman"/>
          <w:sz w:val="23"/>
          <w:szCs w:val="23"/>
        </w:rPr>
        <w:t>[</w:t>
      </w:r>
      <w:r w:rsidR="00D621D5">
        <w:rPr>
          <w:rFonts w:hint="eastAsia"/>
        </w:rPr>
        <w:sym w:font="Wingdings 2" w:char="F097"/>
      </w:r>
      <w:r w:rsidR="00E8787A">
        <w:rPr>
          <w:rFonts w:ascii="Times New Roman"/>
          <w:sz w:val="23"/>
          <w:szCs w:val="23"/>
        </w:rPr>
        <w:t>]</w:t>
      </w:r>
      <w:r w:rsidR="00DB0F5A" w:rsidRPr="00DB0F5A">
        <w:rPr>
          <w:rFonts w:ascii="Times New Roman" w:hint="eastAsia"/>
          <w:sz w:val="23"/>
          <w:szCs w:val="23"/>
        </w:rPr>
        <w:t>(</w:t>
      </w:r>
      <w:r w:rsidR="00D621D5">
        <w:rPr>
          <w:rFonts w:hint="eastAsia"/>
        </w:rPr>
        <w:sym w:font="Wingdings 2" w:char="F097"/>
      </w:r>
      <w:r w:rsidR="00DB0F5A" w:rsidRPr="00DB0F5A">
        <w:rPr>
          <w:rFonts w:ascii="Times New Roman" w:hint="eastAsia"/>
          <w:sz w:val="23"/>
          <w:szCs w:val="23"/>
        </w:rPr>
        <w:t>)</w:t>
      </w:r>
      <w:r w:rsidR="00DB0F5A" w:rsidRPr="00DB0F5A">
        <w:rPr>
          <w:rFonts w:ascii="Times New Roman" w:hint="eastAsia"/>
          <w:sz w:val="23"/>
          <w:szCs w:val="23"/>
        </w:rPr>
        <w:t>원</w:t>
      </w:r>
      <w:r>
        <w:rPr>
          <w:rFonts w:ascii="Times New Roman" w:hint="eastAsia"/>
          <w:sz w:val="23"/>
          <w:szCs w:val="23"/>
        </w:rPr>
        <w:t>(</w:t>
      </w:r>
      <w:r w:rsidR="006D16FE">
        <w:rPr>
          <w:rFonts w:ascii="Times New Roman"/>
          <w:sz w:val="23"/>
          <w:szCs w:val="23"/>
        </w:rPr>
        <w:t>“</w:t>
      </w:r>
      <w:r w:rsidRPr="00173FD1">
        <w:rPr>
          <w:rFonts w:ascii="Times New Roman" w:hint="eastAsia"/>
          <w:b/>
          <w:sz w:val="23"/>
          <w:szCs w:val="23"/>
          <w:u w:val="single"/>
        </w:rPr>
        <w:t>조정</w:t>
      </w:r>
      <w:r w:rsidRPr="00173FD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73FD1">
        <w:rPr>
          <w:rFonts w:ascii="Times New Roman" w:hint="eastAsia"/>
          <w:b/>
          <w:sz w:val="23"/>
          <w:szCs w:val="23"/>
          <w:u w:val="single"/>
        </w:rPr>
        <w:t>전</w:t>
      </w:r>
      <w:r w:rsidRPr="00173FD1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6D16FE" w:rsidRPr="005B5BEC">
        <w:rPr>
          <w:rFonts w:ascii="Times New Roman" w:hint="eastAsia"/>
          <w:b/>
          <w:sz w:val="23"/>
          <w:szCs w:val="23"/>
          <w:u w:val="single"/>
        </w:rPr>
        <w:t>매매대금</w:t>
      </w:r>
      <w:r w:rsidR="006D16FE" w:rsidRPr="006D16FE">
        <w:rPr>
          <w:rFonts w:ascii="Times New Roman"/>
          <w:sz w:val="23"/>
          <w:szCs w:val="23"/>
        </w:rPr>
        <w:t>”</w:t>
      </w:r>
      <w:r>
        <w:rPr>
          <w:rFonts w:ascii="Times New Roman"/>
          <w:sz w:val="23"/>
          <w:szCs w:val="23"/>
        </w:rPr>
        <w:t>)</w:t>
      </w:r>
      <w:r w:rsidR="006D16FE">
        <w:rPr>
          <w:rFonts w:ascii="Times New Roman" w:hint="eastAsia"/>
          <w:sz w:val="23"/>
          <w:szCs w:val="23"/>
        </w:rPr>
        <w:t>으로</w:t>
      </w:r>
      <w:r w:rsidR="005B5BEC">
        <w:rPr>
          <w:rFonts w:ascii="Times New Roman" w:hint="eastAsia"/>
          <w:sz w:val="23"/>
          <w:szCs w:val="23"/>
        </w:rPr>
        <w:t xml:space="preserve"> </w:t>
      </w:r>
      <w:r w:rsidR="00DB0F5A" w:rsidRPr="00DB0F5A">
        <w:rPr>
          <w:rFonts w:ascii="Times New Roman" w:hint="eastAsia"/>
          <w:sz w:val="23"/>
          <w:szCs w:val="23"/>
        </w:rPr>
        <w:t>한다</w:t>
      </w:r>
      <w:r w:rsidR="00DB0F5A" w:rsidRPr="00DB0F5A">
        <w:rPr>
          <w:rFonts w:ascii="Times New Roman" w:hint="eastAsia"/>
          <w:sz w:val="23"/>
          <w:szCs w:val="23"/>
        </w:rPr>
        <w:t>.</w:t>
      </w:r>
    </w:p>
    <w:p w14:paraId="1C32917E" w14:textId="0AE0068F" w:rsidR="00ED2790" w:rsidRDefault="00ED2790" w:rsidP="005636C9">
      <w:pPr>
        <w:numPr>
          <w:ilvl w:val="1"/>
          <w:numId w:val="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계약금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830372" w:rsidRPr="00954D7F">
        <w:rPr>
          <w:rFonts w:ascii="Times New Roman" w:hint="eastAsia"/>
          <w:sz w:val="23"/>
          <w:szCs w:val="23"/>
        </w:rPr>
        <w:t>본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830372" w:rsidRPr="00954D7F">
        <w:rPr>
          <w:rFonts w:ascii="Times New Roman" w:hint="eastAsia"/>
          <w:sz w:val="23"/>
          <w:szCs w:val="23"/>
        </w:rPr>
        <w:t>계약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830372" w:rsidRPr="00954D7F">
        <w:rPr>
          <w:rFonts w:ascii="Times New Roman" w:hint="eastAsia"/>
          <w:sz w:val="23"/>
          <w:szCs w:val="23"/>
        </w:rPr>
        <w:t>체결일</w:t>
      </w:r>
      <w:r w:rsidR="00DC1472">
        <w:rPr>
          <w:rFonts w:ascii="Times New Roman" w:hint="eastAsia"/>
          <w:sz w:val="23"/>
          <w:szCs w:val="23"/>
        </w:rPr>
        <w:t>로부터</w:t>
      </w:r>
      <w:r w:rsidR="00DC1472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D621D5">
        <w:rPr>
          <w:rFonts w:hint="eastAsia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DC1472">
        <w:rPr>
          <w:rFonts w:ascii="Times New Roman" w:hint="eastAsia"/>
          <w:sz w:val="23"/>
          <w:szCs w:val="23"/>
        </w:rPr>
        <w:t>영업일</w:t>
      </w:r>
      <w:r w:rsidR="00DC1472">
        <w:rPr>
          <w:rFonts w:ascii="Times New Roman" w:hint="eastAsia"/>
          <w:sz w:val="23"/>
          <w:szCs w:val="23"/>
        </w:rPr>
        <w:t xml:space="preserve"> </w:t>
      </w:r>
      <w:r w:rsidR="00DC1472">
        <w:rPr>
          <w:rFonts w:ascii="Times New Roman" w:hint="eastAsia"/>
          <w:sz w:val="23"/>
          <w:szCs w:val="23"/>
        </w:rPr>
        <w:t>이내</w:t>
      </w:r>
      <w:r w:rsidR="002D4A48" w:rsidRPr="00954D7F">
        <w:rPr>
          <w:rFonts w:ascii="Times New Roman" w:hint="eastAsia"/>
          <w:sz w:val="23"/>
          <w:szCs w:val="23"/>
        </w:rPr>
        <w:t>에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조정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="00731ECA">
        <w:rPr>
          <w:rFonts w:ascii="Times New Roman" w:hint="eastAsia"/>
          <w:sz w:val="23"/>
          <w:szCs w:val="23"/>
        </w:rPr>
        <w:t>전</w:t>
      </w:r>
      <w:r w:rsidR="00731ECA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매매대금의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Pr="00954D7F">
        <w:rPr>
          <w:rFonts w:ascii="Times New Roman" w:hint="eastAsia"/>
          <w:sz w:val="23"/>
          <w:szCs w:val="23"/>
        </w:rPr>
        <w:t>1</w:t>
      </w:r>
      <w:r w:rsidRPr="00954D7F">
        <w:rPr>
          <w:rFonts w:ascii="Times New Roman"/>
          <w:sz w:val="23"/>
          <w:szCs w:val="23"/>
        </w:rPr>
        <w:t>0</w:t>
      </w:r>
      <w:r w:rsidR="0028688E">
        <w:rPr>
          <w:rFonts w:ascii="Times New Roman"/>
          <w:sz w:val="23"/>
          <w:szCs w:val="23"/>
        </w:rPr>
        <w:t>]</w:t>
      </w:r>
      <w:r w:rsidRPr="00954D7F">
        <w:rPr>
          <w:rFonts w:ascii="Times New Roman"/>
          <w:sz w:val="23"/>
          <w:szCs w:val="23"/>
        </w:rPr>
        <w:t>%</w:t>
      </w:r>
      <w:r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해당하는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A1265E" w:rsidRPr="00954D7F">
        <w:rPr>
          <w:rFonts w:ascii="Times New Roman" w:hint="eastAsia"/>
          <w:sz w:val="23"/>
          <w:szCs w:val="23"/>
        </w:rPr>
        <w:t>금</w:t>
      </w:r>
      <w:r w:rsidR="00A1265E" w:rsidRPr="00954D7F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D621D5">
        <w:rPr>
          <w:rFonts w:hint="eastAsia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AE31F4">
        <w:rPr>
          <w:rFonts w:ascii="Times New Roman" w:hint="eastAsia"/>
          <w:sz w:val="23"/>
          <w:szCs w:val="23"/>
        </w:rPr>
        <w:t>(</w:t>
      </w:r>
      <w:r w:rsidR="00D621D5">
        <w:rPr>
          <w:rFonts w:hint="eastAsia"/>
        </w:rPr>
        <w:sym w:font="Wingdings 2" w:char="F097"/>
      </w:r>
      <w:r w:rsidR="00AE31F4">
        <w:rPr>
          <w:rFonts w:ascii="Times New Roman" w:hint="eastAsia"/>
          <w:sz w:val="23"/>
          <w:szCs w:val="23"/>
        </w:rPr>
        <w:t>)</w:t>
      </w:r>
      <w:r w:rsidR="00B67644" w:rsidRPr="00954D7F">
        <w:rPr>
          <w:rFonts w:ascii="Times New Roman" w:hint="eastAsia"/>
          <w:sz w:val="23"/>
          <w:szCs w:val="23"/>
        </w:rPr>
        <w:t>원</w:t>
      </w:r>
      <w:r w:rsidRPr="00954D7F">
        <w:rPr>
          <w:rFonts w:ascii="Times New Roman"/>
          <w:sz w:val="23"/>
          <w:szCs w:val="23"/>
        </w:rPr>
        <w:t>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계약금으로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지급하여야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한다</w:t>
      </w:r>
      <w:r w:rsidR="00B67644" w:rsidRPr="00954D7F">
        <w:rPr>
          <w:rFonts w:ascii="Times New Roman" w:hint="eastAsia"/>
          <w:sz w:val="23"/>
          <w:szCs w:val="23"/>
        </w:rPr>
        <w:t xml:space="preserve">. </w:t>
      </w:r>
      <w:r w:rsidRPr="00954D7F">
        <w:rPr>
          <w:rFonts w:ascii="Times New Roman"/>
          <w:sz w:val="23"/>
          <w:szCs w:val="23"/>
        </w:rPr>
        <w:t>계약금은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color w:val="000000"/>
          <w:sz w:val="23"/>
          <w:szCs w:val="23"/>
        </w:rPr>
        <w:t>매도인</w:t>
      </w:r>
      <w:r w:rsidR="005636C9">
        <w:rPr>
          <w:rFonts w:ascii="Times New Roman" w:hint="eastAsia"/>
          <w:color w:val="000000"/>
          <w:sz w:val="23"/>
          <w:szCs w:val="23"/>
        </w:rPr>
        <w:t xml:space="preserve"> </w:t>
      </w:r>
      <w:r w:rsidR="005636C9">
        <w:rPr>
          <w:rFonts w:ascii="Times New Roman" w:hint="eastAsia"/>
          <w:color w:val="000000"/>
          <w:sz w:val="23"/>
          <w:szCs w:val="23"/>
        </w:rPr>
        <w:t>명의의</w:t>
      </w:r>
      <w:r w:rsidR="000563DB" w:rsidRPr="00954D7F">
        <w:rPr>
          <w:rFonts w:ascii="Times New Roman"/>
          <w:color w:val="000000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은행계좌</w:t>
      </w:r>
      <w:r w:rsidR="005636C9">
        <w:rPr>
          <w:rFonts w:ascii="Times New Roman" w:hint="eastAsia"/>
          <w:sz w:val="23"/>
          <w:szCs w:val="23"/>
        </w:rPr>
        <w:t>(</w:t>
      </w:r>
      <w:r w:rsidR="005636C9">
        <w:rPr>
          <w:rFonts w:ascii="Times New Roman" w:hint="eastAsia"/>
          <w:sz w:val="23"/>
          <w:szCs w:val="23"/>
        </w:rPr>
        <w:t>계좌개설은행</w:t>
      </w:r>
      <w:r w:rsidR="005636C9">
        <w:rPr>
          <w:rFonts w:ascii="Times New Roman" w:hint="eastAsia"/>
          <w:sz w:val="23"/>
          <w:szCs w:val="23"/>
        </w:rPr>
        <w:t>:</w:t>
      </w:r>
      <w:r w:rsidR="005636C9" w:rsidRPr="005636C9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D621D5">
        <w:rPr>
          <w:rFonts w:hint="eastAsia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5636C9" w:rsidRPr="005636C9">
        <w:rPr>
          <w:rFonts w:ascii="Times New Roman" w:hint="eastAsia"/>
          <w:sz w:val="23"/>
          <w:szCs w:val="23"/>
        </w:rPr>
        <w:t>은행</w:t>
      </w:r>
      <w:r w:rsidR="005636C9" w:rsidRPr="005636C9">
        <w:rPr>
          <w:rFonts w:ascii="Times New Roman" w:hint="eastAsia"/>
          <w:sz w:val="23"/>
          <w:szCs w:val="23"/>
        </w:rPr>
        <w:t xml:space="preserve">, </w:t>
      </w:r>
      <w:r w:rsidR="005636C9" w:rsidRPr="005636C9">
        <w:rPr>
          <w:rFonts w:ascii="Times New Roman" w:hint="eastAsia"/>
          <w:sz w:val="23"/>
          <w:szCs w:val="23"/>
        </w:rPr>
        <w:t>계좌번호</w:t>
      </w:r>
      <w:r w:rsidR="005636C9" w:rsidRPr="005636C9">
        <w:rPr>
          <w:rFonts w:ascii="Times New Roman" w:hint="eastAsia"/>
          <w:sz w:val="23"/>
          <w:szCs w:val="23"/>
        </w:rPr>
        <w:t xml:space="preserve">: </w:t>
      </w:r>
      <w:r w:rsidR="0028688E">
        <w:rPr>
          <w:rFonts w:ascii="Times New Roman"/>
          <w:sz w:val="23"/>
          <w:szCs w:val="23"/>
        </w:rPr>
        <w:t>[</w:t>
      </w:r>
      <w:r w:rsidR="00D621D5">
        <w:rPr>
          <w:rFonts w:hint="eastAsia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5636C9" w:rsidRPr="005636C9">
        <w:rPr>
          <w:rFonts w:ascii="Times New Roman" w:hint="eastAsia"/>
          <w:sz w:val="23"/>
          <w:szCs w:val="23"/>
        </w:rPr>
        <w:t>)</w:t>
      </w:r>
      <w:r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즉시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결제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가능한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원화로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송금함으로써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7D0E86">
        <w:rPr>
          <w:rFonts w:ascii="Times New Roman" w:hint="eastAsia"/>
          <w:sz w:val="23"/>
          <w:szCs w:val="23"/>
        </w:rPr>
        <w:t>매도인</w:t>
      </w:r>
      <w:r w:rsidRPr="00954D7F">
        <w:rPr>
          <w:rFonts w:ascii="Times New Roman" w:hint="eastAsia"/>
          <w:sz w:val="23"/>
          <w:szCs w:val="23"/>
        </w:rPr>
        <w:t>에게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지급되어야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B67644" w:rsidRPr="00954D7F">
        <w:rPr>
          <w:rFonts w:ascii="Times New Roman" w:hint="eastAsia"/>
          <w:sz w:val="23"/>
          <w:szCs w:val="23"/>
        </w:rPr>
        <w:t>하며</w:t>
      </w:r>
      <w:r w:rsidR="00B67644" w:rsidRPr="00954D7F">
        <w:rPr>
          <w:rFonts w:ascii="Times New Roman" w:hint="eastAsia"/>
          <w:sz w:val="23"/>
          <w:szCs w:val="23"/>
        </w:rPr>
        <w:t xml:space="preserve">, </w:t>
      </w:r>
      <w:r w:rsidR="00EF1DA6" w:rsidRPr="00954D7F">
        <w:rPr>
          <w:rFonts w:ascii="Times New Roman" w:hint="eastAsia"/>
          <w:sz w:val="23"/>
          <w:szCs w:val="23"/>
        </w:rPr>
        <w:t>거래종결시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계약금</w:t>
      </w:r>
      <w:r w:rsidR="006D16FE">
        <w:rPr>
          <w:rFonts w:ascii="Times New Roman" w:hint="eastAsia"/>
          <w:sz w:val="23"/>
          <w:szCs w:val="23"/>
        </w:rPr>
        <w:t>(</w:t>
      </w:r>
      <w:r w:rsidR="006D16FE">
        <w:rPr>
          <w:rFonts w:ascii="Times New Roman" w:hint="eastAsia"/>
          <w:sz w:val="23"/>
          <w:szCs w:val="23"/>
        </w:rPr>
        <w:t>명확히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하면</w:t>
      </w:r>
      <w:r w:rsidR="00630D31">
        <w:rPr>
          <w:rFonts w:ascii="Times New Roman" w:hint="eastAsia"/>
          <w:sz w:val="23"/>
          <w:szCs w:val="23"/>
        </w:rPr>
        <w:t xml:space="preserve">, </w:t>
      </w:r>
      <w:r w:rsidR="006D16FE">
        <w:rPr>
          <w:rFonts w:ascii="Times New Roman" w:hint="eastAsia"/>
          <w:sz w:val="23"/>
          <w:szCs w:val="23"/>
        </w:rPr>
        <w:t>그에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대한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이자는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포함</w:t>
      </w:r>
      <w:r w:rsidR="00697CDC">
        <w:rPr>
          <w:rFonts w:ascii="Times New Roman" w:hint="eastAsia"/>
          <w:sz w:val="23"/>
          <w:szCs w:val="23"/>
        </w:rPr>
        <w:t>되지</w:t>
      </w:r>
      <w:r w:rsidR="00697CDC">
        <w:rPr>
          <w:rFonts w:ascii="Times New Roman" w:hint="eastAsia"/>
          <w:sz w:val="23"/>
          <w:szCs w:val="23"/>
        </w:rPr>
        <w:t xml:space="preserve"> </w:t>
      </w:r>
      <w:r w:rsidR="00697CDC">
        <w:rPr>
          <w:rFonts w:ascii="Times New Roman" w:hint="eastAsia"/>
          <w:sz w:val="23"/>
          <w:szCs w:val="23"/>
        </w:rPr>
        <w:t>아니하며</w:t>
      </w:r>
      <w:r w:rsidR="000C53B6">
        <w:rPr>
          <w:rFonts w:ascii="Times New Roman" w:hint="eastAsia"/>
          <w:sz w:val="23"/>
          <w:szCs w:val="23"/>
        </w:rPr>
        <w:t xml:space="preserve">, </w:t>
      </w:r>
      <w:r w:rsidR="000C53B6">
        <w:rPr>
          <w:rFonts w:ascii="Times New Roman" w:hint="eastAsia"/>
          <w:sz w:val="23"/>
          <w:szCs w:val="23"/>
        </w:rPr>
        <w:t>이하</w:t>
      </w:r>
      <w:r w:rsidR="000C53B6">
        <w:rPr>
          <w:rFonts w:ascii="Times New Roman" w:hint="eastAsia"/>
          <w:sz w:val="23"/>
          <w:szCs w:val="23"/>
        </w:rPr>
        <w:t xml:space="preserve"> </w:t>
      </w:r>
      <w:r w:rsidR="00630D31">
        <w:rPr>
          <w:rFonts w:ascii="Times New Roman" w:hint="eastAsia"/>
          <w:sz w:val="23"/>
          <w:szCs w:val="23"/>
        </w:rPr>
        <w:t>본</w:t>
      </w:r>
      <w:r w:rsidR="00630D31">
        <w:rPr>
          <w:rFonts w:ascii="Times New Roman" w:hint="eastAsia"/>
          <w:sz w:val="23"/>
          <w:szCs w:val="23"/>
        </w:rPr>
        <w:t xml:space="preserve"> </w:t>
      </w:r>
      <w:r w:rsidR="00630D31">
        <w:rPr>
          <w:rFonts w:ascii="Times New Roman" w:hint="eastAsia"/>
          <w:sz w:val="23"/>
          <w:szCs w:val="23"/>
        </w:rPr>
        <w:t>계약에서</w:t>
      </w:r>
      <w:r w:rsidR="00630D31">
        <w:rPr>
          <w:rFonts w:ascii="Times New Roman" w:hint="eastAsia"/>
          <w:sz w:val="23"/>
          <w:szCs w:val="23"/>
        </w:rPr>
        <w:t xml:space="preserve"> </w:t>
      </w:r>
      <w:r w:rsidR="00630D31">
        <w:rPr>
          <w:rFonts w:ascii="Times New Roman" w:hint="eastAsia"/>
          <w:sz w:val="23"/>
          <w:szCs w:val="23"/>
        </w:rPr>
        <w:t>동일함</w:t>
      </w:r>
      <w:r w:rsidR="006D16FE">
        <w:rPr>
          <w:rFonts w:ascii="Times New Roman" w:hint="eastAsia"/>
          <w:sz w:val="23"/>
          <w:szCs w:val="23"/>
        </w:rPr>
        <w:t>)</w:t>
      </w:r>
      <w:r w:rsidR="00EF1DA6" w:rsidRPr="00954D7F">
        <w:rPr>
          <w:rFonts w:ascii="Times New Roman" w:hint="eastAsia"/>
          <w:sz w:val="23"/>
          <w:szCs w:val="23"/>
        </w:rPr>
        <w:t>은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조정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전</w:t>
      </w:r>
      <w:r w:rsidR="00AC2199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매매대금의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일부로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F1DA6" w:rsidRPr="00954D7F">
        <w:rPr>
          <w:rFonts w:ascii="Times New Roman" w:hint="eastAsia"/>
          <w:sz w:val="23"/>
          <w:szCs w:val="23"/>
        </w:rPr>
        <w:t>간주된다</w:t>
      </w:r>
      <w:r w:rsidRPr="00954D7F">
        <w:rPr>
          <w:rFonts w:ascii="Times New Roman"/>
          <w:sz w:val="23"/>
          <w:szCs w:val="23"/>
        </w:rPr>
        <w:t>.</w:t>
      </w:r>
      <w:r w:rsidR="006D16FE">
        <w:rPr>
          <w:rFonts w:ascii="Times New Roman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계약금은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민법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제</w:t>
      </w:r>
      <w:r w:rsidR="006D16FE" w:rsidRPr="006D16FE">
        <w:rPr>
          <w:rFonts w:ascii="Times New Roman" w:hint="eastAsia"/>
          <w:sz w:val="23"/>
          <w:szCs w:val="23"/>
        </w:rPr>
        <w:t>565</w:t>
      </w:r>
      <w:r w:rsidR="006D16FE" w:rsidRPr="006D16FE">
        <w:rPr>
          <w:rFonts w:ascii="Times New Roman" w:hint="eastAsia"/>
          <w:sz w:val="23"/>
          <w:szCs w:val="23"/>
        </w:rPr>
        <w:t>조에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따른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해약금으로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해석되지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아니하며</w:t>
      </w:r>
      <w:r w:rsidR="006D16FE" w:rsidRPr="006D16FE">
        <w:rPr>
          <w:rFonts w:ascii="Times New Roman" w:hint="eastAsia"/>
          <w:sz w:val="23"/>
          <w:szCs w:val="23"/>
        </w:rPr>
        <w:t xml:space="preserve">, </w:t>
      </w:r>
      <w:r w:rsidR="006D16FE" w:rsidRPr="006D16FE">
        <w:rPr>
          <w:rFonts w:ascii="Times New Roman" w:hint="eastAsia"/>
          <w:sz w:val="23"/>
          <w:szCs w:val="23"/>
        </w:rPr>
        <w:t>매수인은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이를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포기하고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계약을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해제할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수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없고</w:t>
      </w:r>
      <w:r w:rsidR="006D16FE" w:rsidRPr="006D16FE">
        <w:rPr>
          <w:rFonts w:ascii="Times New Roman" w:hint="eastAsia"/>
          <w:sz w:val="23"/>
          <w:szCs w:val="23"/>
        </w:rPr>
        <w:t xml:space="preserve">, </w:t>
      </w:r>
      <w:r w:rsidR="006D16FE" w:rsidRPr="006D16FE">
        <w:rPr>
          <w:rFonts w:ascii="Times New Roman" w:hint="eastAsia"/>
          <w:sz w:val="23"/>
          <w:szCs w:val="23"/>
        </w:rPr>
        <w:t>매도인도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매수인에게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배액을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상환하고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본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계약을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해제할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수</w:t>
      </w:r>
      <w:r w:rsidR="006D16FE" w:rsidRPr="006D16FE">
        <w:rPr>
          <w:rFonts w:ascii="Times New Roman" w:hint="eastAsia"/>
          <w:sz w:val="23"/>
          <w:szCs w:val="23"/>
        </w:rPr>
        <w:t xml:space="preserve"> </w:t>
      </w:r>
      <w:r w:rsidR="006D16FE" w:rsidRPr="006D16FE">
        <w:rPr>
          <w:rFonts w:ascii="Times New Roman" w:hint="eastAsia"/>
          <w:sz w:val="23"/>
          <w:szCs w:val="23"/>
        </w:rPr>
        <w:t>없다</w:t>
      </w:r>
      <w:r w:rsidR="006D16FE" w:rsidRPr="006D16FE">
        <w:rPr>
          <w:rFonts w:ascii="Times New Roman" w:hint="eastAsia"/>
          <w:sz w:val="23"/>
          <w:szCs w:val="23"/>
        </w:rPr>
        <w:t>.</w:t>
      </w:r>
      <w:r w:rsidR="00E3789F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2B052C" w14:paraId="1FE0E5EB" w14:textId="77777777" w:rsidTr="00E8318E">
        <w:tc>
          <w:tcPr>
            <w:tcW w:w="9060" w:type="dxa"/>
            <w:shd w:val="clear" w:color="auto" w:fill="D9D9D9" w:themeFill="background1" w:themeFillShade="D9"/>
          </w:tcPr>
          <w:p w14:paraId="6867BA9C" w14:textId="4B8410BE" w:rsidR="002B052C" w:rsidRPr="00AB70EB" w:rsidRDefault="002B052C" w:rsidP="00E8318E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계약금은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당사자들과의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협상에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포함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미포함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여부를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결정할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매수인이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사모펀드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등인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경우에는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계약</w:t>
            </w:r>
            <w:r w:rsidR="00CE14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체결과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동시에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계약금을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지급하기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어려울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수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있어</w:t>
            </w:r>
            <w:r w:rsidR="00317F5D">
              <w:rPr>
                <w:rFonts w:ascii="Times New Roman" w:hint="eastAsia"/>
                <w:sz w:val="22"/>
                <w:szCs w:val="22"/>
              </w:rPr>
              <w:t>,</w:t>
            </w:r>
            <w:r w:rsidR="00317F5D">
              <w:rPr>
                <w:rFonts w:ascii="Times New Roman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이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경우에는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위약금의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형태로만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약정하기도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합니다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계약금을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지급하기로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다음을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FF1FC0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09B5A251" w14:textId="093ABFBD" w:rsidR="00624AD5" w:rsidRPr="00624AD5" w:rsidRDefault="00FF1FC0" w:rsidP="00A43F8A">
            <w:pPr>
              <w:pStyle w:val="af3"/>
              <w:numPr>
                <w:ilvl w:val="0"/>
                <w:numId w:val="65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계약금을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지급한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계좌에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질권을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설정함으로써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주식매매계약이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해제되었을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반환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가능성을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확보하는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예금</w:t>
            </w:r>
            <w:r w:rsid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>
              <w:rPr>
                <w:rFonts w:ascii="Times New Roman" w:hint="eastAsia"/>
                <w:sz w:val="22"/>
                <w:szCs w:val="22"/>
              </w:rPr>
              <w:t>질권</w:t>
            </w:r>
            <w:r w:rsid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>
              <w:rPr>
                <w:rFonts w:ascii="Times New Roman" w:hint="eastAsia"/>
                <w:sz w:val="22"/>
                <w:szCs w:val="22"/>
              </w:rPr>
              <w:t>설정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대신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에스크로우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계좌를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개설하여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,</w:t>
            </w:r>
            <w:r w:rsidR="00624AD5" w:rsidRPr="00624AD5">
              <w:rPr>
                <w:rFonts w:ascii="Times New Roman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에스크로우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계좌에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계약금을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예치하고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거래종결일까지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이를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보관하는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경우도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있는데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,</w:t>
            </w:r>
            <w:r w:rsidR="00624AD5" w:rsidRPr="00624AD5">
              <w:rPr>
                <w:rFonts w:ascii="Times New Roman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에스크로우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계좌의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개설이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번거롭고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,</w:t>
            </w:r>
            <w:r w:rsidR="00624AD5" w:rsidRPr="00624AD5">
              <w:rPr>
                <w:rFonts w:ascii="Times New Roman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은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lastRenderedPageBreak/>
              <w:t>행에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관련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수수료를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지불해야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하는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경우도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있어서</w:t>
            </w:r>
            <w:r w:rsidR="00460C15">
              <w:rPr>
                <w:rFonts w:ascii="Times New Roman" w:hint="eastAsia"/>
                <w:sz w:val="22"/>
                <w:szCs w:val="22"/>
              </w:rPr>
              <w:t>,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최근에는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질권으로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진행하는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경우가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좀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더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많습니다</w:t>
            </w:r>
            <w:r w:rsidR="00624AD5" w:rsidRPr="00624AD5">
              <w:rPr>
                <w:rFonts w:ascii="Times New Roman" w:hint="eastAsia"/>
                <w:sz w:val="22"/>
                <w:szCs w:val="22"/>
              </w:rPr>
              <w:t>.</w:t>
            </w:r>
            <w:r w:rsidR="00624AD5" w:rsidRPr="00624AD5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A47307B" w14:textId="7DFAB7AD" w:rsidR="00754F51" w:rsidRPr="00AB70EB" w:rsidRDefault="009A6D1D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="001943F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943F9"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</w:p>
          <w:p w14:paraId="3A0FC9C2" w14:textId="4B3D5F70" w:rsidR="009A6D1D" w:rsidRDefault="009A6D1D" w:rsidP="009A6D1D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조건에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따라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계약금을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반환해야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사유가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발생하는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매도인의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반환의무를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담보하기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위해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매수인으로부터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계약금이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즉시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계약금이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예치된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계좌에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매수인을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제</w:t>
            </w:r>
            <w:r w:rsidRPr="00AB70EB">
              <w:rPr>
                <w:rFonts w:ascii="Times New Roman"/>
                <w:sz w:val="22"/>
                <w:szCs w:val="22"/>
              </w:rPr>
              <w:t>1</w:t>
            </w:r>
            <w:r w:rsidRPr="00AB70EB">
              <w:rPr>
                <w:rFonts w:ascii="Times New Roman"/>
                <w:sz w:val="22"/>
                <w:szCs w:val="22"/>
              </w:rPr>
              <w:t>순위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질권자로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질권을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설정하여야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 xml:space="preserve">. </w:t>
            </w:r>
            <w:r w:rsidRPr="00AB70EB">
              <w:rPr>
                <w:rFonts w:ascii="Times New Roman"/>
                <w:sz w:val="22"/>
                <w:szCs w:val="22"/>
              </w:rPr>
              <w:t>이러한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질권의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설정을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당사자들은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별</w:t>
            </w:r>
            <w:r w:rsidRPr="00AB70EB">
              <w:rPr>
                <w:rFonts w:ascii="Times New Roman" w:hint="eastAsia"/>
                <w:sz w:val="22"/>
                <w:szCs w:val="22"/>
              </w:rPr>
              <w:t>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/>
                <w:sz w:val="22"/>
                <w:szCs w:val="22"/>
              </w:rPr>
              <w:t>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양식과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내용으로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질권설정계약을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체결한다</w:t>
            </w:r>
            <w:r w:rsidRPr="00AB70EB">
              <w:rPr>
                <w:rFonts w:ascii="Times New Roman"/>
                <w:sz w:val="22"/>
                <w:szCs w:val="22"/>
              </w:rPr>
              <w:t>.”</w:t>
            </w:r>
          </w:p>
          <w:p w14:paraId="30C15CA9" w14:textId="7620EE26" w:rsidR="002B052C" w:rsidRDefault="00FF1FC0" w:rsidP="00A43F8A">
            <w:pPr>
              <w:pStyle w:val="af3"/>
              <w:numPr>
                <w:ilvl w:val="0"/>
                <w:numId w:val="65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계약금을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지급할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계약금에서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일부로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취급할지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이자에서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원천징수되는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세금의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취급</w:t>
            </w:r>
            <w:r w:rsidR="005B0097">
              <w:rPr>
                <w:rFonts w:ascii="Times New Roman" w:hint="eastAsia"/>
                <w:sz w:val="22"/>
                <w:szCs w:val="22"/>
              </w:rPr>
              <w:t>에</w:t>
            </w:r>
            <w:r w:rsidR="005B009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B0097">
              <w:rPr>
                <w:rFonts w:ascii="Times New Roman" w:hint="eastAsia"/>
                <w:sz w:val="22"/>
                <w:szCs w:val="22"/>
              </w:rPr>
              <w:t>관해서</w:t>
            </w:r>
            <w:r w:rsidRPr="00AB70EB">
              <w:rPr>
                <w:rFonts w:ascii="Times New Roman" w:hint="eastAsia"/>
                <w:sz w:val="22"/>
                <w:szCs w:val="22"/>
              </w:rPr>
              <w:t>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사전에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</w:t>
            </w:r>
            <w:r w:rsidR="005B009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B0097">
              <w:rPr>
                <w:rFonts w:ascii="Times New Roman" w:hint="eastAsia"/>
                <w:sz w:val="22"/>
                <w:szCs w:val="22"/>
              </w:rPr>
              <w:t>사이에</w:t>
            </w:r>
            <w:r w:rsidR="005B009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B0097">
              <w:rPr>
                <w:rFonts w:ascii="Times New Roman" w:hint="eastAsia"/>
                <w:sz w:val="22"/>
                <w:szCs w:val="22"/>
              </w:rPr>
              <w:t>합의해</w:t>
            </w:r>
            <w:r w:rsidR="005B009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B0097">
              <w:rPr>
                <w:rFonts w:ascii="Times New Roman" w:hint="eastAsia"/>
                <w:sz w:val="22"/>
                <w:szCs w:val="22"/>
              </w:rPr>
              <w:t>두</w:t>
            </w:r>
            <w:r w:rsidRPr="00AB70EB">
              <w:rPr>
                <w:rFonts w:ascii="Times New Roman" w:hint="eastAsia"/>
                <w:sz w:val="22"/>
                <w:szCs w:val="22"/>
              </w:rPr>
              <w:t>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향후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분쟁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가능성을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줄일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</w:t>
            </w:r>
            <w:r w:rsidR="005B0097">
              <w:rPr>
                <w:rFonts w:ascii="Times New Roman" w:hint="eastAsia"/>
                <w:sz w:val="22"/>
                <w:szCs w:val="22"/>
              </w:rPr>
              <w:t>이</w:t>
            </w:r>
            <w:r w:rsidR="005B009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B0097">
              <w:rPr>
                <w:rFonts w:ascii="Times New Roman" w:hint="eastAsia"/>
                <w:sz w:val="22"/>
                <w:szCs w:val="22"/>
              </w:rPr>
              <w:t>될</w:t>
            </w:r>
            <w:r w:rsidR="005B009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B0097">
              <w:rPr>
                <w:rFonts w:ascii="Times New Roman" w:hint="eastAsia"/>
                <w:sz w:val="22"/>
                <w:szCs w:val="22"/>
              </w:rPr>
              <w:t>것입</w:t>
            </w:r>
            <w:r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2C5DA71E" w14:textId="65408C61" w:rsidR="00D058DE" w:rsidRPr="00AB70EB" w:rsidRDefault="00D058DE" w:rsidP="00A43F8A">
            <w:pPr>
              <w:pStyle w:val="af3"/>
              <w:numPr>
                <w:ilvl w:val="0"/>
                <w:numId w:val="65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계약금이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민법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</w:t>
            </w:r>
            <w:r>
              <w:rPr>
                <w:rFonts w:ascii="Times New Roman" w:hint="eastAsia"/>
                <w:sz w:val="22"/>
                <w:szCs w:val="22"/>
              </w:rPr>
              <w:t>5</w:t>
            </w:r>
            <w:r>
              <w:rPr>
                <w:rFonts w:ascii="Times New Roman"/>
                <w:sz w:val="22"/>
                <w:szCs w:val="22"/>
              </w:rPr>
              <w:t>65</w:t>
            </w:r>
            <w:r>
              <w:rPr>
                <w:rFonts w:ascii="Times New Roman" w:hint="eastAsia"/>
                <w:sz w:val="22"/>
                <w:szCs w:val="22"/>
              </w:rPr>
              <w:t>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해약금으로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해석되지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않는다는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확실성을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담보하기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M&amp;A </w:t>
            </w:r>
            <w:r>
              <w:rPr>
                <w:rFonts w:ascii="Times New Roman" w:hint="eastAsia"/>
                <w:sz w:val="22"/>
                <w:szCs w:val="22"/>
              </w:rPr>
              <w:t>계약서에는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항상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포함되는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조항입니다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이러한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없다면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민법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</w:t>
            </w:r>
            <w:r>
              <w:rPr>
                <w:rFonts w:ascii="Times New Roman" w:hint="eastAsia"/>
                <w:sz w:val="22"/>
                <w:szCs w:val="22"/>
              </w:rPr>
              <w:t>5</w:t>
            </w:r>
            <w:r>
              <w:rPr>
                <w:rFonts w:ascii="Times New Roman"/>
                <w:sz w:val="22"/>
                <w:szCs w:val="22"/>
              </w:rPr>
              <w:t>65</w:t>
            </w:r>
            <w:r>
              <w:rPr>
                <w:rFonts w:ascii="Times New Roman" w:hint="eastAsia"/>
                <w:sz w:val="22"/>
                <w:szCs w:val="22"/>
              </w:rPr>
              <w:t>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당사자는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계약금을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포기하거나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매수인의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배액을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상환함으로</w:t>
            </w:r>
            <w:r w:rsidR="00005C6B">
              <w:rPr>
                <w:rFonts w:ascii="Times New Roman" w:hint="eastAsia"/>
                <w:sz w:val="22"/>
                <w:szCs w:val="22"/>
              </w:rPr>
              <w:t>써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매도인의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특별한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없이도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해제할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567452F2" w14:textId="02CF24CC" w:rsidR="00F6185F" w:rsidRPr="00F6185F" w:rsidRDefault="00173FD1" w:rsidP="005A608C">
      <w:pPr>
        <w:numPr>
          <w:ilvl w:val="1"/>
          <w:numId w:val="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283450">
        <w:rPr>
          <w:rFonts w:ascii="Times New Roman" w:hint="eastAsia"/>
          <w:sz w:val="23"/>
          <w:szCs w:val="23"/>
          <w:u w:val="single"/>
        </w:rPr>
        <w:lastRenderedPageBreak/>
        <w:t>매매대금</w:t>
      </w:r>
      <w:r w:rsidR="00731ECA" w:rsidRPr="00283450">
        <w:rPr>
          <w:rFonts w:ascii="Times New Roman" w:hint="eastAsia"/>
          <w:sz w:val="23"/>
          <w:szCs w:val="23"/>
          <w:u w:val="single"/>
        </w:rPr>
        <w:t>의</w:t>
      </w:r>
      <w:r w:rsidRPr="00283450">
        <w:rPr>
          <w:rFonts w:ascii="Times New Roman" w:hint="eastAsia"/>
          <w:sz w:val="23"/>
          <w:szCs w:val="23"/>
          <w:u w:val="single"/>
        </w:rPr>
        <w:t xml:space="preserve"> </w:t>
      </w:r>
      <w:r w:rsidR="00F6185F">
        <w:rPr>
          <w:rFonts w:ascii="Times New Roman" w:hint="eastAsia"/>
          <w:sz w:val="23"/>
          <w:szCs w:val="23"/>
          <w:u w:val="single"/>
        </w:rPr>
        <w:t>순자산</w:t>
      </w:r>
      <w:r w:rsidR="00F6185F">
        <w:rPr>
          <w:rFonts w:ascii="Times New Roman" w:hint="eastAsia"/>
          <w:sz w:val="23"/>
          <w:szCs w:val="23"/>
          <w:u w:val="single"/>
        </w:rPr>
        <w:t xml:space="preserve"> </w:t>
      </w:r>
      <w:r w:rsidRPr="00283450">
        <w:rPr>
          <w:rFonts w:ascii="Times New Roman" w:hint="eastAsia"/>
          <w:sz w:val="23"/>
          <w:szCs w:val="23"/>
          <w:u w:val="single"/>
        </w:rPr>
        <w:t>조</w:t>
      </w:r>
      <w:r w:rsidRPr="00F6185F">
        <w:rPr>
          <w:rFonts w:ascii="Times New Roman" w:hint="eastAsia"/>
          <w:sz w:val="23"/>
          <w:szCs w:val="23"/>
          <w:u w:val="single"/>
        </w:rPr>
        <w:t>정</w:t>
      </w:r>
      <w:r w:rsidRPr="00F6185F">
        <w:rPr>
          <w:rFonts w:ascii="Times New Roman"/>
          <w:sz w:val="23"/>
          <w:szCs w:val="23"/>
        </w:rPr>
        <w:t>.</w:t>
      </w:r>
      <w:r w:rsidR="00AA0711" w:rsidRPr="00F6185F">
        <w:rPr>
          <w:rFonts w:ascii="Times New Roman"/>
          <w:sz w:val="23"/>
          <w:szCs w:val="23"/>
        </w:rPr>
        <w:t xml:space="preserve"> </w:t>
      </w:r>
      <w:r w:rsidRPr="00F6185F">
        <w:rPr>
          <w:rFonts w:ascii="Times New Roman"/>
          <w:sz w:val="23"/>
          <w:szCs w:val="23"/>
        </w:rPr>
        <w:t xml:space="preserve"> </w:t>
      </w:r>
    </w:p>
    <w:p w14:paraId="690EE28C" w14:textId="711D433A" w:rsidR="00F6185F" w:rsidRPr="00B17748" w:rsidRDefault="00F6185F" w:rsidP="00A43F8A">
      <w:pPr>
        <w:numPr>
          <w:ilvl w:val="0"/>
          <w:numId w:val="5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187798">
        <w:rPr>
          <w:rFonts w:ascii="Times New Roman" w:hint="eastAsia"/>
          <w:sz w:val="23"/>
          <w:szCs w:val="23"/>
        </w:rPr>
        <w:t>매</w:t>
      </w:r>
      <w:r w:rsidRPr="007238C2">
        <w:rPr>
          <w:rFonts w:ascii="Times New Roman" w:hint="eastAsia"/>
          <w:sz w:val="23"/>
          <w:szCs w:val="23"/>
        </w:rPr>
        <w:t>도인은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="00AE6142" w:rsidRPr="007238C2">
        <w:rPr>
          <w:rFonts w:ascii="Times New Roman" w:hint="eastAsia"/>
          <w:sz w:val="23"/>
          <w:szCs w:val="23"/>
        </w:rPr>
        <w:t>거래종결</w:t>
      </w:r>
      <w:r w:rsidRPr="007238C2">
        <w:rPr>
          <w:rFonts w:ascii="Times New Roman" w:hint="eastAsia"/>
          <w:sz w:val="23"/>
          <w:szCs w:val="23"/>
        </w:rPr>
        <w:t>일로부터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="00AE6142" w:rsidRPr="007238C2">
        <w:rPr>
          <w:rFonts w:ascii="Times New Roman"/>
          <w:sz w:val="23"/>
          <w:szCs w:val="23"/>
        </w:rPr>
        <w:t>[</w:t>
      </w:r>
      <w:r w:rsidR="00F26989">
        <w:rPr>
          <w:rFonts w:hAnsi="바탕" w:hint="eastAsia"/>
          <w:sz w:val="23"/>
          <w:szCs w:val="23"/>
        </w:rPr>
        <w:t>•</w:t>
      </w:r>
      <w:r w:rsidR="00AE6142" w:rsidRPr="007238C2">
        <w:rPr>
          <w:rFonts w:ascii="Times New Roman"/>
          <w:sz w:val="23"/>
          <w:szCs w:val="23"/>
        </w:rPr>
        <w:t>]</w:t>
      </w:r>
      <w:r w:rsidRPr="007238C2">
        <w:rPr>
          <w:rFonts w:ascii="Times New Roman" w:hint="eastAsia"/>
          <w:sz w:val="23"/>
          <w:szCs w:val="23"/>
        </w:rPr>
        <w:t>영업일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 w:hint="eastAsia"/>
          <w:sz w:val="23"/>
          <w:szCs w:val="23"/>
        </w:rPr>
        <w:t>이내에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 w:hint="eastAsia"/>
          <w:sz w:val="23"/>
          <w:szCs w:val="23"/>
        </w:rPr>
        <w:t>대상회사에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 w:hint="eastAsia"/>
          <w:sz w:val="23"/>
          <w:szCs w:val="23"/>
        </w:rPr>
        <w:t>대한</w:t>
      </w:r>
      <w:r w:rsidRPr="007238C2">
        <w:rPr>
          <w:rFonts w:ascii="Times New Roman" w:hint="eastAsia"/>
          <w:sz w:val="23"/>
          <w:szCs w:val="23"/>
        </w:rPr>
        <w:t xml:space="preserve"> </w:t>
      </w:r>
      <w:r w:rsidRPr="007238C2">
        <w:rPr>
          <w:rFonts w:ascii="Times New Roman" w:hint="eastAsia"/>
          <w:sz w:val="23"/>
          <w:szCs w:val="23"/>
        </w:rPr>
        <w:t>현재</w:t>
      </w:r>
      <w:r>
        <w:rPr>
          <w:rFonts w:ascii="Times New Roman" w:hint="eastAsia"/>
          <w:sz w:val="23"/>
          <w:szCs w:val="23"/>
        </w:rPr>
        <w:t>의</w:t>
      </w:r>
      <w:r>
        <w:rPr>
          <w:rFonts w:ascii="Times New Roman" w:hint="eastAsia"/>
          <w:sz w:val="23"/>
          <w:szCs w:val="23"/>
        </w:rPr>
        <w:t xml:space="preserve"> </w:t>
      </w:r>
      <w:r w:rsidR="00AE6142">
        <w:rPr>
          <w:rFonts w:ascii="Times New Roman"/>
          <w:sz w:val="23"/>
          <w:szCs w:val="23"/>
        </w:rPr>
        <w:t>[</w:t>
      </w:r>
      <w:r>
        <w:rPr>
          <w:rFonts w:ascii="Times New Roman" w:hint="eastAsia"/>
          <w:sz w:val="23"/>
          <w:szCs w:val="23"/>
        </w:rPr>
        <w:t>연결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</w:t>
      </w:r>
      <w:r w:rsidR="00AE6142">
        <w:rPr>
          <w:rFonts w:ascii="Times New Roman" w:hint="eastAsia"/>
          <w:sz w:val="23"/>
          <w:szCs w:val="23"/>
        </w:rPr>
        <w:t>]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/>
          <w:sz w:val="23"/>
          <w:szCs w:val="23"/>
        </w:rPr>
        <w:t>“</w:t>
      </w:r>
      <w:r w:rsidRPr="004D6067">
        <w:rPr>
          <w:rFonts w:ascii="Times New Roman" w:hint="eastAsia"/>
          <w:b/>
          <w:sz w:val="23"/>
          <w:szCs w:val="23"/>
          <w:u w:val="single"/>
        </w:rPr>
        <w:t>종결</w:t>
      </w:r>
      <w:r w:rsidRPr="004D6067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4D6067">
        <w:rPr>
          <w:rFonts w:ascii="Times New Roman" w:hint="eastAsia"/>
          <w:b/>
          <w:sz w:val="23"/>
          <w:szCs w:val="23"/>
          <w:u w:val="single"/>
        </w:rPr>
        <w:t>재무상태표</w:t>
      </w:r>
      <w:r>
        <w:rPr>
          <w:rFonts w:ascii="Times New Roman"/>
          <w:sz w:val="23"/>
          <w:szCs w:val="23"/>
        </w:rPr>
        <w:t>”</w:t>
      </w:r>
      <w:r>
        <w:rPr>
          <w:rFonts w:ascii="Times New Roman" w:hint="eastAsia"/>
          <w:sz w:val="23"/>
          <w:szCs w:val="23"/>
        </w:rPr>
        <w:t>)</w:t>
      </w:r>
      <w:r w:rsidRPr="00187798">
        <w:rPr>
          <w:rFonts w:ascii="Times New Roman" w:hint="eastAsia"/>
          <w:sz w:val="23"/>
          <w:szCs w:val="23"/>
        </w:rPr>
        <w:t>를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제출</w:t>
      </w:r>
      <w:r w:rsidRPr="00187798">
        <w:rPr>
          <w:rFonts w:ascii="Times New Roman" w:hint="eastAsia"/>
          <w:sz w:val="23"/>
          <w:szCs w:val="23"/>
        </w:rPr>
        <w:t>해야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한다</w:t>
      </w:r>
      <w:r>
        <w:rPr>
          <w:rFonts w:ascii="Times New Roman" w:hint="eastAsia"/>
          <w:sz w:val="23"/>
          <w:szCs w:val="23"/>
        </w:rPr>
        <w:t>.</w:t>
      </w:r>
      <w:r w:rsidR="00803C93">
        <w:rPr>
          <w:rFonts w:ascii="Times New Roman"/>
          <w:sz w:val="23"/>
          <w:szCs w:val="23"/>
        </w:rPr>
        <w:t xml:space="preserve"> </w:t>
      </w:r>
    </w:p>
    <w:p w14:paraId="7B160925" w14:textId="7BE44173" w:rsidR="00F6185F" w:rsidRDefault="00F6185F" w:rsidP="00A43F8A">
      <w:pPr>
        <w:numPr>
          <w:ilvl w:val="0"/>
          <w:numId w:val="5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매수인이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확인실사</w:t>
      </w:r>
      <w:r w:rsidR="00005C6B">
        <w:rPr>
          <w:rFonts w:ascii="Times New Roman" w:hint="eastAsia"/>
          <w:sz w:val="23"/>
          <w:szCs w:val="23"/>
        </w:rPr>
        <w:t>(</w:t>
      </w:r>
      <w:r w:rsidR="00005C6B">
        <w:rPr>
          <w:rFonts w:ascii="Times New Roman" w:hint="eastAsia"/>
          <w:sz w:val="23"/>
          <w:szCs w:val="23"/>
        </w:rPr>
        <w:t>제</w:t>
      </w:r>
      <w:r w:rsidR="00005C6B">
        <w:rPr>
          <w:rFonts w:ascii="Times New Roman" w:hint="eastAsia"/>
          <w:sz w:val="23"/>
          <w:szCs w:val="23"/>
        </w:rPr>
        <w:t>4</w:t>
      </w:r>
      <w:r w:rsidR="00005C6B">
        <w:rPr>
          <w:rFonts w:ascii="Times New Roman" w:hint="eastAsia"/>
          <w:sz w:val="23"/>
          <w:szCs w:val="23"/>
        </w:rPr>
        <w:t>조에서</w:t>
      </w:r>
      <w:r w:rsidR="00005C6B">
        <w:rPr>
          <w:rFonts w:ascii="Times New Roman" w:hint="eastAsia"/>
          <w:sz w:val="23"/>
          <w:szCs w:val="23"/>
        </w:rPr>
        <w:t xml:space="preserve"> </w:t>
      </w:r>
      <w:r w:rsidR="00005C6B">
        <w:rPr>
          <w:rFonts w:ascii="Times New Roman" w:hint="eastAsia"/>
          <w:sz w:val="23"/>
          <w:szCs w:val="23"/>
        </w:rPr>
        <w:t>정의함</w:t>
      </w:r>
      <w:r w:rsidR="00005C6B">
        <w:rPr>
          <w:rFonts w:ascii="Times New Roman" w:hint="eastAsia"/>
          <w:sz w:val="23"/>
          <w:szCs w:val="23"/>
        </w:rPr>
        <w:t>)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등을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통해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발견하고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확인한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사항은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반영하는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원칙으로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한다</w:t>
      </w:r>
      <w:r>
        <w:rPr>
          <w:rFonts w:ascii="Times New Roman" w:hint="eastAsia"/>
          <w:sz w:val="23"/>
          <w:szCs w:val="23"/>
        </w:rPr>
        <w:t xml:space="preserve">. </w:t>
      </w:r>
    </w:p>
    <w:p w14:paraId="1769CD0D" w14:textId="7856406C" w:rsidR="00F6185F" w:rsidRPr="00BF3411" w:rsidRDefault="00F6185F" w:rsidP="00A43F8A">
      <w:pPr>
        <w:numPr>
          <w:ilvl w:val="0"/>
          <w:numId w:val="5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BF3411">
        <w:rPr>
          <w:rFonts w:ascii="Times New Roman" w:hint="eastAsia"/>
          <w:sz w:val="23"/>
          <w:szCs w:val="23"/>
        </w:rPr>
        <w:t>당사자들은</w:t>
      </w:r>
      <w:r w:rsidRPr="00BF3411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거래종결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전까지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상호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합의를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통해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국내</w:t>
      </w:r>
      <w:r w:rsidRPr="00BF3411">
        <w:rPr>
          <w:rFonts w:ascii="Times New Roman" w:hint="eastAsia"/>
          <w:sz w:val="23"/>
          <w:szCs w:val="23"/>
        </w:rPr>
        <w:t xml:space="preserve"> 4</w:t>
      </w:r>
      <w:r w:rsidRPr="00BF3411">
        <w:rPr>
          <w:rFonts w:ascii="Times New Roman" w:hint="eastAsia"/>
          <w:sz w:val="23"/>
          <w:szCs w:val="23"/>
        </w:rPr>
        <w:t>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회계법인</w:t>
      </w:r>
      <w:r w:rsidRPr="00BF3411">
        <w:rPr>
          <w:rFonts w:ascii="Times New Roman" w:hint="eastAsia"/>
          <w:sz w:val="23"/>
          <w:szCs w:val="23"/>
        </w:rPr>
        <w:t>(</w:t>
      </w:r>
      <w:r w:rsidRPr="00BF3411">
        <w:rPr>
          <w:rFonts w:ascii="Times New Roman" w:hint="eastAsia"/>
          <w:sz w:val="23"/>
          <w:szCs w:val="23"/>
        </w:rPr>
        <w:t>삼일</w:t>
      </w:r>
      <w:r w:rsidRPr="00BF3411">
        <w:rPr>
          <w:rFonts w:ascii="Times New Roman" w:hint="eastAsia"/>
          <w:sz w:val="23"/>
          <w:szCs w:val="23"/>
        </w:rPr>
        <w:t xml:space="preserve">, </w:t>
      </w:r>
      <w:r w:rsidRPr="00BF3411">
        <w:rPr>
          <w:rFonts w:ascii="Times New Roman" w:hint="eastAsia"/>
          <w:sz w:val="23"/>
          <w:szCs w:val="23"/>
        </w:rPr>
        <w:t>삼정</w:t>
      </w:r>
      <w:r w:rsidRPr="00BF3411">
        <w:rPr>
          <w:rFonts w:ascii="Times New Roman" w:hint="eastAsia"/>
          <w:sz w:val="23"/>
          <w:szCs w:val="23"/>
        </w:rPr>
        <w:t xml:space="preserve">, </w:t>
      </w:r>
      <w:r w:rsidRPr="009A27A5">
        <w:rPr>
          <w:rFonts w:ascii="Times New Roman" w:hint="eastAsia"/>
          <w:sz w:val="23"/>
          <w:szCs w:val="23"/>
        </w:rPr>
        <w:t>안진</w:t>
      </w:r>
      <w:r w:rsidRPr="009A27A5">
        <w:rPr>
          <w:rFonts w:ascii="Times New Roman" w:hint="eastAsia"/>
          <w:sz w:val="23"/>
          <w:szCs w:val="23"/>
        </w:rPr>
        <w:t xml:space="preserve">, </w:t>
      </w:r>
      <w:r w:rsidRPr="009A27A5">
        <w:rPr>
          <w:rFonts w:ascii="Times New Roman" w:hint="eastAsia"/>
          <w:sz w:val="23"/>
          <w:szCs w:val="23"/>
        </w:rPr>
        <w:t>한영</w:t>
      </w:r>
      <w:r w:rsidRPr="009A27A5">
        <w:rPr>
          <w:rFonts w:ascii="Times New Roman" w:hint="eastAsia"/>
          <w:sz w:val="23"/>
          <w:szCs w:val="23"/>
        </w:rPr>
        <w:t xml:space="preserve">) </w:t>
      </w:r>
      <w:r w:rsidRPr="009A27A5">
        <w:rPr>
          <w:rFonts w:ascii="Times New Roman" w:hint="eastAsia"/>
          <w:sz w:val="23"/>
          <w:szCs w:val="23"/>
        </w:rPr>
        <w:t>중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하나의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회계법인을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공동으로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선임하여</w:t>
      </w:r>
      <w:r w:rsidR="00005C6B">
        <w:rPr>
          <w:rFonts w:ascii="Times New Roman" w:hint="eastAsia"/>
          <w:sz w:val="23"/>
          <w:szCs w:val="23"/>
        </w:rPr>
        <w:t>,</w:t>
      </w:r>
      <w:r w:rsidRPr="009A27A5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선임된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회계법인으로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하여금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제출일로부터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/>
          <w:sz w:val="23"/>
          <w:szCs w:val="23"/>
        </w:rPr>
        <w:t>15</w:t>
      </w:r>
      <w:r>
        <w:rPr>
          <w:rFonts w:ascii="Times New Roman" w:hint="eastAsia"/>
          <w:sz w:val="23"/>
          <w:szCs w:val="23"/>
        </w:rPr>
        <w:t>영업일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 w:hint="eastAsia"/>
          <w:sz w:val="23"/>
          <w:szCs w:val="23"/>
        </w:rPr>
        <w:t>단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기간은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합리적으로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필요한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당사자들의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합의에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연장될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있음</w:t>
      </w:r>
      <w:r>
        <w:rPr>
          <w:rFonts w:ascii="Times New Roman" w:hint="eastAsia"/>
          <w:sz w:val="23"/>
          <w:szCs w:val="23"/>
        </w:rPr>
        <w:t xml:space="preserve">) </w:t>
      </w:r>
      <w:r>
        <w:rPr>
          <w:rFonts w:ascii="Times New Roman" w:hint="eastAsia"/>
          <w:sz w:val="23"/>
          <w:szCs w:val="23"/>
        </w:rPr>
        <w:t>이내에</w:t>
      </w:r>
      <w:r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종결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재무상태표의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항목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금액</w:t>
      </w:r>
      <w:r w:rsidRPr="009A27A5">
        <w:rPr>
          <w:rFonts w:ascii="Times New Roman" w:hint="eastAsia"/>
          <w:sz w:val="23"/>
          <w:szCs w:val="23"/>
        </w:rPr>
        <w:t>에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대해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="008B26D5">
        <w:rPr>
          <w:rFonts w:ascii="Times New Roman"/>
          <w:sz w:val="23"/>
          <w:szCs w:val="23"/>
        </w:rPr>
        <w:t>[</w:t>
      </w:r>
      <w:r>
        <w:rPr>
          <w:rFonts w:ascii="Times New Roman" w:hint="eastAsia"/>
          <w:sz w:val="23"/>
          <w:szCs w:val="23"/>
        </w:rPr>
        <w:t>매도인이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채택한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회계기준</w:t>
      </w:r>
      <w:r w:rsidR="005366C1">
        <w:rPr>
          <w:rFonts w:ascii="Times New Roman" w:hint="eastAsia"/>
          <w:sz w:val="23"/>
          <w:szCs w:val="23"/>
        </w:rPr>
        <w:t>]</w:t>
      </w:r>
      <w:r w:rsidRPr="009A27A5">
        <w:rPr>
          <w:rFonts w:ascii="Times New Roman" w:hint="eastAsia"/>
          <w:sz w:val="23"/>
          <w:szCs w:val="23"/>
        </w:rPr>
        <w:t>에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따른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검토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및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판정을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수행하도록</w:t>
      </w:r>
      <w:r w:rsidRPr="009A27A5">
        <w:rPr>
          <w:rFonts w:ascii="Times New Roman" w:hint="eastAsia"/>
          <w:sz w:val="23"/>
          <w:szCs w:val="23"/>
        </w:rPr>
        <w:t xml:space="preserve"> </w:t>
      </w:r>
      <w:r w:rsidRPr="009A27A5">
        <w:rPr>
          <w:rFonts w:ascii="Times New Roman" w:hint="eastAsia"/>
          <w:sz w:val="23"/>
          <w:szCs w:val="23"/>
        </w:rPr>
        <w:t>한다</w:t>
      </w:r>
      <w:r w:rsidRPr="009A27A5">
        <w:rPr>
          <w:rFonts w:ascii="Times New Roman" w:hint="eastAsia"/>
          <w:sz w:val="23"/>
          <w:szCs w:val="23"/>
        </w:rPr>
        <w:t xml:space="preserve">. </w:t>
      </w:r>
      <w:r w:rsidRPr="009A27A5">
        <w:rPr>
          <w:rFonts w:ascii="Times New Roman" w:hint="eastAsia"/>
          <w:sz w:val="23"/>
          <w:szCs w:val="23"/>
        </w:rPr>
        <w:t>회계법인의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판정은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당사자들을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종국적으로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구속하며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당사자들은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이에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대해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소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제기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기타의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방법으로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다툴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없다</w:t>
      </w:r>
      <w:r w:rsidRPr="00BF3411">
        <w:rPr>
          <w:rFonts w:ascii="Times New Roman" w:hint="eastAsia"/>
          <w:sz w:val="23"/>
          <w:szCs w:val="23"/>
        </w:rPr>
        <w:t xml:space="preserve">. </w:t>
      </w:r>
      <w:r w:rsidRPr="00BF3411">
        <w:rPr>
          <w:rFonts w:ascii="Times New Roman" w:hint="eastAsia"/>
          <w:sz w:val="23"/>
          <w:szCs w:val="23"/>
        </w:rPr>
        <w:t>회계법인의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보수</w:t>
      </w:r>
      <w:r w:rsidRPr="00BF3411">
        <w:rPr>
          <w:rFonts w:ascii="Times New Roman" w:hint="eastAsia"/>
          <w:sz w:val="23"/>
          <w:szCs w:val="23"/>
        </w:rPr>
        <w:t>(</w:t>
      </w:r>
      <w:r w:rsidRPr="00BF3411">
        <w:rPr>
          <w:rFonts w:ascii="Times New Roman" w:hint="eastAsia"/>
          <w:sz w:val="23"/>
          <w:szCs w:val="23"/>
        </w:rPr>
        <w:t>관련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비용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포함</w:t>
      </w:r>
      <w:r w:rsidRPr="00BF3411">
        <w:rPr>
          <w:rFonts w:ascii="Times New Roman" w:hint="eastAsia"/>
          <w:sz w:val="23"/>
          <w:szCs w:val="23"/>
        </w:rPr>
        <w:t>)</w:t>
      </w:r>
      <w:r w:rsidRPr="00BF3411">
        <w:rPr>
          <w:rFonts w:ascii="Times New Roman" w:hint="eastAsia"/>
          <w:sz w:val="23"/>
          <w:szCs w:val="23"/>
        </w:rPr>
        <w:t>는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당사자들이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반분하여</w:t>
      </w:r>
      <w:r w:rsidRPr="00BF3411">
        <w:rPr>
          <w:rFonts w:ascii="Times New Roman" w:hint="eastAsia"/>
          <w:sz w:val="23"/>
          <w:szCs w:val="23"/>
        </w:rPr>
        <w:t xml:space="preserve"> </w:t>
      </w:r>
      <w:r w:rsidRPr="00BF3411">
        <w:rPr>
          <w:rFonts w:ascii="Times New Roman" w:hint="eastAsia"/>
          <w:sz w:val="23"/>
          <w:szCs w:val="23"/>
        </w:rPr>
        <w:t>부담한다</w:t>
      </w:r>
      <w:r w:rsidRPr="00BF3411">
        <w:rPr>
          <w:rFonts w:ascii="Times New Roman" w:hint="eastAsia"/>
          <w:sz w:val="23"/>
          <w:szCs w:val="23"/>
        </w:rPr>
        <w:t>.</w:t>
      </w:r>
    </w:p>
    <w:p w14:paraId="50EC21E5" w14:textId="1FF2719D" w:rsidR="00F6185F" w:rsidRPr="00562F2D" w:rsidRDefault="00F6185F" w:rsidP="00A43F8A">
      <w:pPr>
        <w:numPr>
          <w:ilvl w:val="0"/>
          <w:numId w:val="5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lastRenderedPageBreak/>
        <w:t>당사자들에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의하여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선임된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회계법인의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검토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판정으로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인해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확정된</w:t>
      </w:r>
      <w:r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종결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재무상태표상의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순자산액</w:t>
      </w:r>
      <w:r w:rsidRPr="00187798">
        <w:rPr>
          <w:rFonts w:ascii="Times New Roman" w:hint="eastAsia"/>
          <w:sz w:val="23"/>
          <w:szCs w:val="23"/>
        </w:rPr>
        <w:t>(</w:t>
      </w:r>
      <w:r w:rsidRPr="00187798">
        <w:rPr>
          <w:rFonts w:ascii="Times New Roman"/>
          <w:sz w:val="23"/>
          <w:szCs w:val="23"/>
        </w:rPr>
        <w:t>“</w:t>
      </w:r>
      <w:r>
        <w:rPr>
          <w:rFonts w:ascii="Times New Roman" w:hint="eastAsia"/>
          <w:b/>
          <w:sz w:val="23"/>
          <w:szCs w:val="23"/>
          <w:u w:val="single"/>
        </w:rPr>
        <w:t>종결</w:t>
      </w:r>
      <w:r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87798">
        <w:rPr>
          <w:rFonts w:ascii="Times New Roman" w:hint="eastAsia"/>
          <w:b/>
          <w:sz w:val="23"/>
          <w:szCs w:val="23"/>
          <w:u w:val="single"/>
        </w:rPr>
        <w:t>순자산액</w:t>
      </w:r>
      <w:r w:rsidRPr="00187798">
        <w:rPr>
          <w:rFonts w:ascii="Times New Roman"/>
          <w:sz w:val="23"/>
          <w:szCs w:val="23"/>
        </w:rPr>
        <w:t>”</w:t>
      </w:r>
      <w:r w:rsidRPr="00187798">
        <w:rPr>
          <w:rFonts w:ascii="Times New Roman" w:hint="eastAsia"/>
          <w:sz w:val="23"/>
          <w:szCs w:val="23"/>
        </w:rPr>
        <w:t>)</w:t>
      </w:r>
      <w:r w:rsidRPr="00187798">
        <w:rPr>
          <w:rFonts w:ascii="Times New Roman" w:hint="eastAsia"/>
          <w:sz w:val="23"/>
          <w:szCs w:val="23"/>
        </w:rPr>
        <w:t>과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20</w:t>
      </w:r>
      <w:r w:rsidR="00F26989" w:rsidRPr="007238C2">
        <w:rPr>
          <w:rFonts w:ascii="Times New Roman"/>
          <w:sz w:val="23"/>
          <w:szCs w:val="23"/>
        </w:rPr>
        <w:t>[</w:t>
      </w:r>
      <w:r w:rsidR="00F26989">
        <w:rPr>
          <w:rFonts w:hAnsi="바탕" w:hint="eastAsia"/>
          <w:sz w:val="23"/>
          <w:szCs w:val="23"/>
        </w:rPr>
        <w:t>•</w:t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년</w:t>
      </w:r>
      <w:r w:rsidRPr="00B17748">
        <w:rPr>
          <w:rFonts w:ascii="Times New Roman"/>
          <w:sz w:val="23"/>
          <w:szCs w:val="23"/>
        </w:rPr>
        <w:t xml:space="preserve"> </w:t>
      </w:r>
      <w:r w:rsidR="00F26989" w:rsidRPr="007238C2">
        <w:rPr>
          <w:rFonts w:ascii="Times New Roman"/>
          <w:sz w:val="23"/>
          <w:szCs w:val="23"/>
        </w:rPr>
        <w:t>[</w:t>
      </w:r>
      <w:r w:rsidR="00F26989">
        <w:rPr>
          <w:rFonts w:hAnsi="바탕" w:hint="eastAsia"/>
          <w:sz w:val="23"/>
          <w:szCs w:val="23"/>
        </w:rPr>
        <w:t>•</w:t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월</w:t>
      </w:r>
      <w:r w:rsidRPr="00B17748">
        <w:rPr>
          <w:rFonts w:ascii="Times New Roman"/>
          <w:sz w:val="23"/>
          <w:szCs w:val="23"/>
        </w:rPr>
        <w:t xml:space="preserve"> </w:t>
      </w:r>
      <w:r w:rsidR="00F26989" w:rsidRPr="007238C2">
        <w:rPr>
          <w:rFonts w:ascii="Times New Roman"/>
          <w:sz w:val="23"/>
          <w:szCs w:val="23"/>
        </w:rPr>
        <w:t>[</w:t>
      </w:r>
      <w:r w:rsidR="00F26989">
        <w:rPr>
          <w:rFonts w:hAnsi="바탕" w:hint="eastAsia"/>
          <w:sz w:val="23"/>
          <w:szCs w:val="23"/>
        </w:rPr>
        <w:t>•</w:t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일</w:t>
      </w:r>
      <w:r w:rsidRPr="00B17748">
        <w:rPr>
          <w:rFonts w:ascii="Times New Roman"/>
          <w:sz w:val="23"/>
          <w:szCs w:val="23"/>
        </w:rPr>
        <w:t xml:space="preserve"> </w:t>
      </w:r>
      <w:r w:rsidRPr="00255E57">
        <w:rPr>
          <w:rFonts w:ascii="Times New Roman"/>
          <w:sz w:val="23"/>
          <w:szCs w:val="23"/>
        </w:rPr>
        <w:t>현재</w:t>
      </w:r>
      <w:r w:rsidRPr="00255E57">
        <w:rPr>
          <w:rFonts w:ascii="Times New Roman"/>
          <w:sz w:val="23"/>
          <w:szCs w:val="23"/>
        </w:rPr>
        <w:t xml:space="preserve"> </w:t>
      </w:r>
      <w:r w:rsidR="00255E57" w:rsidRPr="00255E57">
        <w:rPr>
          <w:rFonts w:ascii="Times New Roman" w:hint="eastAsia"/>
          <w:sz w:val="23"/>
          <w:szCs w:val="23"/>
        </w:rPr>
        <w:t>대상회사</w:t>
      </w:r>
      <w:r w:rsidRPr="00255E57">
        <w:rPr>
          <w:rFonts w:ascii="Times New Roman"/>
          <w:sz w:val="23"/>
          <w:szCs w:val="23"/>
        </w:rPr>
        <w:t>의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순자산</w:t>
      </w:r>
      <w:r>
        <w:rPr>
          <w:rFonts w:ascii="Times New Roman" w:hint="eastAsia"/>
          <w:sz w:val="23"/>
          <w:szCs w:val="23"/>
        </w:rPr>
        <w:t>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금</w:t>
      </w:r>
      <w:r>
        <w:rPr>
          <w:rFonts w:ascii="Times New Roman" w:hint="eastAsia"/>
          <w:sz w:val="23"/>
          <w:szCs w:val="23"/>
        </w:rPr>
        <w:t xml:space="preserve"> </w:t>
      </w:r>
      <w:r w:rsidR="00F26989" w:rsidRPr="007238C2">
        <w:rPr>
          <w:rFonts w:ascii="Times New Roman"/>
          <w:sz w:val="23"/>
          <w:szCs w:val="23"/>
        </w:rPr>
        <w:t>[</w:t>
      </w:r>
      <w:r w:rsidR="00F26989">
        <w:rPr>
          <w:rFonts w:hAnsi="바탕" w:hint="eastAsia"/>
          <w:sz w:val="23"/>
          <w:szCs w:val="23"/>
        </w:rPr>
        <w:t>•</w:t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(</w:t>
      </w:r>
      <w:r w:rsidR="00F26989" w:rsidRPr="007238C2">
        <w:rPr>
          <w:rFonts w:ascii="Times New Roman"/>
          <w:sz w:val="23"/>
          <w:szCs w:val="23"/>
        </w:rPr>
        <w:t>[</w:t>
      </w:r>
      <w:r w:rsidR="00F26989">
        <w:rPr>
          <w:rFonts w:hAnsi="바탕" w:hint="eastAsia"/>
          <w:sz w:val="23"/>
          <w:szCs w:val="23"/>
        </w:rPr>
        <w:t>•</w:t>
      </w:r>
      <w:r w:rsidR="00F26989" w:rsidRPr="007238C2">
        <w:rPr>
          <w:rFonts w:ascii="Times New Roman"/>
          <w:sz w:val="23"/>
          <w:szCs w:val="23"/>
        </w:rPr>
        <w:t>]</w:t>
      </w:r>
      <w:r w:rsidRPr="00B17748">
        <w:rPr>
          <w:rFonts w:ascii="Times New Roman"/>
          <w:sz w:val="23"/>
          <w:szCs w:val="23"/>
        </w:rPr>
        <w:t>)</w:t>
      </w:r>
      <w:r w:rsidRPr="00B17748">
        <w:rPr>
          <w:rFonts w:ascii="Times New Roman"/>
          <w:sz w:val="23"/>
          <w:szCs w:val="23"/>
        </w:rPr>
        <w:t>원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/>
          <w:sz w:val="23"/>
          <w:szCs w:val="23"/>
        </w:rPr>
        <w:t>“</w:t>
      </w:r>
      <w:r w:rsidRPr="001A153F">
        <w:rPr>
          <w:rFonts w:ascii="Times New Roman" w:hint="eastAsia"/>
          <w:b/>
          <w:sz w:val="23"/>
          <w:szCs w:val="23"/>
          <w:u w:val="single"/>
        </w:rPr>
        <w:t>순자산</w:t>
      </w:r>
      <w:r w:rsidRPr="001A153F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Pr="001A153F">
        <w:rPr>
          <w:rFonts w:ascii="Times New Roman" w:hint="eastAsia"/>
          <w:b/>
          <w:sz w:val="23"/>
          <w:szCs w:val="23"/>
          <w:u w:val="single"/>
        </w:rPr>
        <w:t>기준금액</w:t>
      </w:r>
      <w:r>
        <w:rPr>
          <w:rFonts w:ascii="Times New Roman"/>
          <w:sz w:val="23"/>
          <w:szCs w:val="23"/>
        </w:rPr>
        <w:t>”)</w:t>
      </w:r>
      <w:r w:rsidR="00005C6B">
        <w:rPr>
          <w:rFonts w:ascii="Times New Roman" w:hint="eastAsia"/>
          <w:sz w:val="23"/>
          <w:szCs w:val="23"/>
        </w:rPr>
        <w:t xml:space="preserve"> </w:t>
      </w:r>
      <w:r w:rsidR="00005C6B">
        <w:rPr>
          <w:rFonts w:ascii="Times New Roman" w:hint="eastAsia"/>
          <w:sz w:val="23"/>
          <w:szCs w:val="23"/>
        </w:rPr>
        <w:t>간</w:t>
      </w:r>
      <w:r w:rsidRPr="00187798">
        <w:rPr>
          <w:rFonts w:ascii="Times New Roman" w:hint="eastAsia"/>
          <w:spacing w:val="3"/>
          <w:sz w:val="23"/>
          <w:szCs w:val="23"/>
        </w:rPr>
        <w:t>의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차이</w:t>
      </w:r>
      <w:r>
        <w:rPr>
          <w:rFonts w:ascii="Times New Roman" w:hint="eastAsia"/>
          <w:spacing w:val="3"/>
          <w:sz w:val="23"/>
          <w:szCs w:val="23"/>
        </w:rPr>
        <w:t>(</w:t>
      </w:r>
      <w:r>
        <w:rPr>
          <w:rFonts w:ascii="Times New Roman" w:hint="eastAsia"/>
          <w:spacing w:val="3"/>
          <w:sz w:val="23"/>
          <w:szCs w:val="23"/>
        </w:rPr>
        <w:t>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절대값을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의미함</w:t>
      </w:r>
      <w:r>
        <w:rPr>
          <w:rFonts w:ascii="Times New Roman" w:hint="eastAsia"/>
          <w:spacing w:val="3"/>
          <w:sz w:val="23"/>
          <w:szCs w:val="23"/>
        </w:rPr>
        <w:t>)</w:t>
      </w:r>
      <w:r w:rsidRPr="00187798">
        <w:rPr>
          <w:rFonts w:ascii="Times New Roman" w:hint="eastAsia"/>
          <w:spacing w:val="3"/>
          <w:sz w:val="23"/>
          <w:szCs w:val="23"/>
        </w:rPr>
        <w:t>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“</w:t>
      </w:r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>거래종결</w:t>
      </w:r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 xml:space="preserve"> </w:t>
      </w:r>
      <w:r w:rsidRPr="00187798">
        <w:rPr>
          <w:rFonts w:ascii="Times New Roman" w:hint="eastAsia"/>
          <w:b/>
          <w:spacing w:val="3"/>
          <w:sz w:val="23"/>
          <w:szCs w:val="23"/>
          <w:u w:val="single"/>
        </w:rPr>
        <w:t>조정금액</w:t>
      </w:r>
      <w:r w:rsidRPr="00187798">
        <w:rPr>
          <w:rFonts w:ascii="Times New Roman"/>
          <w:spacing w:val="3"/>
          <w:sz w:val="23"/>
          <w:szCs w:val="23"/>
        </w:rPr>
        <w:t>”</w:t>
      </w:r>
      <w:r w:rsidRPr="00187798">
        <w:rPr>
          <w:rFonts w:ascii="Times New Roman" w:hint="eastAsia"/>
          <w:spacing w:val="3"/>
          <w:sz w:val="23"/>
          <w:szCs w:val="23"/>
        </w:rPr>
        <w:t>이라고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한다</w:t>
      </w:r>
      <w:r w:rsidRPr="00187798">
        <w:rPr>
          <w:rFonts w:ascii="Times New Roman" w:hint="eastAsia"/>
          <w:spacing w:val="3"/>
          <w:sz w:val="23"/>
          <w:szCs w:val="23"/>
        </w:rPr>
        <w:t>.</w:t>
      </w:r>
      <w:r w:rsidRPr="0018779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종결</w:t>
      </w:r>
      <w:r w:rsidRPr="00187798">
        <w:rPr>
          <w:rFonts w:ascii="Times New Roman" w:hint="eastAsia"/>
          <w:sz w:val="23"/>
          <w:szCs w:val="23"/>
        </w:rPr>
        <w:t xml:space="preserve"> </w:t>
      </w:r>
      <w:r w:rsidRPr="00187798">
        <w:rPr>
          <w:rFonts w:ascii="Times New Roman" w:hint="eastAsia"/>
          <w:sz w:val="23"/>
          <w:szCs w:val="23"/>
        </w:rPr>
        <w:t>순자산액</w:t>
      </w:r>
      <w:r w:rsidRPr="00187798">
        <w:rPr>
          <w:rFonts w:ascii="Times New Roman" w:hint="eastAsia"/>
          <w:spacing w:val="3"/>
          <w:sz w:val="23"/>
          <w:szCs w:val="23"/>
        </w:rPr>
        <w:t>이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순자산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기준금액</w:t>
      </w:r>
      <w:r w:rsidRPr="00187798">
        <w:rPr>
          <w:rFonts w:ascii="Times New Roman" w:hint="eastAsia"/>
          <w:spacing w:val="3"/>
          <w:sz w:val="23"/>
          <w:szCs w:val="23"/>
        </w:rPr>
        <w:t>보다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클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에는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매수인</w:t>
      </w:r>
      <w:r>
        <w:rPr>
          <w:rFonts w:ascii="Times New Roman" w:hint="eastAsia"/>
          <w:spacing w:val="3"/>
          <w:sz w:val="23"/>
          <w:szCs w:val="23"/>
        </w:rPr>
        <w:t>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매도인에게</w:t>
      </w:r>
      <w:r>
        <w:rPr>
          <w:rFonts w:ascii="Times New Roman" w:hint="eastAsia"/>
          <w:spacing w:val="3"/>
          <w:sz w:val="23"/>
          <w:szCs w:val="23"/>
        </w:rPr>
        <w:t>,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순자산액이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순자산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기준금액보다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작을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에는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매도인</w:t>
      </w:r>
      <w:r>
        <w:rPr>
          <w:rFonts w:ascii="Times New Roman" w:hint="eastAsia"/>
          <w:spacing w:val="3"/>
          <w:sz w:val="23"/>
          <w:szCs w:val="23"/>
        </w:rPr>
        <w:t>이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매수인에게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거래종결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조정금액</w:t>
      </w:r>
      <w:r w:rsidRPr="00187798">
        <w:rPr>
          <w:rFonts w:ascii="Times New Roman" w:hint="eastAsia"/>
          <w:spacing w:val="3"/>
          <w:sz w:val="23"/>
          <w:szCs w:val="23"/>
        </w:rPr>
        <w:t>을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지급한다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pacing w:val="3"/>
          <w:sz w:val="23"/>
          <w:szCs w:val="23"/>
        </w:rPr>
        <w:t>이러한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지급은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거래종결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조정금액이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확정된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날로부터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15</w:t>
      </w:r>
      <w:r w:rsidRPr="00187798">
        <w:rPr>
          <w:rFonts w:ascii="Times New Roman" w:hint="eastAsia"/>
          <w:spacing w:val="3"/>
          <w:sz w:val="23"/>
          <w:szCs w:val="23"/>
        </w:rPr>
        <w:t>영업일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이내에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완료되어야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한다</w:t>
      </w:r>
      <w:r>
        <w:rPr>
          <w:rFonts w:ascii="Times New Roman" w:hint="eastAsia"/>
          <w:spacing w:val="3"/>
          <w:sz w:val="23"/>
          <w:szCs w:val="23"/>
        </w:rPr>
        <w:t>.</w:t>
      </w:r>
    </w:p>
    <w:p w14:paraId="0DDD348C" w14:textId="15AF1C7A" w:rsidR="00F6185F" w:rsidRPr="00B17748" w:rsidRDefault="00F6185F" w:rsidP="00A43F8A">
      <w:pPr>
        <w:numPr>
          <w:ilvl w:val="0"/>
          <w:numId w:val="5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187798">
        <w:rPr>
          <w:rFonts w:ascii="Times New Roman"/>
          <w:spacing w:val="3"/>
          <w:sz w:val="23"/>
          <w:szCs w:val="23"/>
        </w:rPr>
        <w:t>본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="00624AD5">
        <w:rPr>
          <w:rFonts w:ascii="Times New Roman" w:hint="eastAsia"/>
          <w:spacing w:val="3"/>
          <w:sz w:val="23"/>
          <w:szCs w:val="23"/>
        </w:rPr>
        <w:t>제</w:t>
      </w:r>
      <w:r>
        <w:rPr>
          <w:rFonts w:ascii="Times New Roman"/>
          <w:spacing w:val="3"/>
          <w:sz w:val="23"/>
          <w:szCs w:val="23"/>
        </w:rPr>
        <w:t>(c)</w:t>
      </w:r>
      <w:r>
        <w:rPr>
          <w:rFonts w:ascii="Times New Roman" w:hint="eastAsia"/>
          <w:spacing w:val="3"/>
          <w:sz w:val="23"/>
          <w:szCs w:val="23"/>
        </w:rPr>
        <w:t>항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및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="00624AD5">
        <w:rPr>
          <w:rFonts w:ascii="Times New Roman" w:hint="eastAsia"/>
          <w:spacing w:val="3"/>
          <w:sz w:val="23"/>
          <w:szCs w:val="23"/>
        </w:rPr>
        <w:t>제</w:t>
      </w:r>
      <w:r>
        <w:rPr>
          <w:rFonts w:ascii="Times New Roman"/>
          <w:spacing w:val="3"/>
          <w:sz w:val="23"/>
          <w:szCs w:val="23"/>
        </w:rPr>
        <w:t>(d)</w:t>
      </w:r>
      <w:r>
        <w:rPr>
          <w:rFonts w:ascii="Times New Roman" w:hint="eastAsia"/>
          <w:spacing w:val="3"/>
          <w:sz w:val="23"/>
          <w:szCs w:val="23"/>
        </w:rPr>
        <w:t>항에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따라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거래종결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/>
          <w:spacing w:val="3"/>
          <w:sz w:val="23"/>
          <w:szCs w:val="23"/>
        </w:rPr>
        <w:t>금액이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확정되는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경우</w:t>
      </w:r>
      <w:r w:rsidRPr="00187798">
        <w:rPr>
          <w:rFonts w:ascii="Times New Roman"/>
          <w:spacing w:val="3"/>
          <w:sz w:val="23"/>
          <w:szCs w:val="23"/>
        </w:rPr>
        <w:t xml:space="preserve">, </w:t>
      </w:r>
      <w:r>
        <w:rPr>
          <w:rFonts w:ascii="Times New Roman" w:hint="eastAsia"/>
          <w:spacing w:val="3"/>
          <w:sz w:val="23"/>
          <w:szCs w:val="23"/>
        </w:rPr>
        <w:t>조정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전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매매대금은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본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조에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따라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거래종결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/>
          <w:spacing w:val="3"/>
          <w:sz w:val="23"/>
          <w:szCs w:val="23"/>
        </w:rPr>
        <w:t>금액을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가감한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대금으로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변경되어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최종</w:t>
      </w:r>
      <w:r w:rsidRPr="00187798">
        <w:rPr>
          <w:rFonts w:ascii="Times New Roman"/>
          <w:spacing w:val="3"/>
          <w:sz w:val="23"/>
          <w:szCs w:val="23"/>
        </w:rPr>
        <w:t xml:space="preserve"> </w:t>
      </w:r>
      <w:r w:rsidRPr="00187798">
        <w:rPr>
          <w:rFonts w:ascii="Times New Roman"/>
          <w:spacing w:val="3"/>
          <w:sz w:val="23"/>
          <w:szCs w:val="23"/>
        </w:rPr>
        <w:t>확정된다</w:t>
      </w:r>
      <w:r w:rsidRPr="00187798">
        <w:rPr>
          <w:rFonts w:ascii="Times New Roman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pacing w:val="3"/>
          <w:sz w:val="23"/>
          <w:szCs w:val="23"/>
        </w:rPr>
        <w:t>제</w:t>
      </w:r>
      <w:r w:rsidRPr="00187798">
        <w:rPr>
          <w:rFonts w:ascii="Times New Roman" w:hint="eastAsia"/>
          <w:spacing w:val="3"/>
          <w:sz w:val="23"/>
          <w:szCs w:val="23"/>
        </w:rPr>
        <w:t>3.3</w:t>
      </w:r>
      <w:r w:rsidRPr="00187798">
        <w:rPr>
          <w:rFonts w:ascii="Times New Roman" w:hint="eastAsia"/>
          <w:spacing w:val="3"/>
          <w:sz w:val="23"/>
          <w:szCs w:val="23"/>
        </w:rPr>
        <w:t>조에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따른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자산별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배분금액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역시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이러한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거래종결</w:t>
      </w:r>
      <w:r>
        <w:rPr>
          <w:rFonts w:ascii="Times New Roman" w:hint="eastAsia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 w:hint="eastAsia"/>
          <w:spacing w:val="3"/>
          <w:sz w:val="23"/>
          <w:szCs w:val="23"/>
        </w:rPr>
        <w:t>금액을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반영하여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조정</w:t>
      </w:r>
      <w:r w:rsidRPr="00187798">
        <w:rPr>
          <w:rFonts w:ascii="Times New Roman" w:hint="eastAsia"/>
          <w:spacing w:val="3"/>
          <w:sz w:val="23"/>
          <w:szCs w:val="23"/>
        </w:rPr>
        <w:t xml:space="preserve">, </w:t>
      </w:r>
      <w:r w:rsidRPr="00187798">
        <w:rPr>
          <w:rFonts w:ascii="Times New Roman" w:hint="eastAsia"/>
          <w:spacing w:val="3"/>
          <w:sz w:val="23"/>
          <w:szCs w:val="23"/>
        </w:rPr>
        <w:t>확정되며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당사자들은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이에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따라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필요한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세무상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수정신고를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수행하고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절차에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상호</w:t>
      </w:r>
      <w:r w:rsidRPr="00187798">
        <w:rPr>
          <w:rFonts w:ascii="Times New Roman" w:hint="eastAsia"/>
          <w:spacing w:val="3"/>
          <w:sz w:val="23"/>
          <w:szCs w:val="23"/>
        </w:rPr>
        <w:t xml:space="preserve"> </w:t>
      </w:r>
      <w:r w:rsidRPr="00187798">
        <w:rPr>
          <w:rFonts w:ascii="Times New Roman" w:hint="eastAsia"/>
          <w:spacing w:val="3"/>
          <w:sz w:val="23"/>
          <w:szCs w:val="23"/>
        </w:rPr>
        <w:t>협조한다</w:t>
      </w:r>
      <w:r w:rsidRPr="00187798">
        <w:rPr>
          <w:rFonts w:ascii="Times New Roman" w:hint="eastAsia"/>
          <w:spacing w:val="3"/>
          <w:sz w:val="23"/>
          <w:szCs w:val="23"/>
        </w:rPr>
        <w:t xml:space="preserve">. </w:t>
      </w:r>
      <w:r w:rsidRPr="00187798">
        <w:rPr>
          <w:rFonts w:ascii="Times New Roman" w:hint="eastAsia"/>
          <w:sz w:val="23"/>
          <w:szCs w:val="23"/>
        </w:rPr>
        <w:t xml:space="preserve"> </w:t>
      </w:r>
    </w:p>
    <w:p w14:paraId="0B99CE37" w14:textId="64A6E106" w:rsidR="00F6185F" w:rsidRPr="00F0791A" w:rsidRDefault="00F6185F" w:rsidP="00A43F8A">
      <w:pPr>
        <w:numPr>
          <w:ilvl w:val="0"/>
          <w:numId w:val="55"/>
        </w:numPr>
        <w:snapToGrid w:val="0"/>
        <w:spacing w:before="180" w:after="180" w:line="360" w:lineRule="atLeast"/>
        <w:rPr>
          <w:rFonts w:ascii="Times New Roman"/>
          <w:sz w:val="23"/>
          <w:szCs w:val="23"/>
          <w:u w:val="single"/>
        </w:rPr>
      </w:pPr>
      <w:r w:rsidRPr="00B17748">
        <w:rPr>
          <w:rFonts w:ascii="Times New Roman"/>
          <w:sz w:val="23"/>
          <w:szCs w:val="23"/>
        </w:rPr>
        <w:t>당사자들은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본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조에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따른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순자산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조정과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관련하여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상대방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당사자가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합리적으로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요청하는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모든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정보를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제공하고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상대방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당사자의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적법하게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선임된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회계법인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등</w:t>
      </w:r>
      <w:r w:rsidRPr="00B17748"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 w:hint="eastAsia"/>
          <w:sz w:val="23"/>
          <w:szCs w:val="23"/>
        </w:rPr>
        <w:t>자문사</w:t>
      </w:r>
      <w:r w:rsidRPr="00B17748">
        <w:rPr>
          <w:rFonts w:ascii="Times New Roman"/>
          <w:sz w:val="23"/>
          <w:szCs w:val="23"/>
        </w:rPr>
        <w:t>에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대한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합리적인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접근권을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부여하기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위해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상업적으로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합리적인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노력을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다하여야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하며</w:t>
      </w:r>
      <w:r w:rsidRPr="00B17748"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종결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재무상태표를</w:t>
      </w:r>
      <w:r>
        <w:rPr>
          <w:rFonts w:ascii="Times New Roman" w:hint="eastAsia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확정하기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위해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신의성실의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원칙에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따라야</w:t>
      </w:r>
      <w:r w:rsidRPr="00B17748">
        <w:rPr>
          <w:rFonts w:ascii="Times New Roman"/>
          <w:sz w:val="23"/>
          <w:szCs w:val="23"/>
        </w:rPr>
        <w:t xml:space="preserve"> </w:t>
      </w:r>
      <w:r w:rsidRPr="00B17748">
        <w:rPr>
          <w:rFonts w:ascii="Times New Roman"/>
          <w:sz w:val="23"/>
          <w:szCs w:val="23"/>
        </w:rPr>
        <w:t>한다</w:t>
      </w:r>
      <w:r w:rsidRPr="00B17748">
        <w:rPr>
          <w:rFonts w:ascii="Times New Roman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F0791A" w14:paraId="7D9F0528" w14:textId="77777777" w:rsidTr="00E8318E">
        <w:tc>
          <w:tcPr>
            <w:tcW w:w="9060" w:type="dxa"/>
            <w:shd w:val="clear" w:color="auto" w:fill="D9D9D9" w:themeFill="background1" w:themeFillShade="D9"/>
          </w:tcPr>
          <w:p w14:paraId="6AAB382A" w14:textId="4AB78D27" w:rsidR="00E8318E" w:rsidRPr="00AB70EB" w:rsidRDefault="00F0791A" w:rsidP="00A851EA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317F5D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="00BD00BF"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BD00BF">
              <w:rPr>
                <w:rFonts w:ascii="Times New Roman" w:hint="eastAsia"/>
                <w:sz w:val="22"/>
                <w:szCs w:val="22"/>
              </w:rPr>
              <w:t>매매대금의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조정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방식에는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크게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순자산</w:t>
            </w:r>
            <w:r w:rsidR="00BD00BF">
              <w:rPr>
                <w:rFonts w:ascii="Times New Roman" w:hint="eastAsia"/>
                <w:sz w:val="22"/>
                <w:szCs w:val="22"/>
              </w:rPr>
              <w:t>/</w:t>
            </w:r>
            <w:r w:rsidR="00BD00BF">
              <w:rPr>
                <w:rFonts w:ascii="Times New Roman" w:hint="eastAsia"/>
                <w:sz w:val="22"/>
                <w:szCs w:val="22"/>
              </w:rPr>
              <w:t>순운전자본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조정을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통해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일정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기준일을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기준으로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산정한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매매대금을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사후적으로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조정하는</w:t>
            </w:r>
            <w:r w:rsidR="00BD00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00BF">
              <w:rPr>
                <w:rFonts w:ascii="Times New Roman" w:hint="eastAsia"/>
                <w:sz w:val="22"/>
                <w:szCs w:val="22"/>
              </w:rPr>
              <w:t>방식과</w:t>
            </w:r>
            <w:r w:rsidR="00BD00BF">
              <w:rPr>
                <w:rFonts w:ascii="Times New Roman" w:hint="eastAsia"/>
                <w:sz w:val="22"/>
                <w:szCs w:val="22"/>
              </w:rPr>
              <w:t>,</w:t>
            </w:r>
            <w:r w:rsidR="00BD00BF">
              <w:rPr>
                <w:rFonts w:ascii="Times New Roman"/>
                <w:sz w:val="22"/>
                <w:szCs w:val="22"/>
              </w:rPr>
              <w:t xml:space="preserve"> Locked Box</w:t>
            </w:r>
            <w:r w:rsidR="00735D03">
              <w:rPr>
                <w:rFonts w:ascii="Times New Roman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개념에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따라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7BE5">
              <w:rPr>
                <w:rFonts w:ascii="Times New Roman" w:hint="eastAsia"/>
                <w:sz w:val="22"/>
                <w:szCs w:val="22"/>
              </w:rPr>
              <w:t>특정</w:t>
            </w:r>
            <w:r w:rsidR="00CF7BE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시점</w:t>
            </w:r>
            <w:r w:rsidR="00CF7BE5">
              <w:rPr>
                <w:rFonts w:ascii="Times New Roman" w:hint="eastAsia"/>
                <w:sz w:val="22"/>
                <w:szCs w:val="22"/>
              </w:rPr>
              <w:t>을</w:t>
            </w:r>
            <w:r w:rsidR="00CF7BE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7BE5">
              <w:rPr>
                <w:rFonts w:ascii="Times New Roman" w:hint="eastAsia"/>
                <w:sz w:val="22"/>
                <w:szCs w:val="22"/>
              </w:rPr>
              <w:t>기준으로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매매대금을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산정하고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그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이후에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발생한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가치유출</w:t>
            </w:r>
            <w:r w:rsidR="00735D03">
              <w:rPr>
                <w:rFonts w:ascii="Times New Roman" w:hint="eastAsia"/>
                <w:sz w:val="22"/>
                <w:szCs w:val="22"/>
              </w:rPr>
              <w:t>(</w:t>
            </w:r>
            <w:r w:rsidR="00CF7BE5">
              <w:rPr>
                <w:rFonts w:ascii="Times New Roman"/>
                <w:sz w:val="22"/>
                <w:szCs w:val="22"/>
              </w:rPr>
              <w:t>L</w:t>
            </w:r>
            <w:r w:rsidR="00735D03">
              <w:rPr>
                <w:rFonts w:ascii="Times New Roman"/>
                <w:sz w:val="22"/>
                <w:szCs w:val="22"/>
              </w:rPr>
              <w:t>eakage)</w:t>
            </w:r>
            <w:r w:rsidR="00CF7BE5">
              <w:rPr>
                <w:rFonts w:ascii="Times New Roman" w:hint="eastAsia"/>
                <w:sz w:val="22"/>
                <w:szCs w:val="22"/>
              </w:rPr>
              <w:t>에</w:t>
            </w:r>
            <w:r w:rsidR="00CF7BE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7BE5">
              <w:rPr>
                <w:rFonts w:ascii="Times New Roman" w:hint="eastAsia"/>
                <w:sz w:val="22"/>
                <w:szCs w:val="22"/>
              </w:rPr>
              <w:t>한정하여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조정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대상으로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하는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방식이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있을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수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있습니다</w:t>
            </w:r>
            <w:r w:rsidR="00BD00BF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FF7B39">
              <w:rPr>
                <w:rFonts w:ascii="Times New Roman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어떠한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조정방식을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선택할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것인지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여부에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대해서는</w:t>
            </w:r>
            <w:r w:rsidR="00FF7B39">
              <w:rPr>
                <w:rFonts w:ascii="Times New Roman" w:hint="eastAsia"/>
                <w:sz w:val="22"/>
                <w:szCs w:val="22"/>
              </w:rPr>
              <w:t>,</w:t>
            </w:r>
            <w:r w:rsidR="00FF7B39">
              <w:rPr>
                <w:rFonts w:ascii="Times New Roman"/>
                <w:sz w:val="22"/>
                <w:szCs w:val="22"/>
              </w:rPr>
              <w:t xml:space="preserve"> valuation</w:t>
            </w:r>
            <w:r w:rsidR="00FF7B39">
              <w:rPr>
                <w:rFonts w:ascii="Times New Roman" w:hint="eastAsia"/>
                <w:sz w:val="22"/>
                <w:szCs w:val="22"/>
              </w:rPr>
              <w:t>을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담당한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재무자문사와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협의하여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결정할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필요가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있겠으며</w:t>
            </w:r>
            <w:r w:rsidR="00FF7B39">
              <w:rPr>
                <w:rFonts w:ascii="Times New Roman" w:hint="eastAsia"/>
                <w:sz w:val="22"/>
                <w:szCs w:val="22"/>
              </w:rPr>
              <w:t>,</w:t>
            </w:r>
            <w:r w:rsidR="00FF7B39">
              <w:rPr>
                <w:rFonts w:ascii="Times New Roman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경우에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따라서는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매매대금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조정을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하지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않는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것이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매수인에게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유리할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수도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있으므로</w:t>
            </w:r>
            <w:r w:rsidR="00FF7B39">
              <w:rPr>
                <w:rFonts w:ascii="Times New Roman" w:hint="eastAsia"/>
                <w:sz w:val="22"/>
                <w:szCs w:val="22"/>
              </w:rPr>
              <w:t>(</w:t>
            </w:r>
            <w:r w:rsidR="00FF7B39">
              <w:rPr>
                <w:rFonts w:ascii="Times New Roman" w:hint="eastAsia"/>
                <w:sz w:val="22"/>
                <w:szCs w:val="22"/>
              </w:rPr>
              <w:t>예를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들어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순자산이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계속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증가하고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있는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경우</w:t>
            </w:r>
            <w:r w:rsidR="00FF7B39">
              <w:rPr>
                <w:rFonts w:ascii="Times New Roman" w:hint="eastAsia"/>
                <w:sz w:val="22"/>
                <w:szCs w:val="22"/>
              </w:rPr>
              <w:t>)</w:t>
            </w:r>
            <w:r w:rsidR="00FF7B39">
              <w:rPr>
                <w:rFonts w:ascii="Times New Roman"/>
                <w:sz w:val="22"/>
                <w:szCs w:val="22"/>
              </w:rPr>
              <w:t xml:space="preserve">, </w:t>
            </w:r>
            <w:r w:rsidR="00FF7B39">
              <w:rPr>
                <w:rFonts w:ascii="Times New Roman" w:hint="eastAsia"/>
                <w:sz w:val="22"/>
                <w:szCs w:val="22"/>
              </w:rPr>
              <w:t>조정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방식에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따른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예상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시뮬레이션을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통해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의사결정을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할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필요가</w:t>
            </w:r>
            <w:r w:rsidR="00FF7B3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F7B39">
              <w:rPr>
                <w:rFonts w:ascii="Times New Roman" w:hint="eastAsia"/>
                <w:sz w:val="22"/>
                <w:szCs w:val="22"/>
              </w:rPr>
              <w:t>있겠습니다</w:t>
            </w:r>
            <w:r w:rsidR="00FF7B39">
              <w:rPr>
                <w:rFonts w:ascii="Times New Roman" w:hint="eastAsia"/>
                <w:sz w:val="22"/>
                <w:szCs w:val="22"/>
              </w:rPr>
              <w:t>.</w:t>
            </w:r>
            <w:r w:rsidR="00FF7B39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50CE0988" w14:textId="46B2DF91" w:rsidR="00F466A6" w:rsidRDefault="00F466A6" w:rsidP="00F466A6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573785C1" w14:textId="208ADF6B" w:rsidR="00F466A6" w:rsidRPr="00CF45D9" w:rsidRDefault="00F466A6" w:rsidP="00F466A6">
            <w:pPr>
              <w:adjustRightInd w:val="0"/>
              <w:snapToGrid w:val="0"/>
              <w:spacing w:line="360" w:lineRule="atLeast"/>
              <w:rPr>
                <w:rFonts w:ascii="Times New Roman"/>
                <w:b/>
                <w:sz w:val="22"/>
                <w:szCs w:val="22"/>
                <w:u w:val="single"/>
              </w:rPr>
            </w:pP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순자산</w:t>
            </w:r>
            <w:r w:rsidR="00660D2D"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(Net Asset)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조정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방식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및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순운전자본</w:t>
            </w:r>
            <w:r w:rsidR="00660D2D"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(Net Working Capital)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조정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방식</w:t>
            </w:r>
          </w:p>
          <w:p w14:paraId="3C403D29" w14:textId="225D435C" w:rsidR="000F1AE1" w:rsidRPr="00AB70EB" w:rsidRDefault="00E8318E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매매대금을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</w:t>
            </w:r>
            <w:r w:rsidR="00660D2D">
              <w:rPr>
                <w:rFonts w:ascii="Times New Roman" w:hint="eastAsia"/>
                <w:sz w:val="22"/>
                <w:szCs w:val="22"/>
              </w:rPr>
              <w:t>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있으나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주식매매계약에서는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순자산</w:t>
            </w:r>
            <w:r w:rsidR="00F466A6">
              <w:rPr>
                <w:rFonts w:ascii="Times New Roman" w:hint="eastAsia"/>
                <w:sz w:val="22"/>
                <w:szCs w:val="22"/>
              </w:rPr>
              <w:t>(Net Asset)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방식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순운전자본</w:t>
            </w:r>
            <w:r w:rsidR="00F466A6">
              <w:rPr>
                <w:rFonts w:ascii="Times New Roman" w:hint="eastAsia"/>
                <w:sz w:val="22"/>
                <w:szCs w:val="22"/>
              </w:rPr>
              <w:t>(Net Working Capital)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방식이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55E57" w:rsidRPr="00AB70EB">
              <w:rPr>
                <w:rFonts w:ascii="Times New Roman" w:hint="eastAsia"/>
                <w:sz w:val="22"/>
                <w:szCs w:val="22"/>
              </w:rPr>
              <w:t>사용</w:t>
            </w:r>
            <w:r w:rsidRPr="00AB70EB">
              <w:rPr>
                <w:rFonts w:ascii="Times New Roman" w:hint="eastAsia"/>
                <w:sz w:val="22"/>
                <w:szCs w:val="22"/>
              </w:rPr>
              <w:t>되며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466A6">
              <w:rPr>
                <w:rFonts w:ascii="Times New Roman" w:hint="eastAsia"/>
                <w:sz w:val="22"/>
                <w:szCs w:val="22"/>
              </w:rPr>
              <w:t>조정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시점도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="00660D2D">
              <w:rPr>
                <w:rFonts w:ascii="Times New Roman" w:hint="eastAsia"/>
                <w:sz w:val="22"/>
                <w:szCs w:val="22"/>
              </w:rPr>
              <w:t>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후</w:t>
            </w:r>
            <w:r w:rsidR="00660D2D">
              <w:rPr>
                <w:rFonts w:ascii="Times New Roman" w:hint="eastAsia"/>
                <w:sz w:val="22"/>
                <w:szCs w:val="22"/>
              </w:rPr>
              <w:t>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할지에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달리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구성할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64B0B589" w14:textId="7F2C01BA" w:rsidR="00F0791A" w:rsidRPr="00AB70EB" w:rsidRDefault="00E8318E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확인실사를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있다는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 w:rsidRPr="00AB70EB">
              <w:rPr>
                <w:rFonts w:ascii="Times New Roman" w:hint="eastAsia"/>
                <w:sz w:val="22"/>
                <w:szCs w:val="22"/>
              </w:rPr>
              <w:t>하</w:t>
            </w:r>
            <w:r w:rsidR="00735D03">
              <w:rPr>
                <w:rFonts w:ascii="Times New Roman" w:hint="eastAsia"/>
                <w:sz w:val="22"/>
                <w:szCs w:val="22"/>
              </w:rPr>
              <w:t>에</w:t>
            </w:r>
            <w:r w:rsidR="00746104">
              <w:rPr>
                <w:rFonts w:ascii="Times New Roman" w:hint="eastAsia"/>
                <w:sz w:val="22"/>
                <w:szCs w:val="22"/>
              </w:rPr>
              <w:t>,</w:t>
            </w:r>
            <w:r w:rsidR="0074610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="00562F94">
              <w:rPr>
                <w:rFonts w:ascii="Times New Roman" w:hint="eastAsia"/>
                <w:sz w:val="22"/>
                <w:szCs w:val="22"/>
              </w:rPr>
              <w:t>하</w:t>
            </w:r>
            <w:r w:rsidRPr="00AB70EB">
              <w:rPr>
                <w:rFonts w:ascii="Times New Roman" w:hint="eastAsia"/>
                <w:sz w:val="22"/>
                <w:szCs w:val="22"/>
              </w:rPr>
              <w:t>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거래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lastRenderedPageBreak/>
              <w:t>종결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후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절차를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거치지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아니하여도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되어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매도인과</w:t>
            </w:r>
            <w:r w:rsidR="00317F5D">
              <w:rPr>
                <w:rFonts w:ascii="Times New Roman" w:hint="eastAsia"/>
                <w:sz w:val="22"/>
                <w:szCs w:val="22"/>
              </w:rPr>
              <w:t>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법률관계를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조기에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일단락</w:t>
            </w:r>
            <w:r w:rsidR="00317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7F5D">
              <w:rPr>
                <w:rFonts w:ascii="Times New Roman" w:hint="eastAsia"/>
                <w:sz w:val="22"/>
                <w:szCs w:val="22"/>
              </w:rPr>
              <w:t>지을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있다는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장점이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0F1AE1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반면</w:t>
            </w:r>
            <w:r w:rsidR="00746104">
              <w:rPr>
                <w:rFonts w:ascii="Times New Roman" w:hint="eastAsia"/>
                <w:sz w:val="22"/>
                <w:szCs w:val="22"/>
              </w:rPr>
              <w:t>,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이후에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매매대금을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조정하는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0F1AE1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대상회사</w:t>
            </w:r>
            <w:r w:rsidR="00317F5D">
              <w:rPr>
                <w:rFonts w:ascii="Times New Roman" w:hint="eastAsia"/>
                <w:sz w:val="22"/>
                <w:szCs w:val="22"/>
              </w:rPr>
              <w:t>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0343B" w:rsidRPr="00AB70EB">
              <w:rPr>
                <w:rFonts w:ascii="Times New Roman" w:hint="eastAsia"/>
                <w:sz w:val="22"/>
                <w:szCs w:val="22"/>
              </w:rPr>
              <w:t>co</w:t>
            </w:r>
            <w:r w:rsidR="00C0343B" w:rsidRPr="00AB70EB">
              <w:rPr>
                <w:rFonts w:ascii="Times New Roman"/>
                <w:sz w:val="22"/>
                <w:szCs w:val="22"/>
              </w:rPr>
              <w:t>ntrol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을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확보한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상태이기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때문에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보다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많은</w:t>
            </w:r>
            <w:r w:rsidR="00746104">
              <w:rPr>
                <w:rFonts w:ascii="Times New Roman" w:hint="eastAsia"/>
                <w:sz w:val="22"/>
                <w:szCs w:val="22"/>
              </w:rPr>
              <w:t>/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정확한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자료를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통하여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항목을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가려낼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있다는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장점</w:t>
            </w:r>
            <w:r w:rsidR="00746104">
              <w:rPr>
                <w:rFonts w:ascii="Times New Roman" w:hint="eastAsia"/>
                <w:sz w:val="22"/>
                <w:szCs w:val="22"/>
              </w:rPr>
              <w:t>이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존재</w:t>
            </w:r>
            <w:r w:rsidR="00746104">
              <w:rPr>
                <w:rFonts w:ascii="Times New Roman" w:hint="eastAsia"/>
                <w:sz w:val="22"/>
                <w:szCs w:val="22"/>
              </w:rPr>
              <w:t>합니다</w:t>
            </w:r>
            <w:r w:rsidR="00746104">
              <w:rPr>
                <w:rFonts w:ascii="Times New Roman" w:hint="eastAsia"/>
                <w:sz w:val="22"/>
                <w:szCs w:val="22"/>
              </w:rPr>
              <w:t>.</w:t>
            </w:r>
            <w:r w:rsidR="00746104">
              <w:rPr>
                <w:rFonts w:ascii="Times New Roman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이러한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점에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비추어</w:t>
            </w:r>
            <w:r w:rsidR="00746104">
              <w:rPr>
                <w:rFonts w:ascii="Times New Roman" w:hint="eastAsia"/>
                <w:sz w:val="22"/>
                <w:szCs w:val="22"/>
              </w:rPr>
              <w:t>,</w:t>
            </w:r>
            <w:r w:rsidR="00746104">
              <w:rPr>
                <w:rFonts w:ascii="Times New Roman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구체적인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매매대금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조정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6104">
              <w:rPr>
                <w:rFonts w:ascii="Times New Roman" w:hint="eastAsia"/>
                <w:sz w:val="22"/>
                <w:szCs w:val="22"/>
              </w:rPr>
              <w:t>방식은</w:t>
            </w:r>
            <w:r w:rsidR="0074610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규모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0F1AE1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거래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일정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매매대금의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규모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등을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고려하여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사전에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정하는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="000F1AE1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0F1AE1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B8D5B06" w14:textId="45C0DB32" w:rsidR="000F1AE1" w:rsidRPr="00AB70EB" w:rsidRDefault="000F1AE1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순자산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조정이나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순운전자본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부채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운전자본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정의를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주식매매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</w:t>
            </w:r>
            <w:r w:rsidR="00735D03">
              <w:rPr>
                <w:rFonts w:ascii="Times New Roman" w:hint="eastAsia"/>
                <w:sz w:val="22"/>
                <w:szCs w:val="22"/>
              </w:rPr>
              <w:t>해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둠</w:t>
            </w:r>
            <w:r w:rsidRPr="00AB70EB">
              <w:rPr>
                <w:rFonts w:ascii="Times New Roman" w:hint="eastAsia"/>
                <w:sz w:val="22"/>
                <w:szCs w:val="22"/>
              </w:rPr>
              <w:t>으로써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명확하게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향후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분쟁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가능성을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줄일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중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하나입니다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90D5AF4" w14:textId="263AEB3D" w:rsidR="000F1AE1" w:rsidRDefault="000F1AE1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이외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절차에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있어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특히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466A6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F466A6">
              <w:rPr>
                <w:rFonts w:ascii="Times New Roman" w:hint="eastAsia"/>
                <w:sz w:val="22"/>
                <w:szCs w:val="22"/>
              </w:rPr>
              <w:t>)</w:t>
            </w:r>
            <w:r w:rsidR="00F466A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거래종결일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이후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특정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시점까지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내역을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D37C6" w:rsidRPr="00AB70EB">
              <w:rPr>
                <w:rFonts w:ascii="Times New Roman" w:hint="eastAsia"/>
                <w:sz w:val="22"/>
                <w:szCs w:val="22"/>
              </w:rPr>
              <w:t>정리</w:t>
            </w:r>
            <w:r w:rsidR="00F466A6">
              <w:rPr>
                <w:rFonts w:ascii="Times New Roman" w:hint="eastAsia"/>
                <w:sz w:val="22"/>
                <w:szCs w:val="22"/>
              </w:rPr>
              <w:t>하고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이의를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제기하</w:t>
            </w:r>
            <w:r w:rsidR="00F466A6">
              <w:rPr>
                <w:rFonts w:ascii="Times New Roman" w:hint="eastAsia"/>
                <w:sz w:val="22"/>
                <w:szCs w:val="22"/>
              </w:rPr>
              <w:t>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3</w:t>
            </w:r>
            <w:r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독립된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회계법인을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검토를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받도록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절차</w:t>
            </w:r>
            <w:r w:rsidR="00F466A6">
              <w:rPr>
                <w:rFonts w:ascii="Times New Roman" w:hint="eastAsia"/>
                <w:sz w:val="22"/>
                <w:szCs w:val="22"/>
              </w:rPr>
              <w:t>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구성할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</w:t>
            </w:r>
            <w:r w:rsidR="00F466A6">
              <w:rPr>
                <w:rFonts w:ascii="Times New Roman" w:hint="eastAsia"/>
                <w:sz w:val="22"/>
                <w:szCs w:val="22"/>
              </w:rPr>
              <w:t>습니다</w:t>
            </w:r>
            <w:r w:rsidR="00F466A6">
              <w:rPr>
                <w:rFonts w:ascii="Times New Roman" w:hint="eastAsia"/>
                <w:sz w:val="22"/>
                <w:szCs w:val="22"/>
              </w:rPr>
              <w:t>.</w:t>
            </w:r>
            <w:r w:rsidR="00F466A6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비용은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매도인과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반분하거나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C93123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매수인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중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계산이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정확한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측이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비용을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면제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받는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형식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여러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방식으로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규정할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C93123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C93123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5AC856E2" w14:textId="209BCFDF" w:rsidR="00F466A6" w:rsidRDefault="00F466A6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계약에서의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>순자산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>조정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>방식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내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완료하는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방식에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6F8FEDD1" w14:textId="1BF851D9" w:rsidR="00746104" w:rsidRPr="00AB70EB" w:rsidRDefault="00562F94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>순운전자본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>조정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660D2D">
              <w:rPr>
                <w:rFonts w:ascii="Times New Roman" w:hint="eastAsia"/>
                <w:b/>
                <w:sz w:val="22"/>
                <w:szCs w:val="22"/>
                <w:u w:val="single"/>
              </w:rPr>
              <w:t>방식</w:t>
            </w:r>
            <w:r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아래와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</w:t>
            </w:r>
            <w:r w:rsidR="00F466A6">
              <w:rPr>
                <w:rFonts w:ascii="Times New Roman" w:hint="eastAsia"/>
                <w:sz w:val="22"/>
                <w:szCs w:val="22"/>
              </w:rPr>
              <w:t>으며</w:t>
            </w:r>
            <w:r w:rsidR="00F466A6"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순운전자본액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산정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재무제표상의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어떤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세부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항목을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고려하거나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제외할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것인지에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미리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확실히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정해두는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바람직</w:t>
            </w:r>
            <w:r w:rsidR="00F466A6">
              <w:rPr>
                <w:rFonts w:ascii="Times New Roman" w:hint="eastAsia"/>
                <w:sz w:val="22"/>
                <w:szCs w:val="22"/>
              </w:rPr>
              <w:t>합니다</w:t>
            </w:r>
            <w:r w:rsidR="00F466A6">
              <w:rPr>
                <w:rFonts w:ascii="Times New Roman" w:hint="eastAsia"/>
                <w:sz w:val="22"/>
                <w:szCs w:val="22"/>
              </w:rPr>
              <w:t>.</w:t>
            </w:r>
            <w:r w:rsidR="00F466A6">
              <w:rPr>
                <w:rFonts w:ascii="Times New Roman"/>
                <w:sz w:val="22"/>
                <w:szCs w:val="22"/>
              </w:rPr>
              <w:t xml:space="preserve"> </w:t>
            </w:r>
            <w:r w:rsidR="00F466A6">
              <w:rPr>
                <w:rFonts w:ascii="Times New Roman" w:hint="eastAsia"/>
                <w:sz w:val="22"/>
                <w:szCs w:val="22"/>
              </w:rPr>
              <w:t>참고로</w:t>
            </w:r>
            <w:r w:rsidR="00F466A6"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순자산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조정과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순운전자본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조정을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함께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하는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경우도</w:t>
            </w:r>
            <w:r w:rsidR="00735D0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5D03">
              <w:rPr>
                <w:rFonts w:ascii="Times New Roman" w:hint="eastAsia"/>
                <w:sz w:val="22"/>
                <w:szCs w:val="22"/>
              </w:rPr>
              <w:t>있으며</w:t>
            </w:r>
            <w:r w:rsidR="00CF7BE5">
              <w:rPr>
                <w:rFonts w:ascii="Times New Roman" w:hint="eastAsia"/>
                <w:sz w:val="22"/>
                <w:szCs w:val="22"/>
              </w:rPr>
              <w:t>(</w:t>
            </w:r>
            <w:r w:rsidR="00CF7BE5">
              <w:rPr>
                <w:rFonts w:ascii="Times New Roman" w:hint="eastAsia"/>
                <w:sz w:val="22"/>
                <w:szCs w:val="22"/>
              </w:rPr>
              <w:t>단</w:t>
            </w:r>
            <w:r w:rsidR="00CF7BE5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CF7BE5">
              <w:rPr>
                <w:rFonts w:ascii="Times New Roman" w:hint="eastAsia"/>
                <w:sz w:val="22"/>
                <w:szCs w:val="22"/>
              </w:rPr>
              <w:t>중복되는</w:t>
            </w:r>
            <w:r w:rsidR="00CF7BE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7BE5">
              <w:rPr>
                <w:rFonts w:ascii="Times New Roman" w:hint="eastAsia"/>
                <w:sz w:val="22"/>
                <w:szCs w:val="22"/>
              </w:rPr>
              <w:t>항목은</w:t>
            </w:r>
            <w:r w:rsidR="00CF7BE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7BE5">
              <w:rPr>
                <w:rFonts w:ascii="Times New Roman" w:hint="eastAsia"/>
                <w:sz w:val="22"/>
                <w:szCs w:val="22"/>
              </w:rPr>
              <w:t>배제</w:t>
            </w:r>
            <w:r w:rsidR="00CF7BE5">
              <w:rPr>
                <w:rFonts w:ascii="Times New Roman" w:hint="eastAsia"/>
                <w:sz w:val="22"/>
                <w:szCs w:val="22"/>
              </w:rPr>
              <w:t>)</w:t>
            </w:r>
            <w:r w:rsidR="00735D03">
              <w:rPr>
                <w:rFonts w:ascii="Times New Roman" w:hint="eastAsia"/>
                <w:sz w:val="22"/>
                <w:szCs w:val="22"/>
              </w:rPr>
              <w:t>,</w:t>
            </w:r>
            <w:r w:rsidR="00735D03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매매대금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조정</w:t>
            </w:r>
            <w:r w:rsidR="00F466A6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방식의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예시를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주식매매계약서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별첨으로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첨부하는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많습니다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FA360A2" w14:textId="71D82DF2" w:rsidR="00746104" w:rsidRPr="00AB70EB" w:rsidRDefault="0074610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 xml:space="preserve">–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39BF34D7" w14:textId="4EAB96BB" w:rsidR="00746104" w:rsidRPr="00AB70EB" w:rsidRDefault="00746104" w:rsidP="00562F94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대상주식에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잠정매매대금은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 w:hint="eastAsia"/>
                <w:sz w:val="22"/>
                <w:szCs w:val="22"/>
              </w:rPr>
              <w:t>]([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 w:hint="eastAsia"/>
                <w:sz w:val="22"/>
                <w:szCs w:val="22"/>
              </w:rPr>
              <w:t>])</w:t>
            </w:r>
            <w:r w:rsidRPr="00AB70EB">
              <w:rPr>
                <w:rFonts w:ascii="Times New Roman" w:hint="eastAsia"/>
                <w:sz w:val="22"/>
                <w:szCs w:val="22"/>
              </w:rPr>
              <w:t>원으로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잠정매매대금에서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(i)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20[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일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기준일</w:t>
            </w:r>
            <w:r w:rsidRPr="00AB70EB">
              <w:rPr>
                <w:rFonts w:ascii="Times New Roman"/>
                <w:sz w:val="22"/>
                <w:szCs w:val="22"/>
              </w:rPr>
              <w:t>”)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재무제표상의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순운전자본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직전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사업연도말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재무제표상의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순운전자본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차감한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(ii)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재무제표상의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현금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현금성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차입금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차감한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합산한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대상주식이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발행주식총수에서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차지하는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비율을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곱하여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산정된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더하여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산정한다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명확히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조정금액이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음수인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차감되며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조정금액이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91003">
              <w:rPr>
                <w:rFonts w:ascii="Times New Roman" w:hint="eastAsia"/>
                <w:sz w:val="22"/>
                <w:szCs w:val="22"/>
              </w:rPr>
              <w:t>매수인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가산함</w:t>
            </w:r>
            <w:r w:rsidRPr="00AB70EB">
              <w:rPr>
                <w:rFonts w:ascii="Times New Roman" w:hint="eastAsia"/>
                <w:sz w:val="22"/>
                <w:szCs w:val="22"/>
              </w:rPr>
              <w:t>).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</w:p>
          <w:p w14:paraId="775AFE09" w14:textId="7E6214E0" w:rsidR="00746104" w:rsidRPr="00562F94" w:rsidRDefault="0074610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562F94">
              <w:rPr>
                <w:rFonts w:ascii="Times New Roman" w:hint="eastAsia"/>
                <w:sz w:val="22"/>
                <w:szCs w:val="22"/>
              </w:rPr>
              <w:t>[</w:t>
            </w:r>
            <w:r w:rsidRPr="00562F94">
              <w:rPr>
                <w:rFonts w:ascii="Times New Roman" w:hint="eastAsia"/>
                <w:sz w:val="22"/>
                <w:szCs w:val="22"/>
              </w:rPr>
              <w:t>예시</w:t>
            </w:r>
            <w:r w:rsidRPr="00562F9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62F94">
              <w:rPr>
                <w:rFonts w:ascii="Times New Roman" w:hint="eastAsia"/>
                <w:sz w:val="22"/>
                <w:szCs w:val="22"/>
              </w:rPr>
              <w:t>문구</w:t>
            </w:r>
            <w:r w:rsidRPr="00562F9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62F94">
              <w:rPr>
                <w:rFonts w:ascii="Times New Roman"/>
                <w:sz w:val="22"/>
                <w:szCs w:val="22"/>
              </w:rPr>
              <w:t xml:space="preserve">– </w:t>
            </w:r>
            <w:r w:rsidRPr="00562F94">
              <w:rPr>
                <w:rFonts w:ascii="Times New Roman" w:hint="eastAsia"/>
                <w:sz w:val="22"/>
                <w:szCs w:val="22"/>
              </w:rPr>
              <w:t>조정</w:t>
            </w:r>
            <w:r w:rsidRPr="00562F94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0BABDAB6" w14:textId="77777777" w:rsidR="00746104" w:rsidRDefault="00746104" w:rsidP="00562F94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회계기준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회계기준을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준수하는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범위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기존에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적용한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회계처리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방식에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따름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산정한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순운전자본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재무제표상의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순운전자본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금액보다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원을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초과하여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변동된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당사자들은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잠정매매대금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산정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방식에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거래종결일로부터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조정금액을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정산하여야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>.”</w:t>
            </w:r>
          </w:p>
          <w:p w14:paraId="46A9D7AC" w14:textId="77777777" w:rsidR="00660D2D" w:rsidRDefault="00660D2D" w:rsidP="00562F94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</w:p>
          <w:p w14:paraId="595ACE3B" w14:textId="632E61CD" w:rsidR="00660D2D" w:rsidRPr="00CF45D9" w:rsidRDefault="00660D2D" w:rsidP="00660D2D">
            <w:pPr>
              <w:adjustRightInd w:val="0"/>
              <w:snapToGrid w:val="0"/>
              <w:spacing w:line="360" w:lineRule="atLeast"/>
              <w:rPr>
                <w:rFonts w:ascii="Times New Roman"/>
                <w:b/>
                <w:sz w:val="22"/>
                <w:szCs w:val="22"/>
                <w:u w:val="single"/>
              </w:rPr>
            </w:pP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Locked Box</w:t>
            </w:r>
            <w:r w:rsidR="00F11F96" w:rsidRPr="00CF45D9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="00F11F96"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방식</w:t>
            </w:r>
          </w:p>
          <w:p w14:paraId="03AC969F" w14:textId="36BBE665" w:rsidR="00660D2D" w:rsidRPr="00660D2D" w:rsidRDefault="00660D2D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660D2D">
              <w:rPr>
                <w:rFonts w:ascii="Times New Roman" w:hint="eastAsia"/>
                <w:sz w:val="22"/>
                <w:szCs w:val="22"/>
              </w:rPr>
              <w:t>매매대금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결정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방식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중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660D2D">
              <w:rPr>
                <w:rFonts w:ascii="Times New Roman" w:hint="eastAsia"/>
                <w:sz w:val="22"/>
                <w:szCs w:val="22"/>
              </w:rPr>
              <w:t>특정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시점</w:t>
            </w:r>
            <w:r w:rsidRPr="00660D2D">
              <w:rPr>
                <w:rFonts w:ascii="Times New Roman" w:hint="eastAsia"/>
                <w:sz w:val="22"/>
                <w:szCs w:val="22"/>
              </w:rPr>
              <w:t>(</w:t>
            </w:r>
            <w:r w:rsidRPr="00660D2D">
              <w:rPr>
                <w:rFonts w:ascii="Times New Roman" w:eastAsia="바탕체"/>
                <w:bCs/>
                <w:kern w:val="0"/>
                <w:sz w:val="22"/>
                <w:szCs w:val="22"/>
              </w:rPr>
              <w:t>Locked Box Date</w:t>
            </w:r>
            <w:r w:rsidRPr="00660D2D">
              <w:rPr>
                <w:rFonts w:ascii="Times New Roman" w:hint="eastAsia"/>
                <w:sz w:val="22"/>
                <w:szCs w:val="22"/>
              </w:rPr>
              <w:t>)</w:t>
            </w:r>
            <w:r w:rsidRPr="00660D2D">
              <w:rPr>
                <w:rFonts w:ascii="Times New Roman" w:hint="eastAsia"/>
                <w:sz w:val="22"/>
                <w:szCs w:val="22"/>
              </w:rPr>
              <w:t>을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기준으로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결정한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기업가치평가액을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바탕으로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매매대금을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미리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정하고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660D2D">
              <w:rPr>
                <w:rFonts w:ascii="Times New Roman" w:hint="eastAsia"/>
                <w:sz w:val="22"/>
                <w:szCs w:val="22"/>
              </w:rPr>
              <w:t>당사자들이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합의한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가치유출</w:t>
            </w:r>
            <w:r w:rsidRPr="00660D2D">
              <w:rPr>
                <w:rFonts w:ascii="Times New Roman" w:hint="eastAsia"/>
                <w:sz w:val="22"/>
                <w:szCs w:val="22"/>
              </w:rPr>
              <w:t>(</w:t>
            </w:r>
            <w:r w:rsidRPr="00660D2D">
              <w:rPr>
                <w:rFonts w:ascii="Times New Roman"/>
                <w:sz w:val="22"/>
                <w:szCs w:val="22"/>
              </w:rPr>
              <w:t xml:space="preserve">Leakage) </w:t>
            </w:r>
            <w:r w:rsidRPr="00660D2D">
              <w:rPr>
                <w:rFonts w:ascii="Times New Roman" w:hint="eastAsia"/>
                <w:sz w:val="22"/>
                <w:szCs w:val="22"/>
              </w:rPr>
              <w:t>사유가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발생한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경우를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제외하고는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매매대금의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조정을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허용하지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아니하는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/>
                <w:sz w:val="22"/>
                <w:szCs w:val="22"/>
              </w:rPr>
              <w:t>Locked Box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방식을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사용되는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경우가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있습니다</w:t>
            </w:r>
            <w:r w:rsidRPr="00660D2D">
              <w:rPr>
                <w:rFonts w:ascii="Times New Roman" w:hint="eastAsia"/>
                <w:sz w:val="22"/>
                <w:szCs w:val="22"/>
              </w:rPr>
              <w:t>(</w:t>
            </w:r>
            <w:r w:rsidRPr="00660D2D">
              <w:rPr>
                <w:rFonts w:ascii="Times New Roman" w:hint="eastAsia"/>
                <w:sz w:val="22"/>
                <w:szCs w:val="22"/>
              </w:rPr>
              <w:t>특히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매도인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입장에서는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매매대금이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확정적으로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정해져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있어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예측가능성이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높으며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분쟁가능성도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상대적으로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낮다는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장점이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존재합니다</w:t>
            </w:r>
            <w:r w:rsidRPr="00660D2D">
              <w:rPr>
                <w:rFonts w:ascii="Times New Roman" w:hint="eastAsia"/>
                <w:sz w:val="22"/>
                <w:szCs w:val="22"/>
              </w:rPr>
              <w:t>).</w:t>
            </w:r>
            <w:r w:rsidRPr="00660D2D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 w:rsidRPr="00660D2D">
              <w:rPr>
                <w:rFonts w:ascii="Times New Roman" w:hint="eastAsia"/>
                <w:sz w:val="22"/>
                <w:szCs w:val="22"/>
              </w:rPr>
              <w:t>에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따르면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/>
                <w:sz w:val="22"/>
                <w:szCs w:val="22"/>
              </w:rPr>
              <w:t xml:space="preserve">Locked Box </w:t>
            </w:r>
            <w:r w:rsidRPr="00660D2D">
              <w:rPr>
                <w:rFonts w:ascii="Times New Roman" w:hint="eastAsia"/>
                <w:sz w:val="22"/>
                <w:szCs w:val="22"/>
              </w:rPr>
              <w:t>Date</w:t>
            </w:r>
            <w:r w:rsidRPr="00660D2D">
              <w:rPr>
                <w:rFonts w:ascii="Times New Roman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이후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위험과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효익은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경제적으로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귀속됩니다</w:t>
            </w:r>
            <w:r w:rsidRPr="00660D2D">
              <w:rPr>
                <w:rFonts w:ascii="Times New Roman" w:hint="eastAsia"/>
                <w:sz w:val="22"/>
                <w:szCs w:val="22"/>
              </w:rPr>
              <w:t>(</w:t>
            </w:r>
            <w:r w:rsidRPr="00660D2D">
              <w:rPr>
                <w:rFonts w:ascii="Times New Roman" w:hint="eastAsia"/>
                <w:sz w:val="22"/>
                <w:szCs w:val="22"/>
              </w:rPr>
              <w:t>단</w:t>
            </w:r>
            <w:r w:rsidRPr="00660D2D">
              <w:rPr>
                <w:rFonts w:ascii="Times New Roman" w:hint="eastAsia"/>
                <w:sz w:val="22"/>
                <w:szCs w:val="22"/>
              </w:rPr>
              <w:t>,</w:t>
            </w:r>
            <w:r w:rsidRPr="00660D2D">
              <w:rPr>
                <w:rFonts w:ascii="Times New Roman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법적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지배권은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거래종결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시점에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660D2D">
              <w:rPr>
                <w:rFonts w:ascii="Times New Roman" w:hint="eastAsia"/>
                <w:sz w:val="22"/>
                <w:szCs w:val="22"/>
              </w:rPr>
              <w:t>취득</w:t>
            </w:r>
            <w:r w:rsidRPr="00660D2D">
              <w:rPr>
                <w:rFonts w:ascii="Times New Roman" w:hint="eastAsia"/>
                <w:sz w:val="22"/>
                <w:szCs w:val="22"/>
              </w:rPr>
              <w:t xml:space="preserve">). </w:t>
            </w:r>
          </w:p>
          <w:p w14:paraId="18C79C4E" w14:textId="77777777" w:rsidR="00660D2D" w:rsidRPr="00AB70EB" w:rsidRDefault="00660D2D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L</w:t>
            </w:r>
            <w:r w:rsidRPr="00AB70EB">
              <w:rPr>
                <w:rFonts w:ascii="Times New Roman"/>
                <w:sz w:val="22"/>
                <w:szCs w:val="22"/>
              </w:rPr>
              <w:t xml:space="preserve">ocked </w:t>
            </w:r>
            <w:r w:rsidRPr="00AB70EB">
              <w:rPr>
                <w:rFonts w:ascii="Times New Roman" w:hint="eastAsia"/>
                <w:sz w:val="22"/>
                <w:szCs w:val="22"/>
              </w:rPr>
              <w:t>Box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</w:t>
            </w:r>
            <w:r w:rsidRPr="00AB70EB">
              <w:rPr>
                <w:rFonts w:ascii="Times New Roman" w:hint="eastAsia"/>
                <w:sz w:val="22"/>
                <w:szCs w:val="22"/>
              </w:rPr>
              <w:t>식의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Locked Box Date</w:t>
            </w:r>
            <w:r w:rsidRPr="00AB70EB">
              <w:rPr>
                <w:rFonts w:ascii="Times New Roman" w:hint="eastAsia"/>
                <w:sz w:val="22"/>
                <w:szCs w:val="22"/>
              </w:rPr>
              <w:t>로부터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거래종결일까지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수준의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이자를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합산하여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지급하는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있으며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이자율에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당사자들의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협상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4796FC22" w14:textId="12A5EFB3" w:rsidR="00660D2D" w:rsidRPr="00AB70EB" w:rsidRDefault="00660D2D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 xml:space="preserve">Locked Box Date </w:t>
            </w:r>
            <w:r w:rsidRPr="00AB70EB">
              <w:rPr>
                <w:rFonts w:ascii="Times New Roman"/>
                <w:sz w:val="22"/>
                <w:szCs w:val="22"/>
              </w:rPr>
              <w:t>이후에는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대상회사로부터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주주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특수관계자에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배당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특수관계자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등을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통한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</w:t>
            </w:r>
            <w:r w:rsidRPr="00AB70EB">
              <w:rPr>
                <w:rFonts w:ascii="Times New Roman"/>
                <w:sz w:val="22"/>
                <w:szCs w:val="22"/>
              </w:rPr>
              <w:t>(Leakage)</w:t>
            </w:r>
            <w:r>
              <w:rPr>
                <w:rFonts w:ascii="Times New Roman" w:hint="eastAsia"/>
                <w:sz w:val="22"/>
                <w:szCs w:val="22"/>
              </w:rPr>
              <w:t>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허용될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없고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그러한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있는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매매대금에서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감액하게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단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당사자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합의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일정한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한도에서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허용된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</w:t>
            </w:r>
            <w:r w:rsidRPr="00AB70EB">
              <w:rPr>
                <w:rFonts w:ascii="Times New Roman"/>
                <w:sz w:val="22"/>
                <w:szCs w:val="22"/>
              </w:rPr>
              <w:t xml:space="preserve">(Permitted </w:t>
            </w:r>
            <w:r w:rsidR="003F7F42">
              <w:rPr>
                <w:rFonts w:ascii="Times New Roman"/>
                <w:sz w:val="22"/>
                <w:szCs w:val="22"/>
              </w:rPr>
              <w:t>l</w:t>
            </w:r>
            <w:r w:rsidRPr="00AB70EB">
              <w:rPr>
                <w:rFonts w:ascii="Times New Roman"/>
                <w:sz w:val="22"/>
                <w:szCs w:val="22"/>
              </w:rPr>
              <w:t>eakage)</w:t>
            </w:r>
            <w:r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예외</w:t>
            </w:r>
            <w:r w:rsidRPr="00AB70EB">
              <w:rPr>
                <w:rFonts w:ascii="Times New Roman"/>
                <w:sz w:val="22"/>
                <w:szCs w:val="22"/>
              </w:rPr>
              <w:t>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인정되는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9F4038">
              <w:rPr>
                <w:rFonts w:ascii="Times New Roman" w:hint="eastAsia"/>
                <w:sz w:val="22"/>
                <w:szCs w:val="22"/>
              </w:rPr>
              <w:t>예를</w:t>
            </w:r>
            <w:r w:rsidR="009F40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038">
              <w:rPr>
                <w:rFonts w:ascii="Times New Roman" w:hint="eastAsia"/>
                <w:sz w:val="22"/>
                <w:szCs w:val="22"/>
              </w:rPr>
              <w:t>들어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사업과정에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경상비용의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</w:t>
            </w:r>
            <w:r w:rsidR="00CF7BE5">
              <w:rPr>
                <w:rFonts w:ascii="Times New Roman" w:hint="eastAsia"/>
                <w:sz w:val="22"/>
                <w:szCs w:val="22"/>
              </w:rPr>
              <w:t>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통상적</w:t>
            </w:r>
            <w:r w:rsidRPr="00AB70EB">
              <w:rPr>
                <w:rFonts w:ascii="Times New Roman" w:hint="eastAsia"/>
                <w:sz w:val="22"/>
                <w:szCs w:val="22"/>
              </w:rPr>
              <w:t>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Pr="00AB70EB">
              <w:rPr>
                <w:rFonts w:ascii="Times New Roman"/>
                <w:sz w:val="22"/>
                <w:szCs w:val="22"/>
              </w:rPr>
              <w:t>이러한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허용된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사후적인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조정사유에서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제외되므로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최초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산정시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원칙입니다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 </w:t>
            </w:r>
          </w:p>
          <w:p w14:paraId="4B5F3802" w14:textId="77777777" w:rsidR="00660D2D" w:rsidRPr="00AB70EB" w:rsidRDefault="00660D2D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특히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협상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허용된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범위가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사이에서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치열하게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협상되는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협상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포인트에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해당하며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통상적으로는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체결시부터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거래종결시까지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동의가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없는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사업과정의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제한하며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동의를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요하는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행위를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광범위하게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251B4D2D" w14:textId="1D067CE2" w:rsidR="00660D2D" w:rsidRDefault="00660D2D" w:rsidP="00A43F8A">
            <w:pPr>
              <w:pStyle w:val="af3"/>
              <w:numPr>
                <w:ilvl w:val="0"/>
                <w:numId w:val="70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다음과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D17937">
              <w:rPr>
                <w:rFonts w:ascii="Times New Roman" w:hint="eastAsia"/>
                <w:sz w:val="22"/>
                <w:szCs w:val="22"/>
              </w:rPr>
              <w:t>참고</w:t>
            </w:r>
            <w:r w:rsidRPr="00AB70EB">
              <w:rPr>
                <w:rFonts w:ascii="Times New Roman" w:hint="eastAsia"/>
                <w:sz w:val="22"/>
                <w:szCs w:val="22"/>
              </w:rPr>
              <w:t>로</w:t>
            </w:r>
            <w:r w:rsidR="00D17937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허용된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당사자들의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개별적으로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정해지고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1544848C" w14:textId="77777777" w:rsidR="00660D2D" w:rsidRPr="00AB70EB" w:rsidRDefault="00660D2D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 xml:space="preserve">–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정의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009DA0D7" w14:textId="77777777" w:rsidR="00660D2D" w:rsidRPr="00AB70EB" w:rsidRDefault="00660D2D" w:rsidP="008164F4">
            <w:pPr>
              <w:pStyle w:val="af3"/>
              <w:adjustRightInd w:val="0"/>
              <w:snapToGrid w:val="0"/>
              <w:spacing w:line="360" w:lineRule="atLeast"/>
              <w:ind w:leftChars="0" w:left="76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8164F4">
              <w:rPr>
                <w:rFonts w:ascii="Times New Roman"/>
                <w:sz w:val="22"/>
                <w:szCs w:val="22"/>
              </w:rPr>
              <w:t>가치유출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  <w:r w:rsidRPr="00AB70EB">
              <w:rPr>
                <w:rFonts w:ascii="Times New Roman"/>
                <w:sz w:val="22"/>
                <w:szCs w:val="22"/>
              </w:rPr>
              <w:t>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다음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각호의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사건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행위를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의미한다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3A301180" w14:textId="2AFC35E3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특수관계인에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>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배당의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선언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지급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약속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</w:p>
          <w:p w14:paraId="611C3A95" w14:textId="76DB56F2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통상적인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사업</w:t>
            </w:r>
            <w:r w:rsidRPr="00AB70EB">
              <w:rPr>
                <w:rFonts w:ascii="Times New Roman" w:hint="eastAsia"/>
                <w:sz w:val="22"/>
                <w:szCs w:val="22"/>
              </w:rPr>
              <w:t>과정에</w:t>
            </w:r>
            <w:r w:rsidRPr="00AB70EB">
              <w:rPr>
                <w:rFonts w:ascii="Times New Roman"/>
                <w:sz w:val="22"/>
                <w:szCs w:val="22"/>
              </w:rPr>
              <w:t>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정상가격을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대가로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이루어지는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제외하고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매도인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특수관계인에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금전</w:t>
            </w:r>
            <w:r w:rsidR="00E47C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자산</w:t>
            </w:r>
            <w:r w:rsidR="00E47C6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양도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</w:t>
            </w:r>
          </w:p>
          <w:p w14:paraId="13005EB1" w14:textId="77777777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>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자본금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기타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증권의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발행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상환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매수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환매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자본금환급과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관련하여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이루어지는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매도인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특수관계인에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>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금전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자산의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분배</w:t>
            </w:r>
          </w:p>
          <w:p w14:paraId="103D69BF" w14:textId="77777777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lastRenderedPageBreak/>
              <w:t>통상적인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사업활동에서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정상가격을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대가로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이루어지는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제외하고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매도인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특수관계인의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이익을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이루어지는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의한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채무인수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채권양도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보증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제한부담의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설정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신용공여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면책배상의무의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이행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기타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의무의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이행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유예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면제</w:t>
            </w:r>
          </w:p>
          <w:p w14:paraId="1F0E75C4" w14:textId="77777777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매도인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특수관계인에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보유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채권의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포기</w:t>
            </w:r>
          </w:p>
          <w:p w14:paraId="08C8AE95" w14:textId="77777777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본건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특수관계인에게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거래비용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부담하여야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거래비용을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부담하는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행위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다만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임직원이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제공한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용역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합리적인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수준의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실비는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제외함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15DE3D75" w14:textId="77777777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법령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대상회사의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사규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표준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근로계약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내지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임원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보수계약에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따라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이루어지는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과거로부터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임직원들에게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통상적으로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지급되어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온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제외하고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>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임직원들에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금전의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금전의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지급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보상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양도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채무인수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채권의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면제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유예를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포함함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09E8753E" w14:textId="77777777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이상의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각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항목을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실행하기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대상</w:t>
            </w:r>
            <w:r w:rsidRPr="00AB70EB">
              <w:rPr>
                <w:rFonts w:ascii="Times New Roman" w:hint="eastAsia"/>
                <w:sz w:val="22"/>
                <w:szCs w:val="22"/>
              </w:rPr>
              <w:t>회사</w:t>
            </w:r>
            <w:r w:rsidRPr="00AB70EB">
              <w:rPr>
                <w:rFonts w:ascii="Times New Roman"/>
                <w:sz w:val="22"/>
                <w:szCs w:val="22"/>
              </w:rPr>
              <w:t>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약속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약정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체결</w:t>
            </w:r>
          </w:p>
          <w:p w14:paraId="35E686CB" w14:textId="77777777" w:rsidR="00660D2D" w:rsidRPr="00AB70EB" w:rsidRDefault="00660D2D" w:rsidP="00A43F8A">
            <w:pPr>
              <w:pStyle w:val="af3"/>
              <w:numPr>
                <w:ilvl w:val="0"/>
                <w:numId w:val="71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대상</w:t>
            </w:r>
            <w:r>
              <w:rPr>
                <w:rFonts w:ascii="Times New Roman" w:hint="eastAsia"/>
                <w:sz w:val="22"/>
                <w:szCs w:val="22"/>
              </w:rPr>
              <w:t>회</w:t>
            </w:r>
            <w:r w:rsidRPr="00AB70EB">
              <w:rPr>
                <w:rFonts w:ascii="Times New Roman" w:hint="eastAsia"/>
                <w:sz w:val="22"/>
                <w:szCs w:val="22"/>
              </w:rPr>
              <w:t>사가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항목과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지출하였거나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부담하였거나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부담할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비용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조세</w:t>
            </w:r>
          </w:p>
          <w:p w14:paraId="67CDE738" w14:textId="77777777" w:rsidR="00660D2D" w:rsidRPr="008164F4" w:rsidRDefault="00660D2D" w:rsidP="008164F4">
            <w:pPr>
              <w:adjustRightInd w:val="0"/>
              <w:snapToGrid w:val="0"/>
              <w:spacing w:line="360" w:lineRule="atLeast"/>
              <w:ind w:left="760"/>
              <w:rPr>
                <w:rFonts w:ascii="Times New Roman"/>
                <w:sz w:val="22"/>
                <w:szCs w:val="22"/>
              </w:rPr>
            </w:pPr>
            <w:r w:rsidRPr="008164F4">
              <w:rPr>
                <w:rFonts w:ascii="Times New Roman"/>
                <w:sz w:val="22"/>
                <w:szCs w:val="22"/>
              </w:rPr>
              <w:t>단</w:t>
            </w:r>
            <w:r w:rsidRPr="008164F4">
              <w:rPr>
                <w:rFonts w:ascii="Times New Roman"/>
                <w:sz w:val="22"/>
                <w:szCs w:val="22"/>
              </w:rPr>
              <w:t xml:space="preserve">, </w:t>
            </w:r>
            <w:r w:rsidRPr="008164F4">
              <w:rPr>
                <w:rFonts w:ascii="Times New Roman"/>
                <w:sz w:val="22"/>
                <w:szCs w:val="22"/>
              </w:rPr>
              <w:t>허용된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가치유출은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가치유출에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해당하지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아니함을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명확히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한다</w:t>
            </w:r>
            <w:r w:rsidRPr="008164F4">
              <w:rPr>
                <w:rFonts w:ascii="Times New Roman"/>
                <w:sz w:val="22"/>
                <w:szCs w:val="22"/>
              </w:rPr>
              <w:t>.”</w:t>
            </w:r>
          </w:p>
          <w:p w14:paraId="7AE64BAF" w14:textId="5543AE6B" w:rsidR="00660D2D" w:rsidRPr="008164F4" w:rsidRDefault="00660D2D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8164F4">
              <w:rPr>
                <w:rFonts w:ascii="Times New Roman" w:hint="eastAsia"/>
                <w:sz w:val="22"/>
                <w:szCs w:val="22"/>
              </w:rPr>
              <w:t>[</w:t>
            </w:r>
            <w:r w:rsidRPr="008164F4">
              <w:rPr>
                <w:rFonts w:ascii="Times New Roman" w:hint="eastAsia"/>
                <w:sz w:val="22"/>
                <w:szCs w:val="22"/>
              </w:rPr>
              <w:t>예시</w:t>
            </w:r>
            <w:r w:rsidRPr="008164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164F4">
              <w:rPr>
                <w:rFonts w:ascii="Times New Roman" w:hint="eastAsia"/>
                <w:sz w:val="22"/>
                <w:szCs w:val="22"/>
              </w:rPr>
              <w:t>문구</w:t>
            </w:r>
            <w:r w:rsidRPr="008164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 xml:space="preserve">– </w:t>
            </w:r>
            <w:r w:rsidRPr="008164F4">
              <w:rPr>
                <w:rFonts w:ascii="Times New Roman" w:hint="eastAsia"/>
                <w:sz w:val="22"/>
                <w:szCs w:val="22"/>
              </w:rPr>
              <w:t>가치유출</w:t>
            </w:r>
            <w:r w:rsidRPr="008164F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8164F4">
              <w:rPr>
                <w:rFonts w:ascii="Times New Roman" w:hint="eastAsia"/>
                <w:sz w:val="22"/>
                <w:szCs w:val="22"/>
              </w:rPr>
              <w:t>조정</w:t>
            </w:r>
            <w:r w:rsidRPr="008164F4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6FF27C12" w14:textId="6ECA87D0" w:rsidR="00660D2D" w:rsidRPr="008164F4" w:rsidRDefault="00660D2D" w:rsidP="004D6A48">
            <w:pPr>
              <w:pStyle w:val="af3"/>
              <w:numPr>
                <w:ilvl w:val="0"/>
                <w:numId w:val="83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8164F4">
              <w:rPr>
                <w:rFonts w:ascii="Times New Roman"/>
                <w:sz w:val="22"/>
                <w:szCs w:val="22"/>
              </w:rPr>
              <w:t>가치유출에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관한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거래종결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전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조정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448EB659" w14:textId="4C49A4FA" w:rsidR="00660D2D" w:rsidRPr="008164F4" w:rsidRDefault="00660D2D" w:rsidP="00A43F8A">
            <w:pPr>
              <w:pStyle w:val="af3"/>
              <w:numPr>
                <w:ilvl w:val="0"/>
                <w:numId w:val="73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기준일부터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거래종결일까지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사이에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발생하</w:t>
            </w:r>
            <w:r w:rsidRPr="00AB70EB">
              <w:rPr>
                <w:rFonts w:ascii="Times New Roman"/>
                <w:sz w:val="22"/>
                <w:szCs w:val="22"/>
              </w:rPr>
              <w:t>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발생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사실과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그러한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상응하는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액수에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당사자들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간에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서로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거래종결일에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매도인에게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지급할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최종매매대금은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(</w:t>
            </w:r>
            <w:r w:rsidRPr="00AB70EB">
              <w:rPr>
                <w:rFonts w:ascii="Times New Roman" w:hint="eastAsia"/>
                <w:sz w:val="22"/>
                <w:szCs w:val="22"/>
              </w:rPr>
              <w:t>x</w:t>
            </w:r>
            <w:r w:rsidRPr="00AB70EB">
              <w:rPr>
                <w:rFonts w:ascii="Times New Roman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기준매매대금에서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조정금액만큼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감액조정한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금액에서</w:t>
            </w:r>
            <w:r w:rsidRPr="00AB70EB">
              <w:rPr>
                <w:rFonts w:ascii="Times New Roman"/>
                <w:sz w:val="22"/>
                <w:szCs w:val="22"/>
              </w:rPr>
              <w:t xml:space="preserve"> (y) </w:t>
            </w:r>
            <w:r w:rsidRPr="00AB70EB">
              <w:rPr>
                <w:rFonts w:ascii="Times New Roman" w:hint="eastAsia"/>
                <w:sz w:val="22"/>
                <w:szCs w:val="22"/>
              </w:rPr>
              <w:t>그러한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상응하는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전액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차감하여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조정하기로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이와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“</w:t>
            </w:r>
            <w:r w:rsidRPr="00CF7BE5">
              <w:rPr>
                <w:rFonts w:ascii="Times New Roman" w:hint="eastAsia"/>
                <w:b/>
                <w:sz w:val="22"/>
                <w:szCs w:val="22"/>
                <w:u w:val="single"/>
              </w:rPr>
              <w:t>최종매매대금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  <w:r w:rsidRPr="00AB70EB">
              <w:rPr>
                <w:rFonts w:ascii="Times New Roman" w:hint="eastAsia"/>
                <w:sz w:val="22"/>
                <w:szCs w:val="22"/>
              </w:rPr>
              <w:t>이라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76AF7">
              <w:rPr>
                <w:rFonts w:ascii="Times New Roman" w:hint="eastAsia"/>
                <w:sz w:val="22"/>
                <w:szCs w:val="22"/>
              </w:rPr>
              <w:t>함</w:t>
            </w:r>
            <w:r w:rsidRPr="00AB70EB">
              <w:rPr>
                <w:rFonts w:ascii="Times New Roman"/>
                <w:sz w:val="22"/>
                <w:szCs w:val="22"/>
              </w:rPr>
              <w:t xml:space="preserve">).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손해배상책임의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적용되지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아니한다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31F65F42" w14:textId="77777777" w:rsidR="00660D2D" w:rsidRPr="00AB70EB" w:rsidRDefault="00660D2D" w:rsidP="00A43F8A">
            <w:pPr>
              <w:pStyle w:val="af3"/>
              <w:numPr>
                <w:ilvl w:val="0"/>
                <w:numId w:val="73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사실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조정금액을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없이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통지하여야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하며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합리적으로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요청하는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자료를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없이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제공하여야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53B1222B" w14:textId="77777777" w:rsidR="00660D2D" w:rsidRPr="00AB70EB" w:rsidRDefault="00660D2D" w:rsidP="004D6A48">
            <w:pPr>
              <w:pStyle w:val="af3"/>
              <w:numPr>
                <w:ilvl w:val="0"/>
                <w:numId w:val="83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8164F4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 w:hint="eastAsia"/>
                <w:sz w:val="22"/>
                <w:szCs w:val="22"/>
              </w:rPr>
              <w:t>관한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 w:hint="eastAsia"/>
                <w:sz w:val="22"/>
                <w:szCs w:val="22"/>
              </w:rPr>
              <w:t>거래종결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 w:hint="eastAsia"/>
                <w:sz w:val="22"/>
                <w:szCs w:val="22"/>
              </w:rPr>
              <w:t>후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 w:hint="eastAsia"/>
                <w:sz w:val="22"/>
                <w:szCs w:val="22"/>
              </w:rPr>
              <w:t>조정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4D78B87E" w14:textId="77777777" w:rsidR="00660D2D" w:rsidRPr="00AB70EB" w:rsidRDefault="00660D2D" w:rsidP="004D6A48">
            <w:pPr>
              <w:pStyle w:val="af3"/>
              <w:numPr>
                <w:ilvl w:val="0"/>
                <w:numId w:val="84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기준일로부터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발생하였음에도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불구하고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여하한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사유로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이루어지지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당사자들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간에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사실과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조정금액에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이루어지지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않은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포함함</w:t>
            </w:r>
            <w:r w:rsidRPr="00AB70EB">
              <w:rPr>
                <w:rFonts w:ascii="Times New Roman"/>
                <w:sz w:val="22"/>
                <w:szCs w:val="22"/>
              </w:rPr>
              <w:t xml:space="preserve">),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이후에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항에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확정된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조정금액을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지급</w:t>
            </w:r>
            <w:r w:rsidRPr="00AB70EB">
              <w:rPr>
                <w:rFonts w:ascii="Times New Roman" w:hint="eastAsia"/>
                <w:sz w:val="22"/>
                <w:szCs w:val="22"/>
              </w:rPr>
              <w:lastRenderedPageBreak/>
              <w:t>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 xml:space="preserve">.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따른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손해배상책임의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제한은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조에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적용되지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아니한다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2B4A90B1" w14:textId="77777777" w:rsidR="00660D2D" w:rsidRPr="00AB70EB" w:rsidRDefault="00660D2D" w:rsidP="004D6A48">
            <w:pPr>
              <w:pStyle w:val="af3"/>
              <w:numPr>
                <w:ilvl w:val="0"/>
                <w:numId w:val="84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항</w:t>
            </w:r>
            <w:r w:rsidRPr="00AB70EB">
              <w:rPr>
                <w:rFonts w:ascii="Times New Roman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따라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인하여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매도인이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매수인에게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지급하는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모든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금액은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매매대금의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조정으로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이루어지는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것으로서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따른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최종매매대금은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금액만큼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감액된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것으로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본다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669DA4C0" w14:textId="77777777" w:rsidR="00660D2D" w:rsidRPr="00AB70EB" w:rsidRDefault="00660D2D" w:rsidP="004D6A48">
            <w:pPr>
              <w:pStyle w:val="af3"/>
              <w:numPr>
                <w:ilvl w:val="0"/>
                <w:numId w:val="84"/>
              </w:numPr>
              <w:adjustRightInd w:val="0"/>
              <w:snapToGrid w:val="0"/>
              <w:spacing w:line="360" w:lineRule="atLeast"/>
              <w:ind w:leftChars="0" w:hanging="393"/>
              <w:rPr>
                <w:rFonts w:ascii="Times New Roman"/>
                <w:sz w:val="22"/>
                <w:szCs w:val="22"/>
              </w:rPr>
            </w:pPr>
            <w:r w:rsidRPr="008164F4">
              <w:rPr>
                <w:rFonts w:ascii="Times New Roman"/>
                <w:sz w:val="22"/>
                <w:szCs w:val="22"/>
              </w:rPr>
              <w:t>가치유출에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대한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조정</w:t>
            </w:r>
            <w:r w:rsidRPr="008164F4">
              <w:rPr>
                <w:rFonts w:ascii="Times New Roman"/>
                <w:sz w:val="22"/>
                <w:szCs w:val="22"/>
              </w:rPr>
              <w:t xml:space="preserve"> </w:t>
            </w:r>
            <w:r w:rsidRPr="008164F4">
              <w:rPr>
                <w:rFonts w:ascii="Times New Roman"/>
                <w:sz w:val="22"/>
                <w:szCs w:val="22"/>
              </w:rPr>
              <w:t>절차</w:t>
            </w:r>
            <w:r w:rsidRPr="00AB70EB">
              <w:rPr>
                <w:rFonts w:ascii="Times New Roman"/>
                <w:sz w:val="22"/>
                <w:szCs w:val="22"/>
              </w:rPr>
              <w:t xml:space="preserve">.  </w:t>
            </w:r>
          </w:p>
          <w:p w14:paraId="48C63A68" w14:textId="09F4AC1C" w:rsidR="00660D2D" w:rsidRPr="00D17937" w:rsidRDefault="00660D2D" w:rsidP="00A43F8A">
            <w:pPr>
              <w:pStyle w:val="af3"/>
              <w:numPr>
                <w:ilvl w:val="0"/>
                <w:numId w:val="75"/>
              </w:numPr>
              <w:adjustRightInd w:val="0"/>
              <w:snapToGrid w:val="0"/>
              <w:spacing w:line="360" w:lineRule="atLeast"/>
              <w:ind w:leftChars="0" w:left="2297" w:hanging="425"/>
              <w:rPr>
                <w:rFonts w:ascii="Times New Roman"/>
                <w:sz w:val="22"/>
                <w:szCs w:val="22"/>
              </w:rPr>
            </w:pPr>
            <w:r w:rsidRPr="00D17937">
              <w:rPr>
                <w:rFonts w:ascii="Times New Roman" w:hint="eastAsia"/>
                <w:sz w:val="22"/>
                <w:szCs w:val="22"/>
              </w:rPr>
              <w:t>매수인은</w:t>
            </w:r>
            <w:r w:rsidRPr="00D17937">
              <w:rPr>
                <w:rFonts w:ascii="Times New Roman"/>
                <w:sz w:val="22"/>
                <w:szCs w:val="22"/>
              </w:rPr>
              <w:t xml:space="preserve">, </w:t>
            </w:r>
            <w:r w:rsidRPr="00D17937">
              <w:rPr>
                <w:rFonts w:ascii="Times New Roman" w:hint="eastAsia"/>
                <w:sz w:val="22"/>
                <w:szCs w:val="22"/>
              </w:rPr>
              <w:t>본</w:t>
            </w:r>
            <w:r w:rsidRPr="00D1793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항에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따른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매매대금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조정을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요청하고자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하는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경우</w:t>
            </w:r>
            <w:r w:rsidRPr="00D17937">
              <w:rPr>
                <w:rFonts w:ascii="Times New Roman"/>
                <w:sz w:val="22"/>
                <w:szCs w:val="22"/>
              </w:rPr>
              <w:t xml:space="preserve">, </w:t>
            </w:r>
            <w:r w:rsidRPr="00D17937">
              <w:rPr>
                <w:rFonts w:ascii="Times New Roman" w:hint="eastAsia"/>
                <w:sz w:val="22"/>
                <w:szCs w:val="22"/>
              </w:rPr>
              <w:t>가치유출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사유와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상응하는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금액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및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이로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인한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총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조정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요청금액을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기재한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조정요청서</w:t>
            </w:r>
            <w:r w:rsidRPr="00D17937">
              <w:rPr>
                <w:rFonts w:ascii="Times New Roman"/>
                <w:sz w:val="22"/>
                <w:szCs w:val="22"/>
              </w:rPr>
              <w:t>(“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매매대금</w:t>
            </w:r>
            <w:r w:rsidRPr="00CF45D9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조정요청서</w:t>
            </w:r>
            <w:r w:rsidRPr="00D17937">
              <w:rPr>
                <w:rFonts w:ascii="Times New Roman"/>
                <w:sz w:val="22"/>
                <w:szCs w:val="22"/>
              </w:rPr>
              <w:t>”)</w:t>
            </w:r>
            <w:r w:rsidRPr="00D17937">
              <w:rPr>
                <w:rFonts w:ascii="Times New Roman" w:hint="eastAsia"/>
                <w:sz w:val="22"/>
                <w:szCs w:val="22"/>
              </w:rPr>
              <w:t>를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거래종결일로부터</w:t>
            </w:r>
            <w:r w:rsidRPr="00D17937">
              <w:rPr>
                <w:rFonts w:ascii="Times New Roman"/>
                <w:sz w:val="22"/>
                <w:szCs w:val="22"/>
              </w:rPr>
              <w:t xml:space="preserve"> [</w:t>
            </w:r>
            <w:r w:rsidRPr="00D17937">
              <w:rPr>
                <w:rFonts w:ascii="Times New Roman" w:hint="eastAsia"/>
                <w:sz w:val="22"/>
                <w:szCs w:val="22"/>
              </w:rPr>
              <w:t>•</w:t>
            </w:r>
            <w:r w:rsidRPr="00D17937">
              <w:rPr>
                <w:rFonts w:ascii="Times New Roman"/>
                <w:sz w:val="22"/>
                <w:szCs w:val="22"/>
              </w:rPr>
              <w:t>]</w:t>
            </w:r>
            <w:r w:rsidRPr="00D17937">
              <w:rPr>
                <w:rFonts w:ascii="Times New Roman" w:hint="eastAsia"/>
                <w:sz w:val="22"/>
                <w:szCs w:val="22"/>
              </w:rPr>
              <w:t>월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이내에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매도인에게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통지한다</w:t>
            </w:r>
            <w:r w:rsidRPr="00D17937">
              <w:rPr>
                <w:rFonts w:ascii="Times New Roman"/>
                <w:sz w:val="22"/>
                <w:szCs w:val="22"/>
              </w:rPr>
              <w:t xml:space="preserve">. </w:t>
            </w:r>
            <w:r w:rsidRPr="00D17937">
              <w:rPr>
                <w:rFonts w:ascii="Times New Roman" w:hint="eastAsia"/>
                <w:sz w:val="22"/>
                <w:szCs w:val="22"/>
              </w:rPr>
              <w:t>매도인은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거래종결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후</w:t>
            </w:r>
            <w:r w:rsidRPr="00D17937">
              <w:rPr>
                <w:rFonts w:ascii="Times New Roman"/>
                <w:sz w:val="22"/>
                <w:szCs w:val="22"/>
              </w:rPr>
              <w:t xml:space="preserve"> [</w:t>
            </w:r>
            <w:r w:rsidRPr="00D17937">
              <w:rPr>
                <w:rFonts w:ascii="Times New Roman" w:hint="eastAsia"/>
                <w:sz w:val="22"/>
                <w:szCs w:val="22"/>
              </w:rPr>
              <w:t>•</w:t>
            </w:r>
            <w:r w:rsidRPr="00D17937">
              <w:rPr>
                <w:rFonts w:ascii="Times New Roman"/>
                <w:sz w:val="22"/>
                <w:szCs w:val="22"/>
              </w:rPr>
              <w:t>]</w:t>
            </w:r>
            <w:r w:rsidRPr="00D17937">
              <w:rPr>
                <w:rFonts w:ascii="Times New Roman" w:hint="eastAsia"/>
                <w:sz w:val="22"/>
                <w:szCs w:val="22"/>
              </w:rPr>
              <w:t>월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이내에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매수인으로부터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대한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매매대금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조정요청서를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받지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못한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경우</w:t>
            </w:r>
            <w:r w:rsidRPr="00D17937">
              <w:rPr>
                <w:rFonts w:ascii="Times New Roman"/>
                <w:sz w:val="22"/>
                <w:szCs w:val="22"/>
              </w:rPr>
              <w:t xml:space="preserve">, </w:t>
            </w:r>
            <w:r w:rsidRPr="00D17937">
              <w:rPr>
                <w:rFonts w:ascii="Times New Roman" w:hint="eastAsia"/>
                <w:sz w:val="22"/>
                <w:szCs w:val="22"/>
              </w:rPr>
              <w:t>본</w:t>
            </w:r>
            <w:r w:rsidRPr="00D1793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항에서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정하는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조정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의무를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부담하지</w:t>
            </w:r>
            <w:r w:rsidRPr="00D17937">
              <w:rPr>
                <w:rFonts w:ascii="Times New Roman"/>
                <w:sz w:val="22"/>
                <w:szCs w:val="22"/>
              </w:rPr>
              <w:t xml:space="preserve"> </w:t>
            </w:r>
            <w:r w:rsidRPr="00D17937">
              <w:rPr>
                <w:rFonts w:ascii="Times New Roman" w:hint="eastAsia"/>
                <w:sz w:val="22"/>
                <w:szCs w:val="22"/>
              </w:rPr>
              <w:t>아니한다</w:t>
            </w:r>
            <w:r w:rsidRPr="00D17937">
              <w:rPr>
                <w:rFonts w:ascii="Times New Roman"/>
                <w:sz w:val="22"/>
                <w:szCs w:val="22"/>
              </w:rPr>
              <w:t>.</w:t>
            </w:r>
          </w:p>
          <w:p w14:paraId="77BB8DC1" w14:textId="3D116A06" w:rsidR="00660D2D" w:rsidRPr="00AB70EB" w:rsidRDefault="00660D2D" w:rsidP="00A43F8A">
            <w:pPr>
              <w:pStyle w:val="af3"/>
              <w:numPr>
                <w:ilvl w:val="0"/>
                <w:numId w:val="75"/>
              </w:numPr>
              <w:adjustRightInd w:val="0"/>
              <w:snapToGrid w:val="0"/>
              <w:spacing w:line="360" w:lineRule="atLeast"/>
              <w:ind w:leftChars="0" w:left="2297" w:hanging="42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매도인은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조정요청서를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수령한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날로부터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8164F4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/>
                <w:sz w:val="22"/>
                <w:szCs w:val="22"/>
              </w:rPr>
              <w:t>영업일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이내</w:t>
            </w:r>
            <w:r w:rsidRPr="00AB70EB">
              <w:rPr>
                <w:rFonts w:ascii="Times New Roman"/>
                <w:sz w:val="22"/>
                <w:szCs w:val="22"/>
              </w:rPr>
              <w:t>(“</w:t>
            </w:r>
            <w:r w:rsidRPr="00CF45D9">
              <w:rPr>
                <w:rFonts w:ascii="Times New Roman"/>
                <w:b/>
                <w:sz w:val="22"/>
                <w:szCs w:val="22"/>
                <w:u w:val="single"/>
              </w:rPr>
              <w:t>매매대금</w:t>
            </w:r>
            <w:r w:rsidRPr="00CF45D9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Pr="00CF45D9">
              <w:rPr>
                <w:rFonts w:ascii="Times New Roman"/>
                <w:b/>
                <w:sz w:val="22"/>
                <w:szCs w:val="22"/>
                <w:u w:val="single"/>
              </w:rPr>
              <w:t>조정기간</w:t>
            </w:r>
            <w:r w:rsidRPr="00AB70EB">
              <w:rPr>
                <w:rFonts w:ascii="Times New Roman"/>
                <w:sz w:val="22"/>
                <w:szCs w:val="22"/>
              </w:rPr>
              <w:t xml:space="preserve">”, </w:t>
            </w:r>
            <w:r w:rsidRPr="00AB70EB">
              <w:rPr>
                <w:rFonts w:ascii="Times New Roman"/>
                <w:sz w:val="22"/>
                <w:szCs w:val="22"/>
              </w:rPr>
              <w:t>단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어느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일방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당사자가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요청하는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조정기간은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8164F4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/>
                <w:sz w:val="22"/>
                <w:szCs w:val="22"/>
              </w:rPr>
              <w:t>영업일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연장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가능하며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당사자들이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합의하여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추가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연장할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있음</w:t>
            </w:r>
            <w:r w:rsidRPr="00AB70EB">
              <w:rPr>
                <w:rFonts w:ascii="Times New Roman"/>
                <w:sz w:val="22"/>
                <w:szCs w:val="22"/>
              </w:rPr>
              <w:t>)</w:t>
            </w:r>
            <w:r w:rsidRPr="00AB70EB">
              <w:rPr>
                <w:rFonts w:ascii="Times New Roman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가치유출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그로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인한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조정에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성실히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합의한다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  <w:p w14:paraId="10E35E22" w14:textId="0C0E5661" w:rsidR="00660D2D" w:rsidRPr="00660D2D" w:rsidRDefault="00660D2D" w:rsidP="00376AF7">
            <w:pPr>
              <w:pStyle w:val="af3"/>
              <w:numPr>
                <w:ilvl w:val="0"/>
                <w:numId w:val="75"/>
              </w:numPr>
              <w:adjustRightInd w:val="0"/>
              <w:snapToGrid w:val="0"/>
              <w:spacing w:line="360" w:lineRule="atLeast"/>
              <w:ind w:leftChars="0" w:left="2297" w:hanging="42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조정기간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이루어지지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않을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조정기간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만료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후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8164F4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영업일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외부전문기관</w:t>
            </w:r>
            <w:r w:rsidRPr="00AB70EB">
              <w:rPr>
                <w:rFonts w:ascii="Times New Roman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회계법인을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포함하되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한정하지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아니함</w:t>
            </w:r>
            <w:r w:rsidRPr="00AB70EB">
              <w:rPr>
                <w:rFonts w:ascii="Times New Roman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선정하여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외부전문기관이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평가한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상응하는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완료하기로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단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위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8164F4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영업일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외부전문기관에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되지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않는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기간이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도과한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날로부터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8164F4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영업일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76AF7">
              <w:rPr>
                <w:rFonts w:ascii="Times New Roman" w:hint="eastAsia"/>
                <w:sz w:val="22"/>
                <w:szCs w:val="22"/>
              </w:rPr>
              <w:t>국내</w:t>
            </w:r>
            <w:r w:rsidR="00376A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76AF7">
              <w:rPr>
                <w:rFonts w:ascii="Times New Roman"/>
                <w:sz w:val="22"/>
                <w:szCs w:val="22"/>
              </w:rPr>
              <w:t>4</w:t>
            </w:r>
            <w:r w:rsidRPr="00AB70EB">
              <w:rPr>
                <w:rFonts w:ascii="Times New Roman" w:hint="eastAsia"/>
                <w:sz w:val="22"/>
                <w:szCs w:val="22"/>
              </w:rPr>
              <w:t>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회계법인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중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8164F4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곳의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회계법인을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통지하여야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통지를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받은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날로부터</w:t>
            </w:r>
            <w:r w:rsidRPr="00AB70EB">
              <w:rPr>
                <w:rFonts w:ascii="Times New Roman"/>
                <w:sz w:val="22"/>
                <w:szCs w:val="22"/>
              </w:rPr>
              <w:t xml:space="preserve"> [</w:t>
            </w:r>
            <w:r w:rsidRPr="008164F4">
              <w:rPr>
                <w:rFonts w:ascii="Times New Roman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영업일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이내에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중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하나의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회계법인을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선정하여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매도인에게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통지하여야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하며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매도인에게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회계법인이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평가한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가치유출에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상응하는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조정을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완료하기로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 xml:space="preserve">).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항에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외부전문기관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선임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비용은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각각</w:t>
            </w:r>
            <w:r w:rsidRPr="00AB70EB">
              <w:rPr>
                <w:rFonts w:ascii="Times New Roman"/>
                <w:sz w:val="22"/>
                <w:szCs w:val="22"/>
              </w:rPr>
              <w:t xml:space="preserve"> 50%</w:t>
            </w:r>
            <w:r w:rsidRPr="00AB70EB">
              <w:rPr>
                <w:rFonts w:ascii="Times New Roman" w:hint="eastAsia"/>
                <w:sz w:val="22"/>
                <w:szCs w:val="22"/>
              </w:rPr>
              <w:t>씩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부담하기로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</w:p>
        </w:tc>
      </w:tr>
    </w:tbl>
    <w:p w14:paraId="25F01276" w14:textId="2B5930FE" w:rsidR="00355105" w:rsidRPr="00954D7F" w:rsidRDefault="00355105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r>
        <w:rPr>
          <w:rFonts w:ascii="Times New Roman" w:hint="eastAsia"/>
          <w:b/>
          <w:sz w:val="23"/>
          <w:szCs w:val="23"/>
        </w:rPr>
        <w:lastRenderedPageBreak/>
        <w:t>확인실사</w:t>
      </w:r>
    </w:p>
    <w:p w14:paraId="06010E84" w14:textId="5B1FBD3A" w:rsidR="00355105" w:rsidRPr="00954D7F" w:rsidRDefault="00B64A16" w:rsidP="00EA7947">
      <w:pPr>
        <w:numPr>
          <w:ilvl w:val="1"/>
          <w:numId w:val="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t>확인실사의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실시</w:t>
      </w:r>
      <w:r w:rsidR="00355105" w:rsidRPr="00954D7F">
        <w:rPr>
          <w:rFonts w:ascii="Times New Roman"/>
          <w:sz w:val="23"/>
          <w:szCs w:val="23"/>
        </w:rPr>
        <w:t xml:space="preserve">.  </w:t>
      </w:r>
      <w:r>
        <w:rPr>
          <w:rFonts w:ascii="Times New Roman" w:hint="eastAsia"/>
          <w:sz w:val="23"/>
          <w:szCs w:val="23"/>
        </w:rPr>
        <w:t>매수인은</w:t>
      </w:r>
      <w:r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/>
          <w:sz w:val="23"/>
          <w:szCs w:val="23"/>
        </w:rPr>
        <w:t>20</w:t>
      </w:r>
      <w:r w:rsidR="0028688E">
        <w:rPr>
          <w:rFonts w:ascii="Times New Roman"/>
          <w:sz w:val="23"/>
          <w:szCs w:val="23"/>
        </w:rPr>
        <w:t>[</w:t>
      </w:r>
      <w:r w:rsidR="003C6C84">
        <w:rPr>
          <w:rFonts w:hint="eastAsia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0A22F6">
        <w:rPr>
          <w:rFonts w:ascii="Times New Roman" w:hint="eastAsia"/>
          <w:sz w:val="23"/>
          <w:szCs w:val="23"/>
        </w:rPr>
        <w:t>년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/>
          <w:sz w:val="23"/>
          <w:szCs w:val="23"/>
        </w:rPr>
        <w:t>[</w:t>
      </w:r>
      <w:r w:rsidR="003C6C84">
        <w:rPr>
          <w:rFonts w:hint="eastAsia"/>
        </w:rPr>
        <w:sym w:font="Wingdings 2" w:char="F097"/>
      </w:r>
      <w:r w:rsidR="0028688E">
        <w:rPr>
          <w:rFonts w:ascii="Times New Roman"/>
          <w:sz w:val="23"/>
          <w:szCs w:val="23"/>
        </w:rPr>
        <w:t>]</w:t>
      </w:r>
      <w:r w:rsidR="000A22F6">
        <w:rPr>
          <w:rFonts w:ascii="Times New Roman" w:hint="eastAsia"/>
          <w:sz w:val="23"/>
          <w:szCs w:val="23"/>
        </w:rPr>
        <w:t>월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 w:hint="eastAsia"/>
          <w:sz w:val="23"/>
          <w:szCs w:val="23"/>
        </w:rPr>
        <w:t>중으로서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 w:hint="eastAsia"/>
          <w:sz w:val="23"/>
          <w:szCs w:val="23"/>
        </w:rPr>
        <w:t>당사자들이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 w:hint="eastAsia"/>
          <w:sz w:val="23"/>
          <w:szCs w:val="23"/>
        </w:rPr>
        <w:t>상호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 w:hint="eastAsia"/>
          <w:sz w:val="23"/>
          <w:szCs w:val="23"/>
        </w:rPr>
        <w:t>합의하는</w:t>
      </w:r>
      <w:r w:rsidR="000A22F6">
        <w:rPr>
          <w:rFonts w:ascii="Times New Roman" w:hint="eastAsia"/>
          <w:sz w:val="23"/>
          <w:szCs w:val="23"/>
        </w:rPr>
        <w:t xml:space="preserve"> </w:t>
      </w:r>
      <w:r w:rsidR="000A22F6">
        <w:rPr>
          <w:rFonts w:ascii="Times New Roman" w:hint="eastAsia"/>
          <w:sz w:val="23"/>
          <w:szCs w:val="23"/>
        </w:rPr>
        <w:t>날</w:t>
      </w:r>
      <w:r>
        <w:rPr>
          <w:rFonts w:ascii="Times New Roman" w:hint="eastAsia"/>
          <w:sz w:val="23"/>
          <w:szCs w:val="23"/>
        </w:rPr>
        <w:t>로부터</w:t>
      </w:r>
      <w:r>
        <w:rPr>
          <w:rFonts w:ascii="Times New Roman" w:hint="eastAsia"/>
          <w:sz w:val="23"/>
          <w:szCs w:val="23"/>
        </w:rPr>
        <w:t xml:space="preserve"> </w:t>
      </w:r>
      <w:r w:rsidR="005D33E6">
        <w:rPr>
          <w:rFonts w:ascii="Times New Roman"/>
          <w:sz w:val="23"/>
          <w:szCs w:val="23"/>
        </w:rPr>
        <w:t>3</w:t>
      </w:r>
      <w:r>
        <w:rPr>
          <w:rFonts w:ascii="Times New Roman" w:hint="eastAsia"/>
          <w:sz w:val="23"/>
          <w:szCs w:val="23"/>
        </w:rPr>
        <w:t>주의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기간</w:t>
      </w:r>
      <w:r w:rsidR="00761E1F">
        <w:rPr>
          <w:rFonts w:ascii="Times New Roman" w:hint="eastAsia"/>
          <w:sz w:val="23"/>
          <w:szCs w:val="23"/>
        </w:rPr>
        <w:t>(</w:t>
      </w:r>
      <w:r w:rsidR="00761E1F">
        <w:rPr>
          <w:rFonts w:ascii="Times New Roman" w:hint="eastAsia"/>
          <w:sz w:val="23"/>
          <w:szCs w:val="23"/>
        </w:rPr>
        <w:t>단</w:t>
      </w:r>
      <w:r w:rsidR="00761E1F">
        <w:rPr>
          <w:rFonts w:ascii="Times New Roman" w:hint="eastAsia"/>
          <w:sz w:val="23"/>
          <w:szCs w:val="23"/>
        </w:rPr>
        <w:t>,</w:t>
      </w:r>
      <w:r w:rsidR="00761E1F">
        <w:rPr>
          <w:rFonts w:ascii="Times New Roman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매수인이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합리적인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사유</w:t>
      </w:r>
      <w:r w:rsidR="006D16FE">
        <w:rPr>
          <w:rFonts w:ascii="Times New Roman" w:hint="eastAsia"/>
          <w:sz w:val="23"/>
          <w:szCs w:val="23"/>
        </w:rPr>
        <w:t>를</w:t>
      </w:r>
      <w:r w:rsidR="006D16FE">
        <w:rPr>
          <w:rFonts w:ascii="Times New Roman" w:hint="eastAsia"/>
          <w:sz w:val="23"/>
          <w:szCs w:val="23"/>
        </w:rPr>
        <w:t xml:space="preserve"> </w:t>
      </w:r>
      <w:r w:rsidR="006D16FE">
        <w:rPr>
          <w:rFonts w:ascii="Times New Roman" w:hint="eastAsia"/>
          <w:sz w:val="23"/>
          <w:szCs w:val="23"/>
        </w:rPr>
        <w:t>들어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매도인에게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실사기간의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연장을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요청하는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경우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매도인은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585E9A">
        <w:rPr>
          <w:rFonts w:ascii="Times New Roman"/>
          <w:sz w:val="23"/>
          <w:szCs w:val="23"/>
        </w:rPr>
        <w:t>2</w:t>
      </w:r>
      <w:r w:rsidR="00761E1F">
        <w:rPr>
          <w:rFonts w:ascii="Times New Roman" w:hint="eastAsia"/>
          <w:sz w:val="23"/>
          <w:szCs w:val="23"/>
        </w:rPr>
        <w:t>주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이내의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범위에서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이를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연장할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수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lastRenderedPageBreak/>
        <w:t>있음</w:t>
      </w:r>
      <w:r w:rsidR="006D16FE">
        <w:rPr>
          <w:rFonts w:ascii="Times New Roman" w:hint="eastAsia"/>
          <w:sz w:val="23"/>
          <w:szCs w:val="23"/>
        </w:rPr>
        <w:t>,</w:t>
      </w:r>
      <w:r w:rsidR="00761E1F">
        <w:rPr>
          <w:rFonts w:ascii="Times New Roman"/>
          <w:sz w:val="23"/>
          <w:szCs w:val="23"/>
        </w:rPr>
        <w:t xml:space="preserve"> </w:t>
      </w:r>
      <w:r w:rsidR="00761E1F">
        <w:rPr>
          <w:rFonts w:ascii="Times New Roman" w:hint="eastAsia"/>
          <w:sz w:val="23"/>
          <w:szCs w:val="23"/>
        </w:rPr>
        <w:t>이하</w:t>
      </w:r>
      <w:r w:rsidR="00761E1F">
        <w:rPr>
          <w:rFonts w:ascii="Times New Roman"/>
          <w:sz w:val="23"/>
          <w:szCs w:val="23"/>
        </w:rPr>
        <w:t xml:space="preserve"> “</w:t>
      </w:r>
      <w:r w:rsidR="00761E1F" w:rsidRPr="00761E1F">
        <w:rPr>
          <w:rFonts w:ascii="Times New Roman" w:hint="eastAsia"/>
          <w:b/>
          <w:sz w:val="23"/>
          <w:szCs w:val="23"/>
          <w:u w:val="single"/>
        </w:rPr>
        <w:t>실사기간</w:t>
      </w:r>
      <w:r w:rsidR="00761E1F">
        <w:rPr>
          <w:rFonts w:ascii="Times New Roman"/>
          <w:sz w:val="23"/>
          <w:szCs w:val="23"/>
        </w:rPr>
        <w:t xml:space="preserve">”) </w:t>
      </w:r>
      <w:r w:rsidR="00761E1F">
        <w:rPr>
          <w:rFonts w:ascii="Times New Roman" w:hint="eastAsia"/>
          <w:sz w:val="23"/>
          <w:szCs w:val="23"/>
        </w:rPr>
        <w:t>동안</w:t>
      </w:r>
      <w:r w:rsidR="00761E1F">
        <w:rPr>
          <w:rFonts w:ascii="Times New Roman" w:hint="eastAsia"/>
          <w:sz w:val="23"/>
          <w:szCs w:val="23"/>
        </w:rPr>
        <w:t xml:space="preserve"> </w:t>
      </w:r>
      <w:r w:rsidR="0028688E">
        <w:rPr>
          <w:rFonts w:ascii="Times New Roman" w:hint="eastAsia"/>
          <w:sz w:val="23"/>
          <w:szCs w:val="23"/>
        </w:rPr>
        <w:t>대상회사의</w:t>
      </w:r>
      <w:r w:rsidR="0028688E">
        <w:rPr>
          <w:rFonts w:ascii="Times New Roman" w:hint="eastAsia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자산부채의</w:t>
      </w:r>
      <w:r w:rsidR="00BA653D">
        <w:rPr>
          <w:rFonts w:ascii="Times New Roman" w:hint="eastAsia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현황</w:t>
      </w:r>
      <w:r w:rsidR="00BA653D">
        <w:rPr>
          <w:rFonts w:ascii="Times New Roman" w:hint="eastAsia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파악</w:t>
      </w:r>
      <w:r w:rsidR="00BA653D">
        <w:rPr>
          <w:rFonts w:ascii="Times New Roman" w:hint="eastAsia"/>
          <w:sz w:val="23"/>
          <w:szCs w:val="23"/>
        </w:rPr>
        <w:t>,</w:t>
      </w:r>
      <w:r w:rsidR="00BA653D">
        <w:rPr>
          <w:rFonts w:ascii="Times New Roman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해외</w:t>
      </w:r>
      <w:r w:rsidR="00BA653D">
        <w:rPr>
          <w:rFonts w:ascii="Times New Roman" w:hint="eastAsia"/>
          <w:sz w:val="23"/>
          <w:szCs w:val="23"/>
        </w:rPr>
        <w:t xml:space="preserve"> </w:t>
      </w:r>
      <w:r w:rsidR="00BA653D">
        <w:rPr>
          <w:rFonts w:ascii="Times New Roman" w:hint="eastAsia"/>
          <w:sz w:val="23"/>
          <w:szCs w:val="23"/>
        </w:rPr>
        <w:t>종속회사가</w:t>
      </w:r>
      <w:r w:rsidR="00BA653D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운영하고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있는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생산시설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및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유형자산의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실재성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확인</w:t>
      </w:r>
      <w:r w:rsidR="00BA653D" w:rsidRPr="00BA04E2">
        <w:rPr>
          <w:rFonts w:ascii="Times New Roman" w:hint="eastAsia"/>
          <w:sz w:val="23"/>
          <w:szCs w:val="23"/>
        </w:rPr>
        <w:t xml:space="preserve">, </w:t>
      </w:r>
      <w:r w:rsidR="000A22F6" w:rsidRPr="00BA04E2">
        <w:rPr>
          <w:rFonts w:ascii="Times New Roman" w:hint="eastAsia"/>
          <w:sz w:val="23"/>
          <w:szCs w:val="23"/>
        </w:rPr>
        <w:t>대상</w:t>
      </w:r>
      <w:r w:rsidR="00A267C6">
        <w:rPr>
          <w:rFonts w:ascii="Times New Roman" w:hint="eastAsia"/>
          <w:sz w:val="23"/>
          <w:szCs w:val="23"/>
        </w:rPr>
        <w:t>회사의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="000A22F6" w:rsidRPr="00BA04E2">
        <w:rPr>
          <w:rFonts w:ascii="Times New Roman" w:hint="eastAsia"/>
          <w:sz w:val="23"/>
          <w:szCs w:val="23"/>
        </w:rPr>
        <w:t>우발채무</w:t>
      </w:r>
      <w:r w:rsidR="000A22F6" w:rsidRPr="00BA04E2">
        <w:rPr>
          <w:rFonts w:ascii="Times New Roman" w:hint="eastAsia"/>
          <w:sz w:val="23"/>
          <w:szCs w:val="23"/>
        </w:rPr>
        <w:t xml:space="preserve"> </w:t>
      </w:r>
      <w:r w:rsidR="000A22F6" w:rsidRPr="00BA04E2">
        <w:rPr>
          <w:rFonts w:ascii="Times New Roman" w:hint="eastAsia"/>
          <w:sz w:val="23"/>
          <w:szCs w:val="23"/>
        </w:rPr>
        <w:t>현황</w:t>
      </w:r>
      <w:r w:rsidR="000A22F6" w:rsidRPr="00BA04E2">
        <w:rPr>
          <w:rFonts w:ascii="Times New Roman" w:hint="eastAsia"/>
          <w:sz w:val="23"/>
          <w:szCs w:val="23"/>
        </w:rPr>
        <w:t xml:space="preserve"> </w:t>
      </w:r>
      <w:r w:rsidR="000A22F6" w:rsidRPr="00BA04E2">
        <w:rPr>
          <w:rFonts w:ascii="Times New Roman" w:hint="eastAsia"/>
          <w:sz w:val="23"/>
          <w:szCs w:val="23"/>
        </w:rPr>
        <w:t>파악</w:t>
      </w:r>
      <w:r w:rsidR="000A22F6" w:rsidRPr="00BA04E2">
        <w:rPr>
          <w:rFonts w:ascii="Times New Roman" w:hint="eastAsia"/>
          <w:sz w:val="23"/>
          <w:szCs w:val="23"/>
        </w:rPr>
        <w:t>,</w:t>
      </w:r>
      <w:r w:rsidR="000A22F6" w:rsidRPr="00BA04E2">
        <w:rPr>
          <w:rFonts w:ascii="Times New Roman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거래종결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후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대상회사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사업계획</w:t>
      </w:r>
      <w:r w:rsidR="00EA7947" w:rsidRPr="00BA04E2">
        <w:rPr>
          <w:rFonts w:ascii="Times New Roman" w:hint="eastAsia"/>
          <w:sz w:val="23"/>
          <w:szCs w:val="23"/>
        </w:rPr>
        <w:t xml:space="preserve"> </w:t>
      </w:r>
      <w:r w:rsidR="00EA7947" w:rsidRPr="00BA04E2">
        <w:rPr>
          <w:rFonts w:ascii="Times New Roman" w:hint="eastAsia"/>
          <w:sz w:val="23"/>
          <w:szCs w:val="23"/>
        </w:rPr>
        <w:t>수립</w:t>
      </w:r>
      <w:r w:rsidR="00BA653D" w:rsidRPr="00BA04E2">
        <w:rPr>
          <w:rFonts w:ascii="Times New Roman" w:hint="eastAsia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등</w:t>
      </w:r>
      <w:r w:rsidR="00E17FA2" w:rsidRPr="00BA04E2">
        <w:rPr>
          <w:rFonts w:ascii="Times New Roman" w:hint="eastAsia"/>
          <w:sz w:val="23"/>
          <w:szCs w:val="23"/>
        </w:rPr>
        <w:t>을</w:t>
      </w:r>
      <w:r w:rsidR="00BA653D" w:rsidRPr="00BA04E2">
        <w:rPr>
          <w:rFonts w:ascii="Times New Roman"/>
          <w:sz w:val="23"/>
          <w:szCs w:val="23"/>
        </w:rPr>
        <w:t xml:space="preserve"> </w:t>
      </w:r>
      <w:r w:rsidR="00BA653D" w:rsidRPr="00BA04E2">
        <w:rPr>
          <w:rFonts w:ascii="Times New Roman" w:hint="eastAsia"/>
          <w:sz w:val="23"/>
          <w:szCs w:val="23"/>
        </w:rPr>
        <w:t>목적으로</w:t>
      </w:r>
      <w:r w:rsidR="00BA653D" w:rsidRPr="00BA04E2">
        <w:rPr>
          <w:rFonts w:ascii="Times New Roman"/>
          <w:sz w:val="23"/>
          <w:szCs w:val="23"/>
        </w:rPr>
        <w:t xml:space="preserve"> </w:t>
      </w:r>
      <w:r w:rsidR="00A267C6">
        <w:rPr>
          <w:rFonts w:ascii="Times New Roman" w:hint="eastAsia"/>
          <w:sz w:val="23"/>
          <w:szCs w:val="23"/>
        </w:rPr>
        <w:t>대상회사에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="004E7B5E" w:rsidRPr="00BA04E2">
        <w:rPr>
          <w:rFonts w:ascii="Times New Roman" w:hint="eastAsia"/>
          <w:sz w:val="23"/>
          <w:szCs w:val="23"/>
        </w:rPr>
        <w:t>대한</w:t>
      </w:r>
      <w:r w:rsidR="004E7B5E" w:rsidRPr="00BA04E2">
        <w:rPr>
          <w:rFonts w:ascii="Times New Roman" w:hint="eastAsia"/>
          <w:sz w:val="23"/>
          <w:szCs w:val="23"/>
        </w:rPr>
        <w:t xml:space="preserve"> </w:t>
      </w:r>
      <w:r w:rsidR="004E7B5E" w:rsidRPr="00BA04E2">
        <w:rPr>
          <w:rFonts w:ascii="Times New Roman" w:hint="eastAsia"/>
          <w:sz w:val="23"/>
          <w:szCs w:val="23"/>
        </w:rPr>
        <w:t>실사</w:t>
      </w:r>
      <w:r w:rsidR="00761E1F" w:rsidRPr="00BA04E2">
        <w:rPr>
          <w:rFonts w:ascii="Times New Roman" w:hint="eastAsia"/>
          <w:sz w:val="23"/>
          <w:szCs w:val="23"/>
        </w:rPr>
        <w:t>(</w:t>
      </w:r>
      <w:r w:rsidR="00761E1F" w:rsidRPr="00BA04E2">
        <w:rPr>
          <w:rFonts w:ascii="Times New Roman"/>
          <w:sz w:val="23"/>
          <w:szCs w:val="23"/>
        </w:rPr>
        <w:t>“</w:t>
      </w:r>
      <w:r w:rsidR="00761E1F" w:rsidRPr="00BA04E2">
        <w:rPr>
          <w:rFonts w:ascii="Times New Roman" w:hint="eastAsia"/>
          <w:b/>
          <w:sz w:val="23"/>
          <w:szCs w:val="23"/>
          <w:u w:val="single"/>
        </w:rPr>
        <w:t>확인실사</w:t>
      </w:r>
      <w:r w:rsidR="00761E1F" w:rsidRPr="00BA04E2">
        <w:rPr>
          <w:rFonts w:ascii="Times New Roman"/>
          <w:sz w:val="23"/>
          <w:szCs w:val="23"/>
        </w:rPr>
        <w:t>”)</w:t>
      </w:r>
      <w:r w:rsidR="00761E1F" w:rsidRPr="00BA04E2">
        <w:rPr>
          <w:rFonts w:ascii="Times New Roman" w:hint="eastAsia"/>
          <w:sz w:val="23"/>
          <w:szCs w:val="23"/>
        </w:rPr>
        <w:t>를</w:t>
      </w:r>
      <w:r w:rsidR="00761E1F" w:rsidRPr="00BA04E2">
        <w:rPr>
          <w:rFonts w:ascii="Times New Roman" w:hint="eastAsia"/>
          <w:sz w:val="23"/>
          <w:szCs w:val="23"/>
        </w:rPr>
        <w:t xml:space="preserve"> </w:t>
      </w:r>
      <w:r w:rsidR="00761E1F" w:rsidRPr="00BA04E2">
        <w:rPr>
          <w:rFonts w:ascii="Times New Roman" w:hint="eastAsia"/>
          <w:sz w:val="23"/>
          <w:szCs w:val="23"/>
        </w:rPr>
        <w:t>실시할</w:t>
      </w:r>
      <w:r w:rsidR="00761E1F" w:rsidRPr="00BA04E2">
        <w:rPr>
          <w:rFonts w:ascii="Times New Roman" w:hint="eastAsia"/>
          <w:sz w:val="23"/>
          <w:szCs w:val="23"/>
        </w:rPr>
        <w:t xml:space="preserve"> </w:t>
      </w:r>
      <w:r w:rsidR="00761E1F" w:rsidRPr="00BA04E2">
        <w:rPr>
          <w:rFonts w:ascii="Times New Roman" w:hint="eastAsia"/>
          <w:sz w:val="23"/>
          <w:szCs w:val="23"/>
        </w:rPr>
        <w:t>수</w:t>
      </w:r>
      <w:r w:rsidR="00761E1F" w:rsidRPr="00BA04E2">
        <w:rPr>
          <w:rFonts w:ascii="Times New Roman" w:hint="eastAsia"/>
          <w:sz w:val="23"/>
          <w:szCs w:val="23"/>
        </w:rPr>
        <w:t xml:space="preserve"> </w:t>
      </w:r>
      <w:r w:rsidR="00761E1F" w:rsidRPr="00BA04E2">
        <w:rPr>
          <w:rFonts w:ascii="Times New Roman" w:hint="eastAsia"/>
          <w:sz w:val="23"/>
          <w:szCs w:val="23"/>
        </w:rPr>
        <w:t>있다</w:t>
      </w:r>
      <w:r w:rsidR="00761E1F" w:rsidRPr="00BA04E2">
        <w:rPr>
          <w:rFonts w:ascii="Times New Roman" w:hint="eastAsia"/>
          <w:sz w:val="23"/>
          <w:szCs w:val="23"/>
        </w:rPr>
        <w:t>.</w:t>
      </w:r>
      <w:r w:rsidR="00A87109" w:rsidRPr="00BA04E2">
        <w:rPr>
          <w:rFonts w:ascii="Times New Roman"/>
          <w:sz w:val="23"/>
          <w:szCs w:val="23"/>
        </w:rPr>
        <w:t xml:space="preserve"> </w:t>
      </w:r>
      <w:r w:rsidR="0060280B" w:rsidRPr="00BA04E2">
        <w:rPr>
          <w:rFonts w:ascii="Times New Roman" w:hint="eastAsia"/>
          <w:sz w:val="23"/>
          <w:szCs w:val="23"/>
        </w:rPr>
        <w:t>당사자들은</w:t>
      </w:r>
      <w:r w:rsidR="0060280B" w:rsidRPr="00BA04E2">
        <w:rPr>
          <w:rFonts w:ascii="Times New Roman" w:hint="eastAsia"/>
          <w:sz w:val="23"/>
          <w:szCs w:val="23"/>
        </w:rPr>
        <w:t xml:space="preserve"> </w:t>
      </w:r>
      <w:r w:rsidR="0060280B" w:rsidRPr="00BA04E2">
        <w:rPr>
          <w:rFonts w:ascii="Times New Roman" w:hint="eastAsia"/>
          <w:sz w:val="23"/>
          <w:szCs w:val="23"/>
        </w:rPr>
        <w:t>실사기간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개시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전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기간을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포함하여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실사기간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중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확인실사의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방</w:t>
      </w:r>
      <w:r w:rsidR="00EE2A29">
        <w:rPr>
          <w:rFonts w:ascii="Times New Roman" w:hint="eastAsia"/>
          <w:sz w:val="23"/>
          <w:szCs w:val="23"/>
        </w:rPr>
        <w:t>식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내지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일정</w:t>
      </w:r>
      <w:r w:rsidR="0060280B">
        <w:rPr>
          <w:rFonts w:ascii="Times New Roman" w:hint="eastAsia"/>
          <w:sz w:val="23"/>
          <w:szCs w:val="23"/>
        </w:rPr>
        <w:t>,</w:t>
      </w:r>
      <w:r w:rsidR="0060280B">
        <w:rPr>
          <w:rFonts w:ascii="Times New Roman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확인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요청사항</w:t>
      </w:r>
      <w:r w:rsidR="00EE2A29">
        <w:rPr>
          <w:rFonts w:ascii="Times New Roman" w:hint="eastAsia"/>
          <w:sz w:val="23"/>
          <w:szCs w:val="23"/>
        </w:rPr>
        <w:t>(</w:t>
      </w:r>
      <w:r w:rsidR="00EE2A29">
        <w:rPr>
          <w:rFonts w:ascii="Times New Roman"/>
          <w:sz w:val="23"/>
          <w:szCs w:val="23"/>
        </w:rPr>
        <w:t>RFI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등</w:t>
      </w:r>
      <w:r w:rsidR="00EE2A29">
        <w:rPr>
          <w:rFonts w:ascii="Times New Roman" w:hint="eastAsia"/>
          <w:sz w:val="23"/>
          <w:szCs w:val="23"/>
        </w:rPr>
        <w:t>)</w:t>
      </w:r>
      <w:r w:rsidR="00830EF4">
        <w:rPr>
          <w:rFonts w:ascii="Times New Roman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등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확인실사와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관련된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구체적인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사항에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관해서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상호</w:t>
      </w:r>
      <w:r w:rsidR="0060280B">
        <w:rPr>
          <w:rFonts w:ascii="Times New Roman" w:hint="eastAsia"/>
          <w:sz w:val="23"/>
          <w:szCs w:val="23"/>
        </w:rPr>
        <w:t xml:space="preserve"> </w:t>
      </w:r>
      <w:r w:rsidR="0060280B">
        <w:rPr>
          <w:rFonts w:ascii="Times New Roman" w:hint="eastAsia"/>
          <w:sz w:val="23"/>
          <w:szCs w:val="23"/>
        </w:rPr>
        <w:t>협의</w:t>
      </w:r>
      <w:r w:rsidR="00EE2A29">
        <w:rPr>
          <w:rFonts w:ascii="Times New Roman" w:hint="eastAsia"/>
          <w:sz w:val="23"/>
          <w:szCs w:val="23"/>
        </w:rPr>
        <w:t>하기로</w:t>
      </w:r>
      <w:r w:rsidR="00EE2A29">
        <w:rPr>
          <w:rFonts w:ascii="Times New Roman" w:hint="eastAsia"/>
          <w:sz w:val="23"/>
          <w:szCs w:val="23"/>
        </w:rPr>
        <w:t xml:space="preserve"> </w:t>
      </w:r>
      <w:r w:rsidR="00EE2A29">
        <w:rPr>
          <w:rFonts w:ascii="Times New Roman" w:hint="eastAsia"/>
          <w:sz w:val="23"/>
          <w:szCs w:val="23"/>
        </w:rPr>
        <w:t>한다</w:t>
      </w:r>
      <w:r w:rsidR="00EE2A29">
        <w:rPr>
          <w:rFonts w:ascii="Times New Roman" w:hint="eastAsia"/>
          <w:sz w:val="23"/>
          <w:szCs w:val="23"/>
        </w:rPr>
        <w:t>.</w:t>
      </w:r>
      <w:r w:rsidR="0060280B">
        <w:rPr>
          <w:rFonts w:ascii="Times New Roman" w:hint="eastAsia"/>
          <w:sz w:val="23"/>
          <w:szCs w:val="23"/>
        </w:rPr>
        <w:t xml:space="preserve"> </w:t>
      </w:r>
    </w:p>
    <w:p w14:paraId="719682AA" w14:textId="48ECB8ED" w:rsidR="00355105" w:rsidRPr="00954D7F" w:rsidRDefault="00C73EE7" w:rsidP="00355105">
      <w:pPr>
        <w:numPr>
          <w:ilvl w:val="1"/>
          <w:numId w:val="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C514A8">
        <w:rPr>
          <w:rFonts w:ascii="Times New Roman" w:hint="eastAsia"/>
          <w:sz w:val="23"/>
          <w:szCs w:val="23"/>
          <w:u w:val="single"/>
        </w:rPr>
        <w:t>확인실사의</w:t>
      </w:r>
      <w:r w:rsidRPr="00C514A8">
        <w:rPr>
          <w:rFonts w:ascii="Times New Roman" w:hint="eastAsia"/>
          <w:sz w:val="23"/>
          <w:szCs w:val="23"/>
          <w:u w:val="single"/>
        </w:rPr>
        <w:t xml:space="preserve"> </w:t>
      </w:r>
      <w:r w:rsidRPr="00C514A8">
        <w:rPr>
          <w:rFonts w:ascii="Times New Roman" w:hint="eastAsia"/>
          <w:sz w:val="23"/>
          <w:szCs w:val="23"/>
          <w:u w:val="single"/>
        </w:rPr>
        <w:t>방법</w:t>
      </w:r>
      <w:r w:rsidR="00355105" w:rsidRPr="00954D7F">
        <w:rPr>
          <w:rFonts w:ascii="Times New Roman"/>
          <w:sz w:val="23"/>
          <w:szCs w:val="23"/>
        </w:rPr>
        <w:t>.</w:t>
      </w:r>
      <w:r w:rsidR="009C6BC4">
        <w:rPr>
          <w:rFonts w:ascii="Times New Roman"/>
          <w:sz w:val="23"/>
          <w:szCs w:val="23"/>
        </w:rPr>
        <w:t xml:space="preserve"> </w:t>
      </w:r>
    </w:p>
    <w:p w14:paraId="467D29D2" w14:textId="1D1475B2" w:rsidR="00957F6A" w:rsidRPr="00F67C9A" w:rsidRDefault="00957F6A" w:rsidP="00A43F8A">
      <w:pPr>
        <w:numPr>
          <w:ilvl w:val="0"/>
          <w:numId w:val="5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67C9A">
        <w:rPr>
          <w:rFonts w:ascii="Times New Roman"/>
          <w:sz w:val="23"/>
          <w:szCs w:val="23"/>
        </w:rPr>
        <w:t>매수인은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매</w:t>
      </w:r>
      <w:r w:rsidR="00A7448F" w:rsidRPr="00F67C9A">
        <w:rPr>
          <w:rFonts w:ascii="Times New Roman" w:hint="eastAsia"/>
          <w:sz w:val="23"/>
          <w:szCs w:val="23"/>
        </w:rPr>
        <w:t>도인</w:t>
      </w:r>
      <w:r w:rsidRPr="00F67C9A">
        <w:rPr>
          <w:rFonts w:ascii="Times New Roman"/>
          <w:sz w:val="23"/>
          <w:szCs w:val="23"/>
        </w:rPr>
        <w:t>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사전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서면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동의가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없는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</w:t>
      </w:r>
      <w:r w:rsidRPr="00F67C9A">
        <w:rPr>
          <w:rFonts w:ascii="Times New Roman"/>
          <w:sz w:val="23"/>
          <w:szCs w:val="23"/>
        </w:rPr>
        <w:t xml:space="preserve">, </w:t>
      </w:r>
      <w:r w:rsidR="0028688E">
        <w:rPr>
          <w:rFonts w:ascii="Times New Roman" w:hint="eastAsia"/>
          <w:sz w:val="23"/>
          <w:szCs w:val="23"/>
        </w:rPr>
        <w:t>대상회사</w:t>
      </w:r>
      <w:r w:rsidR="0028688E">
        <w:rPr>
          <w:rFonts w:ascii="Times New Roman" w:hint="eastAsia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및</w:t>
      </w:r>
      <w:r w:rsidRPr="00F67C9A">
        <w:rPr>
          <w:rFonts w:ascii="Times New Roman"/>
          <w:sz w:val="23"/>
          <w:szCs w:val="23"/>
        </w:rPr>
        <w:t xml:space="preserve"> </w:t>
      </w:r>
      <w:r w:rsidR="00A7448F" w:rsidRPr="00F67C9A">
        <w:rPr>
          <w:rFonts w:ascii="Times New Roman" w:hint="eastAsia"/>
          <w:sz w:val="23"/>
          <w:szCs w:val="23"/>
        </w:rPr>
        <w:t>해외</w:t>
      </w:r>
      <w:r w:rsidR="00A7448F" w:rsidRPr="00F67C9A">
        <w:rPr>
          <w:rFonts w:ascii="Times New Roman" w:hint="eastAsia"/>
          <w:sz w:val="23"/>
          <w:szCs w:val="23"/>
        </w:rPr>
        <w:t xml:space="preserve"> </w:t>
      </w:r>
      <w:r w:rsidR="00A7448F" w:rsidRPr="00F67C9A">
        <w:rPr>
          <w:rFonts w:ascii="Times New Roman" w:hint="eastAsia"/>
          <w:sz w:val="23"/>
          <w:szCs w:val="23"/>
        </w:rPr>
        <w:t>종속회사에</w:t>
      </w:r>
      <w:r w:rsidR="00A7448F" w:rsidRPr="00F67C9A">
        <w:rPr>
          <w:rFonts w:ascii="Times New Roman" w:hint="eastAsia"/>
          <w:sz w:val="23"/>
          <w:szCs w:val="23"/>
        </w:rPr>
        <w:t xml:space="preserve"> </w:t>
      </w:r>
      <w:r w:rsidR="00A7448F" w:rsidRPr="00F67C9A">
        <w:rPr>
          <w:rFonts w:ascii="Times New Roman" w:hint="eastAsia"/>
          <w:sz w:val="23"/>
          <w:szCs w:val="23"/>
        </w:rPr>
        <w:t>속한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임직원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자문사</w:t>
      </w:r>
      <w:r w:rsidRPr="00F67C9A">
        <w:rPr>
          <w:rFonts w:ascii="Times New Roman"/>
          <w:sz w:val="23"/>
          <w:szCs w:val="23"/>
        </w:rPr>
        <w:t>(</w:t>
      </w:r>
      <w:r w:rsidRPr="00F67C9A">
        <w:rPr>
          <w:rFonts w:ascii="Times New Roman"/>
          <w:sz w:val="23"/>
          <w:szCs w:val="23"/>
        </w:rPr>
        <w:t>주간사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회계자문사</w:t>
      </w:r>
      <w:r w:rsidRPr="00F67C9A">
        <w:rPr>
          <w:rFonts w:ascii="Times New Roman"/>
          <w:sz w:val="23"/>
          <w:szCs w:val="23"/>
        </w:rPr>
        <w:t>,</w:t>
      </w:r>
      <w:r w:rsidR="006D16FE" w:rsidRPr="00F67C9A">
        <w:rPr>
          <w:rFonts w:ascii="Times New Roman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세무자문사</w:t>
      </w:r>
      <w:r w:rsidR="006D16FE" w:rsidRPr="00F67C9A">
        <w:rPr>
          <w:rFonts w:ascii="Times New Roman" w:hint="eastAsia"/>
          <w:sz w:val="23"/>
          <w:szCs w:val="23"/>
        </w:rPr>
        <w:t>,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법률자문사를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포함하되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이에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한정되지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않</w:t>
      </w:r>
      <w:r w:rsidR="00376AF7">
        <w:rPr>
          <w:rFonts w:ascii="Times New Roman" w:hint="eastAsia"/>
          <w:sz w:val="23"/>
          <w:szCs w:val="23"/>
        </w:rPr>
        <w:t>음</w:t>
      </w:r>
      <w:r w:rsidR="00A7448F" w:rsidRPr="00F67C9A">
        <w:rPr>
          <w:rFonts w:ascii="Times New Roman" w:hint="eastAsia"/>
          <w:sz w:val="23"/>
          <w:szCs w:val="23"/>
        </w:rPr>
        <w:t>,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이하</w:t>
      </w:r>
      <w:r w:rsidRPr="00F67C9A">
        <w:rPr>
          <w:rFonts w:ascii="Times New Roman"/>
          <w:sz w:val="23"/>
          <w:szCs w:val="23"/>
        </w:rPr>
        <w:t xml:space="preserve"> “</w:t>
      </w:r>
      <w:r w:rsidRPr="00F67C9A">
        <w:rPr>
          <w:rFonts w:ascii="Times New Roman"/>
          <w:b/>
          <w:sz w:val="23"/>
          <w:szCs w:val="23"/>
          <w:u w:val="single"/>
        </w:rPr>
        <w:t>자문사</w:t>
      </w:r>
      <w:r w:rsidRPr="00F67C9A">
        <w:rPr>
          <w:rFonts w:ascii="Times New Roman"/>
          <w:sz w:val="23"/>
          <w:szCs w:val="23"/>
        </w:rPr>
        <w:t xml:space="preserve">”), </w:t>
      </w:r>
      <w:r w:rsidRPr="00F67C9A">
        <w:rPr>
          <w:rFonts w:ascii="Times New Roman"/>
          <w:sz w:val="23"/>
          <w:szCs w:val="23"/>
        </w:rPr>
        <w:t>외부감사인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및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거래상대방과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개별적인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접촉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및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교신</w:t>
      </w:r>
      <w:r w:rsidRPr="00F67C9A">
        <w:rPr>
          <w:rFonts w:ascii="Times New Roman"/>
          <w:sz w:val="23"/>
          <w:szCs w:val="23"/>
        </w:rPr>
        <w:t>(</w:t>
      </w:r>
      <w:r w:rsidRPr="00F67C9A">
        <w:rPr>
          <w:rFonts w:ascii="Times New Roman"/>
          <w:sz w:val="23"/>
          <w:szCs w:val="23"/>
        </w:rPr>
        <w:t>추가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정보의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현장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방문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경영진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면담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등에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관한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교신과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협의를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포함하되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이에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한정되지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아니함</w:t>
      </w:r>
      <w:r w:rsidRPr="00F67C9A">
        <w:rPr>
          <w:rFonts w:ascii="Times New Roman"/>
          <w:sz w:val="23"/>
          <w:szCs w:val="23"/>
        </w:rPr>
        <w:t>)</w:t>
      </w:r>
      <w:r w:rsidRPr="00F67C9A">
        <w:rPr>
          <w:rFonts w:ascii="Times New Roman"/>
          <w:sz w:val="23"/>
          <w:szCs w:val="23"/>
        </w:rPr>
        <w:t>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할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없고</w:t>
      </w:r>
      <w:r w:rsidR="006D16FE" w:rsidRPr="00F67C9A">
        <w:rPr>
          <w:rFonts w:ascii="Times New Roman" w:hint="eastAsia"/>
          <w:sz w:val="23"/>
          <w:szCs w:val="23"/>
        </w:rPr>
        <w:t>,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반드시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매</w:t>
      </w:r>
      <w:r w:rsidR="00A7448F" w:rsidRPr="00F67C9A">
        <w:rPr>
          <w:rFonts w:ascii="Times New Roman" w:hint="eastAsia"/>
          <w:sz w:val="23"/>
          <w:szCs w:val="23"/>
        </w:rPr>
        <w:t>도인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또는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매도인이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지정한</w:t>
      </w:r>
      <w:r w:rsidR="006D16FE" w:rsidRPr="00F67C9A">
        <w:rPr>
          <w:rFonts w:ascii="Times New Roman" w:hint="eastAsia"/>
          <w:sz w:val="23"/>
          <w:szCs w:val="23"/>
        </w:rPr>
        <w:t xml:space="preserve"> </w:t>
      </w:r>
      <w:r w:rsidR="006D16FE" w:rsidRPr="00F67C9A">
        <w:rPr>
          <w:rFonts w:ascii="Times New Roman" w:hint="eastAsia"/>
          <w:sz w:val="23"/>
          <w:szCs w:val="23"/>
        </w:rPr>
        <w:t>자를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통</w:t>
      </w:r>
      <w:r w:rsidR="009600B5" w:rsidRPr="00F67C9A">
        <w:rPr>
          <w:rFonts w:ascii="Times New Roman" w:hint="eastAsia"/>
          <w:sz w:val="23"/>
          <w:szCs w:val="23"/>
        </w:rPr>
        <w:t>해서</w:t>
      </w:r>
      <w:r w:rsidR="009600B5" w:rsidRPr="00F67C9A">
        <w:rPr>
          <w:rFonts w:ascii="Times New Roman" w:hint="eastAsia"/>
          <w:sz w:val="23"/>
          <w:szCs w:val="23"/>
        </w:rPr>
        <w:t xml:space="preserve"> </w:t>
      </w:r>
      <w:r w:rsidR="009600B5" w:rsidRPr="00F67C9A">
        <w:rPr>
          <w:rFonts w:ascii="Times New Roman" w:hint="eastAsia"/>
          <w:sz w:val="23"/>
          <w:szCs w:val="23"/>
        </w:rPr>
        <w:t>요청</w:t>
      </w:r>
      <w:r w:rsidRPr="00F67C9A">
        <w:rPr>
          <w:rFonts w:ascii="Times New Roman"/>
          <w:sz w:val="23"/>
          <w:szCs w:val="23"/>
        </w:rPr>
        <w:t>하여야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하며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매수인은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매수인의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임직원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자문사</w:t>
      </w:r>
      <w:r w:rsidRPr="00F67C9A">
        <w:rPr>
          <w:rFonts w:ascii="Times New Roman"/>
          <w:sz w:val="23"/>
          <w:szCs w:val="23"/>
        </w:rPr>
        <w:t xml:space="preserve">, </w:t>
      </w:r>
      <w:r w:rsidRPr="00F67C9A">
        <w:rPr>
          <w:rFonts w:ascii="Times New Roman"/>
          <w:sz w:val="23"/>
          <w:szCs w:val="23"/>
        </w:rPr>
        <w:t>대리인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등으로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하여금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사항을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준수하도록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하여야</w:t>
      </w:r>
      <w:r w:rsidRPr="00F67C9A">
        <w:rPr>
          <w:rFonts w:ascii="Times New Roman"/>
          <w:sz w:val="23"/>
          <w:szCs w:val="23"/>
        </w:rPr>
        <w:t xml:space="preserve"> </w:t>
      </w:r>
      <w:r w:rsidRPr="00F67C9A">
        <w:rPr>
          <w:rFonts w:ascii="Times New Roman"/>
          <w:sz w:val="23"/>
          <w:szCs w:val="23"/>
        </w:rPr>
        <w:t>한다</w:t>
      </w:r>
      <w:r w:rsidRPr="00F67C9A">
        <w:rPr>
          <w:rFonts w:ascii="Times New Roman"/>
          <w:sz w:val="23"/>
          <w:szCs w:val="23"/>
        </w:rPr>
        <w:t>.</w:t>
      </w:r>
      <w:r w:rsidR="00A7448F" w:rsidRPr="00F67C9A">
        <w:rPr>
          <w:rFonts w:ascii="Times New Roman"/>
          <w:sz w:val="23"/>
          <w:szCs w:val="23"/>
        </w:rPr>
        <w:t xml:space="preserve"> </w:t>
      </w:r>
    </w:p>
    <w:p w14:paraId="66120235" w14:textId="36D2EBFF" w:rsidR="001039BE" w:rsidRPr="00EE761E" w:rsidRDefault="001039BE" w:rsidP="00A43F8A">
      <w:pPr>
        <w:numPr>
          <w:ilvl w:val="0"/>
          <w:numId w:val="5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E761E">
        <w:rPr>
          <w:rFonts w:ascii="Times New Roman"/>
          <w:sz w:val="23"/>
          <w:szCs w:val="23"/>
        </w:rPr>
        <w:t>매수인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또는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매수인의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자문사는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실사기간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동안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확인실사를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위하여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합리적으로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필요한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경우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710285">
        <w:rPr>
          <w:rFonts w:ascii="Times New Roman"/>
          <w:sz w:val="23"/>
          <w:szCs w:val="23"/>
        </w:rPr>
        <w:t xml:space="preserve"> </w:t>
      </w:r>
      <w:r w:rsidR="00A638C2">
        <w:rPr>
          <w:rFonts w:ascii="Times New Roman" w:hint="eastAsia"/>
          <w:sz w:val="23"/>
          <w:szCs w:val="23"/>
        </w:rPr>
        <w:t>대상회사</w:t>
      </w:r>
      <w:r w:rsidR="00A638C2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및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해외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종속회사에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="00662550" w:rsidRPr="00EE761E">
        <w:rPr>
          <w:rFonts w:ascii="Times New Roman" w:hint="eastAsia"/>
          <w:sz w:val="23"/>
          <w:szCs w:val="23"/>
        </w:rPr>
        <w:t>대한</w:t>
      </w:r>
      <w:r w:rsidR="00662550" w:rsidRPr="00EE761E">
        <w:rPr>
          <w:rFonts w:ascii="Times New Roman" w:hint="eastAsia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영업</w:t>
      </w:r>
      <w:r w:rsidRPr="00EE761E">
        <w:rPr>
          <w:rFonts w:ascii="Times New Roman"/>
          <w:sz w:val="23"/>
          <w:szCs w:val="23"/>
        </w:rPr>
        <w:t xml:space="preserve">, </w:t>
      </w:r>
      <w:r w:rsidRPr="00EE761E">
        <w:rPr>
          <w:rFonts w:ascii="Times New Roman"/>
          <w:sz w:val="23"/>
          <w:szCs w:val="23"/>
        </w:rPr>
        <w:t>재산</w:t>
      </w:r>
      <w:r w:rsidRPr="00EE761E">
        <w:rPr>
          <w:rFonts w:ascii="Times New Roman"/>
          <w:sz w:val="23"/>
          <w:szCs w:val="23"/>
        </w:rPr>
        <w:t xml:space="preserve">, </w:t>
      </w:r>
      <w:r w:rsidRPr="00EE761E">
        <w:rPr>
          <w:rFonts w:ascii="Times New Roman"/>
          <w:sz w:val="23"/>
          <w:szCs w:val="23"/>
        </w:rPr>
        <w:t>재무</w:t>
      </w:r>
      <w:r w:rsidR="00AE360D" w:rsidRPr="00EE761E">
        <w:rPr>
          <w:rFonts w:ascii="Times New Roman" w:hint="eastAsia"/>
          <w:sz w:val="23"/>
          <w:szCs w:val="23"/>
        </w:rPr>
        <w:t xml:space="preserve">, </w:t>
      </w:r>
      <w:r w:rsidR="00AE360D" w:rsidRPr="00EE761E">
        <w:rPr>
          <w:rFonts w:ascii="Times New Roman" w:hint="eastAsia"/>
          <w:sz w:val="23"/>
          <w:szCs w:val="23"/>
        </w:rPr>
        <w:t>회계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법률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세무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등</w:t>
      </w:r>
      <w:r w:rsidRPr="00EE761E">
        <w:rPr>
          <w:rFonts w:ascii="Times New Roman"/>
          <w:sz w:val="23"/>
          <w:szCs w:val="23"/>
        </w:rPr>
        <w:t>에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관한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자료</w:t>
      </w:r>
      <w:r w:rsidRPr="00EE761E">
        <w:rPr>
          <w:rFonts w:ascii="Times New Roman"/>
          <w:sz w:val="23"/>
          <w:szCs w:val="23"/>
        </w:rPr>
        <w:t xml:space="preserve"> </w:t>
      </w:r>
      <w:r w:rsidR="002C270E" w:rsidRPr="00EE761E">
        <w:rPr>
          <w:rFonts w:ascii="Times New Roman" w:hint="eastAsia"/>
          <w:sz w:val="23"/>
          <w:szCs w:val="23"/>
        </w:rPr>
        <w:t>및</w:t>
      </w:r>
      <w:r w:rsidR="002C270E" w:rsidRPr="00EE761E">
        <w:rPr>
          <w:rFonts w:ascii="Times New Roman" w:hint="eastAsia"/>
          <w:sz w:val="23"/>
          <w:szCs w:val="23"/>
        </w:rPr>
        <w:t>/</w:t>
      </w:r>
      <w:r w:rsidR="00AE360D" w:rsidRPr="00EE761E">
        <w:rPr>
          <w:rFonts w:ascii="Times New Roman" w:hint="eastAsia"/>
          <w:sz w:val="23"/>
          <w:szCs w:val="23"/>
        </w:rPr>
        <w:t>또는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정보</w:t>
      </w:r>
      <w:r w:rsidR="00710285">
        <w:rPr>
          <w:rFonts w:ascii="Times New Roman" w:hint="eastAsia"/>
          <w:sz w:val="23"/>
          <w:szCs w:val="23"/>
        </w:rPr>
        <w:t xml:space="preserve">, </w:t>
      </w:r>
      <w:r w:rsidR="00AE360D" w:rsidRPr="00EE761E">
        <w:rPr>
          <w:rFonts w:ascii="Times New Roman" w:hint="eastAsia"/>
          <w:sz w:val="23"/>
          <w:szCs w:val="23"/>
        </w:rPr>
        <w:t>그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소속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임직원과의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면담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및</w:t>
      </w:r>
      <w:r w:rsidR="002C270E" w:rsidRPr="00EE761E">
        <w:rPr>
          <w:rFonts w:ascii="Times New Roman" w:hint="eastAsia"/>
          <w:sz w:val="23"/>
          <w:szCs w:val="23"/>
        </w:rPr>
        <w:t>/</w:t>
      </w:r>
      <w:r w:rsidR="002C270E" w:rsidRPr="00EE761E">
        <w:rPr>
          <w:rFonts w:ascii="Times New Roman" w:hint="eastAsia"/>
          <w:sz w:val="23"/>
          <w:szCs w:val="23"/>
        </w:rPr>
        <w:t>또는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사업장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영업소</w:t>
      </w:r>
      <w:r w:rsidR="00AE360D" w:rsidRPr="00EE761E">
        <w:rPr>
          <w:rFonts w:ascii="Times New Roman" w:hint="eastAsia"/>
          <w:sz w:val="23"/>
          <w:szCs w:val="23"/>
        </w:rPr>
        <w:t>,</w:t>
      </w:r>
      <w:r w:rsidR="00AE360D" w:rsidRPr="00EE761E">
        <w:rPr>
          <w:rFonts w:ascii="Times New Roman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공장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등에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대한</w:t>
      </w:r>
      <w:r w:rsidR="00AE360D" w:rsidRPr="00EE761E">
        <w:rPr>
          <w:rFonts w:ascii="Times New Roman" w:hint="eastAsia"/>
          <w:sz w:val="23"/>
          <w:szCs w:val="23"/>
        </w:rPr>
        <w:t xml:space="preserve"> </w:t>
      </w:r>
      <w:r w:rsidR="00AE360D" w:rsidRPr="00EE761E">
        <w:rPr>
          <w:rFonts w:ascii="Times New Roman" w:hint="eastAsia"/>
          <w:sz w:val="23"/>
          <w:szCs w:val="23"/>
        </w:rPr>
        <w:t>현장방문</w:t>
      </w:r>
      <w:r w:rsidRPr="00EE761E">
        <w:rPr>
          <w:rFonts w:ascii="Times New Roman"/>
          <w:sz w:val="23"/>
          <w:szCs w:val="23"/>
        </w:rPr>
        <w:t>을</w:t>
      </w:r>
      <w:r w:rsidRPr="00EE761E">
        <w:rPr>
          <w:rFonts w:ascii="Times New Roman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요청할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수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있으며</w:t>
      </w:r>
      <w:r w:rsidR="00710285">
        <w:rPr>
          <w:rFonts w:ascii="Times New Roman" w:hint="eastAsia"/>
          <w:sz w:val="23"/>
          <w:szCs w:val="23"/>
        </w:rPr>
        <w:t>,</w:t>
      </w:r>
      <w:r w:rsidR="00710285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매도인은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관련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법령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또는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제</w:t>
      </w:r>
      <w:r w:rsidRPr="00EE761E">
        <w:rPr>
          <w:rFonts w:ascii="Times New Roman"/>
          <w:sz w:val="23"/>
          <w:szCs w:val="23"/>
        </w:rPr>
        <w:t>3</w:t>
      </w:r>
      <w:r w:rsidRPr="00EE761E">
        <w:rPr>
          <w:rFonts w:ascii="Times New Roman"/>
          <w:sz w:val="23"/>
          <w:szCs w:val="23"/>
        </w:rPr>
        <w:t>자와의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계약에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의하여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금지되지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아니</w:t>
      </w:r>
      <w:r w:rsidR="002C270E" w:rsidRPr="00EE761E">
        <w:rPr>
          <w:rFonts w:ascii="Times New Roman" w:hint="eastAsia"/>
          <w:sz w:val="23"/>
          <w:szCs w:val="23"/>
        </w:rPr>
        <w:t>하</w:t>
      </w:r>
      <w:r w:rsidR="00710285">
        <w:rPr>
          <w:rFonts w:ascii="Times New Roman" w:hint="eastAsia"/>
          <w:sz w:val="23"/>
          <w:szCs w:val="23"/>
        </w:rPr>
        <w:t>고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A638C2">
        <w:rPr>
          <w:rFonts w:ascii="Times New Roman" w:hint="eastAsia"/>
          <w:sz w:val="23"/>
          <w:szCs w:val="23"/>
        </w:rPr>
        <w:t>대상회사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EA7947">
        <w:rPr>
          <w:rFonts w:ascii="Times New Roman" w:hint="eastAsia"/>
          <w:sz w:val="23"/>
          <w:szCs w:val="23"/>
        </w:rPr>
        <w:t>및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해외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종속회사의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통상적인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업무활동에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지장이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없다고</w:t>
      </w:r>
      <w:r w:rsidR="00710285">
        <w:rPr>
          <w:rFonts w:ascii="Times New Roman" w:hint="eastAsia"/>
          <w:sz w:val="23"/>
          <w:szCs w:val="23"/>
        </w:rPr>
        <w:t xml:space="preserve"> </w:t>
      </w:r>
      <w:r w:rsidR="00710285">
        <w:rPr>
          <w:rFonts w:ascii="Times New Roman" w:hint="eastAsia"/>
          <w:sz w:val="23"/>
          <w:szCs w:val="23"/>
        </w:rPr>
        <w:t>인정하</w:t>
      </w:r>
      <w:r w:rsidRPr="00EE761E">
        <w:rPr>
          <w:rFonts w:ascii="Times New Roman"/>
          <w:sz w:val="23"/>
          <w:szCs w:val="23"/>
        </w:rPr>
        <w:t>는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범위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내에서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/>
          <w:sz w:val="23"/>
          <w:szCs w:val="23"/>
        </w:rPr>
        <w:t>이에</w:t>
      </w:r>
      <w:r w:rsidRPr="00EE761E">
        <w:rPr>
          <w:rFonts w:ascii="Times New Roman"/>
          <w:sz w:val="23"/>
          <w:szCs w:val="23"/>
        </w:rPr>
        <w:t xml:space="preserve"> </w:t>
      </w:r>
      <w:r w:rsidRPr="00EE761E">
        <w:rPr>
          <w:rFonts w:ascii="Times New Roman" w:hint="eastAsia"/>
          <w:sz w:val="23"/>
          <w:szCs w:val="23"/>
        </w:rPr>
        <w:t>협조한다</w:t>
      </w:r>
      <w:r w:rsidRPr="00EE761E">
        <w:rPr>
          <w:rFonts w:ascii="Times New Roman"/>
          <w:sz w:val="23"/>
          <w:szCs w:val="23"/>
        </w:rPr>
        <w:t>.</w:t>
      </w:r>
    </w:p>
    <w:p w14:paraId="5CE0516F" w14:textId="6F9B2620" w:rsidR="00F67C9A" w:rsidRDefault="00957F6A" w:rsidP="00A43F8A">
      <w:pPr>
        <w:numPr>
          <w:ilvl w:val="0"/>
          <w:numId w:val="5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E761E">
        <w:rPr>
          <w:rFonts w:ascii="Times New Roman" w:hint="eastAsia"/>
          <w:sz w:val="23"/>
          <w:szCs w:val="23"/>
        </w:rPr>
        <w:t>확인실사와</w:t>
      </w:r>
      <w:r w:rsidRPr="00EE761E">
        <w:rPr>
          <w:rFonts w:ascii="Times New Roman" w:hint="eastAsia"/>
          <w:sz w:val="23"/>
          <w:szCs w:val="23"/>
        </w:rPr>
        <w:t xml:space="preserve"> </w:t>
      </w:r>
      <w:r w:rsidRPr="00EE761E">
        <w:rPr>
          <w:rFonts w:ascii="Times New Roman" w:hint="eastAsia"/>
          <w:sz w:val="23"/>
          <w:szCs w:val="23"/>
        </w:rPr>
        <w:t>관련하여</w:t>
      </w:r>
      <w:r w:rsidRPr="00EE761E">
        <w:rPr>
          <w:rFonts w:ascii="Times New Roman" w:hint="eastAsia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매수인에게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제공되는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모든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정보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자료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데이터에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대한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일체의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법률적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사실적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확인이나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평가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등은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매수인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스스로의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책임하에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이루어지는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것이며</w:t>
      </w:r>
      <w:r w:rsidR="003C4114" w:rsidRPr="00EE761E">
        <w:rPr>
          <w:rFonts w:ascii="Times New Roman"/>
          <w:sz w:val="23"/>
          <w:szCs w:val="23"/>
        </w:rPr>
        <w:t xml:space="preserve">, </w:t>
      </w:r>
      <w:r w:rsidR="003C4114" w:rsidRPr="00EE761E">
        <w:rPr>
          <w:rFonts w:ascii="Times New Roman"/>
          <w:sz w:val="23"/>
          <w:szCs w:val="23"/>
        </w:rPr>
        <w:t>매수인</w:t>
      </w:r>
      <w:r w:rsidR="003C4114" w:rsidRPr="00EE761E">
        <w:rPr>
          <w:rFonts w:ascii="Times New Roman"/>
          <w:sz w:val="23"/>
          <w:szCs w:val="23"/>
        </w:rPr>
        <w:t xml:space="preserve"> </w:t>
      </w:r>
      <w:r w:rsidR="003C4114" w:rsidRPr="00EE761E">
        <w:rPr>
          <w:rFonts w:ascii="Times New Roman"/>
          <w:sz w:val="23"/>
          <w:szCs w:val="23"/>
        </w:rPr>
        <w:t>스스로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이를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분석</w:t>
      </w:r>
      <w:r w:rsidR="003C4114" w:rsidRPr="008610A2">
        <w:rPr>
          <w:rFonts w:ascii="Times New Roman"/>
          <w:sz w:val="23"/>
          <w:szCs w:val="23"/>
        </w:rPr>
        <w:t xml:space="preserve">, </w:t>
      </w:r>
      <w:r w:rsidR="003C4114" w:rsidRPr="008610A2">
        <w:rPr>
          <w:rFonts w:ascii="Times New Roman"/>
          <w:sz w:val="23"/>
          <w:szCs w:val="23"/>
        </w:rPr>
        <w:t>판단하여야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한다</w:t>
      </w:r>
      <w:r w:rsidR="003C4114" w:rsidRPr="008610A2">
        <w:rPr>
          <w:rFonts w:ascii="Times New Roman"/>
          <w:sz w:val="23"/>
          <w:szCs w:val="23"/>
        </w:rPr>
        <w:t xml:space="preserve">. </w:t>
      </w:r>
      <w:r w:rsidR="003C4114" w:rsidRPr="008610A2">
        <w:rPr>
          <w:rFonts w:ascii="Times New Roman" w:hint="eastAsia"/>
          <w:sz w:val="23"/>
          <w:szCs w:val="23"/>
        </w:rPr>
        <w:t>본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계약에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명시된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진술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및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보장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위반에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해당하여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매도인이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본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계약에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따라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손해배상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책임을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부담하는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경우를</w:t>
      </w:r>
      <w:r w:rsidR="003C4114" w:rsidRPr="008610A2">
        <w:rPr>
          <w:rFonts w:ascii="Times New Roman" w:hint="eastAsia"/>
          <w:sz w:val="23"/>
          <w:szCs w:val="23"/>
        </w:rPr>
        <w:t xml:space="preserve"> </w:t>
      </w:r>
      <w:r w:rsidR="003C4114" w:rsidRPr="008610A2">
        <w:rPr>
          <w:rFonts w:ascii="Times New Roman" w:hint="eastAsia"/>
          <w:sz w:val="23"/>
          <w:szCs w:val="23"/>
        </w:rPr>
        <w:t>제외하고</w:t>
      </w:r>
      <w:r w:rsidR="003C4114" w:rsidRPr="008610A2">
        <w:rPr>
          <w:rFonts w:ascii="Times New Roman" w:hint="eastAsia"/>
          <w:sz w:val="23"/>
          <w:szCs w:val="23"/>
        </w:rPr>
        <w:t xml:space="preserve">, </w:t>
      </w:r>
      <w:r w:rsidR="003C4114" w:rsidRPr="008610A2">
        <w:rPr>
          <w:rFonts w:ascii="Times New Roman"/>
          <w:sz w:val="23"/>
          <w:szCs w:val="23"/>
        </w:rPr>
        <w:t>매도인이나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그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자문사</w:t>
      </w:r>
      <w:r w:rsidR="003C4114" w:rsidRPr="008610A2">
        <w:rPr>
          <w:rFonts w:ascii="Times New Roman"/>
          <w:sz w:val="23"/>
          <w:szCs w:val="23"/>
        </w:rPr>
        <w:t xml:space="preserve">, </w:t>
      </w:r>
      <w:r w:rsidR="003C4114" w:rsidRPr="008610A2">
        <w:rPr>
          <w:rFonts w:ascii="Times New Roman"/>
          <w:sz w:val="23"/>
          <w:szCs w:val="23"/>
        </w:rPr>
        <w:t>대상회사</w:t>
      </w:r>
      <w:r w:rsidR="002B07A8" w:rsidRPr="008610A2">
        <w:rPr>
          <w:rFonts w:ascii="Times New Roman" w:hint="eastAsia"/>
          <w:sz w:val="23"/>
          <w:szCs w:val="23"/>
        </w:rPr>
        <w:t xml:space="preserve">, </w:t>
      </w:r>
      <w:r w:rsidR="002B07A8" w:rsidRPr="008610A2">
        <w:rPr>
          <w:rFonts w:ascii="Times New Roman" w:hint="eastAsia"/>
          <w:sz w:val="23"/>
          <w:szCs w:val="23"/>
        </w:rPr>
        <w:t>해외</w:t>
      </w:r>
      <w:r w:rsidR="002B07A8" w:rsidRPr="008610A2">
        <w:rPr>
          <w:rFonts w:ascii="Times New Roman" w:hint="eastAsia"/>
          <w:sz w:val="23"/>
          <w:szCs w:val="23"/>
        </w:rPr>
        <w:t xml:space="preserve"> </w:t>
      </w:r>
      <w:r w:rsidR="002B07A8" w:rsidRPr="008610A2">
        <w:rPr>
          <w:rFonts w:ascii="Times New Roman" w:hint="eastAsia"/>
          <w:sz w:val="23"/>
          <w:szCs w:val="23"/>
        </w:rPr>
        <w:t>종속</w:t>
      </w:r>
      <w:r w:rsidR="003C4114" w:rsidRPr="008610A2">
        <w:rPr>
          <w:rFonts w:ascii="Times New Roman"/>
          <w:sz w:val="23"/>
          <w:szCs w:val="23"/>
        </w:rPr>
        <w:t>회사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및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그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각각의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임</w:t>
      </w:r>
      <w:r w:rsidR="002B07A8" w:rsidRPr="008610A2">
        <w:rPr>
          <w:rFonts w:ascii="Times New Roman"/>
          <w:sz w:val="23"/>
          <w:szCs w:val="23"/>
        </w:rPr>
        <w:t>·</w:t>
      </w:r>
      <w:r w:rsidR="003C4114" w:rsidRPr="008610A2">
        <w:rPr>
          <w:rFonts w:ascii="Times New Roman"/>
          <w:sz w:val="23"/>
          <w:szCs w:val="23"/>
        </w:rPr>
        <w:t>직원은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이에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대하여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어떠한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의무나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책임도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부담하지</w:t>
      </w:r>
      <w:r w:rsidR="003C4114" w:rsidRPr="008610A2">
        <w:rPr>
          <w:rFonts w:ascii="Times New Roman"/>
          <w:sz w:val="23"/>
          <w:szCs w:val="23"/>
        </w:rPr>
        <w:t xml:space="preserve"> </w:t>
      </w:r>
      <w:r w:rsidR="003C4114" w:rsidRPr="008610A2">
        <w:rPr>
          <w:rFonts w:ascii="Times New Roman"/>
          <w:sz w:val="23"/>
          <w:szCs w:val="23"/>
        </w:rPr>
        <w:t>아니한다</w:t>
      </w:r>
      <w:r w:rsidR="003C4114" w:rsidRPr="008610A2">
        <w:rPr>
          <w:rFonts w:ascii="Times New Roman"/>
          <w:sz w:val="23"/>
          <w:szCs w:val="23"/>
        </w:rPr>
        <w:t>.</w:t>
      </w:r>
      <w:r w:rsidR="00F67C9A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4B3957" w14:paraId="5DB73D1E" w14:textId="77777777" w:rsidTr="004B3957">
        <w:tc>
          <w:tcPr>
            <w:tcW w:w="9060" w:type="dxa"/>
            <w:shd w:val="clear" w:color="auto" w:fill="D9D9D9" w:themeFill="background1" w:themeFillShade="D9"/>
          </w:tcPr>
          <w:p w14:paraId="0238F262" w14:textId="72042B69" w:rsidR="004B3957" w:rsidRPr="00AB70EB" w:rsidRDefault="004B3957" w:rsidP="00F550B5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2361E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>: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일정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등의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사유로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064F">
              <w:rPr>
                <w:rFonts w:ascii="Times New Roman" w:hint="eastAsia"/>
                <w:sz w:val="22"/>
                <w:szCs w:val="22"/>
              </w:rPr>
              <w:t>주식매매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실사가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충분하게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진행되지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C14" w:rsidRPr="00AB70EB">
              <w:rPr>
                <w:rFonts w:ascii="Times New Roman" w:hint="eastAsia"/>
                <w:sz w:val="22"/>
                <w:szCs w:val="22"/>
              </w:rPr>
              <w:t>아니하였거나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2361EE">
              <w:rPr>
                <w:rFonts w:ascii="Times New Roman" w:hint="eastAsia"/>
                <w:sz w:val="22"/>
                <w:szCs w:val="22"/>
              </w:rPr>
              <w:t>거래종결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전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매매대금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조정의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목적으로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확인실사가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필요할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CC1A7E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다만</w:t>
            </w:r>
            <w:r w:rsidR="00CC1A7E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CC1A7E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확인실사를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진행하지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아니하고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후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매매대금의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조정이나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손해배상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절차를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활용하는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있는바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부분은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상대방과의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협상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합의에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달라질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007EAC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44D36D8C" w14:textId="4D41391F" w:rsidR="00EB4716" w:rsidRPr="00EB4716" w:rsidRDefault="003B5E97" w:rsidP="00EB4716">
      <w:pPr>
        <w:tabs>
          <w:tab w:val="left" w:pos="1560"/>
        </w:tabs>
        <w:adjustRightInd w:val="0"/>
        <w:snapToGrid w:val="0"/>
        <w:spacing w:before="180" w:after="180" w:line="360" w:lineRule="atLeast"/>
        <w:rPr>
          <w:rFonts w:ascii="Times New Roman"/>
          <w:b/>
          <w:sz w:val="23"/>
          <w:szCs w:val="23"/>
        </w:rPr>
      </w:pPr>
      <w:r>
        <w:rPr>
          <w:rFonts w:ascii="Times New Roman" w:hint="eastAsia"/>
          <w:b/>
          <w:sz w:val="23"/>
          <w:szCs w:val="23"/>
        </w:rPr>
        <w:lastRenderedPageBreak/>
        <w:t>[</w:t>
      </w:r>
      <w:r w:rsidR="00EB4716" w:rsidRPr="00EB4716">
        <w:rPr>
          <w:rFonts w:ascii="Times New Roman" w:hint="eastAsia"/>
          <w:b/>
          <w:sz w:val="23"/>
          <w:szCs w:val="23"/>
        </w:rPr>
        <w:t>제</w:t>
      </w:r>
      <w:r w:rsidR="00EB4716" w:rsidRPr="00EB4716">
        <w:rPr>
          <w:rFonts w:ascii="Times New Roman" w:hint="eastAsia"/>
          <w:b/>
          <w:sz w:val="23"/>
          <w:szCs w:val="23"/>
        </w:rPr>
        <w:t>4</w:t>
      </w:r>
      <w:r w:rsidR="00EB4716" w:rsidRPr="00EB4716">
        <w:rPr>
          <w:rFonts w:ascii="Times New Roman" w:hint="eastAsia"/>
          <w:b/>
          <w:sz w:val="23"/>
          <w:szCs w:val="23"/>
        </w:rPr>
        <w:t>조의</w:t>
      </w:r>
      <w:r w:rsidR="00EB4716" w:rsidRPr="00EB4716">
        <w:rPr>
          <w:rFonts w:ascii="Times New Roman" w:hint="eastAsia"/>
          <w:b/>
          <w:sz w:val="23"/>
          <w:szCs w:val="23"/>
        </w:rPr>
        <w:t>2</w:t>
      </w:r>
      <w:r w:rsidR="00EB4716" w:rsidRPr="00EB4716">
        <w:rPr>
          <w:rFonts w:ascii="Times New Roman"/>
          <w:b/>
          <w:sz w:val="23"/>
          <w:szCs w:val="23"/>
        </w:rPr>
        <w:tab/>
      </w:r>
      <w:r w:rsidR="00EB4716" w:rsidRPr="00EB4716">
        <w:rPr>
          <w:rFonts w:ascii="Times New Roman" w:hint="eastAsia"/>
          <w:b/>
          <w:sz w:val="23"/>
          <w:szCs w:val="23"/>
        </w:rPr>
        <w:t>진술</w:t>
      </w:r>
      <w:r w:rsidR="00EB4716" w:rsidRPr="00EB4716">
        <w:rPr>
          <w:rFonts w:ascii="Times New Roman" w:hint="eastAsia"/>
          <w:b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b/>
          <w:sz w:val="23"/>
          <w:szCs w:val="23"/>
        </w:rPr>
        <w:t>및</w:t>
      </w:r>
      <w:r w:rsidR="00EB4716" w:rsidRPr="00EB4716">
        <w:rPr>
          <w:rFonts w:ascii="Times New Roman" w:hint="eastAsia"/>
          <w:b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b/>
          <w:sz w:val="23"/>
          <w:szCs w:val="23"/>
        </w:rPr>
        <w:t>보장</w:t>
      </w:r>
      <w:r w:rsidR="00EB4716" w:rsidRPr="00EB4716">
        <w:rPr>
          <w:rFonts w:ascii="Times New Roman" w:hint="eastAsia"/>
          <w:b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b/>
          <w:sz w:val="23"/>
          <w:szCs w:val="23"/>
        </w:rPr>
        <w:t>보험</w:t>
      </w:r>
      <w:r w:rsidR="00EB4716" w:rsidRPr="00EB4716">
        <w:rPr>
          <w:rFonts w:ascii="Times New Roman" w:hint="eastAsia"/>
          <w:b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b/>
          <w:sz w:val="23"/>
          <w:szCs w:val="23"/>
        </w:rPr>
        <w:t>관련</w:t>
      </w:r>
      <w:r w:rsidR="00EB4716" w:rsidRPr="00EB4716">
        <w:rPr>
          <w:rFonts w:ascii="Times New Roman" w:hint="eastAsia"/>
          <w:b/>
          <w:sz w:val="23"/>
          <w:szCs w:val="23"/>
        </w:rPr>
        <w:t xml:space="preserve"> </w:t>
      </w:r>
      <w:r w:rsidR="00D72CB5">
        <w:rPr>
          <w:rFonts w:ascii="Times New Roman" w:hint="eastAsia"/>
          <w:b/>
          <w:sz w:val="23"/>
          <w:szCs w:val="23"/>
        </w:rPr>
        <w:t>추가실사</w:t>
      </w:r>
    </w:p>
    <w:p w14:paraId="0E6A5000" w14:textId="3E8166C7" w:rsidR="00EB4716" w:rsidRPr="00EB4716" w:rsidRDefault="00EB4716" w:rsidP="00A43F8A">
      <w:pPr>
        <w:pStyle w:val="af3"/>
        <w:numPr>
          <w:ilvl w:val="2"/>
          <w:numId w:val="76"/>
        </w:numPr>
        <w:snapToGrid w:val="0"/>
        <w:spacing w:before="180" w:after="180" w:line="360" w:lineRule="atLeast"/>
        <w:ind w:leftChars="0"/>
        <w:rPr>
          <w:rFonts w:ascii="Times New Roman"/>
          <w:sz w:val="23"/>
          <w:szCs w:val="23"/>
        </w:rPr>
      </w:pPr>
      <w:r w:rsidRPr="00EB4716">
        <w:rPr>
          <w:rFonts w:ascii="Times New Roman" w:hint="eastAsia"/>
          <w:sz w:val="23"/>
          <w:szCs w:val="23"/>
          <w:u w:val="single"/>
        </w:rPr>
        <w:t>추가실사의</w:t>
      </w:r>
      <w:r w:rsidRPr="00EB4716">
        <w:rPr>
          <w:rFonts w:ascii="Times New Roman" w:hint="eastAsia"/>
          <w:sz w:val="23"/>
          <w:szCs w:val="23"/>
          <w:u w:val="single"/>
        </w:rPr>
        <w:t xml:space="preserve"> </w:t>
      </w:r>
      <w:r w:rsidRPr="00EB4716">
        <w:rPr>
          <w:rFonts w:ascii="Times New Roman" w:hint="eastAsia"/>
          <w:sz w:val="23"/>
          <w:szCs w:val="23"/>
          <w:u w:val="single"/>
        </w:rPr>
        <w:t>실시</w:t>
      </w:r>
      <w:r w:rsidRPr="00EB4716">
        <w:rPr>
          <w:rFonts w:ascii="Times New Roman" w:hint="eastAsia"/>
          <w:sz w:val="23"/>
          <w:szCs w:val="23"/>
        </w:rPr>
        <w:t xml:space="preserve">. </w:t>
      </w:r>
      <w:r w:rsidRPr="00EB4716">
        <w:rPr>
          <w:rFonts w:ascii="Times New Roman" w:hint="eastAsia"/>
          <w:sz w:val="23"/>
          <w:szCs w:val="23"/>
        </w:rPr>
        <w:t>매수인은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D72CB5">
        <w:rPr>
          <w:rFonts w:ascii="Times New Roman"/>
          <w:sz w:val="23"/>
          <w:szCs w:val="23"/>
        </w:rPr>
        <w:t>6.2</w:t>
      </w:r>
      <w:r w:rsidRPr="00EB4716">
        <w:rPr>
          <w:rFonts w:ascii="Times New Roman" w:hint="eastAsia"/>
          <w:sz w:val="23"/>
          <w:szCs w:val="23"/>
        </w:rPr>
        <w:t>조의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중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부보와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요구할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제</w:t>
      </w:r>
      <w:r w:rsidR="00D72CB5">
        <w:rPr>
          <w:rFonts w:ascii="Times New Roman"/>
          <w:sz w:val="23"/>
          <w:szCs w:val="23"/>
        </w:rPr>
        <w:t>6.2</w:t>
      </w:r>
      <w:r w:rsidRPr="00EB4716">
        <w:rPr>
          <w:rFonts w:ascii="Times New Roman" w:hint="eastAsia"/>
          <w:sz w:val="23"/>
          <w:szCs w:val="23"/>
        </w:rPr>
        <w:t>조의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여부를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확인하기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목적으로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매도인에게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대상회사에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추가적인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실사</w:t>
      </w:r>
      <w:r w:rsidRPr="00EB4716">
        <w:rPr>
          <w:rFonts w:ascii="Times New Roman" w:hint="eastAsia"/>
          <w:sz w:val="23"/>
          <w:szCs w:val="23"/>
        </w:rPr>
        <w:t>(</w:t>
      </w:r>
      <w:r w:rsidR="00D72CB5">
        <w:rPr>
          <w:rFonts w:ascii="Times New Roman"/>
          <w:sz w:val="23"/>
          <w:szCs w:val="23"/>
        </w:rPr>
        <w:t>“</w:t>
      </w:r>
      <w:r w:rsidRPr="00D72CB5">
        <w:rPr>
          <w:rFonts w:ascii="Times New Roman" w:hint="eastAsia"/>
          <w:b/>
          <w:sz w:val="23"/>
          <w:szCs w:val="23"/>
          <w:u w:val="single"/>
        </w:rPr>
        <w:t>추가실사</w:t>
      </w:r>
      <w:r w:rsidR="00D72CB5">
        <w:rPr>
          <w:rFonts w:ascii="Times New Roman"/>
          <w:sz w:val="23"/>
          <w:szCs w:val="23"/>
        </w:rPr>
        <w:t>”</w:t>
      </w:r>
      <w:r w:rsidRPr="00EB4716">
        <w:rPr>
          <w:rFonts w:ascii="Times New Roman" w:hint="eastAsia"/>
          <w:sz w:val="23"/>
          <w:szCs w:val="23"/>
        </w:rPr>
        <w:t>)</w:t>
      </w:r>
      <w:r w:rsidRPr="00EB4716">
        <w:rPr>
          <w:rFonts w:ascii="Times New Roman" w:hint="eastAsia"/>
          <w:sz w:val="23"/>
          <w:szCs w:val="23"/>
        </w:rPr>
        <w:t>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요청할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있다</w:t>
      </w:r>
      <w:r w:rsidRPr="00EB4716">
        <w:rPr>
          <w:rFonts w:ascii="Times New Roman" w:hint="eastAsia"/>
          <w:sz w:val="23"/>
          <w:szCs w:val="23"/>
        </w:rPr>
        <w:t xml:space="preserve">. 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추가실사의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이후의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대상회사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현황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변동과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6433DB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체결일로부터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사이에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발생한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D72CB5">
        <w:rPr>
          <w:rFonts w:ascii="Times New Roman"/>
          <w:sz w:val="23"/>
          <w:szCs w:val="23"/>
        </w:rPr>
        <w:t>6.2</w:t>
      </w:r>
      <w:r w:rsidRPr="00EB4716">
        <w:rPr>
          <w:rFonts w:ascii="Times New Roman" w:hint="eastAsia"/>
          <w:sz w:val="23"/>
          <w:szCs w:val="23"/>
        </w:rPr>
        <w:t>조의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것으로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한정되어야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하고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="00792257">
        <w:rPr>
          <w:rFonts w:ascii="Times New Roman" w:hint="eastAsia"/>
          <w:sz w:val="23"/>
          <w:szCs w:val="23"/>
        </w:rPr>
        <w:t>본</w:t>
      </w:r>
      <w:r w:rsidR="00792257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="00792257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위반이나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하여서는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아니된다</w:t>
      </w:r>
      <w:r w:rsidRPr="00EB4716">
        <w:rPr>
          <w:rFonts w:ascii="Times New Roman" w:hint="eastAsia"/>
          <w:sz w:val="23"/>
          <w:szCs w:val="23"/>
        </w:rPr>
        <w:t>(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체결일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이후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발생하는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관련되어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필요한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범위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내에서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포함될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있음</w:t>
      </w:r>
      <w:r w:rsidRPr="00EB4716">
        <w:rPr>
          <w:rFonts w:ascii="Times New Roman" w:hint="eastAsia"/>
          <w:sz w:val="23"/>
          <w:szCs w:val="23"/>
        </w:rPr>
        <w:t>).</w:t>
      </w:r>
    </w:p>
    <w:p w14:paraId="1F8BB64A" w14:textId="39B3C161" w:rsidR="00EB4716" w:rsidRPr="00EB4716" w:rsidRDefault="00D72CB5" w:rsidP="00A43F8A">
      <w:pPr>
        <w:pStyle w:val="af3"/>
        <w:numPr>
          <w:ilvl w:val="2"/>
          <w:numId w:val="76"/>
        </w:numPr>
        <w:snapToGrid w:val="0"/>
        <w:spacing w:before="180" w:after="180" w:line="360" w:lineRule="atLeast"/>
        <w:ind w:leftChars="0"/>
        <w:rPr>
          <w:rFonts w:ascii="Times New Roman"/>
          <w:sz w:val="23"/>
          <w:szCs w:val="23"/>
        </w:rPr>
      </w:pPr>
      <w:r w:rsidRPr="00D72CB5">
        <w:rPr>
          <w:rFonts w:ascii="Times New Roman" w:hint="eastAsia"/>
          <w:sz w:val="23"/>
          <w:szCs w:val="23"/>
          <w:u w:val="single"/>
        </w:rPr>
        <w:t>추가실사</w:t>
      </w:r>
      <w:r w:rsidR="00EB4716" w:rsidRPr="00D72CB5">
        <w:rPr>
          <w:rFonts w:ascii="Times New Roman" w:hint="eastAsia"/>
          <w:sz w:val="23"/>
          <w:szCs w:val="23"/>
          <w:u w:val="single"/>
        </w:rPr>
        <w:t>의</w:t>
      </w:r>
      <w:r w:rsidR="00EB4716" w:rsidRPr="00D72CB5">
        <w:rPr>
          <w:rFonts w:ascii="Times New Roman" w:hint="eastAsia"/>
          <w:sz w:val="23"/>
          <w:szCs w:val="23"/>
          <w:u w:val="single"/>
        </w:rPr>
        <w:t xml:space="preserve"> </w:t>
      </w:r>
      <w:r w:rsidR="00EB4716" w:rsidRPr="00D72CB5">
        <w:rPr>
          <w:rFonts w:ascii="Times New Roman" w:hint="eastAsia"/>
          <w:sz w:val="23"/>
          <w:szCs w:val="23"/>
          <w:u w:val="single"/>
        </w:rPr>
        <w:t>절차</w:t>
      </w:r>
      <w:r w:rsidR="00EB4716" w:rsidRPr="00D72CB5">
        <w:rPr>
          <w:rFonts w:ascii="Times New Roman" w:hint="eastAsia"/>
          <w:sz w:val="23"/>
          <w:szCs w:val="23"/>
          <w:u w:val="single"/>
        </w:rPr>
        <w:t xml:space="preserve"> </w:t>
      </w:r>
      <w:r w:rsidR="00EB4716" w:rsidRPr="00D72CB5">
        <w:rPr>
          <w:rFonts w:ascii="Times New Roman" w:hint="eastAsia"/>
          <w:sz w:val="23"/>
          <w:szCs w:val="23"/>
          <w:u w:val="single"/>
        </w:rPr>
        <w:t>및</w:t>
      </w:r>
      <w:r w:rsidR="00EB4716" w:rsidRPr="00D72CB5">
        <w:rPr>
          <w:rFonts w:ascii="Times New Roman" w:hint="eastAsia"/>
          <w:sz w:val="23"/>
          <w:szCs w:val="23"/>
          <w:u w:val="single"/>
        </w:rPr>
        <w:t xml:space="preserve"> </w:t>
      </w:r>
      <w:r w:rsidR="00EB4716" w:rsidRPr="00D72CB5">
        <w:rPr>
          <w:rFonts w:ascii="Times New Roman" w:hint="eastAsia"/>
          <w:sz w:val="23"/>
          <w:szCs w:val="23"/>
          <w:u w:val="single"/>
        </w:rPr>
        <w:t>기간</w:t>
      </w:r>
      <w:r w:rsidR="00EB4716" w:rsidRPr="00EB4716">
        <w:rPr>
          <w:rFonts w:ascii="Times New Roman" w:hint="eastAsia"/>
          <w:sz w:val="23"/>
          <w:szCs w:val="23"/>
        </w:rPr>
        <w:t>.</w:t>
      </w:r>
      <w:r w:rsidR="00EB4716" w:rsidRPr="00EB4716">
        <w:rPr>
          <w:rFonts w:ascii="Times New Roman" w:hint="eastAsia"/>
          <w:sz w:val="23"/>
          <w:szCs w:val="23"/>
        </w:rPr>
        <w:tab/>
      </w:r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>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</w:t>
      </w:r>
      <w:r w:rsidR="00E06FBA">
        <w:rPr>
          <w:rFonts w:ascii="Times New Roman" w:hint="eastAsia"/>
          <w:sz w:val="23"/>
          <w:szCs w:val="23"/>
        </w:rPr>
        <w:t>9.1</w:t>
      </w:r>
      <w:r w:rsidR="00E06FBA">
        <w:rPr>
          <w:rFonts w:ascii="Times New Roman" w:hint="eastAsia"/>
          <w:sz w:val="23"/>
          <w:szCs w:val="23"/>
        </w:rPr>
        <w:t>조</w:t>
      </w:r>
      <w:r w:rsidR="00E06FBA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제</w:t>
      </w:r>
      <w:r w:rsidR="00E06FBA">
        <w:rPr>
          <w:rFonts w:ascii="Times New Roman" w:hint="eastAsia"/>
          <w:sz w:val="23"/>
          <w:szCs w:val="23"/>
        </w:rPr>
        <w:t>(</w:t>
      </w:r>
      <w:r w:rsidR="00E06FBA">
        <w:rPr>
          <w:rFonts w:ascii="Times New Roman"/>
          <w:sz w:val="23"/>
          <w:szCs w:val="23"/>
        </w:rPr>
        <w:t>d)</w:t>
      </w:r>
      <w:r w:rsidR="00E06FBA">
        <w:rPr>
          <w:rFonts w:ascii="Times New Roman" w:hint="eastAsia"/>
          <w:sz w:val="23"/>
          <w:szCs w:val="23"/>
        </w:rPr>
        <w:t>항</w:t>
      </w:r>
      <w:r w:rsidR="00EB4716" w:rsidRPr="00EB4716">
        <w:rPr>
          <w:rFonts w:ascii="Times New Roman" w:hint="eastAsia"/>
          <w:sz w:val="23"/>
          <w:szCs w:val="23"/>
        </w:rPr>
        <w:t>에서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선행조건이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충족된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날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B4716" w:rsidRPr="00EB4716">
        <w:rPr>
          <w:rFonts w:ascii="Times New Roman" w:hint="eastAsia"/>
          <w:sz w:val="23"/>
          <w:szCs w:val="23"/>
        </w:rPr>
        <w:t>또는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충족될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것임을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미리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합리적으로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예상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가능할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경우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충족일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이전의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날로서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당사자들이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별도로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합의한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날</w:t>
      </w:r>
      <w:r w:rsidR="00EB4716" w:rsidRPr="00EB4716">
        <w:rPr>
          <w:rFonts w:ascii="Times New Roman" w:hint="eastAsia"/>
          <w:sz w:val="23"/>
          <w:szCs w:val="23"/>
        </w:rPr>
        <w:t>)</w:t>
      </w:r>
      <w:r w:rsidR="00EB4716" w:rsidRPr="00EB4716">
        <w:rPr>
          <w:rFonts w:ascii="Times New Roman" w:hint="eastAsia"/>
          <w:sz w:val="23"/>
          <w:szCs w:val="23"/>
        </w:rPr>
        <w:t>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개시된다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06FBA">
        <w:rPr>
          <w:rFonts w:ascii="Times New Roman"/>
          <w:sz w:val="23"/>
          <w:szCs w:val="23"/>
        </w:rPr>
        <w:t>“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>추가실사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>개시</w:t>
      </w:r>
      <w:r w:rsidR="00E06FBA" w:rsidRPr="00376AF7">
        <w:rPr>
          <w:rFonts w:ascii="Times New Roman" w:hint="eastAsia"/>
          <w:b/>
          <w:sz w:val="23"/>
          <w:szCs w:val="23"/>
          <w:u w:val="single"/>
        </w:rPr>
        <w:t>일</w:t>
      </w:r>
      <w:r w:rsidR="00E06FBA">
        <w:rPr>
          <w:rFonts w:ascii="Times New Roman"/>
          <w:sz w:val="23"/>
          <w:szCs w:val="23"/>
        </w:rPr>
        <w:t>”</w:t>
      </w:r>
      <w:r w:rsidR="00EB4716" w:rsidRPr="00EB4716">
        <w:rPr>
          <w:rFonts w:ascii="Times New Roman" w:hint="eastAsia"/>
          <w:sz w:val="23"/>
          <w:szCs w:val="23"/>
        </w:rPr>
        <w:t xml:space="preserve">). </w:t>
      </w:r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개시일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또는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>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대상과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관련한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제공을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매도인에게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요청할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있고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제공한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기초하여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보험회사와</w:t>
      </w:r>
      <w:r w:rsidR="00EB4716" w:rsidRPr="00EB4716">
        <w:rPr>
          <w:rFonts w:ascii="Times New Roman" w:hint="eastAsia"/>
          <w:sz w:val="23"/>
          <w:szCs w:val="23"/>
        </w:rPr>
        <w:t xml:space="preserve"> Underwriting </w:t>
      </w:r>
      <w:r w:rsidR="00EB4716" w:rsidRPr="00EB4716">
        <w:rPr>
          <w:rFonts w:ascii="Times New Roman" w:hint="eastAsia"/>
          <w:sz w:val="23"/>
          <w:szCs w:val="23"/>
        </w:rPr>
        <w:t>기타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거래종결일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위반에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부보와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관련하여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필요한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절차를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이행하여야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한다</w:t>
      </w:r>
      <w:r w:rsidR="00EB4716" w:rsidRPr="00EB4716">
        <w:rPr>
          <w:rFonts w:ascii="Times New Roman" w:hint="eastAsia"/>
          <w:sz w:val="23"/>
          <w:szCs w:val="23"/>
        </w:rPr>
        <w:t xml:space="preserve">.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보험회사와</w:t>
      </w:r>
      <w:r w:rsidR="00EB4716" w:rsidRPr="00EB4716">
        <w:rPr>
          <w:rFonts w:ascii="Times New Roman" w:hint="eastAsia"/>
          <w:sz w:val="23"/>
          <w:szCs w:val="23"/>
        </w:rPr>
        <w:t xml:space="preserve"> Underwriting </w:t>
      </w:r>
      <w:r w:rsidR="00EB4716" w:rsidRPr="00EB4716">
        <w:rPr>
          <w:rFonts w:ascii="Times New Roman" w:hint="eastAsia"/>
          <w:sz w:val="23"/>
          <w:szCs w:val="23"/>
        </w:rPr>
        <w:t>기타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관련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절차의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이행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과정에서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보험회사로부터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요청받는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등으로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추가적인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필요할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경우에는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매도인에게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추가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정보의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제공을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요청할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있다</w:t>
      </w:r>
      <w:r w:rsidR="00EB4716" w:rsidRPr="00EB4716">
        <w:rPr>
          <w:rFonts w:ascii="Times New Roman" w:hint="eastAsia"/>
          <w:sz w:val="23"/>
          <w:szCs w:val="23"/>
        </w:rPr>
        <w:t xml:space="preserve">. </w:t>
      </w:r>
      <w:r w:rsidR="00EB4716" w:rsidRPr="00EB4716">
        <w:rPr>
          <w:rFonts w:ascii="Times New Roman" w:hint="eastAsia"/>
          <w:sz w:val="23"/>
          <w:szCs w:val="23"/>
        </w:rPr>
        <w:t>매수인은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항에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따른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절차를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개시일로부터</w:t>
      </w:r>
      <w:r w:rsidR="00EB4716" w:rsidRPr="00EB4716">
        <w:rPr>
          <w:rFonts w:ascii="Times New Roman" w:hint="eastAsia"/>
          <w:sz w:val="23"/>
          <w:szCs w:val="23"/>
        </w:rPr>
        <w:t xml:space="preserve"> 6</w:t>
      </w:r>
      <w:r w:rsidR="00EB4716" w:rsidRPr="00EB4716">
        <w:rPr>
          <w:rFonts w:ascii="Times New Roman" w:hint="eastAsia"/>
          <w:sz w:val="23"/>
          <w:szCs w:val="23"/>
        </w:rPr>
        <w:t>주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06FBA">
        <w:rPr>
          <w:rFonts w:ascii="Times New Roman"/>
          <w:sz w:val="23"/>
          <w:szCs w:val="23"/>
        </w:rPr>
        <w:t>“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>추가실사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E06FBA" w:rsidRPr="00E06FBA">
        <w:rPr>
          <w:rFonts w:ascii="Times New Roman" w:hint="eastAsia"/>
          <w:b/>
          <w:sz w:val="23"/>
          <w:szCs w:val="23"/>
          <w:u w:val="single"/>
        </w:rPr>
        <w:t>기간</w:t>
      </w:r>
      <w:r w:rsidR="00E06FBA">
        <w:rPr>
          <w:rFonts w:ascii="Times New Roman"/>
          <w:sz w:val="23"/>
          <w:szCs w:val="23"/>
        </w:rPr>
        <w:t>”)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이내에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완료하여야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하되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당사자들은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상호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합의로서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기간을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연장할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있다</w:t>
      </w:r>
      <w:r w:rsidR="00EB4716" w:rsidRPr="00EB4716">
        <w:rPr>
          <w:rFonts w:ascii="Times New Roman" w:hint="eastAsia"/>
          <w:sz w:val="23"/>
          <w:szCs w:val="23"/>
        </w:rPr>
        <w:t>(</w:t>
      </w:r>
      <w:r w:rsidR="00EB4716" w:rsidRPr="00EB4716">
        <w:rPr>
          <w:rFonts w:ascii="Times New Roman" w:hint="eastAsia"/>
          <w:sz w:val="23"/>
          <w:szCs w:val="23"/>
        </w:rPr>
        <w:t>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때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매도인은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합리적인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없이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연장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합의를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거부하지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아니하기로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하되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어떠한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경우에도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F0CB5">
        <w:rPr>
          <w:rFonts w:ascii="Times New Roman" w:hint="eastAsia"/>
          <w:sz w:val="23"/>
          <w:szCs w:val="23"/>
        </w:rPr>
        <w:t>완</w:t>
      </w:r>
      <w:r w:rsidR="00EB4716" w:rsidRPr="00EB4716">
        <w:rPr>
          <w:rFonts w:ascii="Times New Roman" w:hint="eastAsia"/>
          <w:sz w:val="23"/>
          <w:szCs w:val="23"/>
        </w:rPr>
        <w:t>료일은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제</w:t>
      </w:r>
      <w:r w:rsidR="00E06FBA">
        <w:rPr>
          <w:rFonts w:ascii="Times New Roman" w:hint="eastAsia"/>
          <w:sz w:val="23"/>
          <w:szCs w:val="23"/>
        </w:rPr>
        <w:t>1</w:t>
      </w:r>
      <w:r w:rsidR="00E06FBA">
        <w:rPr>
          <w:rFonts w:ascii="Times New Roman"/>
          <w:sz w:val="23"/>
          <w:szCs w:val="23"/>
        </w:rPr>
        <w:t>0.1</w:t>
      </w:r>
      <w:r w:rsidR="00E06FBA">
        <w:rPr>
          <w:rFonts w:ascii="Times New Roman" w:hint="eastAsia"/>
          <w:sz w:val="23"/>
          <w:szCs w:val="23"/>
        </w:rPr>
        <w:t>조</w:t>
      </w:r>
      <w:r w:rsidR="00E06FBA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제</w:t>
      </w:r>
      <w:r w:rsidR="00E06FBA">
        <w:rPr>
          <w:rFonts w:ascii="Times New Roman" w:hint="eastAsia"/>
          <w:sz w:val="23"/>
          <w:szCs w:val="23"/>
        </w:rPr>
        <w:t>(</w:t>
      </w:r>
      <w:r w:rsidR="00E06FBA">
        <w:rPr>
          <w:rFonts w:ascii="Times New Roman"/>
          <w:sz w:val="23"/>
          <w:szCs w:val="23"/>
        </w:rPr>
        <w:t>a)</w:t>
      </w:r>
      <w:r w:rsidR="00E06FBA">
        <w:rPr>
          <w:rFonts w:ascii="Times New Roman" w:hint="eastAsia"/>
          <w:sz w:val="23"/>
          <w:szCs w:val="23"/>
        </w:rPr>
        <w:t>항에</w:t>
      </w:r>
      <w:r w:rsidR="00E06FBA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따른</w:t>
      </w:r>
      <w:r w:rsidR="00E06FBA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일자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이후가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없으며</w:t>
      </w:r>
      <w:r w:rsidR="00EB4716" w:rsidRPr="00EB4716">
        <w:rPr>
          <w:rFonts w:ascii="Times New Roman" w:hint="eastAsia"/>
          <w:sz w:val="23"/>
          <w:szCs w:val="23"/>
        </w:rPr>
        <w:t xml:space="preserve">, </w:t>
      </w:r>
      <w:r w:rsidR="00EB4716" w:rsidRPr="00EB4716">
        <w:rPr>
          <w:rFonts w:ascii="Times New Roman" w:hint="eastAsia"/>
          <w:sz w:val="23"/>
          <w:szCs w:val="23"/>
        </w:rPr>
        <w:t>매수인이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보험회사로부터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거래종결일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진술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및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보장에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보험의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부보를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거절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당하거나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추가실사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기간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완료일까지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부보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여부에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대한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확답을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받지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못한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것은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합리적인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이유로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B4716" w:rsidRPr="00EB4716">
        <w:rPr>
          <w:rFonts w:ascii="Times New Roman" w:hint="eastAsia"/>
          <w:sz w:val="23"/>
          <w:szCs w:val="23"/>
        </w:rPr>
        <w:t>보지</w:t>
      </w:r>
      <w:r w:rsidR="00EB4716" w:rsidRPr="00EB4716">
        <w:rPr>
          <w:rFonts w:ascii="Times New Roman" w:hint="eastAsia"/>
          <w:sz w:val="23"/>
          <w:szCs w:val="23"/>
        </w:rPr>
        <w:t xml:space="preserve"> </w:t>
      </w:r>
      <w:r w:rsidR="00E06FBA">
        <w:rPr>
          <w:rFonts w:ascii="Times New Roman" w:hint="eastAsia"/>
          <w:sz w:val="23"/>
          <w:szCs w:val="23"/>
        </w:rPr>
        <w:t>아니함</w:t>
      </w:r>
      <w:r w:rsidR="00EB4716" w:rsidRPr="00EB4716">
        <w:rPr>
          <w:rFonts w:ascii="Times New Roman" w:hint="eastAsia"/>
          <w:sz w:val="23"/>
          <w:szCs w:val="23"/>
        </w:rPr>
        <w:t>).</w:t>
      </w:r>
    </w:p>
    <w:p w14:paraId="2CEFB8E5" w14:textId="3591642E" w:rsidR="00EB4716" w:rsidRDefault="00EB4716" w:rsidP="00A43F8A">
      <w:pPr>
        <w:pStyle w:val="af3"/>
        <w:numPr>
          <w:ilvl w:val="2"/>
          <w:numId w:val="76"/>
        </w:numPr>
        <w:snapToGrid w:val="0"/>
        <w:spacing w:before="180" w:after="180" w:line="360" w:lineRule="atLeast"/>
        <w:ind w:leftChars="0"/>
        <w:rPr>
          <w:rFonts w:ascii="Times New Roman"/>
          <w:sz w:val="23"/>
          <w:szCs w:val="23"/>
        </w:rPr>
      </w:pPr>
      <w:r w:rsidRPr="00E06FBA">
        <w:rPr>
          <w:rFonts w:ascii="Times New Roman" w:hint="eastAsia"/>
          <w:sz w:val="23"/>
          <w:szCs w:val="23"/>
          <w:u w:val="single"/>
        </w:rPr>
        <w:t>매도인의</w:t>
      </w:r>
      <w:r w:rsidRPr="00E06FBA">
        <w:rPr>
          <w:rFonts w:ascii="Times New Roman" w:hint="eastAsia"/>
          <w:sz w:val="23"/>
          <w:szCs w:val="23"/>
          <w:u w:val="single"/>
        </w:rPr>
        <w:t xml:space="preserve"> </w:t>
      </w:r>
      <w:r w:rsidRPr="00E06FBA">
        <w:rPr>
          <w:rFonts w:ascii="Times New Roman" w:hint="eastAsia"/>
          <w:sz w:val="23"/>
          <w:szCs w:val="23"/>
          <w:u w:val="single"/>
        </w:rPr>
        <w:t>협조의무</w:t>
      </w:r>
      <w:r w:rsidRPr="00EB4716">
        <w:rPr>
          <w:rFonts w:ascii="Times New Roman" w:hint="eastAsia"/>
          <w:sz w:val="23"/>
          <w:szCs w:val="23"/>
        </w:rPr>
        <w:t xml:space="preserve">.  </w:t>
      </w:r>
      <w:r w:rsidRPr="00EB4716">
        <w:rPr>
          <w:rFonts w:ascii="Times New Roman" w:hint="eastAsia"/>
          <w:sz w:val="23"/>
          <w:szCs w:val="23"/>
        </w:rPr>
        <w:t>매도인은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조에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따른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원활히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진행될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있도록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조에서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정하는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바를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전제로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신속하게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요구되는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정보를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제공하고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이외에도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방법으로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충실히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협조하며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>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합리적으로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필요할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EA02B1">
        <w:rPr>
          <w:rFonts w:ascii="Times New Roman" w:hint="eastAsia"/>
          <w:sz w:val="23"/>
          <w:szCs w:val="23"/>
        </w:rPr>
        <w:t>8.5</w:t>
      </w:r>
      <w:r w:rsidR="00EA02B1">
        <w:rPr>
          <w:rFonts w:ascii="Times New Roman" w:hint="eastAsia"/>
          <w:sz w:val="23"/>
          <w:szCs w:val="23"/>
        </w:rPr>
        <w:t>조</w:t>
      </w:r>
      <w:r w:rsidRPr="00EB4716">
        <w:rPr>
          <w:rFonts w:ascii="Times New Roman" w:hint="eastAsia"/>
          <w:sz w:val="23"/>
          <w:szCs w:val="23"/>
        </w:rPr>
        <w:t>에도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불구하고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매수인으로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하여금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대상회사에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lastRenderedPageBreak/>
        <w:t>직접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연락을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취하거나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A02B1">
        <w:rPr>
          <w:rFonts w:ascii="Times New Roman" w:hint="eastAsia"/>
          <w:sz w:val="23"/>
          <w:szCs w:val="23"/>
        </w:rPr>
        <w:t>정보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요청을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하도록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허용할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있다</w:t>
      </w:r>
      <w:r w:rsidRPr="00EB4716">
        <w:rPr>
          <w:rFonts w:ascii="Times New Roman" w:hint="eastAsia"/>
          <w:sz w:val="23"/>
          <w:szCs w:val="23"/>
        </w:rPr>
        <w:t xml:space="preserve">. </w:t>
      </w:r>
      <w:r w:rsidRPr="00EB4716">
        <w:rPr>
          <w:rFonts w:ascii="Times New Roman" w:hint="eastAsia"/>
          <w:sz w:val="23"/>
          <w:szCs w:val="23"/>
        </w:rPr>
        <w:t>명확히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하면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같이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협조를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제공하여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보험회사와</w:t>
      </w:r>
      <w:r w:rsidRPr="00EB4716">
        <w:rPr>
          <w:rFonts w:ascii="Times New Roman" w:hint="eastAsia"/>
          <w:sz w:val="23"/>
          <w:szCs w:val="23"/>
        </w:rPr>
        <w:t xml:space="preserve"> Underwriting </w:t>
      </w:r>
      <w:r w:rsidRPr="00EB4716">
        <w:rPr>
          <w:rFonts w:ascii="Times New Roman" w:hint="eastAsia"/>
          <w:sz w:val="23"/>
          <w:szCs w:val="23"/>
        </w:rPr>
        <w:t>기타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부보와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필요한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절차가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완료되었음에도</w:t>
      </w:r>
      <w:r w:rsidRPr="00EB4716">
        <w:rPr>
          <w:rFonts w:ascii="Times New Roman" w:hint="eastAsia"/>
          <w:sz w:val="23"/>
          <w:szCs w:val="23"/>
        </w:rPr>
        <w:t xml:space="preserve"> (i) </w:t>
      </w:r>
      <w:r w:rsidRPr="00EB4716">
        <w:rPr>
          <w:rFonts w:ascii="Times New Roman" w:hint="eastAsia"/>
          <w:sz w:val="23"/>
          <w:szCs w:val="23"/>
        </w:rPr>
        <w:t>매수인이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="00D72CB5">
        <w:rPr>
          <w:rFonts w:ascii="Times New Roman" w:hint="eastAsia"/>
          <w:sz w:val="23"/>
          <w:szCs w:val="23"/>
        </w:rPr>
        <w:t>추가실사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내에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보험회사로부터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부보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허용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여부에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확답을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받지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못</w:t>
      </w:r>
      <w:r w:rsidR="00EA02B1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, (ii)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부보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자체를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, (iii)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보험회사가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사항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중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세부적인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어떠한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항목을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여하한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사유로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부보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대상에서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제외한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>(</w:t>
      </w:r>
      <w:r w:rsidR="00EF0CB5">
        <w:rPr>
          <w:rFonts w:ascii="Times New Roman" w:hint="eastAsia"/>
          <w:sz w:val="23"/>
          <w:szCs w:val="23"/>
        </w:rPr>
        <w:t>s</w:t>
      </w:r>
      <w:r w:rsidRPr="00EB4716">
        <w:rPr>
          <w:rFonts w:ascii="Times New Roman" w:hint="eastAsia"/>
          <w:sz w:val="23"/>
          <w:szCs w:val="23"/>
        </w:rPr>
        <w:t xml:space="preserve">pecific </w:t>
      </w:r>
      <w:r w:rsidR="00EF0CB5">
        <w:rPr>
          <w:rFonts w:ascii="Times New Roman"/>
          <w:sz w:val="23"/>
          <w:szCs w:val="23"/>
        </w:rPr>
        <w:t>e</w:t>
      </w:r>
      <w:r w:rsidR="00EF0CB5" w:rsidRPr="00EB4716">
        <w:rPr>
          <w:rFonts w:ascii="Times New Roman" w:hint="eastAsia"/>
          <w:sz w:val="23"/>
          <w:szCs w:val="23"/>
        </w:rPr>
        <w:t>xclusion</w:t>
      </w:r>
      <w:r w:rsidRPr="00EB4716">
        <w:rPr>
          <w:rFonts w:ascii="Times New Roman" w:hint="eastAsia"/>
          <w:sz w:val="23"/>
          <w:szCs w:val="23"/>
        </w:rPr>
        <w:t>)</w:t>
      </w:r>
      <w:r w:rsidRPr="00EB4716">
        <w:rPr>
          <w:rFonts w:ascii="Times New Roman" w:hint="eastAsia"/>
          <w:sz w:val="23"/>
          <w:szCs w:val="23"/>
        </w:rPr>
        <w:t>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관련하여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어떠한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책임도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지지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아니한다</w:t>
      </w:r>
      <w:r w:rsidRPr="00EB4716">
        <w:rPr>
          <w:rFonts w:ascii="Times New Roman" w:hint="eastAsia"/>
          <w:sz w:val="23"/>
          <w:szCs w:val="23"/>
        </w:rPr>
        <w:t>(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>, (iii)</w:t>
      </w:r>
      <w:r w:rsidRPr="00EB4716">
        <w:rPr>
          <w:rFonts w:ascii="Times New Roman" w:hint="eastAsia"/>
          <w:sz w:val="23"/>
          <w:szCs w:val="23"/>
        </w:rPr>
        <w:t>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 New Breach </w:t>
      </w:r>
      <w:r w:rsidRPr="00EB4716">
        <w:rPr>
          <w:rFonts w:ascii="Times New Roman" w:hint="eastAsia"/>
          <w:sz w:val="23"/>
          <w:szCs w:val="23"/>
        </w:rPr>
        <w:t>클레임에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해당하여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</w:t>
      </w:r>
      <w:r w:rsidR="009F4637">
        <w:rPr>
          <w:rFonts w:ascii="Times New Roman"/>
          <w:sz w:val="23"/>
          <w:szCs w:val="23"/>
        </w:rPr>
        <w:t>3.3</w:t>
      </w:r>
      <w:r w:rsidRPr="00EB4716">
        <w:rPr>
          <w:rFonts w:ascii="Times New Roman" w:hint="eastAsia"/>
          <w:sz w:val="23"/>
          <w:szCs w:val="23"/>
        </w:rPr>
        <w:t>조의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조정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대상이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되는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책임을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제외함</w:t>
      </w:r>
      <w:r w:rsidRPr="00EB4716">
        <w:rPr>
          <w:rFonts w:ascii="Times New Roman" w:hint="eastAsia"/>
          <w:sz w:val="23"/>
          <w:szCs w:val="23"/>
        </w:rPr>
        <w:t xml:space="preserve">). </w:t>
      </w:r>
      <w:r w:rsidRPr="00EB4716">
        <w:rPr>
          <w:rFonts w:ascii="Times New Roman" w:hint="eastAsia"/>
          <w:sz w:val="23"/>
          <w:szCs w:val="23"/>
        </w:rPr>
        <w:t>단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같은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협조를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제공하지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아니하여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이로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인해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매수인이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보험의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부보를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받지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="00BA7BD7">
        <w:rPr>
          <w:rFonts w:ascii="Times New Roman" w:hint="eastAsia"/>
          <w:sz w:val="23"/>
          <w:szCs w:val="23"/>
        </w:rPr>
        <w:t>못하</w:t>
      </w:r>
      <w:r w:rsidRPr="00EB4716">
        <w:rPr>
          <w:rFonts w:ascii="Times New Roman" w:hint="eastAsia"/>
          <w:sz w:val="23"/>
          <w:szCs w:val="23"/>
        </w:rPr>
        <w:t>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경우</w:t>
      </w:r>
      <w:r w:rsidRPr="00EB4716">
        <w:rPr>
          <w:rFonts w:ascii="Times New Roman" w:hint="eastAsia"/>
          <w:sz w:val="23"/>
          <w:szCs w:val="23"/>
        </w:rPr>
        <w:t xml:space="preserve">, </w:t>
      </w:r>
      <w:r w:rsidRPr="00EB4716">
        <w:rPr>
          <w:rFonts w:ascii="Times New Roman" w:hint="eastAsia"/>
          <w:sz w:val="23"/>
          <w:szCs w:val="23"/>
        </w:rPr>
        <w:t>매도인의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거래종결일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기준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진술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및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보장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위반에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따른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매수인의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매도인에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대한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손해배상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청구에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대해서는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본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계약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3A7AAB">
        <w:rPr>
          <w:rFonts w:ascii="Times New Roman" w:hint="eastAsia"/>
          <w:sz w:val="23"/>
          <w:szCs w:val="23"/>
        </w:rPr>
        <w:t>제</w:t>
      </w:r>
      <w:r w:rsidR="003A7AAB" w:rsidRPr="003A7AAB">
        <w:rPr>
          <w:rFonts w:ascii="Times New Roman" w:hint="eastAsia"/>
          <w:sz w:val="23"/>
          <w:szCs w:val="23"/>
        </w:rPr>
        <w:t>13.</w:t>
      </w:r>
      <w:r w:rsidR="003A7AAB" w:rsidRPr="003A7AAB">
        <w:rPr>
          <w:rFonts w:ascii="Times New Roman"/>
          <w:sz w:val="23"/>
          <w:szCs w:val="23"/>
        </w:rPr>
        <w:t>1</w:t>
      </w:r>
      <w:r w:rsidR="003A7AAB" w:rsidRPr="003A7AAB">
        <w:rPr>
          <w:rFonts w:ascii="Times New Roman" w:hint="eastAsia"/>
          <w:sz w:val="23"/>
          <w:szCs w:val="23"/>
        </w:rPr>
        <w:t>조가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적용되지</w:t>
      </w:r>
      <w:r w:rsidRPr="00EB4716">
        <w:rPr>
          <w:rFonts w:ascii="Times New Roman" w:hint="eastAsia"/>
          <w:sz w:val="23"/>
          <w:szCs w:val="23"/>
        </w:rPr>
        <w:t xml:space="preserve"> </w:t>
      </w:r>
      <w:r w:rsidRPr="00EB4716">
        <w:rPr>
          <w:rFonts w:ascii="Times New Roman" w:hint="eastAsia"/>
          <w:sz w:val="23"/>
          <w:szCs w:val="23"/>
        </w:rPr>
        <w:t>아니한다</w:t>
      </w:r>
      <w:r w:rsidRPr="00EB4716">
        <w:rPr>
          <w:rFonts w:ascii="Times New Roman" w:hint="eastAsia"/>
          <w:sz w:val="23"/>
          <w:szCs w:val="23"/>
        </w:rPr>
        <w:t>.</w:t>
      </w:r>
      <w:r w:rsidR="003B5E97">
        <w:rPr>
          <w:rFonts w:ascii="Times New Roman"/>
          <w:sz w:val="23"/>
          <w:szCs w:val="23"/>
        </w:rPr>
        <w:t>]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0E4E17" w14:paraId="0F99A186" w14:textId="77777777" w:rsidTr="00013C93">
        <w:tc>
          <w:tcPr>
            <w:tcW w:w="9060" w:type="dxa"/>
            <w:shd w:val="clear" w:color="auto" w:fill="D9D9D9" w:themeFill="background1" w:themeFillShade="D9"/>
          </w:tcPr>
          <w:p w14:paraId="62F3BD72" w14:textId="47E3557B" w:rsidR="000C3A68" w:rsidRDefault="000E4E17" w:rsidP="003F7F42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2361E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>: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매도인의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진술보장보험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부보에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있어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보험</w:t>
            </w:r>
            <w:r w:rsidR="00CF7BE5">
              <w:rPr>
                <w:rFonts w:ascii="Times New Roman" w:hint="eastAsia"/>
                <w:sz w:val="22"/>
                <w:szCs w:val="22"/>
              </w:rPr>
              <w:t>회</w:t>
            </w:r>
            <w:r w:rsidR="000C3A68">
              <w:rPr>
                <w:rFonts w:ascii="Times New Roman" w:hint="eastAsia"/>
                <w:sz w:val="22"/>
                <w:szCs w:val="22"/>
              </w:rPr>
              <w:t>사의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면밀한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실사가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예상되고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그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절차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진행에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있어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매도인의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협조가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필요한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경우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F0CB5">
              <w:rPr>
                <w:rFonts w:ascii="Times New Roman" w:hint="eastAsia"/>
                <w:sz w:val="22"/>
                <w:szCs w:val="22"/>
              </w:rPr>
              <w:t>제</w:t>
            </w:r>
            <w:r w:rsidR="00EF0CB5">
              <w:rPr>
                <w:rFonts w:ascii="Times New Roman" w:hint="eastAsia"/>
                <w:sz w:val="22"/>
                <w:szCs w:val="22"/>
              </w:rPr>
              <w:t>4</w:t>
            </w:r>
            <w:r w:rsidR="00EF0CB5">
              <w:rPr>
                <w:rFonts w:ascii="Times New Roman"/>
                <w:sz w:val="22"/>
                <w:szCs w:val="22"/>
              </w:rPr>
              <w:t>-2.3</w:t>
            </w:r>
            <w:r w:rsidR="00EF0CB5">
              <w:rPr>
                <w:rFonts w:ascii="Times New Roman" w:hint="eastAsia"/>
                <w:sz w:val="22"/>
                <w:szCs w:val="22"/>
              </w:rPr>
              <w:t>조와</w:t>
            </w:r>
            <w:r w:rsidR="00EF0CB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F0CB5">
              <w:rPr>
                <w:rFonts w:ascii="Times New Roman" w:hint="eastAsia"/>
                <w:sz w:val="22"/>
                <w:szCs w:val="22"/>
              </w:rPr>
              <w:t>같은</w:t>
            </w:r>
            <w:r w:rsidR="00EF0CB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규정을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사용하는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것도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고려해볼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수</w:t>
            </w:r>
            <w:r w:rsidR="000C3A6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C3A68">
              <w:rPr>
                <w:rFonts w:ascii="Times New Roman" w:hint="eastAsia"/>
                <w:sz w:val="22"/>
                <w:szCs w:val="22"/>
              </w:rPr>
              <w:t>있습니다</w:t>
            </w:r>
            <w:r w:rsidR="000C3A68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5BD94705" w14:textId="77777777" w:rsidR="000C3A68" w:rsidRPr="00EF0CB5" w:rsidRDefault="000C3A68" w:rsidP="003F7F42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34A8D2FC" w14:textId="2A3B428D" w:rsidR="000C3A68" w:rsidRDefault="000C3A68" w:rsidP="003F7F42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다만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매수인이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F7BE5">
              <w:rPr>
                <w:rFonts w:ascii="Times New Roman" w:hint="eastAsia"/>
                <w:sz w:val="22"/>
                <w:szCs w:val="22"/>
              </w:rPr>
              <w:t>주식매매</w:t>
            </w:r>
            <w:r w:rsidR="008A4EDF">
              <w:rPr>
                <w:rFonts w:ascii="Times New Roman" w:hint="eastAsia"/>
                <w:sz w:val="22"/>
                <w:szCs w:val="22"/>
              </w:rPr>
              <w:t>계약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체결과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동시에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진술보장보험</w:t>
            </w:r>
            <w:r w:rsidR="0071666A">
              <w:rPr>
                <w:rFonts w:ascii="Times New Roman" w:hint="eastAsia"/>
                <w:sz w:val="22"/>
                <w:szCs w:val="22"/>
              </w:rPr>
              <w:t>에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가입</w:t>
            </w:r>
            <w:r w:rsidR="0071666A">
              <w:rPr>
                <w:rFonts w:ascii="Times New Roman" w:hint="eastAsia"/>
                <w:sz w:val="22"/>
                <w:szCs w:val="22"/>
              </w:rPr>
              <w:t>해야</w:t>
            </w:r>
            <w:r w:rsidR="0071666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66A">
              <w:rPr>
                <w:rFonts w:ascii="Times New Roman" w:hint="eastAsia"/>
                <w:sz w:val="22"/>
                <w:szCs w:val="22"/>
              </w:rPr>
              <w:t>하는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경우</w:t>
            </w:r>
            <w:r w:rsidR="008A4EDF">
              <w:rPr>
                <w:rFonts w:ascii="Times New Roman" w:hint="eastAsia"/>
                <w:sz w:val="22"/>
                <w:szCs w:val="22"/>
              </w:rPr>
              <w:t>,</w:t>
            </w:r>
            <w:r w:rsidR="008A4EDF">
              <w:rPr>
                <w:rFonts w:ascii="Times New Roman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보험회사</w:t>
            </w:r>
            <w:r w:rsidR="008A4EDF">
              <w:rPr>
                <w:rFonts w:ascii="Times New Roman" w:hint="eastAsia"/>
                <w:sz w:val="22"/>
                <w:szCs w:val="22"/>
              </w:rPr>
              <w:t>의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실사는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매수인의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재무</w:t>
            </w:r>
            <w:r w:rsidR="00295048">
              <w:rPr>
                <w:rFonts w:ascii="Times New Roman" w:hint="eastAsia"/>
                <w:sz w:val="22"/>
                <w:szCs w:val="22"/>
              </w:rPr>
              <w:t>,</w:t>
            </w:r>
            <w:r w:rsidR="00295048">
              <w:rPr>
                <w:rFonts w:ascii="Times New Roman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세무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및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법률실사의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결과물을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받아본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후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매수인의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자문사에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대한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인터뷰를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통하여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진행하는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경우가</w:t>
            </w:r>
            <w:r w:rsidR="0029504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95048">
              <w:rPr>
                <w:rFonts w:ascii="Times New Roman" w:hint="eastAsia"/>
                <w:sz w:val="22"/>
                <w:szCs w:val="22"/>
              </w:rPr>
              <w:t>통상적입니다</w:t>
            </w:r>
            <w:r w:rsidR="003F7F42">
              <w:rPr>
                <w:rFonts w:ascii="Times New Roman"/>
                <w:sz w:val="22"/>
                <w:szCs w:val="22"/>
              </w:rPr>
              <w:t>(</w:t>
            </w:r>
            <w:r w:rsidR="008A4EDF">
              <w:rPr>
                <w:rFonts w:ascii="Times New Roman" w:hint="eastAsia"/>
                <w:sz w:val="22"/>
                <w:szCs w:val="22"/>
              </w:rPr>
              <w:t>매수인의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실사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기간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중에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보험회사의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실사가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진행될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수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있으므로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별도로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위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예시와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같은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규정이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필요하지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않을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수</w:t>
            </w:r>
            <w:r w:rsidR="008A4ED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A4EDF">
              <w:rPr>
                <w:rFonts w:ascii="Times New Roman" w:hint="eastAsia"/>
                <w:sz w:val="22"/>
                <w:szCs w:val="22"/>
              </w:rPr>
              <w:t>있습니다</w:t>
            </w:r>
            <w:r w:rsidR="003F7F42">
              <w:rPr>
                <w:rFonts w:ascii="Times New Roman" w:hint="eastAsia"/>
                <w:sz w:val="22"/>
                <w:szCs w:val="22"/>
              </w:rPr>
              <w:t>)</w:t>
            </w:r>
            <w:r w:rsidR="008A4EDF">
              <w:rPr>
                <w:rFonts w:ascii="Times New Roman" w:hint="eastAsia"/>
                <w:sz w:val="22"/>
                <w:szCs w:val="22"/>
              </w:rPr>
              <w:t>.</w:t>
            </w:r>
            <w:r w:rsidR="008A4EDF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47827799" w14:textId="77777777" w:rsidR="000C3A68" w:rsidRDefault="000C3A68" w:rsidP="003F7F42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BAF4FE9" w14:textId="7519A048" w:rsidR="000E4E17" w:rsidRPr="00AB70EB" w:rsidRDefault="008A4EDF" w:rsidP="000C3A6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또한</w:t>
            </w:r>
            <w:r w:rsidR="003F7F42"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064F">
              <w:rPr>
                <w:rFonts w:ascii="Times New Roman" w:hint="eastAsia"/>
                <w:sz w:val="22"/>
                <w:szCs w:val="22"/>
              </w:rPr>
              <w:t>주식매매</w:t>
            </w:r>
            <w:r>
              <w:rPr>
                <w:rFonts w:ascii="Times New Roman" w:hint="eastAsia"/>
                <w:sz w:val="22"/>
                <w:szCs w:val="22"/>
              </w:rPr>
              <w:t>계약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전까지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진술보장보험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가입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절차를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진행하는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확약</w:t>
            </w:r>
            <w:r w:rsidR="0071666A">
              <w:rPr>
                <w:rFonts w:ascii="Times New Roman" w:hint="eastAsia"/>
                <w:sz w:val="22"/>
                <w:szCs w:val="22"/>
              </w:rPr>
              <w:t>사항에</w:t>
            </w:r>
            <w:r w:rsidR="0071666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66A">
              <w:rPr>
                <w:rFonts w:ascii="Times New Roman" w:hint="eastAsia"/>
                <w:sz w:val="22"/>
                <w:szCs w:val="22"/>
              </w:rPr>
              <w:t>해당하는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접근권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보험회사의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질의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대응하는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 w:rsidR="006B502B">
              <w:rPr>
                <w:rFonts w:ascii="Times New Roman" w:hint="eastAsia"/>
                <w:sz w:val="22"/>
                <w:szCs w:val="22"/>
              </w:rPr>
              <w:t>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존재합니다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진술보장보험을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가입하면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>
              <w:rPr>
                <w:rFonts w:ascii="Times New Roman" w:hint="eastAsia"/>
                <w:sz w:val="22"/>
                <w:szCs w:val="22"/>
              </w:rPr>
              <w:t>매도인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>
              <w:rPr>
                <w:rFonts w:ascii="Times New Roman" w:hint="eastAsia"/>
                <w:sz w:val="22"/>
                <w:szCs w:val="22"/>
              </w:rPr>
              <w:t>입장에서도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손해배상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측면에서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유리하므로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대체적으로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요구사항에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협조하는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많음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/>
                <w:sz w:val="22"/>
                <w:szCs w:val="22"/>
              </w:rPr>
              <w:t>.</w:t>
            </w:r>
          </w:p>
        </w:tc>
      </w:tr>
    </w:tbl>
    <w:p w14:paraId="4ECD1325" w14:textId="737E06AF" w:rsidR="00ED2790" w:rsidRPr="00954D7F" w:rsidRDefault="00ED2790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거래종결</w:t>
      </w:r>
    </w:p>
    <w:p w14:paraId="2C6447C9" w14:textId="4BED42F2" w:rsidR="00ED2790" w:rsidRPr="00954D7F" w:rsidRDefault="00C14222" w:rsidP="00A43F8A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0C53B6">
        <w:rPr>
          <w:rFonts w:ascii="Times New Roman" w:hint="eastAsia"/>
          <w:sz w:val="23"/>
          <w:szCs w:val="23"/>
          <w:u w:val="single"/>
        </w:rPr>
        <w:t>거래종결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일시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장소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="00ED2790" w:rsidRPr="00954D7F">
        <w:rPr>
          <w:rFonts w:ascii="Times New Roman"/>
          <w:sz w:val="23"/>
          <w:szCs w:val="23"/>
        </w:rPr>
        <w:t>본</w:t>
      </w:r>
      <w:r w:rsidR="002C7B97">
        <w:rPr>
          <w:rFonts w:ascii="Times New Roman" w:hint="eastAsia"/>
          <w:sz w:val="23"/>
          <w:szCs w:val="23"/>
        </w:rPr>
        <w:t>건</w:t>
      </w:r>
      <w:r w:rsidR="002C7B97">
        <w:rPr>
          <w:rFonts w:ascii="Times New Roman" w:hint="eastAsia"/>
          <w:sz w:val="23"/>
          <w:szCs w:val="23"/>
        </w:rPr>
        <w:t xml:space="preserve"> </w:t>
      </w:r>
      <w:r w:rsidR="002C7B97">
        <w:rPr>
          <w:rFonts w:ascii="Times New Roman" w:hint="eastAsia"/>
          <w:sz w:val="23"/>
          <w:szCs w:val="23"/>
        </w:rPr>
        <w:t>거래의</w:t>
      </w:r>
      <w:r w:rsidR="002C7B97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종결</w:t>
      </w:r>
      <w:r w:rsidR="00ED2790" w:rsidRPr="00954D7F">
        <w:rPr>
          <w:rFonts w:ascii="Times New Roman"/>
          <w:sz w:val="23"/>
          <w:szCs w:val="23"/>
        </w:rPr>
        <w:t>(“</w:t>
      </w:r>
      <w:r w:rsidR="00ED2790" w:rsidRPr="00954D7F">
        <w:rPr>
          <w:rFonts w:ascii="Times New Roman"/>
          <w:b/>
          <w:sz w:val="23"/>
          <w:szCs w:val="23"/>
          <w:u w:val="single"/>
        </w:rPr>
        <w:t>거래종결</w:t>
      </w:r>
      <w:r w:rsidR="00ED2790" w:rsidRPr="00954D7F">
        <w:rPr>
          <w:rFonts w:ascii="Times New Roman"/>
          <w:sz w:val="23"/>
          <w:szCs w:val="23"/>
        </w:rPr>
        <w:t>”)</w:t>
      </w:r>
      <w:r w:rsidR="00ED2790" w:rsidRPr="00954D7F">
        <w:rPr>
          <w:rFonts w:ascii="Times New Roman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제</w:t>
      </w:r>
      <w:r w:rsidR="000029D2">
        <w:rPr>
          <w:rFonts w:ascii="Times New Roman" w:hint="eastAsia"/>
          <w:sz w:val="23"/>
          <w:szCs w:val="23"/>
        </w:rPr>
        <w:t>9</w:t>
      </w:r>
      <w:r w:rsidR="003B42FA" w:rsidRPr="00C761C5">
        <w:rPr>
          <w:rFonts w:ascii="Times New Roman"/>
          <w:sz w:val="23"/>
          <w:szCs w:val="23"/>
        </w:rPr>
        <w:t>.1</w:t>
      </w:r>
      <w:r w:rsidR="003B42FA" w:rsidRPr="00C761C5">
        <w:rPr>
          <w:rFonts w:ascii="Times New Roman" w:hint="eastAsia"/>
          <w:sz w:val="23"/>
          <w:szCs w:val="23"/>
        </w:rPr>
        <w:t>조</w:t>
      </w:r>
      <w:r w:rsidR="0052590A" w:rsidRPr="00C761C5">
        <w:rPr>
          <w:rFonts w:ascii="Times New Roman"/>
          <w:sz w:val="23"/>
          <w:szCs w:val="23"/>
        </w:rPr>
        <w:t xml:space="preserve"> </w:t>
      </w:r>
      <w:r w:rsidR="0052590A" w:rsidRPr="00C761C5">
        <w:rPr>
          <w:rFonts w:ascii="Times New Roman" w:hint="eastAsia"/>
          <w:sz w:val="23"/>
          <w:szCs w:val="23"/>
        </w:rPr>
        <w:t>및</w:t>
      </w:r>
      <w:r w:rsidR="0052590A" w:rsidRPr="00C761C5">
        <w:rPr>
          <w:rFonts w:ascii="Times New Roman"/>
          <w:sz w:val="23"/>
          <w:szCs w:val="23"/>
        </w:rPr>
        <w:t xml:space="preserve"> </w:t>
      </w:r>
      <w:r w:rsidR="0052590A" w:rsidRPr="00C761C5">
        <w:rPr>
          <w:rFonts w:ascii="Times New Roman" w:hint="eastAsia"/>
          <w:sz w:val="23"/>
          <w:szCs w:val="23"/>
        </w:rPr>
        <w:t>제</w:t>
      </w:r>
      <w:r w:rsidR="000029D2">
        <w:rPr>
          <w:rFonts w:ascii="Times New Roman" w:hint="eastAsia"/>
          <w:sz w:val="23"/>
          <w:szCs w:val="23"/>
        </w:rPr>
        <w:t>9</w:t>
      </w:r>
      <w:r w:rsidR="003B42FA" w:rsidRPr="00C761C5">
        <w:rPr>
          <w:rFonts w:ascii="Times New Roman"/>
          <w:sz w:val="23"/>
          <w:szCs w:val="23"/>
        </w:rPr>
        <w:t>.2</w:t>
      </w:r>
      <w:r w:rsidR="003B42FA" w:rsidRPr="00C761C5">
        <w:rPr>
          <w:rFonts w:ascii="Times New Roman"/>
          <w:sz w:val="23"/>
          <w:szCs w:val="23"/>
        </w:rPr>
        <w:t>조</w:t>
      </w:r>
      <w:r w:rsidR="003B42FA" w:rsidRPr="00C761C5">
        <w:rPr>
          <w:rFonts w:ascii="Times New Roman" w:hint="eastAsia"/>
          <w:sz w:val="23"/>
          <w:szCs w:val="23"/>
        </w:rPr>
        <w:t>에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명시된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선행조건이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모두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충족</w:t>
      </w:r>
      <w:r w:rsidR="00ED2790" w:rsidRPr="00C761C5">
        <w:rPr>
          <w:rFonts w:ascii="Times New Roman"/>
          <w:sz w:val="23"/>
          <w:szCs w:val="23"/>
        </w:rPr>
        <w:t>(</w:t>
      </w:r>
      <w:r w:rsidR="00ED2790" w:rsidRPr="00C761C5">
        <w:rPr>
          <w:rFonts w:ascii="Times New Roman"/>
          <w:sz w:val="23"/>
          <w:szCs w:val="23"/>
        </w:rPr>
        <w:t>권한</w:t>
      </w:r>
      <w:r w:rsidR="0087673D" w:rsidRPr="00C761C5">
        <w:rPr>
          <w:rFonts w:ascii="Times New Roman" w:hint="eastAsia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있는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당사자에</w:t>
      </w:r>
      <w:r w:rsidR="000563DB" w:rsidRPr="00C761C5">
        <w:rPr>
          <w:rFonts w:ascii="Times New Roman"/>
          <w:sz w:val="23"/>
          <w:szCs w:val="23"/>
        </w:rPr>
        <w:t xml:space="preserve"> </w:t>
      </w:r>
      <w:r w:rsidR="00ED2790" w:rsidRPr="00C761C5">
        <w:rPr>
          <w:rFonts w:ascii="Times New Roman"/>
          <w:sz w:val="23"/>
          <w:szCs w:val="23"/>
        </w:rPr>
        <w:t>의</w:t>
      </w:r>
      <w:r w:rsidR="00ED2790" w:rsidRPr="004A225C">
        <w:rPr>
          <w:rFonts w:ascii="Times New Roman"/>
          <w:sz w:val="23"/>
          <w:szCs w:val="23"/>
        </w:rPr>
        <w:t>하여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서면으로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포기되는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경우를</w:t>
      </w:r>
      <w:r w:rsidR="000563DB" w:rsidRPr="004A225C">
        <w:rPr>
          <w:rFonts w:ascii="Times New Roman"/>
          <w:sz w:val="23"/>
          <w:szCs w:val="23"/>
        </w:rPr>
        <w:t xml:space="preserve"> </w:t>
      </w:r>
      <w:r w:rsidR="00ED2790" w:rsidRPr="004A225C">
        <w:rPr>
          <w:rFonts w:ascii="Times New Roman"/>
          <w:sz w:val="23"/>
          <w:szCs w:val="23"/>
        </w:rPr>
        <w:t>포함</w:t>
      </w:r>
      <w:r w:rsidR="000C53B6">
        <w:rPr>
          <w:rFonts w:ascii="Times New Roman" w:hint="eastAsia"/>
          <w:sz w:val="23"/>
          <w:szCs w:val="23"/>
        </w:rPr>
        <w:t>함</w:t>
      </w:r>
      <w:r w:rsidR="00ED2790" w:rsidRPr="004A225C">
        <w:rPr>
          <w:rFonts w:ascii="Times New Roman"/>
          <w:sz w:val="23"/>
          <w:szCs w:val="23"/>
        </w:rPr>
        <w:t>)</w:t>
      </w:r>
      <w:r w:rsidR="00957858">
        <w:rPr>
          <w:rFonts w:ascii="Times New Roman" w:hint="eastAsia"/>
          <w:sz w:val="23"/>
          <w:szCs w:val="23"/>
        </w:rPr>
        <w:t>되는</w:t>
      </w:r>
      <w:r w:rsidR="00957858">
        <w:rPr>
          <w:rFonts w:ascii="Times New Roman" w:hint="eastAsia"/>
          <w:sz w:val="23"/>
          <w:szCs w:val="23"/>
        </w:rPr>
        <w:t xml:space="preserve"> </w:t>
      </w:r>
      <w:r w:rsidR="000C077D">
        <w:rPr>
          <w:rFonts w:ascii="Times New Roman" w:hint="eastAsia"/>
          <w:sz w:val="23"/>
          <w:szCs w:val="23"/>
        </w:rPr>
        <w:t>것을</w:t>
      </w:r>
      <w:r w:rsidR="000C077D">
        <w:rPr>
          <w:rFonts w:ascii="Times New Roman" w:hint="eastAsia"/>
          <w:sz w:val="23"/>
          <w:szCs w:val="23"/>
        </w:rPr>
        <w:t xml:space="preserve"> </w:t>
      </w:r>
      <w:r w:rsidR="000C077D" w:rsidRPr="0018524E">
        <w:rPr>
          <w:rFonts w:ascii="Times New Roman" w:hint="eastAsia"/>
          <w:sz w:val="23"/>
          <w:szCs w:val="23"/>
        </w:rPr>
        <w:t>전제로</w:t>
      </w:r>
      <w:r w:rsidR="00385473">
        <w:rPr>
          <w:rFonts w:ascii="Times New Roman" w:hint="eastAsia"/>
          <w:sz w:val="23"/>
          <w:szCs w:val="23"/>
        </w:rPr>
        <w:t xml:space="preserve"> 20</w:t>
      </w:r>
      <w:r w:rsidR="0021143A">
        <w:rPr>
          <w:rFonts w:ascii="Times New Roman"/>
          <w:sz w:val="23"/>
          <w:szCs w:val="23"/>
        </w:rPr>
        <w:t>[</w:t>
      </w:r>
      <w:r w:rsidR="003C6C84">
        <w:rPr>
          <w:rFonts w:hint="eastAsia"/>
        </w:rPr>
        <w:sym w:font="Wingdings 2" w:char="F097"/>
      </w:r>
      <w:r w:rsidR="0021143A">
        <w:rPr>
          <w:rFonts w:ascii="Times New Roman"/>
          <w:sz w:val="23"/>
          <w:szCs w:val="23"/>
        </w:rPr>
        <w:t>]</w:t>
      </w:r>
      <w:r w:rsidR="00385473">
        <w:rPr>
          <w:rFonts w:ascii="Times New Roman" w:hint="eastAsia"/>
          <w:sz w:val="23"/>
          <w:szCs w:val="23"/>
        </w:rPr>
        <w:t>년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21143A">
        <w:rPr>
          <w:rFonts w:ascii="Times New Roman"/>
          <w:sz w:val="23"/>
          <w:szCs w:val="23"/>
        </w:rPr>
        <w:t>[</w:t>
      </w:r>
      <w:r w:rsidR="003C6C84">
        <w:rPr>
          <w:rFonts w:hint="eastAsia"/>
        </w:rPr>
        <w:sym w:font="Wingdings 2" w:char="F097"/>
      </w:r>
      <w:r w:rsidR="0021143A">
        <w:rPr>
          <w:rFonts w:ascii="Times New Roman"/>
          <w:sz w:val="23"/>
          <w:szCs w:val="23"/>
        </w:rPr>
        <w:t>]</w:t>
      </w:r>
      <w:r w:rsidR="00385473">
        <w:rPr>
          <w:rFonts w:ascii="Times New Roman" w:hint="eastAsia"/>
          <w:sz w:val="23"/>
          <w:szCs w:val="23"/>
        </w:rPr>
        <w:t>월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21143A">
        <w:rPr>
          <w:rFonts w:ascii="Times New Roman"/>
          <w:sz w:val="23"/>
          <w:szCs w:val="23"/>
        </w:rPr>
        <w:t>[</w:t>
      </w:r>
      <w:r w:rsidR="003C6C84">
        <w:rPr>
          <w:rFonts w:hint="eastAsia"/>
        </w:rPr>
        <w:sym w:font="Wingdings 2" w:char="F097"/>
      </w:r>
      <w:r w:rsidR="0021143A">
        <w:rPr>
          <w:rFonts w:ascii="Times New Roman"/>
          <w:sz w:val="23"/>
          <w:szCs w:val="23"/>
        </w:rPr>
        <w:t>]</w:t>
      </w:r>
      <w:r w:rsidR="00385473">
        <w:rPr>
          <w:rFonts w:ascii="Times New Roman" w:hint="eastAsia"/>
          <w:sz w:val="23"/>
          <w:szCs w:val="23"/>
        </w:rPr>
        <w:t>일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385473">
        <w:rPr>
          <w:rFonts w:ascii="Times New Roman" w:hint="eastAsia"/>
          <w:sz w:val="23"/>
          <w:szCs w:val="23"/>
        </w:rPr>
        <w:t>오전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385473">
        <w:rPr>
          <w:rFonts w:ascii="Times New Roman"/>
          <w:sz w:val="23"/>
          <w:szCs w:val="23"/>
        </w:rPr>
        <w:t>10</w:t>
      </w:r>
      <w:r w:rsidR="00385473">
        <w:rPr>
          <w:rFonts w:ascii="Times New Roman" w:hint="eastAsia"/>
          <w:sz w:val="23"/>
          <w:szCs w:val="23"/>
        </w:rPr>
        <w:t>시</w:t>
      </w:r>
      <w:r w:rsidR="00385473">
        <w:rPr>
          <w:rFonts w:ascii="Times New Roman" w:hint="eastAsia"/>
          <w:sz w:val="23"/>
          <w:szCs w:val="23"/>
        </w:rPr>
        <w:t>(</w:t>
      </w:r>
      <w:r w:rsidR="00385473">
        <w:rPr>
          <w:rFonts w:ascii="Times New Roman" w:hint="eastAsia"/>
          <w:sz w:val="23"/>
          <w:szCs w:val="23"/>
        </w:rPr>
        <w:t>또는</w:t>
      </w:r>
      <w:r w:rsidR="000C077D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당사자들이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별도로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18524E">
        <w:rPr>
          <w:rFonts w:ascii="Times New Roman" w:hint="eastAsia"/>
          <w:sz w:val="23"/>
          <w:szCs w:val="23"/>
        </w:rPr>
        <w:t>서면으로</w:t>
      </w:r>
      <w:r w:rsidR="0018524E">
        <w:rPr>
          <w:rFonts w:ascii="Times New Roman" w:hint="eastAsia"/>
          <w:sz w:val="23"/>
          <w:szCs w:val="23"/>
        </w:rPr>
        <w:t xml:space="preserve"> </w:t>
      </w:r>
      <w:r w:rsidR="00CB2CCC" w:rsidRPr="0018524E">
        <w:rPr>
          <w:rFonts w:ascii="Times New Roman" w:hint="eastAsia"/>
          <w:sz w:val="23"/>
          <w:szCs w:val="23"/>
        </w:rPr>
        <w:t>합의한</w:t>
      </w:r>
      <w:r w:rsidR="00CB2CCC" w:rsidRPr="0018524E">
        <w:rPr>
          <w:rFonts w:ascii="Times New Roman" w:hint="eastAsia"/>
          <w:sz w:val="23"/>
          <w:szCs w:val="23"/>
        </w:rPr>
        <w:t xml:space="preserve"> </w:t>
      </w:r>
      <w:r w:rsidR="00385473">
        <w:rPr>
          <w:rFonts w:ascii="Times New Roman" w:hint="eastAsia"/>
          <w:sz w:val="23"/>
          <w:szCs w:val="23"/>
        </w:rPr>
        <w:t>다른</w:t>
      </w:r>
      <w:r w:rsidR="00385473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일시</w:t>
      </w:r>
      <w:r w:rsidR="00385473">
        <w:rPr>
          <w:rFonts w:ascii="Times New Roman" w:hint="eastAsia"/>
          <w:sz w:val="23"/>
          <w:szCs w:val="23"/>
        </w:rPr>
        <w:t>)</w:t>
      </w:r>
      <w:r w:rsidR="005A18DC" w:rsidRPr="0018524E">
        <w:rPr>
          <w:rFonts w:ascii="Times New Roman" w:hint="eastAsia"/>
          <w:sz w:val="23"/>
          <w:szCs w:val="23"/>
        </w:rPr>
        <w:t>에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541AE9" w:rsidRPr="0018524E">
        <w:rPr>
          <w:rFonts w:ascii="Times New Roman" w:hint="eastAsia"/>
          <w:sz w:val="23"/>
          <w:szCs w:val="23"/>
        </w:rPr>
        <w:t>매도인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본사</w:t>
      </w:r>
      <w:r w:rsidR="008B2D97" w:rsidRPr="0018524E">
        <w:rPr>
          <w:rFonts w:ascii="Times New Roman" w:hint="eastAsia"/>
          <w:sz w:val="23"/>
          <w:szCs w:val="23"/>
        </w:rPr>
        <w:t xml:space="preserve"> </w:t>
      </w:r>
      <w:r w:rsidR="008B2D97" w:rsidRPr="0018524E">
        <w:rPr>
          <w:rFonts w:ascii="Times New Roman" w:hint="eastAsia"/>
          <w:sz w:val="23"/>
          <w:szCs w:val="23"/>
        </w:rPr>
        <w:t>사무실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또는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당사자들이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별도로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합의하는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장소에서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하기로</w:t>
      </w:r>
      <w:r w:rsidR="008B2D97" w:rsidRPr="008B2D97">
        <w:rPr>
          <w:rFonts w:ascii="Times New Roman" w:hint="eastAsia"/>
          <w:sz w:val="23"/>
          <w:szCs w:val="23"/>
        </w:rPr>
        <w:t xml:space="preserve"> </w:t>
      </w:r>
      <w:r w:rsidR="008B2D97" w:rsidRPr="008B2D97">
        <w:rPr>
          <w:rFonts w:ascii="Times New Roman" w:hint="eastAsia"/>
          <w:sz w:val="23"/>
          <w:szCs w:val="23"/>
        </w:rPr>
        <w:t>한다</w:t>
      </w:r>
      <w:r w:rsidR="008B2D97" w:rsidRPr="008B2D97">
        <w:rPr>
          <w:rFonts w:ascii="Times New Roman" w:hint="eastAsia"/>
          <w:sz w:val="23"/>
          <w:szCs w:val="23"/>
        </w:rPr>
        <w:t>.</w:t>
      </w:r>
      <w:r w:rsidR="008B2D97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거래종결이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이루어지</w:t>
      </w:r>
      <w:r w:rsidR="00ED2790" w:rsidRPr="00954D7F">
        <w:rPr>
          <w:rFonts w:ascii="Times New Roman"/>
          <w:sz w:val="23"/>
          <w:szCs w:val="23"/>
        </w:rPr>
        <w:lastRenderedPageBreak/>
        <w:t>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날을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“</w:t>
      </w:r>
      <w:r w:rsidR="00ED2790" w:rsidRPr="00954D7F">
        <w:rPr>
          <w:rFonts w:ascii="Times New Roman"/>
          <w:b/>
          <w:sz w:val="23"/>
          <w:szCs w:val="23"/>
          <w:u w:val="single"/>
        </w:rPr>
        <w:t>거래종결일</w:t>
      </w:r>
      <w:r w:rsidR="00ED2790" w:rsidRPr="00954D7F">
        <w:rPr>
          <w:rFonts w:ascii="Times New Roman"/>
          <w:sz w:val="23"/>
          <w:szCs w:val="23"/>
        </w:rPr>
        <w:t>”</w:t>
      </w:r>
      <w:r w:rsidR="00ED2790" w:rsidRPr="00954D7F">
        <w:rPr>
          <w:rFonts w:ascii="Times New Roman"/>
          <w:sz w:val="23"/>
          <w:szCs w:val="23"/>
        </w:rPr>
        <w:t>이라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 w:hint="eastAsia"/>
          <w:sz w:val="23"/>
          <w:szCs w:val="23"/>
        </w:rPr>
        <w:t>한다</w:t>
      </w:r>
      <w:r w:rsidR="00ED2790" w:rsidRPr="00954D7F">
        <w:rPr>
          <w:rFonts w:ascii="Times New Roman"/>
          <w:sz w:val="23"/>
          <w:szCs w:val="23"/>
        </w:rPr>
        <w:t>.</w:t>
      </w:r>
      <w:r w:rsidR="007C7550">
        <w:rPr>
          <w:rFonts w:ascii="Times New Roman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[</w:t>
      </w:r>
      <w:r w:rsidR="009F5E0E">
        <w:rPr>
          <w:rFonts w:ascii="Times New Roman" w:hint="eastAsia"/>
          <w:sz w:val="23"/>
          <w:szCs w:val="23"/>
        </w:rPr>
        <w:t>단</w:t>
      </w:r>
      <w:r w:rsidR="009F5E0E">
        <w:rPr>
          <w:rFonts w:ascii="Times New Roman" w:hint="eastAsia"/>
          <w:sz w:val="23"/>
          <w:szCs w:val="23"/>
        </w:rPr>
        <w:t>,</w:t>
      </w:r>
      <w:r w:rsidR="009F5E0E">
        <w:rPr>
          <w:rFonts w:ascii="Times New Roman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제</w:t>
      </w:r>
      <w:r w:rsidR="009F5E0E">
        <w:rPr>
          <w:rFonts w:ascii="Times New Roman" w:hint="eastAsia"/>
          <w:sz w:val="23"/>
          <w:szCs w:val="23"/>
        </w:rPr>
        <w:t>4</w:t>
      </w:r>
      <w:r w:rsidR="009F5E0E">
        <w:rPr>
          <w:rFonts w:ascii="Times New Roman" w:hint="eastAsia"/>
          <w:sz w:val="23"/>
          <w:szCs w:val="23"/>
        </w:rPr>
        <w:t>조의</w:t>
      </w:r>
      <w:r w:rsidR="009F5E0E">
        <w:rPr>
          <w:rFonts w:ascii="Times New Roman" w:hint="eastAsia"/>
          <w:sz w:val="23"/>
          <w:szCs w:val="23"/>
        </w:rPr>
        <w:t>2</w:t>
      </w:r>
      <w:r w:rsidR="009F5E0E">
        <w:rPr>
          <w:rFonts w:ascii="Times New Roman" w:hint="eastAsia"/>
          <w:sz w:val="23"/>
          <w:szCs w:val="23"/>
        </w:rPr>
        <w:t>에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따른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추가실사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기간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완료일이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위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날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이후인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경우</w:t>
      </w:r>
      <w:r w:rsidR="009F5E0E">
        <w:rPr>
          <w:rFonts w:ascii="Times New Roman" w:hint="eastAsia"/>
          <w:sz w:val="23"/>
          <w:szCs w:val="23"/>
        </w:rPr>
        <w:t>,</w:t>
      </w:r>
      <w:r w:rsidR="009F5E0E">
        <w:rPr>
          <w:rFonts w:ascii="Times New Roman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추가실사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기간</w:t>
      </w:r>
      <w:r w:rsidR="00EF0CB5">
        <w:rPr>
          <w:rFonts w:ascii="Times New Roman" w:hint="eastAsia"/>
          <w:sz w:val="23"/>
          <w:szCs w:val="23"/>
        </w:rPr>
        <w:t xml:space="preserve"> </w:t>
      </w:r>
      <w:r w:rsidR="00EF0CB5">
        <w:rPr>
          <w:rFonts w:ascii="Times New Roman" w:hint="eastAsia"/>
          <w:sz w:val="23"/>
          <w:szCs w:val="23"/>
        </w:rPr>
        <w:t>완료일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다음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영업일을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거래종결일로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한다</w:t>
      </w:r>
      <w:r w:rsidR="009F5E0E">
        <w:rPr>
          <w:rFonts w:ascii="Times New Roman" w:hint="eastAsia"/>
          <w:sz w:val="23"/>
          <w:szCs w:val="23"/>
        </w:rPr>
        <w:t>.</w:t>
      </w:r>
      <w:r w:rsidR="009F5E0E">
        <w:rPr>
          <w:rFonts w:ascii="Times New Roman"/>
          <w:sz w:val="23"/>
          <w:szCs w:val="23"/>
        </w:rPr>
        <w:t>]</w:t>
      </w:r>
    </w:p>
    <w:p w14:paraId="1E22BF97" w14:textId="39A570BC" w:rsidR="00ED2790" w:rsidRPr="00954D7F" w:rsidRDefault="00ED2790" w:rsidP="00A43F8A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거래종결시의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이행사항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954D7F">
        <w:rPr>
          <w:rFonts w:ascii="Times New Roman"/>
          <w:sz w:val="23"/>
          <w:szCs w:val="23"/>
        </w:rPr>
        <w:t>거래종결시에</w:t>
      </w:r>
      <w:r w:rsidRPr="00954D7F">
        <w:rPr>
          <w:rFonts w:ascii="Times New Roman"/>
          <w:sz w:val="23"/>
          <w:szCs w:val="23"/>
        </w:rPr>
        <w:t>,</w:t>
      </w:r>
    </w:p>
    <w:p w14:paraId="361CC7F7" w14:textId="3472D1BF" w:rsidR="00ED2790" w:rsidRPr="000777BB" w:rsidRDefault="00ED2790" w:rsidP="00A43F8A">
      <w:pPr>
        <w:numPr>
          <w:ilvl w:val="0"/>
          <w:numId w:val="49"/>
        </w:numPr>
        <w:snapToGrid w:val="0"/>
        <w:spacing w:before="180" w:after="180" w:line="360" w:lineRule="atLeast"/>
        <w:rPr>
          <w:rFonts w:ascii="Times New Roman"/>
          <w:color w:val="000000"/>
          <w:sz w:val="23"/>
          <w:szCs w:val="23"/>
        </w:rPr>
      </w:pPr>
      <w:r w:rsidRPr="000777BB">
        <w:rPr>
          <w:rFonts w:ascii="Times New Roman"/>
          <w:sz w:val="23"/>
          <w:szCs w:val="23"/>
        </w:rPr>
        <w:t>매수인은</w:t>
      </w:r>
      <w:r w:rsidR="00F002A4" w:rsidRPr="000777BB">
        <w:rPr>
          <w:rFonts w:ascii="Times New Roman" w:hint="eastAsia"/>
          <w:sz w:val="23"/>
          <w:szCs w:val="23"/>
        </w:rPr>
        <w:t>,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="00830EF4">
        <w:rPr>
          <w:rFonts w:ascii="Times New Roman" w:hint="eastAsia"/>
          <w:sz w:val="23"/>
          <w:szCs w:val="23"/>
        </w:rPr>
        <w:t>조정</w:t>
      </w:r>
      <w:r w:rsidR="00830EF4">
        <w:rPr>
          <w:rFonts w:ascii="Times New Roman" w:hint="eastAsia"/>
          <w:sz w:val="23"/>
          <w:szCs w:val="23"/>
        </w:rPr>
        <w:t xml:space="preserve"> </w:t>
      </w:r>
      <w:r w:rsidR="00830EF4">
        <w:rPr>
          <w:rFonts w:ascii="Times New Roman" w:hint="eastAsia"/>
          <w:sz w:val="23"/>
          <w:szCs w:val="23"/>
        </w:rPr>
        <w:t>전</w:t>
      </w:r>
      <w:r w:rsidR="000777BB" w:rsidRPr="000777BB">
        <w:rPr>
          <w:rFonts w:ascii="Times New Roman" w:hint="eastAsia"/>
          <w:sz w:val="23"/>
          <w:szCs w:val="23"/>
        </w:rPr>
        <w:t xml:space="preserve"> </w:t>
      </w:r>
      <w:r w:rsidR="001D0049" w:rsidRPr="000777BB">
        <w:rPr>
          <w:rFonts w:ascii="Times New Roman" w:hint="eastAsia"/>
          <w:sz w:val="23"/>
          <w:szCs w:val="23"/>
        </w:rPr>
        <w:t>매매대금에서</w:t>
      </w:r>
      <w:r w:rsidR="00C57EB4" w:rsidRPr="000777BB">
        <w:rPr>
          <w:rFonts w:ascii="Times New Roman" w:hint="eastAsia"/>
          <w:sz w:val="23"/>
          <w:szCs w:val="23"/>
        </w:rPr>
        <w:t xml:space="preserve"> </w:t>
      </w:r>
      <w:r w:rsidR="00C547E4" w:rsidRPr="000777BB">
        <w:rPr>
          <w:rFonts w:ascii="Times New Roman" w:hint="eastAsia"/>
          <w:sz w:val="23"/>
          <w:szCs w:val="23"/>
        </w:rPr>
        <w:t>계약금을</w:t>
      </w:r>
      <w:r w:rsidR="00C547E4" w:rsidRPr="000777BB">
        <w:rPr>
          <w:rFonts w:ascii="Times New Roman" w:hint="eastAsia"/>
          <w:sz w:val="23"/>
          <w:szCs w:val="23"/>
        </w:rPr>
        <w:t xml:space="preserve"> </w:t>
      </w:r>
      <w:r w:rsidR="00C547E4" w:rsidRPr="000777BB">
        <w:rPr>
          <w:rFonts w:ascii="Times New Roman" w:hint="eastAsia"/>
          <w:sz w:val="23"/>
          <w:szCs w:val="23"/>
        </w:rPr>
        <w:t>차감한</w:t>
      </w:r>
      <w:r w:rsidR="00C547E4" w:rsidRPr="000777BB">
        <w:rPr>
          <w:rFonts w:ascii="Times New Roman" w:hint="eastAsia"/>
          <w:sz w:val="23"/>
          <w:szCs w:val="23"/>
        </w:rPr>
        <w:t xml:space="preserve"> </w:t>
      </w:r>
      <w:r w:rsidR="00A71CC1" w:rsidRPr="000777BB">
        <w:rPr>
          <w:rFonts w:ascii="Times New Roman" w:hint="eastAsia"/>
          <w:sz w:val="23"/>
          <w:szCs w:val="23"/>
        </w:rPr>
        <w:t>금액</w:t>
      </w:r>
      <w:r w:rsidRPr="000777BB">
        <w:rPr>
          <w:rFonts w:ascii="Times New Roman"/>
          <w:sz w:val="23"/>
          <w:szCs w:val="23"/>
        </w:rPr>
        <w:t>을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="007D0E86" w:rsidRPr="000777BB">
        <w:rPr>
          <w:rFonts w:ascii="Times New Roman"/>
          <w:color w:val="000000"/>
          <w:sz w:val="23"/>
          <w:szCs w:val="23"/>
        </w:rPr>
        <w:t>매도인</w:t>
      </w:r>
      <w:r w:rsidRPr="000777BB">
        <w:rPr>
          <w:rFonts w:ascii="Times New Roman"/>
          <w:color w:val="000000"/>
          <w:sz w:val="23"/>
          <w:szCs w:val="23"/>
        </w:rPr>
        <w:t>이</w:t>
      </w:r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r w:rsidRPr="000777BB">
        <w:rPr>
          <w:rFonts w:ascii="Times New Roman"/>
          <w:color w:val="000000"/>
          <w:sz w:val="23"/>
          <w:szCs w:val="23"/>
        </w:rPr>
        <w:t>거래종결일</w:t>
      </w:r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r w:rsidR="001A0B0F">
        <w:rPr>
          <w:rFonts w:ascii="Times New Roman"/>
          <w:sz w:val="23"/>
          <w:szCs w:val="23"/>
        </w:rPr>
        <w:t>5</w:t>
      </w:r>
      <w:r w:rsidR="000C53B6" w:rsidRPr="000777BB">
        <w:rPr>
          <w:rFonts w:ascii="Times New Roman" w:hint="eastAsia"/>
          <w:sz w:val="23"/>
          <w:szCs w:val="23"/>
        </w:rPr>
        <w:t>영업일</w:t>
      </w:r>
      <w:r w:rsidR="000C53B6" w:rsidRPr="000777BB">
        <w:rPr>
          <w:rFonts w:ascii="Times New Roman" w:hint="eastAsia"/>
          <w:sz w:val="23"/>
          <w:szCs w:val="23"/>
        </w:rPr>
        <w:t xml:space="preserve"> </w:t>
      </w:r>
      <w:r w:rsidRPr="000777BB">
        <w:rPr>
          <w:rFonts w:ascii="Times New Roman"/>
          <w:color w:val="000000"/>
          <w:sz w:val="23"/>
          <w:szCs w:val="23"/>
        </w:rPr>
        <w:t>전에</w:t>
      </w:r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r w:rsidRPr="000777BB">
        <w:rPr>
          <w:rFonts w:ascii="Times New Roman"/>
          <w:color w:val="000000"/>
          <w:sz w:val="23"/>
          <w:szCs w:val="23"/>
        </w:rPr>
        <w:t>서면으로</w:t>
      </w:r>
      <w:r w:rsidR="000563DB" w:rsidRPr="000777BB">
        <w:rPr>
          <w:rFonts w:ascii="Times New Roman"/>
          <w:color w:val="000000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지정한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은행계좌에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즉시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결제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가능한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원화로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송금함으로써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="007D0E86" w:rsidRPr="000777BB">
        <w:rPr>
          <w:rFonts w:ascii="Times New Roman"/>
          <w:sz w:val="23"/>
          <w:szCs w:val="23"/>
        </w:rPr>
        <w:t>매도인</w:t>
      </w:r>
      <w:r w:rsidRPr="000777BB">
        <w:rPr>
          <w:rFonts w:ascii="Times New Roman"/>
          <w:sz w:val="23"/>
          <w:szCs w:val="23"/>
        </w:rPr>
        <w:t>에게</w:t>
      </w:r>
      <w:r w:rsidR="000563DB" w:rsidRPr="000777BB">
        <w:rPr>
          <w:rFonts w:ascii="Times New Roman"/>
          <w:sz w:val="23"/>
          <w:szCs w:val="23"/>
        </w:rPr>
        <w:t xml:space="preserve"> </w:t>
      </w:r>
      <w:r w:rsidRPr="000777BB">
        <w:rPr>
          <w:rFonts w:ascii="Times New Roman"/>
          <w:sz w:val="23"/>
          <w:szCs w:val="23"/>
        </w:rPr>
        <w:t>지급한다</w:t>
      </w:r>
      <w:r w:rsidRPr="000777BB">
        <w:rPr>
          <w:rFonts w:ascii="Times New Roman"/>
          <w:sz w:val="23"/>
          <w:szCs w:val="23"/>
        </w:rPr>
        <w:t>.</w:t>
      </w:r>
      <w:r w:rsidR="000563DB" w:rsidRPr="000777BB">
        <w:rPr>
          <w:rStyle w:val="ab"/>
          <w:rFonts w:ascii="Times New Roman"/>
          <w:b/>
          <w:sz w:val="23"/>
          <w:szCs w:val="23"/>
        </w:rPr>
        <w:t xml:space="preserve"> </w:t>
      </w:r>
    </w:p>
    <w:p w14:paraId="7BA124A1" w14:textId="4536F169" w:rsidR="00FA2669" w:rsidRPr="000777BB" w:rsidRDefault="007D0E86" w:rsidP="00A43F8A">
      <w:pPr>
        <w:numPr>
          <w:ilvl w:val="0"/>
          <w:numId w:val="49"/>
        </w:numPr>
        <w:snapToGrid w:val="0"/>
        <w:spacing w:before="180" w:after="180" w:line="360" w:lineRule="atLeast"/>
        <w:rPr>
          <w:rFonts w:ascii="Times New Roman"/>
          <w:color w:val="000000"/>
          <w:sz w:val="23"/>
          <w:szCs w:val="23"/>
        </w:rPr>
      </w:pPr>
      <w:r w:rsidRPr="00FC3A63">
        <w:rPr>
          <w:rFonts w:ascii="Times New Roman" w:hint="eastAsia"/>
          <w:sz w:val="23"/>
          <w:szCs w:val="23"/>
        </w:rPr>
        <w:t>매도인</w:t>
      </w:r>
      <w:r w:rsidR="00070F28" w:rsidRPr="00FC3A63">
        <w:rPr>
          <w:rFonts w:ascii="Times New Roman" w:hint="eastAsia"/>
          <w:sz w:val="23"/>
          <w:szCs w:val="23"/>
        </w:rPr>
        <w:t>은</w:t>
      </w:r>
      <w:r w:rsidR="00D62234" w:rsidRPr="00FC3A63">
        <w:rPr>
          <w:rFonts w:ascii="Times New Roman" w:hint="eastAsia"/>
          <w:sz w:val="23"/>
          <w:szCs w:val="23"/>
        </w:rPr>
        <w:t xml:space="preserve"> </w:t>
      </w:r>
      <w:r w:rsidR="000777BB" w:rsidRPr="00FC3A63">
        <w:rPr>
          <w:rFonts w:ascii="Times New Roman" w:hint="eastAsia"/>
          <w:sz w:val="23"/>
          <w:szCs w:val="23"/>
        </w:rPr>
        <w:t>대상주식을</w:t>
      </w:r>
      <w:r w:rsidR="000777BB" w:rsidRPr="00FC3A63">
        <w:rPr>
          <w:rFonts w:ascii="Times New Roman" w:hint="eastAsia"/>
          <w:sz w:val="23"/>
          <w:szCs w:val="23"/>
        </w:rPr>
        <w:t xml:space="preserve"> </w:t>
      </w:r>
      <w:r w:rsidR="000777BB" w:rsidRPr="00FC3A63">
        <w:rPr>
          <w:rFonts w:ascii="Times New Roman" w:hint="eastAsia"/>
          <w:sz w:val="23"/>
          <w:szCs w:val="23"/>
        </w:rPr>
        <w:t>표창하는</w:t>
      </w:r>
      <w:r w:rsidR="000777BB" w:rsidRPr="00FC3A63">
        <w:rPr>
          <w:rFonts w:ascii="Times New Roman" w:hint="eastAsia"/>
          <w:sz w:val="23"/>
          <w:szCs w:val="23"/>
        </w:rPr>
        <w:t xml:space="preserve"> </w:t>
      </w:r>
      <w:r w:rsidR="000777BB" w:rsidRPr="00FC3A63">
        <w:rPr>
          <w:rFonts w:ascii="Times New Roman" w:hint="eastAsia"/>
          <w:sz w:val="23"/>
          <w:szCs w:val="23"/>
        </w:rPr>
        <w:t>주권을</w:t>
      </w:r>
      <w:r w:rsidR="000777BB" w:rsidRPr="00FC3A63">
        <w:rPr>
          <w:rFonts w:ascii="Times New Roman" w:hint="eastAsia"/>
          <w:sz w:val="23"/>
          <w:szCs w:val="23"/>
        </w:rPr>
        <w:t xml:space="preserve"> </w:t>
      </w:r>
      <w:r w:rsidR="00D62234" w:rsidRPr="00FC3A63">
        <w:rPr>
          <w:rFonts w:ascii="Times New Roman" w:hint="eastAsia"/>
          <w:sz w:val="23"/>
          <w:szCs w:val="23"/>
        </w:rPr>
        <w:t>매수인에게</w:t>
      </w:r>
      <w:r w:rsidR="00D62234" w:rsidRPr="00FC3A63">
        <w:rPr>
          <w:rFonts w:ascii="Times New Roman" w:hint="eastAsia"/>
          <w:sz w:val="23"/>
          <w:szCs w:val="23"/>
        </w:rPr>
        <w:t xml:space="preserve"> </w:t>
      </w:r>
      <w:r w:rsidR="00D62234" w:rsidRPr="00FC3A63">
        <w:rPr>
          <w:rFonts w:ascii="Times New Roman" w:hint="eastAsia"/>
          <w:sz w:val="23"/>
          <w:szCs w:val="23"/>
        </w:rPr>
        <w:t>교부한다</w:t>
      </w:r>
      <w:r w:rsidR="00D62234" w:rsidRPr="00FC3A63">
        <w:rPr>
          <w:rFonts w:ascii="Times New Roman" w:hint="eastAsia"/>
          <w:sz w:val="23"/>
          <w:szCs w:val="23"/>
        </w:rPr>
        <w:t>.</w:t>
      </w:r>
      <w:r w:rsidR="00D62234" w:rsidRPr="00FC3A63">
        <w:rPr>
          <w:rFonts w:ascii="Times New Roman"/>
          <w:sz w:val="23"/>
          <w:szCs w:val="23"/>
        </w:rPr>
        <w:t xml:space="preserve"> </w:t>
      </w:r>
    </w:p>
    <w:p w14:paraId="71096E7B" w14:textId="4A29DB67" w:rsidR="00773458" w:rsidRDefault="00224E09" w:rsidP="00A43F8A">
      <w:pPr>
        <w:numPr>
          <w:ilvl w:val="0"/>
          <w:numId w:val="49"/>
        </w:numPr>
        <w:snapToGrid w:val="0"/>
        <w:spacing w:before="180" w:after="180" w:line="360" w:lineRule="atLeast"/>
        <w:rPr>
          <w:rFonts w:ascii="Times New Roman"/>
          <w:color w:val="000000"/>
          <w:sz w:val="23"/>
          <w:szCs w:val="23"/>
        </w:rPr>
      </w:pPr>
      <w:r>
        <w:rPr>
          <w:rFonts w:ascii="Times New Roman" w:hint="eastAsia"/>
          <w:color w:val="000000"/>
          <w:sz w:val="23"/>
          <w:szCs w:val="23"/>
        </w:rPr>
        <w:t>매도인은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매수인이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지정한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대상회사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이사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및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감사의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사임서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원본과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기타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사임등기에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필요한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첨부서류를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매수인에게</w:t>
      </w:r>
      <w:r>
        <w:rPr>
          <w:rFonts w:ascii="Times New Roman" w:hint="eastAsia"/>
          <w:color w:val="000000"/>
          <w:sz w:val="23"/>
          <w:szCs w:val="23"/>
        </w:rPr>
        <w:t xml:space="preserve"> </w:t>
      </w:r>
      <w:r>
        <w:rPr>
          <w:rFonts w:ascii="Times New Roman" w:hint="eastAsia"/>
          <w:color w:val="000000"/>
          <w:sz w:val="23"/>
          <w:szCs w:val="23"/>
        </w:rPr>
        <w:t>교부한다</w:t>
      </w:r>
      <w:r>
        <w:rPr>
          <w:rFonts w:ascii="Times New Roman" w:hint="eastAsia"/>
          <w:color w:val="000000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255E57" w14:paraId="4160C9E2" w14:textId="77777777" w:rsidTr="00E8318E">
        <w:tc>
          <w:tcPr>
            <w:tcW w:w="9060" w:type="dxa"/>
            <w:shd w:val="clear" w:color="auto" w:fill="D9D9D9" w:themeFill="background1" w:themeFillShade="D9"/>
          </w:tcPr>
          <w:p w14:paraId="2BED3B1C" w14:textId="77777777" w:rsidR="00716F5D" w:rsidRDefault="00255E57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2361E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계약의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예시는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필요한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것만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기재한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것으로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A310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추가로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주주명부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A310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2361EE">
              <w:rPr>
                <w:rFonts w:ascii="Times New Roman" w:hint="eastAsia"/>
                <w:sz w:val="22"/>
                <w:szCs w:val="22"/>
              </w:rPr>
              <w:t>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이사회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의사록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내부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승인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서류</w:t>
            </w:r>
            <w:r w:rsidR="002361EE">
              <w:rPr>
                <w:rFonts w:ascii="Times New Roman" w:hint="eastAsia"/>
                <w:sz w:val="22"/>
                <w:szCs w:val="22"/>
              </w:rPr>
              <w:t>를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요구할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수도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있</w:t>
            </w:r>
            <w:r w:rsidR="002E7AA4" w:rsidRPr="00AB70EB">
              <w:rPr>
                <w:rFonts w:ascii="Times New Roman" w:hint="eastAsia"/>
                <w:sz w:val="22"/>
                <w:szCs w:val="22"/>
              </w:rPr>
              <w:t>습니다</w:t>
            </w:r>
            <w:r w:rsidR="002E7AA4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2E7AA4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FB7EE02" w14:textId="52AD69FF" w:rsidR="00716F5D" w:rsidRDefault="00716F5D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1A30F98" w14:textId="7171C42F" w:rsidR="00716F5D" w:rsidRDefault="000572ED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주권이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발행되지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 w:rsidR="00640880">
              <w:rPr>
                <w:rFonts w:ascii="Times New Roman" w:hint="eastAsia"/>
                <w:sz w:val="22"/>
                <w:szCs w:val="22"/>
              </w:rPr>
              <w:t>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매도인이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대상회사로부터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주권을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발행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받은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뒤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매수인에게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교부하는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F5D">
              <w:rPr>
                <w:rFonts w:ascii="Times New Roman" w:hint="eastAsia"/>
                <w:sz w:val="22"/>
                <w:szCs w:val="22"/>
              </w:rPr>
              <w:t>상법에</w:t>
            </w:r>
            <w:r w:rsidR="00716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F5D">
              <w:rPr>
                <w:rFonts w:ascii="Times New Roman" w:hint="eastAsia"/>
                <w:sz w:val="22"/>
                <w:szCs w:val="22"/>
              </w:rPr>
              <w:t>따른</w:t>
            </w:r>
            <w:r w:rsidR="00716F5D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원칙적인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주식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양수도의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방법이나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A310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실</w:t>
            </w:r>
            <w:r w:rsidR="00C138F1">
              <w:rPr>
                <w:rFonts w:ascii="Times New Roman" w:hint="eastAsia"/>
                <w:sz w:val="22"/>
                <w:szCs w:val="22"/>
              </w:rPr>
              <w:t>무상으로는</w:t>
            </w:r>
            <w:r w:rsidR="00C138F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매도인의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>대상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회사에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확정일자부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주식양도통지서와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>대상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회사의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명의개서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여부를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확인할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주주명부</w:t>
            </w:r>
            <w:r w:rsidR="00C138F1">
              <w:rPr>
                <w:rFonts w:ascii="Times New Roman" w:hint="eastAsia"/>
                <w:sz w:val="22"/>
                <w:szCs w:val="22"/>
              </w:rPr>
              <w:t>를</w:t>
            </w:r>
            <w:r w:rsidR="00C138F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매수인에게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138F1">
              <w:rPr>
                <w:rFonts w:ascii="Times New Roman" w:hint="eastAsia"/>
                <w:sz w:val="22"/>
                <w:szCs w:val="22"/>
              </w:rPr>
              <w:t>교부</w:t>
            </w:r>
            <w:r w:rsidR="00640880">
              <w:rPr>
                <w:rFonts w:ascii="Times New Roman" w:hint="eastAsia"/>
                <w:sz w:val="22"/>
                <w:szCs w:val="22"/>
              </w:rPr>
              <w:t>하는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방법도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가능합니다</w:t>
            </w:r>
            <w:r w:rsidR="00640880">
              <w:rPr>
                <w:rFonts w:ascii="Times New Roman" w:hint="eastAsia"/>
                <w:sz w:val="22"/>
                <w:szCs w:val="22"/>
              </w:rPr>
              <w:t>.</w:t>
            </w:r>
            <w:r w:rsidR="00AA310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다만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A310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후자의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경우에는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F5D">
              <w:rPr>
                <w:rFonts w:ascii="Times New Roman" w:hint="eastAsia"/>
                <w:sz w:val="22"/>
                <w:szCs w:val="22"/>
              </w:rPr>
              <w:t>대상회사가</w:t>
            </w:r>
            <w:r w:rsidR="00716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F5D">
              <w:rPr>
                <w:rFonts w:ascii="Times New Roman" w:hint="eastAsia"/>
                <w:sz w:val="22"/>
                <w:szCs w:val="22"/>
              </w:rPr>
              <w:t>설립</w:t>
            </w:r>
            <w:r w:rsidR="00716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F5D">
              <w:rPr>
                <w:rFonts w:ascii="Times New Roman" w:hint="eastAsia"/>
                <w:sz w:val="22"/>
                <w:szCs w:val="22"/>
              </w:rPr>
              <w:t>후</w:t>
            </w:r>
            <w:r w:rsidR="003D71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12D">
              <w:rPr>
                <w:rFonts w:ascii="Times New Roman" w:hint="eastAsia"/>
                <w:sz w:val="22"/>
                <w:szCs w:val="22"/>
              </w:rPr>
              <w:t>또는</w:t>
            </w:r>
            <w:r w:rsidR="003D71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12D">
              <w:rPr>
                <w:rFonts w:ascii="Times New Roman" w:hint="eastAsia"/>
                <w:sz w:val="22"/>
                <w:szCs w:val="22"/>
              </w:rPr>
              <w:t>신주의</w:t>
            </w:r>
            <w:r w:rsidR="003D71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12D">
              <w:rPr>
                <w:rFonts w:ascii="Times New Roman" w:hint="eastAsia"/>
                <w:sz w:val="22"/>
                <w:szCs w:val="22"/>
              </w:rPr>
              <w:t>납입기일</w:t>
            </w:r>
            <w:r w:rsidR="003D71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12D">
              <w:rPr>
                <w:rFonts w:ascii="Times New Roman" w:hint="eastAsia"/>
                <w:sz w:val="22"/>
                <w:szCs w:val="22"/>
              </w:rPr>
              <w:t>후</w:t>
            </w:r>
            <w:r w:rsidR="00716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F5D">
              <w:rPr>
                <w:rFonts w:ascii="Times New Roman"/>
                <w:sz w:val="22"/>
                <w:szCs w:val="22"/>
              </w:rPr>
              <w:t>6</w:t>
            </w:r>
            <w:r w:rsidR="00716F5D">
              <w:rPr>
                <w:rFonts w:ascii="Times New Roman" w:hint="eastAsia"/>
                <w:sz w:val="22"/>
                <w:szCs w:val="22"/>
              </w:rPr>
              <w:t>개월이</w:t>
            </w:r>
            <w:r w:rsidR="00716F5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16F5D">
              <w:rPr>
                <w:rFonts w:ascii="Times New Roman" w:hint="eastAsia"/>
                <w:sz w:val="22"/>
                <w:szCs w:val="22"/>
              </w:rPr>
              <w:t>경과</w:t>
            </w:r>
            <w:r w:rsidR="00640880">
              <w:rPr>
                <w:rFonts w:ascii="Times New Roman" w:hint="eastAsia"/>
                <w:sz w:val="22"/>
                <w:szCs w:val="22"/>
              </w:rPr>
              <w:t>하였을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것이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요구되며</w:t>
            </w:r>
            <w:r w:rsidR="003D712D">
              <w:rPr>
                <w:rFonts w:ascii="Times New Roman" w:hint="eastAsia"/>
                <w:sz w:val="22"/>
                <w:szCs w:val="22"/>
              </w:rPr>
              <w:t>(</w:t>
            </w:r>
            <w:r w:rsidR="003D712D">
              <w:rPr>
                <w:rFonts w:ascii="Times New Roman" w:hint="eastAsia"/>
                <w:sz w:val="22"/>
                <w:szCs w:val="22"/>
              </w:rPr>
              <w:t>상법</w:t>
            </w:r>
            <w:r w:rsidR="003D71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12D">
              <w:rPr>
                <w:rFonts w:ascii="Times New Roman" w:hint="eastAsia"/>
                <w:sz w:val="22"/>
                <w:szCs w:val="22"/>
              </w:rPr>
              <w:t>제</w:t>
            </w:r>
            <w:r w:rsidR="003D712D">
              <w:rPr>
                <w:rFonts w:ascii="Times New Roman" w:hint="eastAsia"/>
                <w:sz w:val="22"/>
                <w:szCs w:val="22"/>
              </w:rPr>
              <w:t>35</w:t>
            </w:r>
            <w:r w:rsidR="003D712D">
              <w:rPr>
                <w:rFonts w:ascii="Times New Roman" w:hint="eastAsia"/>
                <w:sz w:val="22"/>
                <w:szCs w:val="22"/>
              </w:rPr>
              <w:t>조</w:t>
            </w:r>
            <w:r w:rsidR="003D71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D712D">
              <w:rPr>
                <w:rFonts w:ascii="Times New Roman" w:hint="eastAsia"/>
                <w:sz w:val="22"/>
                <w:szCs w:val="22"/>
              </w:rPr>
              <w:t>제</w:t>
            </w:r>
            <w:r w:rsidR="003D712D">
              <w:rPr>
                <w:rFonts w:ascii="Times New Roman" w:hint="eastAsia"/>
                <w:sz w:val="22"/>
                <w:szCs w:val="22"/>
              </w:rPr>
              <w:t>3</w:t>
            </w:r>
            <w:r w:rsidR="003D712D">
              <w:rPr>
                <w:rFonts w:ascii="Times New Roman" w:hint="eastAsia"/>
                <w:sz w:val="22"/>
                <w:szCs w:val="22"/>
              </w:rPr>
              <w:t>항</w:t>
            </w:r>
            <w:r w:rsidR="003D712D">
              <w:rPr>
                <w:rFonts w:ascii="Times New Roman" w:hint="eastAsia"/>
                <w:sz w:val="22"/>
                <w:szCs w:val="22"/>
              </w:rPr>
              <w:t>)</w:t>
            </w:r>
            <w:r w:rsidR="00640880">
              <w:rPr>
                <w:rFonts w:ascii="Times New Roman" w:hint="eastAsia"/>
                <w:sz w:val="22"/>
                <w:szCs w:val="22"/>
              </w:rPr>
              <w:t>,</w:t>
            </w:r>
            <w:r w:rsidR="00640880">
              <w:rPr>
                <w:rFonts w:ascii="Times New Roman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>중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양도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등의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이슈</w:t>
            </w:r>
            <w:r w:rsidR="00C138F1">
              <w:rPr>
                <w:rFonts w:ascii="Times New Roman" w:hint="eastAsia"/>
                <w:sz w:val="22"/>
                <w:szCs w:val="22"/>
              </w:rPr>
              <w:t>가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존재할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있으므로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가</w:t>
            </w:r>
            <w:r w:rsidR="00640880">
              <w:rPr>
                <w:rFonts w:ascii="Times New Roman" w:hint="eastAsia"/>
                <w:sz w:val="22"/>
                <w:szCs w:val="22"/>
              </w:rPr>
              <w:t>급적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0880">
              <w:rPr>
                <w:rFonts w:ascii="Times New Roman" w:hint="eastAsia"/>
                <w:sz w:val="22"/>
                <w:szCs w:val="22"/>
              </w:rPr>
              <w:t>전자의</w:t>
            </w:r>
            <w:r w:rsidR="0064088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방법을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통해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주권</w:t>
            </w:r>
            <w:r w:rsidR="003B7A86">
              <w:rPr>
                <w:rFonts w:ascii="Times New Roman" w:hint="eastAsia"/>
                <w:sz w:val="22"/>
                <w:szCs w:val="22"/>
              </w:rPr>
              <w:t>을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교부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받는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방안을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고려하는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="00AA310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좋습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E06ED4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2361EE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6EC1AB0B" w14:textId="77777777" w:rsidR="00EA3C23" w:rsidRPr="00E532F7" w:rsidRDefault="00EA3C23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23412BD2" w14:textId="202962D8" w:rsidR="00716F5D" w:rsidRDefault="00716F5D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만약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주권이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발행되어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있음에도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불구하고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주권을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분실하여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거래종결일에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주권을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교부할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상황이라</w:t>
            </w:r>
            <w:r>
              <w:rPr>
                <w:rFonts w:ascii="Times New Roman" w:hint="eastAsia"/>
                <w:sz w:val="22"/>
                <w:szCs w:val="22"/>
              </w:rPr>
              <w:t>면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위해서는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발행한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주권의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효력을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말소시키는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제권판결을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법원으로부터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받은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뒤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주권을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재발행하여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진행하는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방법밖에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제권판결은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공시최고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절차가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6</w:t>
            </w:r>
            <w:r>
              <w:rPr>
                <w:rFonts w:ascii="Times New Roman" w:hint="eastAsia"/>
                <w:sz w:val="22"/>
                <w:szCs w:val="22"/>
              </w:rPr>
              <w:t>개월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소요되는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빈번하기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때문에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법률실사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절차에서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주권이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발행되어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주권을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실제로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보관하고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여부는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반드시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확인을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전체적인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일정에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차질이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발생하지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않으므로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이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점을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유의할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6CA68A71" w14:textId="77777777" w:rsidR="00716F5D" w:rsidRPr="003B7A86" w:rsidRDefault="00716F5D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3F76183E" w14:textId="65FF296F" w:rsidR="00255E57" w:rsidRPr="00AB70EB" w:rsidRDefault="003B7A86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한편</w:t>
            </w:r>
            <w:r w:rsidR="002361EE">
              <w:rPr>
                <w:rFonts w:ascii="Times New Roman" w:hint="eastAsia"/>
                <w:sz w:val="22"/>
                <w:szCs w:val="22"/>
              </w:rPr>
              <w:t>,</w:t>
            </w:r>
            <w:r w:rsidR="002361EE">
              <w:rPr>
                <w:rFonts w:ascii="Times New Roman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상장회사의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경우에는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발행주식이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한국예탁결제원에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예탁되어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있으므로</w:t>
            </w:r>
            <w:r w:rsidR="002361EE">
              <w:rPr>
                <w:rFonts w:ascii="Times New Roman" w:hint="eastAsia"/>
                <w:sz w:val="22"/>
                <w:szCs w:val="22"/>
              </w:rPr>
              <w:t>,</w:t>
            </w:r>
            <w:r w:rsidR="002361EE">
              <w:rPr>
                <w:rFonts w:ascii="Times New Roman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증권사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계좌대체의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방식을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통해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주식의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소유권이</w:t>
            </w:r>
            <w:r w:rsidR="00236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61EE">
              <w:rPr>
                <w:rFonts w:ascii="Times New Roman" w:hint="eastAsia"/>
                <w:sz w:val="22"/>
                <w:szCs w:val="22"/>
              </w:rPr>
              <w:t>이전됩니다</w:t>
            </w:r>
            <w:r w:rsidR="002361EE">
              <w:rPr>
                <w:rFonts w:ascii="Times New Roman" w:hint="eastAsia"/>
                <w:sz w:val="22"/>
                <w:szCs w:val="22"/>
              </w:rPr>
              <w:t>.</w:t>
            </w:r>
            <w:r w:rsidR="002361EE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B746F8D" w14:textId="4453CC7B" w:rsidR="002C4B01" w:rsidRDefault="002C4B01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5DD86858" w14:textId="18E556E2" w:rsidR="00270551" w:rsidRDefault="00270551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또한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상법에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회사는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정관으로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주식의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양도에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이사회의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받도록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</w:t>
            </w:r>
            <w:r>
              <w:rPr>
                <w:rFonts w:ascii="Times New Roman" w:hint="eastAsia"/>
                <w:sz w:val="22"/>
                <w:szCs w:val="22"/>
              </w:rPr>
              <w:lastRenderedPageBreak/>
              <w:t>정할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있으므로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실사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결과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주식양도에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이사회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해당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이사회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의사록을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교부물로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요구하는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13E825FC" w14:textId="77777777" w:rsidR="00270551" w:rsidRPr="00381AE8" w:rsidRDefault="00270551" w:rsidP="00AB70E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534433F" w14:textId="56B631D4" w:rsidR="002C4B01" w:rsidRPr="003F7F42" w:rsidRDefault="002C4B01" w:rsidP="003F7F42">
            <w:pPr>
              <w:adjustRightInd w:val="0"/>
              <w:snapToGrid w:val="0"/>
              <w:spacing w:line="276" w:lineRule="auto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거래종결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교부물로</w:t>
            </w:r>
            <w:r w:rsidR="00821137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821137" w:rsidRPr="003F7F42">
              <w:rPr>
                <w:rFonts w:ascii="Times New Roman"/>
                <w:sz w:val="22"/>
                <w:szCs w:val="22"/>
              </w:rPr>
              <w:t>추가적으로</w:t>
            </w:r>
            <w:r w:rsidR="00821137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821137" w:rsidRPr="003F7F42">
              <w:rPr>
                <w:rFonts w:ascii="Times New Roman"/>
                <w:sz w:val="22"/>
                <w:szCs w:val="22"/>
              </w:rPr>
              <w:t>규정될</w:t>
            </w:r>
            <w:r w:rsidR="00821137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821137" w:rsidRPr="003F7F42">
              <w:rPr>
                <w:rFonts w:ascii="Times New Roman"/>
                <w:sz w:val="22"/>
                <w:szCs w:val="22"/>
              </w:rPr>
              <w:t>수</w:t>
            </w:r>
            <w:r w:rsidR="00821137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821137" w:rsidRPr="003F7F42">
              <w:rPr>
                <w:rFonts w:ascii="Times New Roman"/>
                <w:sz w:val="22"/>
                <w:szCs w:val="22"/>
              </w:rPr>
              <w:t>있는</w:t>
            </w:r>
            <w:r w:rsidR="00821137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사항들의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예시는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다음과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같습니다</w:t>
            </w:r>
            <w:r w:rsidR="00355F3F" w:rsidRPr="003F7F42">
              <w:rPr>
                <w:rFonts w:ascii="Times New Roman"/>
                <w:sz w:val="22"/>
                <w:szCs w:val="22"/>
              </w:rPr>
              <w:t>.</w:t>
            </w:r>
          </w:p>
          <w:p w14:paraId="4B43D9D0" w14:textId="7668A140" w:rsidR="00DD2359" w:rsidRPr="003F7F42" w:rsidRDefault="0035185D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“</w:t>
            </w:r>
            <w:r w:rsidR="00DD2359" w:rsidRPr="003F7F42">
              <w:rPr>
                <w:rFonts w:ascii="Times New Roman"/>
                <w:sz w:val="22"/>
                <w:szCs w:val="22"/>
              </w:rPr>
              <w:t>매도인은</w:t>
            </w:r>
            <w:r w:rsidR="00DD2359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D2359" w:rsidRPr="003F7F42">
              <w:rPr>
                <w:rFonts w:ascii="Times New Roman"/>
                <w:sz w:val="22"/>
                <w:szCs w:val="22"/>
              </w:rPr>
              <w:t>거래종결일에</w:t>
            </w:r>
            <w:r w:rsidR="00DD2359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D2359" w:rsidRPr="003F7F42">
              <w:rPr>
                <w:rFonts w:ascii="Times New Roman"/>
                <w:sz w:val="22"/>
                <w:szCs w:val="22"/>
              </w:rPr>
              <w:t>매매대금에</w:t>
            </w:r>
            <w:r w:rsidR="00DD2359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D2359" w:rsidRPr="003F7F42">
              <w:rPr>
                <w:rFonts w:ascii="Times New Roman"/>
                <w:sz w:val="22"/>
                <w:szCs w:val="22"/>
              </w:rPr>
              <w:t>대한</w:t>
            </w:r>
            <w:r w:rsidR="00DD2359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D2359" w:rsidRPr="003F7F42">
              <w:rPr>
                <w:rFonts w:ascii="Times New Roman"/>
                <w:sz w:val="22"/>
                <w:szCs w:val="22"/>
              </w:rPr>
              <w:t>영수증을</w:t>
            </w:r>
            <w:r w:rsidR="00DD2359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D2359" w:rsidRPr="003F7F42">
              <w:rPr>
                <w:rFonts w:ascii="Times New Roman"/>
                <w:sz w:val="22"/>
                <w:szCs w:val="22"/>
              </w:rPr>
              <w:t>매수인에게</w:t>
            </w:r>
            <w:r w:rsidR="00DD2359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D2359" w:rsidRPr="003F7F42">
              <w:rPr>
                <w:rFonts w:ascii="Times New Roman"/>
                <w:sz w:val="22"/>
                <w:szCs w:val="22"/>
              </w:rPr>
              <w:t>교부한다</w:t>
            </w:r>
            <w:r w:rsidR="00DD2359" w:rsidRPr="003F7F42">
              <w:rPr>
                <w:rFonts w:ascii="Times New Roman"/>
                <w:sz w:val="22"/>
                <w:szCs w:val="22"/>
              </w:rPr>
              <w:t>.</w:t>
            </w:r>
            <w:r w:rsidRPr="003F7F42">
              <w:rPr>
                <w:rFonts w:ascii="Times New Roman"/>
                <w:sz w:val="22"/>
                <w:szCs w:val="22"/>
              </w:rPr>
              <w:t>”</w:t>
            </w:r>
          </w:p>
          <w:p w14:paraId="78B14815" w14:textId="6E4DF6B7" w:rsidR="00775A1E" w:rsidRPr="003F7F42" w:rsidRDefault="0035185D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“</w:t>
            </w:r>
            <w:r w:rsidR="00775A1E" w:rsidRPr="003F7F42">
              <w:rPr>
                <w:rFonts w:ascii="Times New Roman"/>
                <w:sz w:val="22"/>
                <w:szCs w:val="22"/>
              </w:rPr>
              <w:t>매수인은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거래종결일에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대상주식을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표창하는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주권에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대한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영수증을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매도인에게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교부한다</w:t>
            </w:r>
            <w:r w:rsidR="00775A1E" w:rsidRPr="003F7F42">
              <w:rPr>
                <w:rFonts w:ascii="Times New Roman"/>
                <w:sz w:val="22"/>
                <w:szCs w:val="22"/>
              </w:rPr>
              <w:t>.</w:t>
            </w:r>
            <w:r w:rsidRPr="003F7F42">
              <w:rPr>
                <w:rFonts w:ascii="Times New Roman"/>
                <w:sz w:val="22"/>
                <w:szCs w:val="22"/>
              </w:rPr>
              <w:t>”</w:t>
            </w:r>
          </w:p>
          <w:p w14:paraId="5533D523" w14:textId="26A28329" w:rsidR="00775A1E" w:rsidRPr="003F7F42" w:rsidRDefault="00775A1E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(</w:t>
            </w:r>
            <w:r w:rsidRPr="003F7F42">
              <w:rPr>
                <w:rFonts w:ascii="Times New Roman"/>
                <w:sz w:val="22"/>
                <w:szCs w:val="22"/>
              </w:rPr>
              <w:t>주권이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발행되지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아니한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경우</w:t>
            </w:r>
            <w:r w:rsidRPr="003F7F42">
              <w:rPr>
                <w:rFonts w:ascii="Times New Roman"/>
                <w:sz w:val="22"/>
                <w:szCs w:val="22"/>
              </w:rPr>
              <w:t xml:space="preserve">) </w:t>
            </w:r>
            <w:r w:rsidR="003B7A86" w:rsidRPr="003F7F42">
              <w:rPr>
                <w:rFonts w:ascii="Times New Roman"/>
                <w:sz w:val="22"/>
                <w:szCs w:val="22"/>
              </w:rPr>
              <w:t>“</w:t>
            </w:r>
            <w:r w:rsidRPr="003F7F42">
              <w:rPr>
                <w:rFonts w:ascii="Times New Roman"/>
                <w:sz w:val="22"/>
                <w:szCs w:val="22"/>
              </w:rPr>
              <w:t>매도인은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거래종결일에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대상회사가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발행한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주권미발행확인서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및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확정일자부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주식양도통지서를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매수인에게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교부한다</w:t>
            </w:r>
            <w:r w:rsidRPr="003F7F42">
              <w:rPr>
                <w:rFonts w:ascii="Times New Roman"/>
                <w:sz w:val="22"/>
                <w:szCs w:val="22"/>
              </w:rPr>
              <w:t>.</w:t>
            </w:r>
            <w:r w:rsidR="0035185D" w:rsidRPr="003F7F42">
              <w:rPr>
                <w:rFonts w:ascii="Times New Roman"/>
                <w:sz w:val="22"/>
                <w:szCs w:val="22"/>
              </w:rPr>
              <w:t>”</w:t>
            </w:r>
          </w:p>
          <w:p w14:paraId="09D38D0A" w14:textId="3FFEBEA8" w:rsidR="00775A1E" w:rsidRPr="003F7F42" w:rsidRDefault="0035185D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“</w:t>
            </w:r>
            <w:r w:rsidR="00775A1E" w:rsidRPr="003F7F42">
              <w:rPr>
                <w:rFonts w:ascii="Times New Roman"/>
                <w:sz w:val="22"/>
                <w:szCs w:val="22"/>
              </w:rPr>
              <w:t>매도인은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매수인이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대상주식의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소유자임을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775A1E" w:rsidRPr="003F7F42">
              <w:rPr>
                <w:rFonts w:ascii="Times New Roman"/>
                <w:sz w:val="22"/>
                <w:szCs w:val="22"/>
              </w:rPr>
              <w:t>명시한</w:t>
            </w:r>
            <w:r w:rsidR="00775A1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012CE" w:rsidRPr="003F7F42">
              <w:rPr>
                <w:rFonts w:ascii="Times New Roman"/>
                <w:sz w:val="22"/>
                <w:szCs w:val="22"/>
              </w:rPr>
              <w:t>대상회사의</w:t>
            </w:r>
            <w:r w:rsidR="00D012C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012CE" w:rsidRPr="003F7F42">
              <w:rPr>
                <w:rFonts w:ascii="Times New Roman"/>
                <w:sz w:val="22"/>
                <w:szCs w:val="22"/>
              </w:rPr>
              <w:t>주주명부</w:t>
            </w:r>
            <w:r w:rsidR="00D012C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012CE" w:rsidRPr="003F7F42">
              <w:rPr>
                <w:rFonts w:ascii="Times New Roman"/>
                <w:sz w:val="22"/>
                <w:szCs w:val="22"/>
              </w:rPr>
              <w:t>사본</w:t>
            </w:r>
            <w:r w:rsidR="00D012CE" w:rsidRPr="003F7F42">
              <w:rPr>
                <w:rFonts w:ascii="Times New Roman"/>
                <w:sz w:val="22"/>
                <w:szCs w:val="22"/>
              </w:rPr>
              <w:t>(</w:t>
            </w:r>
            <w:r w:rsidR="00D012CE" w:rsidRPr="003F7F42">
              <w:rPr>
                <w:rFonts w:ascii="Times New Roman"/>
                <w:sz w:val="22"/>
                <w:szCs w:val="22"/>
              </w:rPr>
              <w:t>원본대조필</w:t>
            </w:r>
            <w:r w:rsidR="00D012CE" w:rsidRPr="003F7F42">
              <w:rPr>
                <w:rFonts w:ascii="Times New Roman"/>
                <w:sz w:val="22"/>
                <w:szCs w:val="22"/>
              </w:rPr>
              <w:t>)</w:t>
            </w:r>
            <w:r w:rsidR="00D012CE" w:rsidRPr="003F7F42">
              <w:rPr>
                <w:rFonts w:ascii="Times New Roman"/>
                <w:sz w:val="22"/>
                <w:szCs w:val="22"/>
              </w:rPr>
              <w:t>을</w:t>
            </w:r>
            <w:r w:rsidR="00D012C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012CE" w:rsidRPr="003F7F42">
              <w:rPr>
                <w:rFonts w:ascii="Times New Roman"/>
                <w:sz w:val="22"/>
                <w:szCs w:val="22"/>
              </w:rPr>
              <w:t>매수인에게</w:t>
            </w:r>
            <w:r w:rsidR="00D012CE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D012CE" w:rsidRPr="003F7F42">
              <w:rPr>
                <w:rFonts w:ascii="Times New Roman"/>
                <w:sz w:val="22"/>
                <w:szCs w:val="22"/>
              </w:rPr>
              <w:t>교부한다</w:t>
            </w:r>
            <w:r w:rsidR="00D012CE" w:rsidRPr="003F7F42">
              <w:rPr>
                <w:rFonts w:ascii="Times New Roman"/>
                <w:sz w:val="22"/>
                <w:szCs w:val="22"/>
              </w:rPr>
              <w:t>.</w:t>
            </w:r>
            <w:r w:rsidRPr="003F7F42">
              <w:rPr>
                <w:rFonts w:ascii="Times New Roman"/>
                <w:sz w:val="22"/>
                <w:szCs w:val="22"/>
              </w:rPr>
              <w:t>”</w:t>
            </w:r>
          </w:p>
          <w:p w14:paraId="603B0C24" w14:textId="38F88F0B" w:rsidR="00DD2359" w:rsidRPr="003F7F42" w:rsidRDefault="00DD2359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(</w:t>
            </w:r>
            <w:r w:rsidRPr="003F7F42">
              <w:rPr>
                <w:rFonts w:ascii="Times New Roman"/>
                <w:sz w:val="22"/>
                <w:szCs w:val="22"/>
              </w:rPr>
              <w:t>주식이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전자등록된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경우</w:t>
            </w:r>
            <w:r w:rsidRPr="003F7F42">
              <w:rPr>
                <w:rFonts w:ascii="Times New Roman"/>
                <w:sz w:val="22"/>
                <w:szCs w:val="22"/>
              </w:rPr>
              <w:t xml:space="preserve">) </w:t>
            </w:r>
            <w:r w:rsidR="0035185D" w:rsidRPr="003F7F42">
              <w:rPr>
                <w:rFonts w:ascii="Times New Roman"/>
                <w:sz w:val="22"/>
                <w:szCs w:val="22"/>
              </w:rPr>
              <w:t>“</w:t>
            </w:r>
            <w:r w:rsidRPr="003F7F42">
              <w:rPr>
                <w:rFonts w:ascii="Times New Roman"/>
                <w:sz w:val="22"/>
                <w:szCs w:val="22"/>
              </w:rPr>
              <w:t>매도인은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거래종결일로부터</w:t>
            </w:r>
            <w:r w:rsidRPr="003F7F42">
              <w:rPr>
                <w:rFonts w:ascii="Times New Roman"/>
                <w:sz w:val="22"/>
                <w:szCs w:val="22"/>
              </w:rPr>
              <w:t xml:space="preserve"> [•]</w:t>
            </w:r>
            <w:r w:rsidRPr="003F7F42">
              <w:rPr>
                <w:rFonts w:ascii="Times New Roman"/>
                <w:sz w:val="22"/>
                <w:szCs w:val="22"/>
              </w:rPr>
              <w:t>영업일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전에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부담이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설정되지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아니한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상태로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대상주식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전부를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매수인이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지정하는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증권계좌로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이체한다</w:t>
            </w:r>
            <w:r w:rsidR="0035185D" w:rsidRPr="003F7F42">
              <w:rPr>
                <w:rFonts w:ascii="Times New Roman"/>
                <w:sz w:val="22"/>
                <w:szCs w:val="22"/>
              </w:rPr>
              <w:t xml:space="preserve">.” </w:t>
            </w:r>
            <w:r w:rsidRPr="003F7F42">
              <w:rPr>
                <w:rFonts w:ascii="Times New Roman"/>
                <w:sz w:val="22"/>
                <w:szCs w:val="22"/>
              </w:rPr>
              <w:t>(</w:t>
            </w:r>
            <w:r w:rsidRPr="003F7F42">
              <w:rPr>
                <w:rFonts w:ascii="Times New Roman"/>
                <w:sz w:val="22"/>
                <w:szCs w:val="22"/>
              </w:rPr>
              <w:t>주식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이체에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시간이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소요될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수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있으므로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이에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대한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확인</w:t>
            </w:r>
            <w:r w:rsidR="00EE25FB" w:rsidRPr="003F7F42">
              <w:rPr>
                <w:rFonts w:ascii="Times New Roman"/>
                <w:sz w:val="22"/>
                <w:szCs w:val="22"/>
              </w:rPr>
              <w:t>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필요합니다</w:t>
            </w:r>
            <w:r w:rsidR="0035185D" w:rsidRPr="003F7F42">
              <w:rPr>
                <w:rFonts w:ascii="Times New Roman"/>
                <w:sz w:val="22"/>
                <w:szCs w:val="22"/>
              </w:rPr>
              <w:t>.</w:t>
            </w:r>
            <w:r w:rsidRPr="003F7F42">
              <w:rPr>
                <w:rFonts w:ascii="Times New Roman"/>
                <w:sz w:val="22"/>
                <w:szCs w:val="22"/>
              </w:rPr>
              <w:t>)</w:t>
            </w:r>
          </w:p>
          <w:p w14:paraId="769EF739" w14:textId="2AE5121E" w:rsidR="00DD2359" w:rsidRPr="003F7F42" w:rsidRDefault="00DD2359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(</w:t>
            </w:r>
            <w:r w:rsidRPr="003F7F42">
              <w:rPr>
                <w:rFonts w:ascii="Times New Roman"/>
                <w:sz w:val="22"/>
                <w:szCs w:val="22"/>
              </w:rPr>
              <w:t>주식이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전자등록된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경우</w:t>
            </w:r>
            <w:r w:rsidRPr="003F7F42">
              <w:rPr>
                <w:rFonts w:ascii="Times New Roman"/>
                <w:sz w:val="22"/>
                <w:szCs w:val="22"/>
              </w:rPr>
              <w:t xml:space="preserve">) </w:t>
            </w:r>
            <w:r w:rsidR="0035185D" w:rsidRPr="003F7F42">
              <w:rPr>
                <w:rFonts w:ascii="Times New Roman"/>
                <w:sz w:val="22"/>
                <w:szCs w:val="22"/>
              </w:rPr>
              <w:t>“</w:t>
            </w:r>
            <w:r w:rsidRPr="003F7F42">
              <w:rPr>
                <w:rFonts w:ascii="Times New Roman"/>
                <w:sz w:val="22"/>
                <w:szCs w:val="22"/>
              </w:rPr>
              <w:t>매수인은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거래종결일에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대상주식을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이체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받았음을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증빙하는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서류를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매도인에게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교부한다</w:t>
            </w:r>
            <w:r w:rsidRPr="003F7F42">
              <w:rPr>
                <w:rFonts w:ascii="Times New Roman"/>
                <w:sz w:val="22"/>
                <w:szCs w:val="22"/>
              </w:rPr>
              <w:t>.</w:t>
            </w:r>
            <w:r w:rsidR="0035185D" w:rsidRPr="003F7F42">
              <w:rPr>
                <w:rFonts w:ascii="Times New Roman"/>
                <w:sz w:val="22"/>
                <w:szCs w:val="22"/>
              </w:rPr>
              <w:t>”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FF63AD6" w14:textId="57D1019E" w:rsidR="00E532F7" w:rsidRPr="003F7F42" w:rsidRDefault="00E532F7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(</w:t>
            </w:r>
            <w:r w:rsidRPr="003F7F42">
              <w:rPr>
                <w:rFonts w:ascii="Times New Roman"/>
                <w:sz w:val="22"/>
                <w:szCs w:val="22"/>
              </w:rPr>
              <w:t>대상회사의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정관에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따라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주식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양도에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이사회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승인이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필요한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경우</w:t>
            </w:r>
            <w:r w:rsidRPr="003F7F42">
              <w:rPr>
                <w:rFonts w:ascii="Times New Roman"/>
                <w:sz w:val="22"/>
                <w:szCs w:val="22"/>
              </w:rPr>
              <w:t>) “</w:t>
            </w:r>
            <w:r w:rsidRPr="003F7F42">
              <w:rPr>
                <w:rFonts w:ascii="Times New Roman"/>
                <w:sz w:val="22"/>
                <w:szCs w:val="22"/>
              </w:rPr>
              <w:t>매도인은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거래종결일에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대상주식의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양수도를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승인한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이사회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의사록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사본</w:t>
            </w:r>
            <w:r w:rsidRPr="003F7F42">
              <w:rPr>
                <w:rFonts w:ascii="Times New Roman"/>
                <w:sz w:val="22"/>
                <w:szCs w:val="22"/>
              </w:rPr>
              <w:t>(</w:t>
            </w:r>
            <w:r w:rsidRPr="003F7F42">
              <w:rPr>
                <w:rFonts w:ascii="Times New Roman"/>
                <w:sz w:val="22"/>
                <w:szCs w:val="22"/>
              </w:rPr>
              <w:t>원본대조필</w:t>
            </w:r>
            <w:r w:rsidRPr="003F7F42">
              <w:rPr>
                <w:rFonts w:ascii="Times New Roman"/>
                <w:sz w:val="22"/>
                <w:szCs w:val="22"/>
              </w:rPr>
              <w:t>)</w:t>
            </w:r>
            <w:r w:rsidRPr="003F7F42">
              <w:rPr>
                <w:rFonts w:ascii="Times New Roman"/>
                <w:sz w:val="22"/>
                <w:szCs w:val="22"/>
              </w:rPr>
              <w:t>을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매수인에게</w:t>
            </w:r>
            <w:r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Pr="003F7F42">
              <w:rPr>
                <w:rFonts w:ascii="Times New Roman"/>
                <w:sz w:val="22"/>
                <w:szCs w:val="22"/>
              </w:rPr>
              <w:t>교부한다</w:t>
            </w:r>
            <w:r w:rsidRPr="003F7F42">
              <w:rPr>
                <w:rFonts w:ascii="Times New Roman"/>
                <w:sz w:val="22"/>
                <w:szCs w:val="22"/>
              </w:rPr>
              <w:t>.”</w:t>
            </w:r>
          </w:p>
          <w:p w14:paraId="744976D5" w14:textId="609E9CE7" w:rsidR="00E06ED4" w:rsidRPr="00AB70EB" w:rsidRDefault="0035185D" w:rsidP="009F4038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 w:eastAsia="바탕체"/>
                <w:sz w:val="22"/>
                <w:szCs w:val="22"/>
              </w:rPr>
            </w:pPr>
            <w:r w:rsidRPr="003F7F42">
              <w:rPr>
                <w:rFonts w:ascii="Times New Roman"/>
                <w:sz w:val="22"/>
                <w:szCs w:val="22"/>
              </w:rPr>
              <w:t>“</w:t>
            </w:r>
            <w:r w:rsidR="00355F3F" w:rsidRPr="003F7F42">
              <w:rPr>
                <w:rFonts w:ascii="Times New Roman"/>
                <w:sz w:val="22"/>
                <w:szCs w:val="22"/>
              </w:rPr>
              <w:t>거래종결일에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거래종결의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선행조건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, </w:t>
            </w:r>
            <w:r w:rsidR="00355F3F" w:rsidRPr="003F7F42">
              <w:rPr>
                <w:rFonts w:ascii="Times New Roman"/>
                <w:sz w:val="22"/>
                <w:szCs w:val="22"/>
              </w:rPr>
              <w:t>확약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, </w:t>
            </w:r>
            <w:r w:rsidR="00355F3F" w:rsidRPr="003F7F42">
              <w:rPr>
                <w:rFonts w:ascii="Times New Roman"/>
                <w:sz w:val="22"/>
                <w:szCs w:val="22"/>
              </w:rPr>
              <w:t>의무의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완료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여부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확인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또는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그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밖에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거래종결을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위하여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어느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당사자가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필요하다고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판단하여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상대방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당사자에게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합리적으로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요청하는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서류를</w:t>
            </w:r>
            <w:r w:rsidR="00355F3F" w:rsidRPr="003F7F42">
              <w:rPr>
                <w:rFonts w:ascii="Times New Roman"/>
                <w:sz w:val="22"/>
                <w:szCs w:val="22"/>
              </w:rPr>
              <w:t xml:space="preserve"> </w:t>
            </w:r>
            <w:r w:rsidR="00355F3F" w:rsidRPr="003F7F42">
              <w:rPr>
                <w:rFonts w:ascii="Times New Roman"/>
                <w:sz w:val="22"/>
                <w:szCs w:val="22"/>
              </w:rPr>
              <w:t>교부한다</w:t>
            </w:r>
            <w:r w:rsidR="00355F3F" w:rsidRPr="003F7F42">
              <w:rPr>
                <w:rFonts w:ascii="Times New Roman"/>
                <w:sz w:val="22"/>
                <w:szCs w:val="22"/>
              </w:rPr>
              <w:t>.</w:t>
            </w:r>
            <w:r w:rsidRPr="003F7F42">
              <w:rPr>
                <w:rFonts w:ascii="Times New Roman"/>
                <w:sz w:val="22"/>
                <w:szCs w:val="22"/>
              </w:rPr>
              <w:t>”</w:t>
            </w:r>
          </w:p>
        </w:tc>
      </w:tr>
    </w:tbl>
    <w:p w14:paraId="2823F203" w14:textId="62B5D9DD" w:rsidR="00ED2790" w:rsidRPr="00954D7F" w:rsidRDefault="007D0E86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r>
        <w:rPr>
          <w:rFonts w:ascii="Times New Roman"/>
          <w:b/>
          <w:sz w:val="23"/>
          <w:szCs w:val="23"/>
        </w:rPr>
        <w:lastRenderedPageBreak/>
        <w:t>매도인</w:t>
      </w:r>
      <w:r w:rsidR="00ED2790" w:rsidRPr="00954D7F">
        <w:rPr>
          <w:rFonts w:ascii="Times New Roman"/>
          <w:b/>
          <w:sz w:val="23"/>
          <w:szCs w:val="23"/>
        </w:rPr>
        <w:t>의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="00ED2790" w:rsidRPr="00954D7F">
        <w:rPr>
          <w:rFonts w:ascii="Times New Roman"/>
          <w:b/>
          <w:sz w:val="23"/>
          <w:szCs w:val="23"/>
        </w:rPr>
        <w:t>진술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="00ED2790" w:rsidRPr="00954D7F">
        <w:rPr>
          <w:rFonts w:ascii="Times New Roman"/>
          <w:b/>
          <w:sz w:val="23"/>
          <w:szCs w:val="23"/>
        </w:rPr>
        <w:t>및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="00ED2790" w:rsidRPr="00954D7F">
        <w:rPr>
          <w:rFonts w:ascii="Times New Roman"/>
          <w:b/>
          <w:sz w:val="23"/>
          <w:szCs w:val="23"/>
        </w:rPr>
        <w:t>보장</w:t>
      </w:r>
    </w:p>
    <w:p w14:paraId="06081FEE" w14:textId="5841B1E2" w:rsidR="00ED2790" w:rsidRDefault="007D0E86" w:rsidP="000563DB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매도인</w:t>
      </w:r>
      <w:r w:rsidR="00A63EC1" w:rsidRPr="00954D7F">
        <w:rPr>
          <w:rFonts w:ascii="Times New Roman" w:hint="eastAsia"/>
          <w:sz w:val="23"/>
          <w:szCs w:val="23"/>
        </w:rPr>
        <w:t>은</w:t>
      </w:r>
      <w:r w:rsidR="00A63EC1" w:rsidRPr="00954D7F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계약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2D4A48" w:rsidRPr="00954D7F">
        <w:rPr>
          <w:rFonts w:ascii="Times New Roman" w:hint="eastAsia"/>
          <w:sz w:val="23"/>
          <w:szCs w:val="23"/>
        </w:rPr>
        <w:t>체결</w:t>
      </w:r>
      <w:r w:rsidR="00ED2790" w:rsidRPr="00954D7F">
        <w:rPr>
          <w:rFonts w:ascii="Times New Roman"/>
          <w:sz w:val="23"/>
          <w:szCs w:val="23"/>
        </w:rPr>
        <w:t>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거래종결일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현재</w:t>
      </w:r>
      <w:r w:rsidR="00ED2790" w:rsidRPr="00954D7F">
        <w:rPr>
          <w:rFonts w:ascii="Times New Roman"/>
          <w:sz w:val="23"/>
          <w:szCs w:val="23"/>
        </w:rPr>
        <w:t>(</w:t>
      </w:r>
      <w:r w:rsidR="00573DA2">
        <w:rPr>
          <w:rFonts w:ascii="Times New Roman" w:hint="eastAsia"/>
          <w:sz w:val="23"/>
          <w:szCs w:val="23"/>
        </w:rPr>
        <w:t>단</w:t>
      </w:r>
      <w:r w:rsidR="00573DA2">
        <w:rPr>
          <w:rFonts w:ascii="Times New Roman" w:hint="eastAsia"/>
          <w:sz w:val="23"/>
          <w:szCs w:val="23"/>
        </w:rPr>
        <w:t>,</w:t>
      </w:r>
      <w:r w:rsidR="00573DA2">
        <w:rPr>
          <w:rFonts w:ascii="Times New Roman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해당</w:t>
      </w:r>
      <w:r w:rsidR="005E1C0E">
        <w:rPr>
          <w:rFonts w:ascii="Times New Roman" w:hint="eastAsia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규정에서</w:t>
      </w:r>
      <w:r w:rsidR="005E1C0E">
        <w:rPr>
          <w:rFonts w:ascii="Times New Roman" w:hint="eastAsia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별도로</w:t>
      </w:r>
      <w:r w:rsidR="00F153DF">
        <w:rPr>
          <w:rFonts w:ascii="Times New Roman" w:hint="eastAsia"/>
          <w:sz w:val="23"/>
          <w:szCs w:val="23"/>
        </w:rPr>
        <w:t xml:space="preserve"> </w:t>
      </w:r>
      <w:r w:rsidR="005E1C0E">
        <w:rPr>
          <w:rFonts w:ascii="Times New Roman" w:hint="eastAsia"/>
          <w:sz w:val="23"/>
          <w:szCs w:val="23"/>
        </w:rPr>
        <w:t>기준</w:t>
      </w:r>
      <w:r w:rsidR="00ED2790" w:rsidRPr="00954D7F">
        <w:rPr>
          <w:rFonts w:ascii="Times New Roman"/>
          <w:sz w:val="23"/>
          <w:szCs w:val="23"/>
        </w:rPr>
        <w:t>일을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명시한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경우에는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그와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같은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특정일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현재</w:t>
      </w:r>
      <w:r w:rsidR="00ED2790"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아래와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같이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매수인에게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진술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보장한다</w:t>
      </w:r>
      <w:r w:rsidR="00A63EC1" w:rsidRPr="00954D7F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F61D3F" w14:paraId="13C40527" w14:textId="77777777" w:rsidTr="006168FF">
        <w:tc>
          <w:tcPr>
            <w:tcW w:w="9060" w:type="dxa"/>
            <w:shd w:val="clear" w:color="auto" w:fill="D9D9D9" w:themeFill="background1" w:themeFillShade="D9"/>
          </w:tcPr>
          <w:p w14:paraId="7575DEAF" w14:textId="682E0AA3" w:rsidR="000B39F6" w:rsidRPr="00AB70EB" w:rsidRDefault="00F61D3F" w:rsidP="005376F7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EE25FB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크게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매도인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및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매도인의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대상회사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주식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소유와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관련된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근본적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EE25FB">
              <w:rPr>
                <w:rFonts w:ascii="Times New Roman" w:hint="eastAsia"/>
                <w:sz w:val="22"/>
                <w:szCs w:val="22"/>
              </w:rPr>
              <w:t>(</w:t>
            </w:r>
            <w:r w:rsidR="00EE25FB">
              <w:rPr>
                <w:rFonts w:ascii="Times New Roman" w:hint="eastAsia"/>
                <w:sz w:val="22"/>
                <w:szCs w:val="22"/>
              </w:rPr>
              <w:t>이른바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/>
                <w:sz w:val="22"/>
                <w:szCs w:val="22"/>
              </w:rPr>
              <w:t>“fundamental reps”)</w:t>
            </w:r>
            <w:r w:rsidRPr="00AB70EB">
              <w:rPr>
                <w:rFonts w:ascii="Times New Roman" w:hint="eastAsia"/>
                <w:sz w:val="22"/>
                <w:szCs w:val="22"/>
              </w:rPr>
              <w:t>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매각하는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상황과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C82BE9" w:rsidRPr="00AB70EB">
              <w:rPr>
                <w:rFonts w:ascii="Times New Roman" w:hint="eastAsia"/>
                <w:sz w:val="22"/>
                <w:szCs w:val="22"/>
              </w:rPr>
              <w:t>으로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구분할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있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으며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F6C68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통상적으로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계약체결일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현재와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거래종결일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현재</w:t>
            </w:r>
            <w:r w:rsidR="00EE25FB">
              <w:rPr>
                <w:rFonts w:ascii="Times New Roman" w:hint="eastAsia"/>
                <w:sz w:val="22"/>
                <w:szCs w:val="22"/>
              </w:rPr>
              <w:t>를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기준으로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/>
                <w:sz w:val="22"/>
                <w:szCs w:val="22"/>
              </w:rPr>
              <w:t>2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회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진술보장을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F6C68" w:rsidRPr="00AB70EB">
              <w:rPr>
                <w:rFonts w:ascii="Times New Roman" w:hint="eastAsia"/>
                <w:sz w:val="22"/>
                <w:szCs w:val="22"/>
              </w:rPr>
              <w:t>제공합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276A4A97" w14:textId="77777777" w:rsidR="00946D36" w:rsidRPr="00AB70EB" w:rsidRDefault="00F61D3F" w:rsidP="00A43F8A">
            <w:pPr>
              <w:pStyle w:val="af3"/>
              <w:numPr>
                <w:ilvl w:val="0"/>
                <w:numId w:val="67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근본적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권리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능력</w:t>
            </w:r>
            <w:r w:rsidR="000B39F6"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권한</w:t>
            </w:r>
            <w:r w:rsidR="000B39F6"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본건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법령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반하지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아니하는지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="000B39F6"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/>
                <w:sz w:val="22"/>
                <w:szCs w:val="22"/>
              </w:rPr>
              <w:t>‘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본건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거래가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1370A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5137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1370A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51370A" w:rsidRPr="00AB70EB">
              <w:rPr>
                <w:rFonts w:ascii="Times New Roman" w:hint="eastAsia"/>
                <w:sz w:val="22"/>
                <w:szCs w:val="22"/>
              </w:rPr>
              <w:t>/</w:t>
            </w:r>
            <w:r w:rsidR="0051370A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5137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대상회사가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당사자인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계약의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상대방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/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정부기관의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승인이나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3</w:t>
            </w:r>
            <w:r w:rsidRPr="00AB70EB">
              <w:rPr>
                <w:rFonts w:ascii="Times New Roman" w:hint="eastAsia"/>
                <w:sz w:val="22"/>
                <w:szCs w:val="22"/>
              </w:rPr>
              <w:t>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동의가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필요한지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="000B39F6"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이행하는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금지하는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정부기관의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판결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명령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결정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="000B39F6"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회생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파산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절차에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="000B39F6" w:rsidRPr="00AB70EB">
              <w:rPr>
                <w:rFonts w:ascii="Times New Roman"/>
                <w:sz w:val="22"/>
                <w:szCs w:val="22"/>
              </w:rPr>
              <w:t>’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와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함께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/>
                <w:sz w:val="22"/>
                <w:szCs w:val="22"/>
              </w:rPr>
              <w:t>‘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매매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대상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주식의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적법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발행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여부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유효한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39F6" w:rsidRPr="00AB70EB">
              <w:rPr>
                <w:rFonts w:ascii="Times New Roman" w:hint="eastAsia"/>
                <w:sz w:val="22"/>
                <w:szCs w:val="22"/>
              </w:rPr>
              <w:t>소유권</w:t>
            </w:r>
            <w:r w:rsidR="000B39F6"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>진술보장이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>포함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lastRenderedPageBreak/>
              <w:t>됩니다</w:t>
            </w:r>
            <w:r w:rsidR="00946D36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946D36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6DFC3FFA" w14:textId="62D80A86" w:rsidR="00A831F0" w:rsidRPr="00AB70EB" w:rsidRDefault="00247526" w:rsidP="00A43F8A">
            <w:pPr>
              <w:pStyle w:val="af3"/>
              <w:numPr>
                <w:ilvl w:val="0"/>
                <w:numId w:val="67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대상회사에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3928" w:rsidRPr="00AB70EB">
              <w:rPr>
                <w:rFonts w:ascii="Times New Roman" w:hint="eastAsia"/>
                <w:sz w:val="22"/>
                <w:szCs w:val="22"/>
              </w:rPr>
              <w:t>아래</w:t>
            </w:r>
            <w:r w:rsidR="009239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3928" w:rsidRPr="00AB70EB">
              <w:rPr>
                <w:rFonts w:ascii="Times New Roman" w:hint="eastAsia"/>
                <w:sz w:val="22"/>
                <w:szCs w:val="22"/>
              </w:rPr>
              <w:t>예시와</w:t>
            </w:r>
            <w:r w:rsidR="009239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3928"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="0092392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기본적으로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다음의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사항으로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구성되나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831F0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산업군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831F0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영업구조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등에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실사를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통하여</w:t>
            </w:r>
            <w:r w:rsidR="00AB202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B202D" w:rsidRPr="00AB70EB">
              <w:rPr>
                <w:rFonts w:ascii="Times New Roman" w:hint="eastAsia"/>
                <w:sz w:val="22"/>
                <w:szCs w:val="22"/>
              </w:rPr>
              <w:t>확인된</w:t>
            </w:r>
            <w:r w:rsidR="00AB202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B202D" w:rsidRPr="00AB70EB">
              <w:rPr>
                <w:rFonts w:ascii="Times New Roman" w:hint="eastAsia"/>
                <w:sz w:val="22"/>
                <w:szCs w:val="22"/>
              </w:rPr>
              <w:t>사실관계를</w:t>
            </w:r>
            <w:r w:rsidR="00AB202D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B202D" w:rsidRPr="00AB70EB">
              <w:rPr>
                <w:rFonts w:ascii="Times New Roman" w:hint="eastAsia"/>
                <w:sz w:val="22"/>
                <w:szCs w:val="22"/>
              </w:rPr>
              <w:t>바탕으로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가감이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가능</w:t>
            </w:r>
            <w:r w:rsidR="009F4038">
              <w:rPr>
                <w:rFonts w:ascii="Times New Roman" w:hint="eastAsia"/>
                <w:sz w:val="22"/>
                <w:szCs w:val="22"/>
              </w:rPr>
              <w:t>합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A831F0"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34220B9C" w14:textId="2B93E441" w:rsidR="00AB202D" w:rsidRPr="00AB70EB" w:rsidRDefault="00AB202D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설립과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유효하게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존속하고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</w:p>
          <w:p w14:paraId="2BB1840E" w14:textId="03F9B70E" w:rsidR="00AB202D" w:rsidRPr="00AB70EB" w:rsidRDefault="00AB202D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본건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정부기관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3</w:t>
            </w:r>
            <w:r w:rsidRPr="00AB70EB">
              <w:rPr>
                <w:rFonts w:ascii="Times New Roman" w:hint="eastAsia"/>
                <w:sz w:val="22"/>
                <w:szCs w:val="22"/>
              </w:rPr>
              <w:t>자의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승인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동의가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필요한지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</w:p>
          <w:p w14:paraId="73219CE0" w14:textId="01A470E3" w:rsidR="00AB202D" w:rsidRPr="00AB70EB" w:rsidRDefault="00BC0C17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본건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정관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법령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정부승인</w:t>
            </w:r>
            <w:r w:rsidR="002A3FB4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2A3FB4" w:rsidRPr="00AB70EB">
              <w:rPr>
                <w:rFonts w:ascii="Times New Roman" w:hint="eastAsia"/>
                <w:sz w:val="22"/>
                <w:szCs w:val="22"/>
              </w:rPr>
              <w:t>인허가</w:t>
            </w:r>
            <w:r w:rsidR="002A3FB4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중요계약에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위반되는지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</w:t>
            </w:r>
          </w:p>
          <w:p w14:paraId="19C0EB4D" w14:textId="291DCFC9" w:rsidR="00BC0C17" w:rsidRPr="00AB70EB" w:rsidRDefault="00BC0C17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구성</w:t>
            </w:r>
          </w:p>
          <w:p w14:paraId="03AC7C88" w14:textId="6282705F" w:rsidR="00BC0C17" w:rsidRPr="00AB70EB" w:rsidRDefault="00BC0C17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기준재무제표</w:t>
            </w:r>
          </w:p>
          <w:p w14:paraId="411DCC7F" w14:textId="31CCBA3E" w:rsidR="00BC0C17" w:rsidRPr="00AB70EB" w:rsidRDefault="002A3FB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통상적인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사업과정</w:t>
            </w:r>
          </w:p>
          <w:p w14:paraId="1611B458" w14:textId="070ED118" w:rsidR="002A3FB4" w:rsidRPr="00AB70EB" w:rsidRDefault="002A3FB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중대한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부정적인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영향의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부존재</w:t>
            </w:r>
          </w:p>
          <w:p w14:paraId="5E783A3E" w14:textId="2FC8467D" w:rsidR="002A3FB4" w:rsidRPr="00AB70EB" w:rsidRDefault="002A3FB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법령준수</w:t>
            </w:r>
          </w:p>
          <w:p w14:paraId="3144E6DA" w14:textId="6C1E9867" w:rsidR="002A3FB4" w:rsidRPr="00AB70EB" w:rsidRDefault="002A3FB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제조물책임</w:t>
            </w:r>
          </w:p>
          <w:p w14:paraId="6CC9A4B2" w14:textId="60E030F7" w:rsidR="002A3FB4" w:rsidRPr="00AB70EB" w:rsidRDefault="002A3FB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유형자산</w:t>
            </w:r>
          </w:p>
          <w:p w14:paraId="13C3700A" w14:textId="2BD3D9A2" w:rsidR="002A3FB4" w:rsidRPr="00AB70EB" w:rsidRDefault="002A3FB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조세</w:t>
            </w:r>
          </w:p>
          <w:p w14:paraId="201DF799" w14:textId="6878A39C" w:rsidR="00AB202D" w:rsidRPr="00AB70EB" w:rsidRDefault="002A3FB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정부승인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인허가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7729734E" w14:textId="720C7E7D" w:rsidR="00586B6F" w:rsidRPr="00AB70EB" w:rsidRDefault="00586B6F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중요계약</w:t>
            </w:r>
          </w:p>
          <w:p w14:paraId="645D667D" w14:textId="1B19A376" w:rsidR="00586B6F" w:rsidRPr="00AB70EB" w:rsidRDefault="00586B6F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인사노무</w:t>
            </w:r>
          </w:p>
          <w:p w14:paraId="41A0B345" w14:textId="14099A5A" w:rsidR="00586B6F" w:rsidRPr="00AB70EB" w:rsidRDefault="00586B6F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지식재산권</w:t>
            </w:r>
          </w:p>
          <w:p w14:paraId="4F73234B" w14:textId="3F1D49D0" w:rsidR="00586B6F" w:rsidRPr="00AB70EB" w:rsidRDefault="00586B6F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환경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보전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안전</w:t>
            </w:r>
          </w:p>
          <w:p w14:paraId="61A58754" w14:textId="60FD90DC" w:rsidR="00586B6F" w:rsidRPr="00AB70EB" w:rsidRDefault="00586B6F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보험</w:t>
            </w:r>
          </w:p>
          <w:p w14:paraId="7AAB3756" w14:textId="198C3EA9" w:rsidR="00586B6F" w:rsidRPr="00AB70EB" w:rsidRDefault="00586B6F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특수관계인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</w:t>
            </w:r>
          </w:p>
          <w:p w14:paraId="1B714D59" w14:textId="495B0F6B" w:rsidR="002448F7" w:rsidRPr="00AB70EB" w:rsidRDefault="005F0D65" w:rsidP="00A43F8A">
            <w:pPr>
              <w:pStyle w:val="af3"/>
              <w:numPr>
                <w:ilvl w:val="0"/>
                <w:numId w:val="67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 w:rsidR="00ED4537">
              <w:rPr>
                <w:rFonts w:ascii="Times New Roman" w:hint="eastAsia"/>
                <w:sz w:val="22"/>
                <w:szCs w:val="22"/>
              </w:rPr>
              <w:t>의</w:t>
            </w:r>
            <w:r w:rsidR="00ED453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D4537">
              <w:rPr>
                <w:rFonts w:ascii="Times New Roman" w:hint="eastAsia"/>
                <w:sz w:val="22"/>
                <w:szCs w:val="22"/>
              </w:rPr>
              <w:t>수준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있어</w:t>
            </w:r>
            <w:r w:rsidR="003B7A86">
              <w:rPr>
                <w:rFonts w:ascii="Times New Roman" w:hint="eastAsia"/>
                <w:sz w:val="22"/>
                <w:szCs w:val="22"/>
              </w:rPr>
              <w:t>,</w:t>
            </w:r>
            <w:r w:rsidR="003B7A86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진술보장의</w:t>
            </w:r>
            <w:r w:rsidR="003B7A86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범위를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7A86">
              <w:rPr>
                <w:rFonts w:ascii="Times New Roman" w:hint="eastAsia"/>
                <w:sz w:val="22"/>
                <w:szCs w:val="22"/>
              </w:rPr>
              <w:t>좁히기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qualifier</w:t>
            </w:r>
            <w:r>
              <w:rPr>
                <w:rFonts w:ascii="Times New Roman" w:hint="eastAsia"/>
                <w:sz w:val="22"/>
                <w:szCs w:val="22"/>
              </w:rPr>
              <w:t>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추가하고자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하는데</w:t>
            </w:r>
            <w:r w:rsidR="004C40C4"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통상적으로는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(</w:t>
            </w:r>
            <w:r w:rsidR="00F00D69">
              <w:rPr>
                <w:rFonts w:ascii="Times New Roman"/>
                <w:sz w:val="22"/>
                <w:szCs w:val="22"/>
              </w:rPr>
              <w:t>i</w:t>
            </w:r>
            <w:r>
              <w:rPr>
                <w:rFonts w:ascii="Times New Roman"/>
                <w:sz w:val="22"/>
                <w:szCs w:val="22"/>
              </w:rPr>
              <w:t>) materiality qualifier (</w:t>
            </w:r>
            <w:r>
              <w:rPr>
                <w:rFonts w:ascii="Times New Roman" w:hint="eastAsia"/>
                <w:sz w:val="22"/>
                <w:szCs w:val="22"/>
              </w:rPr>
              <w:t>예를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들어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관련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법령을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5F0D65">
              <w:rPr>
                <w:rFonts w:ascii="Times New Roman" w:hint="eastAsia"/>
                <w:b/>
                <w:sz w:val="22"/>
                <w:szCs w:val="22"/>
                <w:u w:val="single"/>
              </w:rPr>
              <w:t>중요한</w:t>
            </w:r>
            <w:r w:rsidRPr="005F0D65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Pr="005F0D65">
              <w:rPr>
                <w:rFonts w:ascii="Times New Roman" w:hint="eastAsia"/>
                <w:b/>
                <w:sz w:val="22"/>
                <w:szCs w:val="22"/>
                <w:u w:val="single"/>
              </w:rPr>
              <w:t>측면에서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준수하고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있음</w:t>
            </w:r>
            <w:r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</w:t>
            </w:r>
            <w:r>
              <w:rPr>
                <w:rFonts w:ascii="Times New Roman"/>
                <w:sz w:val="22"/>
                <w:szCs w:val="22"/>
              </w:rPr>
              <w:t>), (</w:t>
            </w:r>
            <w:r w:rsidR="00F00D69">
              <w:rPr>
                <w:rFonts w:ascii="Times New Roman"/>
                <w:sz w:val="22"/>
                <w:szCs w:val="22"/>
              </w:rPr>
              <w:t>ii</w:t>
            </w:r>
            <w:r>
              <w:rPr>
                <w:rFonts w:ascii="Times New Roman"/>
                <w:sz w:val="22"/>
                <w:szCs w:val="22"/>
              </w:rPr>
              <w:t xml:space="preserve">) </w:t>
            </w:r>
            <w:r>
              <w:rPr>
                <w:rFonts w:ascii="Times New Roman" w:hint="eastAsia"/>
                <w:sz w:val="22"/>
                <w:szCs w:val="22"/>
              </w:rPr>
              <w:t>k</w:t>
            </w:r>
            <w:r>
              <w:rPr>
                <w:rFonts w:ascii="Times New Roman"/>
                <w:sz w:val="22"/>
                <w:szCs w:val="22"/>
              </w:rPr>
              <w:t>nowledge qualifier (</w:t>
            </w:r>
            <w:r>
              <w:rPr>
                <w:rFonts w:ascii="Times New Roman" w:hint="eastAsia"/>
                <w:sz w:val="22"/>
                <w:szCs w:val="22"/>
              </w:rPr>
              <w:t>예를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들어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b/>
                <w:sz w:val="22"/>
                <w:u w:val="single"/>
              </w:rPr>
              <w:t>알고</w:t>
            </w:r>
            <w:r w:rsidRPr="00F11F96">
              <w:rPr>
                <w:rFonts w:ascii="Times New Roman"/>
                <w:b/>
                <w:sz w:val="22"/>
                <w:u w:val="single"/>
              </w:rPr>
              <w:t xml:space="preserve"> </w:t>
            </w:r>
            <w:r w:rsidRPr="00F11F96">
              <w:rPr>
                <w:rFonts w:ascii="Times New Roman" w:hint="eastAsia"/>
                <w:b/>
                <w:sz w:val="22"/>
                <w:u w:val="single"/>
              </w:rPr>
              <w:t>있는</w:t>
            </w:r>
            <w:r w:rsidRPr="00F11F96">
              <w:rPr>
                <w:rFonts w:ascii="Times New Roman"/>
                <w:b/>
                <w:sz w:val="22"/>
                <w:u w:val="single"/>
              </w:rPr>
              <w:t xml:space="preserve"> </w:t>
            </w:r>
            <w:r w:rsidRPr="00F11F96">
              <w:rPr>
                <w:rFonts w:ascii="Times New Roman" w:hint="eastAsia"/>
                <w:b/>
                <w:sz w:val="22"/>
                <w:u w:val="single"/>
              </w:rPr>
              <w:t>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법령을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준수하고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있음</w:t>
            </w:r>
            <w:r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 w:rsidR="004C40C4">
              <w:rPr>
                <w:rFonts w:ascii="Times New Roman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(</w:t>
            </w:r>
            <w:r w:rsidR="00F00D69">
              <w:rPr>
                <w:rFonts w:ascii="Times New Roman"/>
                <w:sz w:val="22"/>
                <w:szCs w:val="22"/>
              </w:rPr>
              <w:t>iii</w:t>
            </w:r>
            <w:r>
              <w:rPr>
                <w:rFonts w:ascii="Times New Roman"/>
                <w:sz w:val="22"/>
                <w:szCs w:val="22"/>
              </w:rPr>
              <w:t xml:space="preserve">) signing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closing</w:t>
            </w:r>
            <w:r w:rsidR="004C40C4">
              <w:rPr>
                <w:rFonts w:ascii="Times New Roman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모두가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아니라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어느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시점에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대해서만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제공하는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방안을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많이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반대로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입장에서는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핵심적인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실사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과정에서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파악된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리스크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항목에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대해서는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가능한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qualifier </w:t>
            </w:r>
            <w:r>
              <w:rPr>
                <w:rFonts w:ascii="Times New Roman" w:hint="eastAsia"/>
                <w:sz w:val="22"/>
                <w:szCs w:val="22"/>
              </w:rPr>
              <w:t>없이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작성되도록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하는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것이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유리하므로</w:t>
            </w:r>
            <w:r w:rsidR="004C40C4">
              <w:rPr>
                <w:rFonts w:ascii="Times New Roman" w:hint="eastAsia"/>
                <w:sz w:val="22"/>
                <w:szCs w:val="22"/>
              </w:rPr>
              <w:t>,</w:t>
            </w:r>
            <w:r w:rsidR="004C40C4">
              <w:rPr>
                <w:rFonts w:ascii="Times New Roman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매수인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측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초안에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위와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같은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/>
                <w:sz w:val="22"/>
                <w:szCs w:val="22"/>
              </w:rPr>
              <w:t>qualifier</w:t>
            </w:r>
            <w:r w:rsidR="004C40C4">
              <w:rPr>
                <w:rFonts w:ascii="Times New Roman" w:hint="eastAsia"/>
                <w:sz w:val="22"/>
                <w:szCs w:val="22"/>
              </w:rPr>
              <w:t>를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삽입하지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않은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4C40C4">
              <w:rPr>
                <w:rFonts w:ascii="Times New Roman" w:hint="eastAsia"/>
                <w:sz w:val="22"/>
                <w:szCs w:val="22"/>
              </w:rPr>
              <w:t>강한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형태의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진술보장을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준비하고</w:t>
            </w:r>
            <w:r w:rsidR="004C40C4">
              <w:rPr>
                <w:rFonts w:ascii="Times New Roman" w:hint="eastAsia"/>
                <w:sz w:val="22"/>
                <w:szCs w:val="22"/>
              </w:rPr>
              <w:t>,</w:t>
            </w:r>
            <w:r w:rsidR="004C40C4">
              <w:rPr>
                <w:rFonts w:ascii="Times New Roman"/>
                <w:sz w:val="22"/>
                <w:szCs w:val="22"/>
              </w:rPr>
              <w:t xml:space="preserve"> </w:t>
            </w:r>
            <w:r w:rsidR="0048064F">
              <w:rPr>
                <w:rFonts w:ascii="Times New Roman" w:hint="eastAsia"/>
                <w:sz w:val="22"/>
                <w:szCs w:val="22"/>
              </w:rPr>
              <w:t>계약서</w:t>
            </w:r>
            <w:r w:rsidR="0048064F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mark up</w:t>
            </w:r>
            <w:r w:rsidR="004C40C4">
              <w:rPr>
                <w:rFonts w:ascii="Times New Roman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과정에서도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qualifie</w:t>
            </w:r>
            <w:r w:rsidR="004C40C4">
              <w:rPr>
                <w:rFonts w:ascii="Times New Roman"/>
                <w:sz w:val="22"/>
                <w:szCs w:val="22"/>
              </w:rPr>
              <w:t xml:space="preserve">r </w:t>
            </w:r>
            <w:r w:rsidR="004C40C4">
              <w:rPr>
                <w:rFonts w:ascii="Times New Roman" w:hint="eastAsia"/>
                <w:sz w:val="22"/>
                <w:szCs w:val="22"/>
              </w:rPr>
              <w:t>추가에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064F">
              <w:rPr>
                <w:rFonts w:ascii="Times New Roman" w:hint="eastAsia"/>
                <w:sz w:val="22"/>
                <w:szCs w:val="22"/>
              </w:rPr>
              <w:t>대해</w:t>
            </w:r>
            <w:r w:rsidR="0048064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가급적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/>
                <w:sz w:val="22"/>
                <w:szCs w:val="22"/>
              </w:rPr>
              <w:t>push</w:t>
            </w:r>
            <w:r w:rsidR="00EF0CB5">
              <w:rPr>
                <w:rFonts w:ascii="Times New Roman"/>
                <w:sz w:val="22"/>
                <w:szCs w:val="22"/>
              </w:rPr>
              <w:t xml:space="preserve"> </w:t>
            </w:r>
            <w:r w:rsidR="004C40C4">
              <w:rPr>
                <w:rFonts w:ascii="Times New Roman"/>
                <w:sz w:val="22"/>
                <w:szCs w:val="22"/>
              </w:rPr>
              <w:t>back</w:t>
            </w:r>
            <w:r w:rsidR="00EF0CB5">
              <w:rPr>
                <w:rFonts w:ascii="Times New Roman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하는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방법을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고려할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수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C40C4">
              <w:rPr>
                <w:rFonts w:ascii="Times New Roman" w:hint="eastAsia"/>
                <w:sz w:val="22"/>
                <w:szCs w:val="22"/>
              </w:rPr>
              <w:t>있습니다</w:t>
            </w:r>
            <w:r w:rsidR="004C40C4">
              <w:rPr>
                <w:rFonts w:ascii="Times New Roman" w:hint="eastAsia"/>
                <w:sz w:val="22"/>
                <w:szCs w:val="22"/>
              </w:rPr>
              <w:t>.</w:t>
            </w:r>
            <w:r w:rsidR="002448F7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E49E5B9" w14:textId="1FA434B5" w:rsidR="00545DD3" w:rsidRPr="00AB70EB" w:rsidRDefault="003670F4" w:rsidP="00A43F8A">
            <w:pPr>
              <w:pStyle w:val="af3"/>
              <w:numPr>
                <w:ilvl w:val="0"/>
                <w:numId w:val="67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구체적인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내용도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상대방과의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협상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결과에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공개한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위반사항을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 w:rsidRPr="00AB70EB">
              <w:rPr>
                <w:rFonts w:ascii="Times New Roman"/>
                <w:sz w:val="22"/>
                <w:szCs w:val="22"/>
              </w:rPr>
              <w:t>carve</w:t>
            </w:r>
            <w:r w:rsidR="00361672">
              <w:rPr>
                <w:rFonts w:ascii="Times New Roman"/>
                <w:sz w:val="22"/>
                <w:szCs w:val="22"/>
              </w:rPr>
              <w:t>-</w:t>
            </w:r>
            <w:r w:rsidR="00247526" w:rsidRPr="00AB70EB">
              <w:rPr>
                <w:rFonts w:ascii="Times New Roman"/>
                <w:sz w:val="22"/>
                <w:szCs w:val="22"/>
              </w:rPr>
              <w:t>out</w:t>
            </w:r>
            <w:r w:rsidR="00EF0CB5">
              <w:rPr>
                <w:rFonts w:ascii="Times New Roman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해주거나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공개목록으로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기재하는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형식으로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7526" w:rsidRPr="00AB70EB">
              <w:rPr>
                <w:rFonts w:ascii="Times New Roman" w:hint="eastAsia"/>
                <w:sz w:val="22"/>
                <w:szCs w:val="22"/>
              </w:rPr>
              <w:t>진행</w:t>
            </w:r>
            <w:r w:rsidR="002448F7">
              <w:rPr>
                <w:rFonts w:ascii="Times New Roman" w:hint="eastAsia"/>
                <w:sz w:val="22"/>
                <w:szCs w:val="22"/>
              </w:rPr>
              <w:t>할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수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있습니다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="002448F7">
              <w:rPr>
                <w:rFonts w:ascii="Times New Roman" w:hint="eastAsia"/>
                <w:sz w:val="22"/>
                <w:szCs w:val="22"/>
              </w:rPr>
              <w:t>매수인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이와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같이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공개목록에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포함되는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항목에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대해서는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나중에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진술보장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위반에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따른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계약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해제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2448F7">
              <w:rPr>
                <w:rFonts w:ascii="Times New Roman" w:hint="eastAsia"/>
                <w:sz w:val="22"/>
                <w:szCs w:val="22"/>
              </w:rPr>
              <w:t>손해배상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청구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등을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할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수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없으므</w:t>
            </w:r>
            <w:r w:rsidR="002448F7">
              <w:rPr>
                <w:rFonts w:ascii="Times New Roman" w:hint="eastAsia"/>
                <w:sz w:val="22"/>
                <w:szCs w:val="22"/>
              </w:rPr>
              <w:lastRenderedPageBreak/>
              <w:t>로</w:t>
            </w:r>
            <w:r w:rsidR="002448F7">
              <w:rPr>
                <w:rFonts w:ascii="Times New Roman" w:hint="eastAsia"/>
                <w:sz w:val="22"/>
                <w:szCs w:val="22"/>
              </w:rPr>
              <w:t>,</w:t>
            </w:r>
            <w:r w:rsidR="002448F7">
              <w:rPr>
                <w:rFonts w:ascii="Times New Roman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공개목록에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어떤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항목이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포함되는지에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대해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주의</w:t>
            </w:r>
            <w:r w:rsidR="004C40C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깊게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검토할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필요가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있으며</w:t>
            </w:r>
            <w:r w:rsidR="002448F7">
              <w:rPr>
                <w:rFonts w:ascii="Times New Roman" w:hint="eastAsia"/>
                <w:sz w:val="22"/>
                <w:szCs w:val="22"/>
              </w:rPr>
              <w:t>,</w:t>
            </w:r>
            <w:r w:rsidR="002448F7">
              <w:rPr>
                <w:rFonts w:ascii="Times New Roman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실사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과정에서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파악된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주요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리스크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요인에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대해서는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2448F7">
              <w:rPr>
                <w:rFonts w:ascii="Times New Roman" w:hint="eastAsia"/>
                <w:sz w:val="22"/>
                <w:szCs w:val="22"/>
              </w:rPr>
              <w:t>해당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항목이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이미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가격에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448F7">
              <w:rPr>
                <w:rFonts w:ascii="Times New Roman" w:hint="eastAsia"/>
                <w:sz w:val="22"/>
                <w:szCs w:val="22"/>
              </w:rPr>
              <w:t>반영된</w:t>
            </w:r>
            <w:r w:rsidR="002448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것이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아니라면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공개목록에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포함되지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않도록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협상을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할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필요가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3B22">
              <w:rPr>
                <w:rFonts w:ascii="Times New Roman" w:hint="eastAsia"/>
                <w:sz w:val="22"/>
                <w:szCs w:val="22"/>
              </w:rPr>
              <w:t>있습니다</w:t>
            </w:r>
            <w:r w:rsidR="002D3B22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3F9A0BD0" w14:textId="7064E8AD" w:rsidR="009151B7" w:rsidRPr="00AB70EB" w:rsidRDefault="009151B7" w:rsidP="00A43F8A">
            <w:pPr>
              <w:pStyle w:val="af3"/>
              <w:numPr>
                <w:ilvl w:val="0"/>
                <w:numId w:val="67"/>
              </w:numPr>
              <w:adjustRightInd w:val="0"/>
              <w:snapToGrid w:val="0"/>
              <w:spacing w:line="360" w:lineRule="atLeast"/>
              <w:ind w:leftChars="0" w:left="45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진술보장보험에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가입하게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내용에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더하여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진술보장보험의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보험증권에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보험으로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보장</w:t>
            </w:r>
            <w:r w:rsidR="00EE25FB">
              <w:rPr>
                <w:rFonts w:ascii="Times New Roman" w:hint="eastAsia"/>
                <w:sz w:val="22"/>
                <w:szCs w:val="22"/>
              </w:rPr>
              <w:t>되지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않</w:t>
            </w:r>
            <w:r w:rsidRPr="00AB70EB">
              <w:rPr>
                <w:rFonts w:ascii="Times New Roman" w:hint="eastAsia"/>
                <w:sz w:val="22"/>
                <w:szCs w:val="22"/>
              </w:rPr>
              <w:t>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특히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진술보장보험은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매수인이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알고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있는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사항에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대해서는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보장하지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않으므로</w:t>
            </w:r>
            <w:r w:rsidR="00EE25FB">
              <w:rPr>
                <w:rFonts w:ascii="Times New Roman" w:hint="eastAsia"/>
                <w:sz w:val="22"/>
                <w:szCs w:val="22"/>
              </w:rPr>
              <w:t>,</w:t>
            </w:r>
            <w:r w:rsidR="00EE25F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진술보장보험이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특별면책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조항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등을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통해</w:t>
            </w:r>
            <w:r w:rsidR="00EE25F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E25FB">
              <w:rPr>
                <w:rFonts w:ascii="Times New Roman" w:hint="eastAsia"/>
                <w:sz w:val="22"/>
                <w:szCs w:val="22"/>
              </w:rPr>
              <w:t>방안을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00BDA1D7" w14:textId="6A3F2C48" w:rsidR="00ED2790" w:rsidRPr="00954D7F" w:rsidRDefault="007D0E86" w:rsidP="00ED2790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  <w:u w:val="single"/>
        </w:rPr>
        <w:lastRenderedPageBreak/>
        <w:t>매도인</w:t>
      </w:r>
      <w:r w:rsidR="00ED2790" w:rsidRPr="00954D7F">
        <w:rPr>
          <w:rFonts w:ascii="Times New Roman"/>
          <w:sz w:val="23"/>
          <w:szCs w:val="23"/>
          <w:u w:val="single"/>
        </w:rPr>
        <w:t>과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대상주식에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대한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진술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보장</w:t>
      </w:r>
      <w:r w:rsidR="00ED2790" w:rsidRPr="00954D7F">
        <w:rPr>
          <w:rFonts w:ascii="Times New Roman"/>
          <w:sz w:val="23"/>
          <w:szCs w:val="23"/>
        </w:rPr>
        <w:t>.</w:t>
      </w:r>
    </w:p>
    <w:p w14:paraId="05F66750" w14:textId="5B2A279D" w:rsidR="00ED2790" w:rsidRPr="00954D7F" w:rsidRDefault="00ED2790" w:rsidP="00A43F8A">
      <w:pPr>
        <w:numPr>
          <w:ilvl w:val="0"/>
          <w:numId w:val="1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주식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소유권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매도인은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대상주식에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대해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적법하고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유효한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소유권을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보유하고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있다</w:t>
      </w:r>
      <w:r w:rsidR="003403C7">
        <w:rPr>
          <w:rFonts w:ascii="Times New Roman" w:hint="eastAsia"/>
          <w:sz w:val="23"/>
          <w:szCs w:val="23"/>
        </w:rPr>
        <w:t xml:space="preserve">. </w:t>
      </w:r>
      <w:r w:rsidR="003403C7">
        <w:rPr>
          <w:rFonts w:ascii="Times New Roman" w:hint="eastAsia"/>
          <w:sz w:val="23"/>
          <w:szCs w:val="23"/>
        </w:rPr>
        <w:t>거래종결시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매수인은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매도인으로부터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766359">
        <w:rPr>
          <w:rFonts w:ascii="Times New Roman" w:hint="eastAsia"/>
          <w:sz w:val="23"/>
          <w:szCs w:val="23"/>
        </w:rPr>
        <w:t>대상주식</w:t>
      </w:r>
      <w:r w:rsidR="003403C7">
        <w:rPr>
          <w:rFonts w:ascii="Times New Roman" w:hint="eastAsia"/>
          <w:sz w:val="23"/>
          <w:szCs w:val="23"/>
        </w:rPr>
        <w:t>에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대한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완전한</w:t>
      </w:r>
      <w:r w:rsidR="003403C7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소유권을</w:t>
      </w:r>
      <w:r w:rsidR="009968B6" w:rsidRPr="00954D7F">
        <w:rPr>
          <w:rFonts w:ascii="Times New Roman" w:hint="eastAsia"/>
          <w:sz w:val="23"/>
          <w:szCs w:val="23"/>
        </w:rPr>
        <w:t xml:space="preserve"> </w:t>
      </w:r>
      <w:r w:rsidR="00766359">
        <w:rPr>
          <w:rFonts w:ascii="Times New Roman" w:hint="eastAsia"/>
          <w:sz w:val="23"/>
          <w:szCs w:val="23"/>
        </w:rPr>
        <w:t>어떠한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9968B6" w:rsidRPr="00954D7F">
        <w:rPr>
          <w:rFonts w:ascii="Times New Roman" w:hint="eastAsia"/>
          <w:sz w:val="23"/>
          <w:szCs w:val="23"/>
        </w:rPr>
        <w:t>부담</w:t>
      </w:r>
      <w:r w:rsidR="00766359">
        <w:rPr>
          <w:rFonts w:ascii="Times New Roman" w:hint="eastAsia"/>
          <w:sz w:val="23"/>
          <w:szCs w:val="23"/>
        </w:rPr>
        <w:t>도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766359">
        <w:rPr>
          <w:rFonts w:ascii="Times New Roman" w:hint="eastAsia"/>
          <w:sz w:val="23"/>
          <w:szCs w:val="23"/>
        </w:rPr>
        <w:t>없는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766359">
        <w:rPr>
          <w:rFonts w:ascii="Times New Roman" w:hint="eastAsia"/>
          <w:sz w:val="23"/>
          <w:szCs w:val="23"/>
        </w:rPr>
        <w:t>상태로</w:t>
      </w:r>
      <w:r w:rsidR="00766359">
        <w:rPr>
          <w:rFonts w:ascii="Times New Roman" w:hint="eastAsia"/>
          <w:sz w:val="23"/>
          <w:szCs w:val="23"/>
        </w:rPr>
        <w:t xml:space="preserve"> </w:t>
      </w:r>
      <w:r w:rsidR="003403C7">
        <w:rPr>
          <w:rFonts w:ascii="Times New Roman" w:hint="eastAsia"/>
          <w:sz w:val="23"/>
          <w:szCs w:val="23"/>
        </w:rPr>
        <w:t>취득한다</w:t>
      </w:r>
      <w:r w:rsidRPr="00954D7F">
        <w:rPr>
          <w:rFonts w:ascii="Times New Roman"/>
          <w:sz w:val="23"/>
          <w:szCs w:val="23"/>
        </w:rPr>
        <w:t>.</w:t>
      </w:r>
    </w:p>
    <w:p w14:paraId="58E61000" w14:textId="77777777" w:rsidR="00ED2790" w:rsidRPr="00954D7F" w:rsidRDefault="00ED2790" w:rsidP="00A43F8A">
      <w:pPr>
        <w:numPr>
          <w:ilvl w:val="0"/>
          <w:numId w:val="1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계약의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승인</w:t>
      </w:r>
      <w:r w:rsidRPr="00954D7F">
        <w:rPr>
          <w:rFonts w:ascii="Times New Roman"/>
          <w:sz w:val="23"/>
          <w:szCs w:val="23"/>
          <w:u w:val="single"/>
        </w:rPr>
        <w:t>;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집행가능성</w:t>
      </w:r>
      <w:r w:rsidRPr="00954D7F">
        <w:rPr>
          <w:rFonts w:ascii="Times New Roman"/>
          <w:sz w:val="23"/>
          <w:szCs w:val="23"/>
        </w:rPr>
        <w:t>.</w:t>
      </w:r>
    </w:p>
    <w:p w14:paraId="0D00AE3A" w14:textId="05140CFC" w:rsidR="00ED2790" w:rsidRDefault="007D0E86" w:rsidP="00A43F8A">
      <w:pPr>
        <w:numPr>
          <w:ilvl w:val="0"/>
          <w:numId w:val="21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매도인</w:t>
      </w:r>
      <w:r w:rsidR="00ED2790" w:rsidRPr="00954D7F">
        <w:rPr>
          <w:rFonts w:ascii="Times New Roman"/>
          <w:sz w:val="23"/>
          <w:szCs w:val="23"/>
        </w:rPr>
        <w:t>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이행에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D80ADB">
        <w:rPr>
          <w:rFonts w:ascii="Times New Roman" w:hint="eastAsia"/>
          <w:sz w:val="23"/>
          <w:szCs w:val="23"/>
        </w:rPr>
        <w:t>법률</w:t>
      </w:r>
      <w:r w:rsidR="00ED2790" w:rsidRPr="00954D7F">
        <w:rPr>
          <w:rFonts w:ascii="Times New Roman"/>
          <w:sz w:val="23"/>
          <w:szCs w:val="23"/>
        </w:rPr>
        <w:t>상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능력과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자격을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가지고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있다</w:t>
      </w:r>
      <w:r w:rsidR="00ED2790" w:rsidRPr="00954D7F">
        <w:rPr>
          <w:rFonts w:ascii="Times New Roman"/>
          <w:sz w:val="23"/>
          <w:szCs w:val="23"/>
        </w:rPr>
        <w:t>.</w:t>
      </w:r>
      <w:r w:rsidR="00992AE7" w:rsidRPr="00954D7F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이행은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>
        <w:rPr>
          <w:rFonts w:ascii="Times New Roman"/>
          <w:sz w:val="23"/>
          <w:szCs w:val="23"/>
        </w:rPr>
        <w:t>매도인</w:t>
      </w:r>
      <w:r w:rsidR="00ED2790" w:rsidRPr="00954D7F">
        <w:rPr>
          <w:rFonts w:ascii="Times New Roman"/>
          <w:sz w:val="23"/>
          <w:szCs w:val="23"/>
        </w:rPr>
        <w:t>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내부절차에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승인되었다</w:t>
      </w:r>
      <w:r w:rsidR="00ED2790" w:rsidRPr="00954D7F">
        <w:rPr>
          <w:rFonts w:ascii="Times New Roman"/>
          <w:sz w:val="23"/>
          <w:szCs w:val="23"/>
        </w:rPr>
        <w:t>.</w:t>
      </w:r>
    </w:p>
    <w:p w14:paraId="6E28973F" w14:textId="31256532" w:rsidR="00ED2790" w:rsidRDefault="00ED2790" w:rsidP="00A43F8A">
      <w:pPr>
        <w:numPr>
          <w:ilvl w:val="0"/>
          <w:numId w:val="21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체결되었고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조건들에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집행할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유효하고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구속력이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구성한다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단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집행가능성은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파산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사해행위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기업회생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지급유예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기타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채권자들의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권리에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관계되거나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채권자들의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권리에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일반적으로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영향을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주는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유사한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제한될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있다</w:t>
      </w:r>
      <w:r w:rsidRPr="00954D7F">
        <w:rPr>
          <w:rFonts w:ascii="Times New Roman"/>
          <w:sz w:val="23"/>
          <w:szCs w:val="23"/>
        </w:rPr>
        <w:t>.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9065"/>
      </w:tblGrid>
      <w:tr w:rsidR="00D70ED1" w14:paraId="040D284D" w14:textId="77777777" w:rsidTr="004113D1">
        <w:tc>
          <w:tcPr>
            <w:tcW w:w="9065" w:type="dxa"/>
            <w:shd w:val="clear" w:color="auto" w:fill="D9D9D9" w:themeFill="background1" w:themeFillShade="D9"/>
          </w:tcPr>
          <w:p w14:paraId="7AEC77BB" w14:textId="6BB047C1" w:rsidR="00D70ED1" w:rsidRPr="00AB70EB" w:rsidRDefault="00D70ED1" w:rsidP="00426FF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EE25FB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개인인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361672">
              <w:rPr>
                <w:rFonts w:ascii="Times New Roman" w:hint="eastAsia"/>
                <w:sz w:val="22"/>
                <w:szCs w:val="22"/>
              </w:rPr>
              <w:t>에는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>
              <w:rPr>
                <w:rFonts w:ascii="Times New Roman" w:hint="eastAsia"/>
                <w:sz w:val="22"/>
                <w:szCs w:val="22"/>
              </w:rPr>
              <w:t>아래와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>
              <w:rPr>
                <w:rFonts w:ascii="Times New Roman" w:hint="eastAsia"/>
                <w:sz w:val="22"/>
                <w:szCs w:val="22"/>
              </w:rPr>
              <w:t>같</w:t>
            </w:r>
            <w:r w:rsidR="00743B7D">
              <w:rPr>
                <w:rFonts w:ascii="Times New Roman" w:hint="eastAsia"/>
                <w:sz w:val="22"/>
                <w:szCs w:val="22"/>
              </w:rPr>
              <w:t>이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>
              <w:rPr>
                <w:rFonts w:ascii="Times New Roman" w:hint="eastAsia"/>
                <w:sz w:val="22"/>
                <w:szCs w:val="22"/>
              </w:rPr>
              <w:t>규정할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>
              <w:rPr>
                <w:rFonts w:ascii="Times New Roman" w:hint="eastAsia"/>
                <w:sz w:val="22"/>
                <w:szCs w:val="22"/>
              </w:rPr>
              <w:t>수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61672">
              <w:rPr>
                <w:rFonts w:ascii="Times New Roman" w:hint="eastAsia"/>
                <w:sz w:val="22"/>
                <w:szCs w:val="22"/>
              </w:rPr>
              <w:t>있습니다</w:t>
            </w:r>
            <w:r w:rsidR="00361672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5CBA28B6" w14:textId="77777777" w:rsidR="00D70ED1" w:rsidRPr="00AB70EB" w:rsidRDefault="00D70ED1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6CB8AE8C" w14:textId="62A14AF1" w:rsidR="00BA0814" w:rsidRPr="00AB70EB" w:rsidRDefault="00D70ED1" w:rsidP="00361672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매</w:t>
            </w:r>
            <w:r w:rsidRPr="00AB70EB">
              <w:rPr>
                <w:rFonts w:ascii="Times New Roman" w:hint="eastAsia"/>
                <w:sz w:val="22"/>
                <w:szCs w:val="22"/>
              </w:rPr>
              <w:t>도인은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대한민국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국민으로서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소득세법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="00443AEC" w:rsidRPr="00AB70EB">
              <w:rPr>
                <w:rFonts w:ascii="Times New Roman"/>
                <w:sz w:val="22"/>
                <w:szCs w:val="22"/>
              </w:rPr>
              <w:t>1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조의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2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="00443AEC" w:rsidRPr="00AB70EB">
              <w:rPr>
                <w:rFonts w:ascii="Times New Roman"/>
                <w:sz w:val="22"/>
                <w:szCs w:val="22"/>
              </w:rPr>
              <w:t>1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항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="00443AEC" w:rsidRPr="00AB70EB">
              <w:rPr>
                <w:rFonts w:ascii="Times New Roman"/>
                <w:sz w:val="22"/>
                <w:szCs w:val="22"/>
              </w:rPr>
              <w:t>1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호에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대한민국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거주자에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해당한다</w:t>
            </w:r>
            <w:r w:rsidR="00443AEC" w:rsidRPr="00AB70EB">
              <w:rPr>
                <w:rFonts w:ascii="Times New Roman"/>
                <w:sz w:val="22"/>
                <w:szCs w:val="22"/>
              </w:rPr>
              <w:t xml:space="preserve">. 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="00443AEC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미성년자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피성년후견인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피한정후견인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능력자에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해당하지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체결하고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의무를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이행하기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권한과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자격을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가지고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있다</w:t>
            </w:r>
            <w:r w:rsidRPr="00AB70EB">
              <w:rPr>
                <w:rFonts w:ascii="Times New Roman"/>
                <w:sz w:val="22"/>
                <w:szCs w:val="22"/>
              </w:rPr>
              <w:t xml:space="preserve">.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97894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적법하게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체결되어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구속력이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있으며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="00A97894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조건들에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집행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가능하다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  <w:r w:rsidR="00A97894" w:rsidRPr="00AB70EB">
              <w:rPr>
                <w:rFonts w:ascii="Times New Roman"/>
                <w:sz w:val="22"/>
                <w:szCs w:val="22"/>
              </w:rPr>
              <w:t>”</w:t>
            </w:r>
          </w:p>
        </w:tc>
      </w:tr>
    </w:tbl>
    <w:p w14:paraId="263F4439" w14:textId="5C01009F" w:rsidR="00ED2790" w:rsidRPr="009A531A" w:rsidRDefault="00ED2790" w:rsidP="00A43F8A">
      <w:pPr>
        <w:numPr>
          <w:ilvl w:val="0"/>
          <w:numId w:val="1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필요적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승인</w:t>
      </w:r>
      <w:r w:rsidRPr="009A531A">
        <w:rPr>
          <w:rFonts w:ascii="Times New Roman"/>
          <w:sz w:val="23"/>
          <w:szCs w:val="23"/>
          <w:u w:val="single"/>
        </w:rPr>
        <w:t>;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법령</w:t>
      </w:r>
      <w:r w:rsidRPr="009A531A">
        <w:rPr>
          <w:rFonts w:ascii="Times New Roman"/>
          <w:sz w:val="23"/>
          <w:szCs w:val="23"/>
          <w:u w:val="single"/>
        </w:rPr>
        <w:t>,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정관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또는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정부승인</w:t>
      </w:r>
      <w:r w:rsidR="000563DB" w:rsidRPr="009A531A">
        <w:rPr>
          <w:rFonts w:ascii="Times New Roman" w:hint="eastAsia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등에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위반되지</w:t>
      </w:r>
      <w:r w:rsidR="000563DB" w:rsidRPr="009A531A">
        <w:rPr>
          <w:rFonts w:ascii="Times New Roman"/>
          <w:sz w:val="23"/>
          <w:szCs w:val="23"/>
          <w:u w:val="single"/>
        </w:rPr>
        <w:t xml:space="preserve"> </w:t>
      </w:r>
      <w:r w:rsidRPr="009A531A">
        <w:rPr>
          <w:rFonts w:ascii="Times New Roman"/>
          <w:sz w:val="23"/>
          <w:szCs w:val="23"/>
          <w:u w:val="single"/>
        </w:rPr>
        <w:t>아니함</w:t>
      </w:r>
      <w:r w:rsidRPr="009A531A">
        <w:rPr>
          <w:rFonts w:ascii="Times New Roman"/>
          <w:sz w:val="23"/>
          <w:szCs w:val="23"/>
        </w:rPr>
        <w:t>.</w:t>
      </w:r>
    </w:p>
    <w:p w14:paraId="74477514" w14:textId="6569F295" w:rsidR="00E561E5" w:rsidRPr="009A531A" w:rsidRDefault="00ED2790" w:rsidP="00EC5895">
      <w:pPr>
        <w:numPr>
          <w:ilvl w:val="0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172DD9">
        <w:rPr>
          <w:rFonts w:ascii="Times New Roman"/>
          <w:sz w:val="23"/>
          <w:szCs w:val="23"/>
          <w:u w:val="single"/>
        </w:rPr>
        <w:lastRenderedPageBreak/>
        <w:t>별</w:t>
      </w:r>
      <w:r w:rsidR="007A1AF8" w:rsidRPr="00172DD9">
        <w:rPr>
          <w:rFonts w:ascii="Times New Roman" w:hint="eastAsia"/>
          <w:sz w:val="23"/>
          <w:szCs w:val="23"/>
          <w:u w:val="single"/>
        </w:rPr>
        <w:t>첨</w:t>
      </w:r>
      <w:r w:rsidR="000563DB" w:rsidRPr="00172DD9">
        <w:rPr>
          <w:rFonts w:ascii="Times New Roman"/>
          <w:sz w:val="23"/>
          <w:szCs w:val="23"/>
          <w:u w:val="single"/>
        </w:rPr>
        <w:t xml:space="preserve"> </w:t>
      </w:r>
      <w:r w:rsidR="000C53B6" w:rsidRPr="00172DD9">
        <w:rPr>
          <w:rFonts w:ascii="Times New Roman"/>
          <w:sz w:val="23"/>
          <w:szCs w:val="23"/>
          <w:u w:val="single"/>
        </w:rPr>
        <w:t>6</w:t>
      </w:r>
      <w:r w:rsidRPr="00172DD9">
        <w:rPr>
          <w:rFonts w:ascii="Times New Roman"/>
          <w:sz w:val="23"/>
          <w:szCs w:val="23"/>
          <w:u w:val="single"/>
        </w:rPr>
        <w:t>.1(c)</w:t>
      </w:r>
      <w:r w:rsidR="00711904" w:rsidRPr="00D80A49">
        <w:rPr>
          <w:rFonts w:ascii="Times New Roman" w:hint="eastAsia"/>
          <w:sz w:val="23"/>
          <w:szCs w:val="23"/>
        </w:rPr>
        <w:t>는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거래종결</w:t>
      </w:r>
      <w:r w:rsidR="00B04B46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전</w:t>
      </w:r>
      <w:r w:rsidR="00AA0345">
        <w:rPr>
          <w:rFonts w:ascii="Times New Roman" w:hint="eastAsia"/>
          <w:sz w:val="23"/>
          <w:szCs w:val="23"/>
        </w:rPr>
        <w:t>까지</w:t>
      </w:r>
      <w:r w:rsidR="00B04B46" w:rsidRPr="00172DD9">
        <w:rPr>
          <w:rFonts w:ascii="Times New Roman"/>
          <w:sz w:val="23"/>
          <w:szCs w:val="23"/>
        </w:rPr>
        <w:t xml:space="preserve"> </w:t>
      </w:r>
      <w:r w:rsidR="007D0E86" w:rsidRPr="00172DD9">
        <w:rPr>
          <w:rFonts w:ascii="Times New Roman"/>
          <w:sz w:val="23"/>
          <w:szCs w:val="23"/>
        </w:rPr>
        <w:t>매도인</w:t>
      </w:r>
      <w:r w:rsidRPr="00172DD9">
        <w:rPr>
          <w:rFonts w:ascii="Times New Roman" w:hint="eastAsia"/>
          <w:sz w:val="23"/>
          <w:szCs w:val="23"/>
        </w:rPr>
        <w:t>에게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Pr="00172DD9">
        <w:rPr>
          <w:rFonts w:ascii="Times New Roman" w:hint="eastAsia"/>
          <w:sz w:val="23"/>
          <w:szCs w:val="23"/>
        </w:rPr>
        <w:t>요구되는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="008E046B" w:rsidRPr="00172DD9">
        <w:rPr>
          <w:rFonts w:ascii="Times New Roman" w:hint="eastAsia"/>
          <w:sz w:val="23"/>
          <w:szCs w:val="23"/>
        </w:rPr>
        <w:t>중요한</w:t>
      </w:r>
      <w:r w:rsidR="008E046B" w:rsidRPr="00172DD9">
        <w:rPr>
          <w:rFonts w:ascii="Times New Roman" w:hint="eastAsia"/>
          <w:sz w:val="23"/>
          <w:szCs w:val="23"/>
        </w:rPr>
        <w:t xml:space="preserve"> </w:t>
      </w:r>
      <w:r w:rsidRPr="00172DD9">
        <w:rPr>
          <w:rFonts w:ascii="Times New Roman" w:hint="eastAsia"/>
          <w:sz w:val="23"/>
          <w:szCs w:val="23"/>
        </w:rPr>
        <w:t>필요적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Pr="00172DD9">
        <w:rPr>
          <w:rFonts w:ascii="Times New Roman" w:hint="eastAsia"/>
          <w:sz w:val="23"/>
          <w:szCs w:val="23"/>
        </w:rPr>
        <w:t>정부승</w:t>
      </w:r>
      <w:r w:rsidR="00F234DA" w:rsidRPr="00172DD9">
        <w:rPr>
          <w:rFonts w:ascii="Times New Roman" w:hint="eastAsia"/>
          <w:sz w:val="23"/>
          <w:szCs w:val="23"/>
        </w:rPr>
        <w:t>인</w:t>
      </w:r>
      <w:r w:rsidR="00FB4802" w:rsidRPr="00172DD9">
        <w:rPr>
          <w:rFonts w:ascii="Times New Roman" w:hint="eastAsia"/>
          <w:sz w:val="23"/>
          <w:szCs w:val="23"/>
        </w:rPr>
        <w:t>과</w:t>
      </w:r>
      <w:r w:rsidR="00FB4802" w:rsidRPr="00172DD9">
        <w:rPr>
          <w:rFonts w:ascii="Times New Roman" w:hint="eastAsia"/>
          <w:sz w:val="23"/>
          <w:szCs w:val="23"/>
        </w:rPr>
        <w:t xml:space="preserve"> </w:t>
      </w:r>
      <w:r w:rsidR="00FB4802" w:rsidRPr="00172DD9">
        <w:rPr>
          <w:rFonts w:ascii="Times New Roman" w:hint="eastAsia"/>
          <w:sz w:val="23"/>
          <w:szCs w:val="23"/>
        </w:rPr>
        <w:t>중요한</w:t>
      </w:r>
      <w:r w:rsidR="00FB4802" w:rsidRPr="00172DD9">
        <w:rPr>
          <w:rFonts w:ascii="Times New Roman" w:hint="eastAsia"/>
          <w:sz w:val="23"/>
          <w:szCs w:val="23"/>
        </w:rPr>
        <w:t xml:space="preserve"> </w:t>
      </w:r>
      <w:r w:rsidR="00FB4802" w:rsidRPr="00172DD9">
        <w:rPr>
          <w:rFonts w:ascii="Times New Roman" w:hint="eastAsia"/>
          <w:sz w:val="23"/>
          <w:szCs w:val="23"/>
        </w:rPr>
        <w:t>필요적</w:t>
      </w:r>
      <w:r w:rsidR="00FB4802">
        <w:rPr>
          <w:rFonts w:ascii="Times New Roman" w:hint="eastAsia"/>
          <w:sz w:val="23"/>
          <w:szCs w:val="23"/>
        </w:rPr>
        <w:t xml:space="preserve"> </w:t>
      </w:r>
      <w:r w:rsidR="00FB4802">
        <w:rPr>
          <w:rFonts w:ascii="Times New Roman" w:hint="eastAsia"/>
          <w:sz w:val="23"/>
          <w:szCs w:val="23"/>
        </w:rPr>
        <w:t>제</w:t>
      </w:r>
      <w:r w:rsidR="00FB4802">
        <w:rPr>
          <w:rFonts w:ascii="Times New Roman" w:hint="eastAsia"/>
          <w:sz w:val="23"/>
          <w:szCs w:val="23"/>
        </w:rPr>
        <w:t>3</w:t>
      </w:r>
      <w:r w:rsidR="00FB4802">
        <w:rPr>
          <w:rFonts w:ascii="Times New Roman" w:hint="eastAsia"/>
          <w:sz w:val="23"/>
          <w:szCs w:val="23"/>
        </w:rPr>
        <w:t>자승인</w:t>
      </w:r>
      <w:r w:rsidRPr="009A531A">
        <w:rPr>
          <w:rFonts w:ascii="Times New Roman" w:hint="eastAsia"/>
          <w:sz w:val="23"/>
          <w:szCs w:val="23"/>
        </w:rPr>
        <w:t>의</w:t>
      </w:r>
      <w:r w:rsidR="000563DB" w:rsidRPr="009A531A">
        <w:rPr>
          <w:rFonts w:ascii="Times New Roman" w:hint="eastAsia"/>
          <w:sz w:val="23"/>
          <w:szCs w:val="23"/>
        </w:rPr>
        <w:t xml:space="preserve"> </w:t>
      </w:r>
      <w:r w:rsidRPr="009A531A">
        <w:rPr>
          <w:rFonts w:ascii="Times New Roman" w:hint="eastAsia"/>
          <w:sz w:val="23"/>
          <w:szCs w:val="23"/>
        </w:rPr>
        <w:t>목록이</w:t>
      </w:r>
      <w:r w:rsidR="00C24D92" w:rsidRPr="009A531A">
        <w:rPr>
          <w:rFonts w:ascii="Times New Roman" w:hint="eastAsia"/>
          <w:sz w:val="23"/>
          <w:szCs w:val="23"/>
        </w:rPr>
        <w:t>다</w:t>
      </w:r>
      <w:r w:rsidRPr="009A531A">
        <w:rPr>
          <w:rFonts w:ascii="Times New Roman" w:hint="eastAsia"/>
          <w:sz w:val="23"/>
          <w:szCs w:val="23"/>
        </w:rPr>
        <w:t>.</w:t>
      </w:r>
      <w:r w:rsidR="000563DB" w:rsidRPr="009A531A">
        <w:rPr>
          <w:rFonts w:ascii="Times New Roman" w:hint="eastAsia"/>
          <w:sz w:val="23"/>
          <w:szCs w:val="23"/>
        </w:rPr>
        <w:t xml:space="preserve"> </w:t>
      </w:r>
    </w:p>
    <w:p w14:paraId="15FBD76A" w14:textId="3D4F1680" w:rsidR="00ED2790" w:rsidRDefault="007D0E86" w:rsidP="00D46A3E">
      <w:pPr>
        <w:numPr>
          <w:ilvl w:val="0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A531A">
        <w:rPr>
          <w:rFonts w:ascii="Times New Roman"/>
          <w:sz w:val="23"/>
          <w:szCs w:val="23"/>
        </w:rPr>
        <w:t>매도인</w:t>
      </w:r>
      <w:r w:rsidR="00ED2790" w:rsidRPr="009A531A">
        <w:rPr>
          <w:rFonts w:ascii="Times New Roman"/>
          <w:sz w:val="23"/>
          <w:szCs w:val="23"/>
        </w:rPr>
        <w:t>에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의한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본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계약의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체결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및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이행은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(x)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Pr="009A531A">
        <w:rPr>
          <w:rFonts w:ascii="Times New Roman"/>
          <w:sz w:val="23"/>
          <w:szCs w:val="23"/>
        </w:rPr>
        <w:t>매도인</w:t>
      </w:r>
      <w:r w:rsidR="00ED2790" w:rsidRPr="009A531A">
        <w:rPr>
          <w:rFonts w:ascii="Times New Roman"/>
          <w:sz w:val="23"/>
          <w:szCs w:val="23"/>
        </w:rPr>
        <w:t>의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정관에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8E046B" w:rsidRPr="009A531A">
        <w:rPr>
          <w:rFonts w:ascii="Times New Roman" w:hint="eastAsia"/>
          <w:sz w:val="23"/>
          <w:szCs w:val="23"/>
        </w:rPr>
        <w:t>중요한</w:t>
      </w:r>
      <w:r w:rsidR="008E046B" w:rsidRPr="009A531A">
        <w:rPr>
          <w:rFonts w:ascii="Times New Roman" w:hint="eastAsia"/>
          <w:sz w:val="23"/>
          <w:szCs w:val="23"/>
        </w:rPr>
        <w:t xml:space="preserve"> </w:t>
      </w:r>
      <w:r w:rsidR="008E046B" w:rsidRPr="009A531A">
        <w:rPr>
          <w:rFonts w:ascii="Times New Roman" w:hint="eastAsia"/>
          <w:sz w:val="23"/>
          <w:szCs w:val="23"/>
        </w:rPr>
        <w:t>측면에서</w:t>
      </w:r>
      <w:r w:rsidR="008E046B" w:rsidRPr="009A531A">
        <w:rPr>
          <w:rFonts w:ascii="Times New Roman" w:hint="eastAsia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위반되거나</w:t>
      </w:r>
      <w:r w:rsidR="00ED2790" w:rsidRPr="009A531A">
        <w:rPr>
          <w:rFonts w:ascii="Times New Roman"/>
          <w:sz w:val="23"/>
          <w:szCs w:val="23"/>
        </w:rPr>
        <w:t>,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(y)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Pr="009A531A">
        <w:rPr>
          <w:rFonts w:ascii="Times New Roman"/>
          <w:sz w:val="23"/>
          <w:szCs w:val="23"/>
        </w:rPr>
        <w:t>매도인</w:t>
      </w:r>
      <w:r w:rsidR="00ED2790" w:rsidRPr="009A531A">
        <w:rPr>
          <w:rFonts w:ascii="Times New Roman"/>
          <w:sz w:val="23"/>
          <w:szCs w:val="23"/>
        </w:rPr>
        <w:t>에게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적용되는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법령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또는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정부승인에</w:t>
      </w:r>
      <w:r w:rsidR="000563DB" w:rsidRPr="009A531A">
        <w:rPr>
          <w:rFonts w:ascii="Times New Roman"/>
          <w:sz w:val="23"/>
          <w:szCs w:val="23"/>
        </w:rPr>
        <w:t xml:space="preserve"> </w:t>
      </w:r>
      <w:r w:rsidR="008E046B" w:rsidRPr="009A531A">
        <w:rPr>
          <w:rFonts w:ascii="Times New Roman" w:hint="eastAsia"/>
          <w:sz w:val="23"/>
          <w:szCs w:val="23"/>
        </w:rPr>
        <w:t>중요한</w:t>
      </w:r>
      <w:r w:rsidR="008E046B" w:rsidRPr="009A531A">
        <w:rPr>
          <w:rFonts w:ascii="Times New Roman" w:hint="eastAsia"/>
          <w:sz w:val="23"/>
          <w:szCs w:val="23"/>
        </w:rPr>
        <w:t xml:space="preserve"> </w:t>
      </w:r>
      <w:r w:rsidR="008E046B" w:rsidRPr="009A531A">
        <w:rPr>
          <w:rFonts w:ascii="Times New Roman" w:hint="eastAsia"/>
          <w:sz w:val="23"/>
          <w:szCs w:val="23"/>
        </w:rPr>
        <w:t>측면에서</w:t>
      </w:r>
      <w:r w:rsidR="008E046B" w:rsidRPr="009A531A">
        <w:rPr>
          <w:rFonts w:ascii="Times New Roman" w:hint="eastAsia"/>
          <w:sz w:val="23"/>
          <w:szCs w:val="23"/>
        </w:rPr>
        <w:t xml:space="preserve"> </w:t>
      </w:r>
      <w:r w:rsidR="00ED2790" w:rsidRPr="009A531A">
        <w:rPr>
          <w:rFonts w:ascii="Times New Roman"/>
          <w:sz w:val="23"/>
          <w:szCs w:val="23"/>
        </w:rPr>
        <w:t>위반되</w:t>
      </w:r>
      <w:r w:rsidR="007A1AF8">
        <w:rPr>
          <w:rFonts w:ascii="Times New Roman" w:hint="eastAsia"/>
          <w:sz w:val="23"/>
          <w:szCs w:val="23"/>
        </w:rPr>
        <w:t>거나</w:t>
      </w:r>
      <w:r w:rsidR="007A1AF8">
        <w:rPr>
          <w:rFonts w:ascii="Times New Roman" w:hint="eastAsia"/>
          <w:sz w:val="23"/>
          <w:szCs w:val="23"/>
        </w:rPr>
        <w:t>,</w:t>
      </w:r>
      <w:r w:rsidR="007A1AF8">
        <w:rPr>
          <w:rFonts w:ascii="Times New Roman"/>
          <w:sz w:val="23"/>
          <w:szCs w:val="23"/>
        </w:rPr>
        <w:t xml:space="preserve"> (</w:t>
      </w:r>
      <w:r w:rsidR="007A1AF8">
        <w:rPr>
          <w:rFonts w:ascii="Times New Roman" w:hint="eastAsia"/>
          <w:sz w:val="23"/>
          <w:szCs w:val="23"/>
        </w:rPr>
        <w:t>z)</w:t>
      </w:r>
      <w:r w:rsidR="007A1AF8" w:rsidRPr="007A1AF8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매</w:t>
      </w:r>
      <w:r w:rsidR="007A1AF8">
        <w:rPr>
          <w:rFonts w:ascii="Times New Roman" w:hint="eastAsia"/>
          <w:sz w:val="23"/>
          <w:szCs w:val="23"/>
        </w:rPr>
        <w:t>도</w:t>
      </w:r>
      <w:r w:rsidR="007A1AF8" w:rsidRPr="00954D7F">
        <w:rPr>
          <w:rFonts w:ascii="Times New Roman"/>
          <w:sz w:val="23"/>
          <w:szCs w:val="23"/>
        </w:rPr>
        <w:t>인이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당사자인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중요한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계약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또는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매</w:t>
      </w:r>
      <w:r w:rsidR="007A1AF8">
        <w:rPr>
          <w:rFonts w:ascii="Times New Roman" w:hint="eastAsia"/>
          <w:sz w:val="23"/>
          <w:szCs w:val="23"/>
        </w:rPr>
        <w:t>도</w:t>
      </w:r>
      <w:r w:rsidR="007A1AF8" w:rsidRPr="00954D7F">
        <w:rPr>
          <w:rFonts w:ascii="Times New Roman"/>
          <w:sz w:val="23"/>
          <w:szCs w:val="23"/>
        </w:rPr>
        <w:t>인이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부담하고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있는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중요한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의무와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관련하여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>
        <w:rPr>
          <w:rFonts w:ascii="Times New Roman" w:hint="eastAsia"/>
          <w:sz w:val="23"/>
          <w:szCs w:val="23"/>
        </w:rPr>
        <w:t>중요한</w:t>
      </w:r>
      <w:r w:rsidR="007A1AF8">
        <w:rPr>
          <w:rFonts w:ascii="Times New Roman" w:hint="eastAsia"/>
          <w:sz w:val="23"/>
          <w:szCs w:val="23"/>
        </w:rPr>
        <w:t xml:space="preserve"> </w:t>
      </w:r>
      <w:r w:rsidR="007A1AF8">
        <w:rPr>
          <w:rFonts w:ascii="Times New Roman" w:hint="eastAsia"/>
          <w:sz w:val="23"/>
          <w:szCs w:val="23"/>
        </w:rPr>
        <w:t>측면에서</w:t>
      </w:r>
      <w:r w:rsidR="007A1AF8">
        <w:rPr>
          <w:rFonts w:ascii="Times New Roman" w:hint="eastAsia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그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위반을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구성하지</w:t>
      </w:r>
      <w:r w:rsidR="007A1AF8" w:rsidRPr="00954D7F">
        <w:rPr>
          <w:rFonts w:ascii="Times New Roman"/>
          <w:sz w:val="23"/>
          <w:szCs w:val="23"/>
        </w:rPr>
        <w:t xml:space="preserve"> </w:t>
      </w:r>
      <w:r w:rsidR="007A1AF8" w:rsidRPr="00954D7F">
        <w:rPr>
          <w:rFonts w:ascii="Times New Roman"/>
          <w:sz w:val="23"/>
          <w:szCs w:val="23"/>
        </w:rPr>
        <w:t>아니</w:t>
      </w:r>
      <w:r w:rsidR="00ED2790" w:rsidRPr="009A531A">
        <w:rPr>
          <w:rFonts w:ascii="Times New Roman"/>
          <w:sz w:val="23"/>
          <w:szCs w:val="23"/>
        </w:rPr>
        <w:t>한다</w:t>
      </w:r>
      <w:r w:rsidR="00AC33C8" w:rsidRPr="009A531A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9065"/>
      </w:tblGrid>
      <w:tr w:rsidR="00361672" w14:paraId="0899EA93" w14:textId="77777777" w:rsidTr="00F702D1">
        <w:tc>
          <w:tcPr>
            <w:tcW w:w="9065" w:type="dxa"/>
            <w:shd w:val="clear" w:color="auto" w:fill="D9D9D9" w:themeFill="background1" w:themeFillShade="D9"/>
          </w:tcPr>
          <w:p w14:paraId="4E78BA8F" w14:textId="6A1A2B67" w:rsidR="00361672" w:rsidRPr="00AB70EB" w:rsidRDefault="00361672" w:rsidP="006D4EF7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EE25FB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개인인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매도인에게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적용되는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정관은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존재하지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않으므로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D4EF7">
              <w:rPr>
                <w:rFonts w:ascii="Times New Roman" w:hint="eastAsia"/>
                <w:sz w:val="22"/>
                <w:szCs w:val="22"/>
              </w:rPr>
              <w:t>제</w:t>
            </w:r>
            <w:r w:rsidR="006D4EF7">
              <w:rPr>
                <w:rFonts w:ascii="Times New Roman" w:hint="eastAsia"/>
                <w:sz w:val="22"/>
                <w:szCs w:val="22"/>
              </w:rPr>
              <w:t>(</w:t>
            </w:r>
            <w:r w:rsidR="006D4EF7">
              <w:rPr>
                <w:rFonts w:ascii="Times New Roman"/>
                <w:sz w:val="22"/>
                <w:szCs w:val="22"/>
              </w:rPr>
              <w:t>c)</w:t>
            </w:r>
            <w:r w:rsidR="006D4EF7">
              <w:rPr>
                <w:rFonts w:ascii="Times New Roman" w:hint="eastAsia"/>
                <w:sz w:val="22"/>
                <w:szCs w:val="22"/>
              </w:rPr>
              <w:t>항</w:t>
            </w:r>
            <w:r w:rsidR="006D4E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D4EF7">
              <w:rPr>
                <w:rFonts w:ascii="Times New Roman" w:hint="eastAsia"/>
                <w:sz w:val="22"/>
                <w:szCs w:val="22"/>
              </w:rPr>
              <w:t>제</w:t>
            </w:r>
            <w:r w:rsidR="006D4EF7">
              <w:rPr>
                <w:rFonts w:ascii="Times New Roman" w:hint="eastAsia"/>
                <w:sz w:val="22"/>
                <w:szCs w:val="22"/>
              </w:rPr>
              <w:t>(</w:t>
            </w:r>
            <w:r w:rsidR="006D4EF7">
              <w:rPr>
                <w:rFonts w:ascii="Times New Roman"/>
                <w:sz w:val="22"/>
                <w:szCs w:val="22"/>
              </w:rPr>
              <w:t>ii)</w:t>
            </w:r>
            <w:r w:rsidR="006D4EF7">
              <w:rPr>
                <w:rFonts w:ascii="Times New Roman" w:hint="eastAsia"/>
                <w:sz w:val="22"/>
                <w:szCs w:val="22"/>
              </w:rPr>
              <w:t>호의</w:t>
            </w:r>
            <w:r w:rsidR="006D4EF7">
              <w:rPr>
                <w:rFonts w:ascii="Times New Roman" w:hint="eastAsia"/>
                <w:sz w:val="22"/>
                <w:szCs w:val="22"/>
              </w:rPr>
              <w:t xml:space="preserve"> (</w:t>
            </w:r>
            <w:r w:rsidR="006D4EF7">
              <w:rPr>
                <w:rFonts w:ascii="Times New Roman"/>
                <w:sz w:val="22"/>
                <w:szCs w:val="22"/>
              </w:rPr>
              <w:t>x)</w:t>
            </w:r>
            <w:r w:rsidR="006D4E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D4EF7">
              <w:rPr>
                <w:rFonts w:ascii="Times New Roman" w:hint="eastAsia"/>
                <w:sz w:val="22"/>
                <w:szCs w:val="22"/>
              </w:rPr>
              <w:t>부분은</w:t>
            </w:r>
            <w:r w:rsidR="006D4EF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3B7D">
              <w:rPr>
                <w:rFonts w:ascii="Times New Roman" w:hint="eastAsia"/>
                <w:sz w:val="22"/>
                <w:szCs w:val="22"/>
              </w:rPr>
              <w:t>삭제되어야</w:t>
            </w:r>
            <w:r w:rsidR="00743B7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3B7D">
              <w:rPr>
                <w:rFonts w:ascii="Times New Roman" w:hint="eastAsia"/>
                <w:sz w:val="22"/>
                <w:szCs w:val="22"/>
              </w:rPr>
              <w:t>할</w:t>
            </w:r>
            <w:r w:rsidR="00743B7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3B7D">
              <w:rPr>
                <w:rFonts w:ascii="Times New Roman" w:hint="eastAsia"/>
                <w:sz w:val="22"/>
                <w:szCs w:val="22"/>
              </w:rPr>
              <w:t>것입</w:t>
            </w:r>
            <w:r w:rsidR="006D4EF7">
              <w:rPr>
                <w:rFonts w:ascii="Times New Roman" w:hint="eastAsia"/>
                <w:sz w:val="22"/>
                <w:szCs w:val="22"/>
              </w:rPr>
              <w:t>니다</w:t>
            </w:r>
            <w:r w:rsidR="006D4EF7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7983CAC1" w14:textId="5A1E8846" w:rsidR="00ED2790" w:rsidRPr="00954D7F" w:rsidRDefault="00F47F0D" w:rsidP="00A43F8A">
      <w:pPr>
        <w:numPr>
          <w:ilvl w:val="0"/>
          <w:numId w:val="15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법적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절차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="00ED2790" w:rsidRPr="00954D7F">
        <w:rPr>
          <w:rFonts w:ascii="Times New Roman"/>
          <w:sz w:val="23"/>
          <w:szCs w:val="23"/>
        </w:rPr>
        <w:t>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대하여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본</w:t>
      </w:r>
      <w:r w:rsidR="00B828BF">
        <w:rPr>
          <w:rFonts w:ascii="Times New Roman" w:hint="eastAsia"/>
          <w:sz w:val="23"/>
          <w:szCs w:val="23"/>
        </w:rPr>
        <w:t>건</w:t>
      </w:r>
      <w:r w:rsidR="00B828BF">
        <w:rPr>
          <w:rFonts w:ascii="Times New Roman" w:hint="eastAsia"/>
          <w:sz w:val="23"/>
          <w:szCs w:val="23"/>
        </w:rPr>
        <w:t xml:space="preserve"> </w:t>
      </w:r>
      <w:r w:rsidR="00B828BF">
        <w:rPr>
          <w:rFonts w:ascii="Times New Roman" w:hint="eastAsia"/>
          <w:sz w:val="23"/>
          <w:szCs w:val="23"/>
        </w:rPr>
        <w:t>거래</w:t>
      </w:r>
      <w:r w:rsidR="00ED2790" w:rsidRPr="00954D7F">
        <w:rPr>
          <w:rFonts w:ascii="Times New Roman"/>
          <w:sz w:val="23"/>
          <w:szCs w:val="23"/>
        </w:rPr>
        <w:t>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금지하거나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제한하는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법적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절차</w:t>
      </w:r>
      <w:r w:rsidRPr="00954D7F">
        <w:rPr>
          <w:rFonts w:ascii="Times New Roman" w:hint="eastAsia"/>
          <w:sz w:val="23"/>
          <w:szCs w:val="23"/>
        </w:rPr>
        <w:t>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존재하지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아니한다</w:t>
      </w:r>
      <w:r w:rsidR="00ED2790" w:rsidRPr="00954D7F">
        <w:rPr>
          <w:rFonts w:ascii="Times New Roman"/>
          <w:sz w:val="23"/>
          <w:szCs w:val="23"/>
        </w:rPr>
        <w:t>.</w:t>
      </w:r>
    </w:p>
    <w:p w14:paraId="500658BB" w14:textId="63AE4E16" w:rsidR="00ED2790" w:rsidRDefault="00547FC3" w:rsidP="000B229B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t>대상회사</w:t>
      </w:r>
      <w:r>
        <w:rPr>
          <w:rFonts w:ascii="Times New Roman" w:hint="eastAsia"/>
          <w:sz w:val="23"/>
          <w:szCs w:val="23"/>
          <w:u w:val="single"/>
        </w:rPr>
        <w:t>(</w:t>
      </w:r>
      <w:r>
        <w:rPr>
          <w:rFonts w:ascii="Times New Roman" w:hint="eastAsia"/>
          <w:sz w:val="23"/>
          <w:szCs w:val="23"/>
          <w:u w:val="single"/>
        </w:rPr>
        <w:t>해외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종속회사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포함</w:t>
      </w:r>
      <w:r>
        <w:rPr>
          <w:rFonts w:ascii="Times New Roman" w:hint="eastAsia"/>
          <w:sz w:val="23"/>
          <w:szCs w:val="23"/>
          <w:u w:val="single"/>
        </w:rPr>
        <w:t>,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이하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본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제</w:t>
      </w:r>
      <w:r>
        <w:rPr>
          <w:rFonts w:ascii="Times New Roman" w:hint="eastAsia"/>
          <w:sz w:val="23"/>
          <w:szCs w:val="23"/>
          <w:u w:val="single"/>
        </w:rPr>
        <w:t>6</w:t>
      </w:r>
      <w:r>
        <w:rPr>
          <w:rFonts w:ascii="Times New Roman"/>
          <w:sz w:val="23"/>
          <w:szCs w:val="23"/>
          <w:u w:val="single"/>
        </w:rPr>
        <w:t>.2</w:t>
      </w:r>
      <w:r>
        <w:rPr>
          <w:rFonts w:ascii="Times New Roman" w:hint="eastAsia"/>
          <w:sz w:val="23"/>
          <w:szCs w:val="23"/>
          <w:u w:val="single"/>
        </w:rPr>
        <w:t>조에서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같음</w:t>
      </w:r>
      <w:r>
        <w:rPr>
          <w:rFonts w:ascii="Times New Roman" w:hint="eastAsia"/>
          <w:sz w:val="23"/>
          <w:szCs w:val="23"/>
          <w:u w:val="single"/>
        </w:rPr>
        <w:t>)</w:t>
      </w:r>
      <w:r w:rsidR="00ED2790" w:rsidRPr="00DE67FB">
        <w:rPr>
          <w:rFonts w:ascii="Times New Roman"/>
          <w:sz w:val="23"/>
          <w:szCs w:val="23"/>
          <w:u w:val="single"/>
        </w:rPr>
        <w:t>에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대한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진술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보장</w:t>
      </w:r>
      <w:r w:rsidR="00ED2790" w:rsidRPr="00954D7F">
        <w:rPr>
          <w:rFonts w:ascii="Times New Roman"/>
          <w:sz w:val="23"/>
          <w:szCs w:val="23"/>
        </w:rPr>
        <w:t>.</w:t>
      </w:r>
      <w:r w:rsidR="00172DD9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811246" w14:paraId="70A26E87" w14:textId="77777777" w:rsidTr="005A7DA9">
        <w:tc>
          <w:tcPr>
            <w:tcW w:w="9060" w:type="dxa"/>
            <w:shd w:val="clear" w:color="auto" w:fill="D9D9D9" w:themeFill="background1" w:themeFillShade="D9"/>
          </w:tcPr>
          <w:p w14:paraId="7D423970" w14:textId="7DA714F8" w:rsidR="00811246" w:rsidRPr="004C010F" w:rsidRDefault="00811246" w:rsidP="00E47C6C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이하에서는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매수인에게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유리하도록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내용을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가능</w:t>
            </w:r>
            <w:r w:rsidR="00E47C6C">
              <w:rPr>
                <w:rFonts w:ascii="Times New Roman" w:hint="eastAsia"/>
                <w:sz w:val="22"/>
                <w:szCs w:val="22"/>
              </w:rPr>
              <w:t>한</w:t>
            </w:r>
            <w:r w:rsidR="00E47C6C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자세하게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E47C6C">
              <w:rPr>
                <w:rFonts w:ascii="Times New Roman" w:hint="eastAsia"/>
                <w:sz w:val="22"/>
                <w:szCs w:val="22"/>
              </w:rPr>
              <w:t>규정하였는바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참고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부탁드립니다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1E86D920" w14:textId="4B19780F" w:rsidR="00ED2790" w:rsidRPr="00954D7F" w:rsidRDefault="00ED2790" w:rsidP="005954CB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회사의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232520" w:rsidRPr="00954D7F">
        <w:rPr>
          <w:rFonts w:ascii="Times New Roman" w:hint="eastAsia"/>
          <w:sz w:val="23"/>
          <w:szCs w:val="23"/>
          <w:u w:val="single"/>
        </w:rPr>
        <w:t>설립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 w:rsidR="0021143A">
        <w:rPr>
          <w:rFonts w:ascii="Times New Roman" w:hint="eastAsia"/>
          <w:sz w:val="23"/>
          <w:szCs w:val="23"/>
        </w:rPr>
        <w:t>대상회사</w:t>
      </w:r>
      <w:r w:rsidR="00BB0D60">
        <w:rPr>
          <w:rFonts w:ascii="Times New Roman"/>
          <w:sz w:val="23"/>
          <w:szCs w:val="23"/>
        </w:rPr>
        <w:t>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 w:hint="eastAsia"/>
          <w:sz w:val="23"/>
          <w:szCs w:val="23"/>
        </w:rPr>
        <w:t>(i)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0D2ACC">
        <w:rPr>
          <w:rFonts w:ascii="Times New Roman" w:hint="eastAsia"/>
          <w:sz w:val="23"/>
          <w:szCs w:val="23"/>
        </w:rPr>
        <w:t>설립지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/>
          <w:sz w:val="23"/>
          <w:szCs w:val="23"/>
        </w:rPr>
        <w:t>설립되</w:t>
      </w:r>
      <w:r w:rsidR="000C53B6">
        <w:rPr>
          <w:rFonts w:ascii="Times New Roman" w:hint="eastAsia"/>
          <w:sz w:val="23"/>
          <w:szCs w:val="23"/>
        </w:rPr>
        <w:t>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유효하게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존속하며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232520" w:rsidRPr="00954D7F">
        <w:rPr>
          <w:rFonts w:ascii="Times New Roman" w:hint="eastAsia"/>
          <w:sz w:val="23"/>
          <w:szCs w:val="23"/>
        </w:rPr>
        <w:t>(ii)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A267C6">
        <w:rPr>
          <w:rFonts w:ascii="Times New Roman" w:hint="eastAsia"/>
          <w:sz w:val="23"/>
          <w:szCs w:val="23"/>
        </w:rPr>
        <w:t>영위하는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사업을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수행하는</w:t>
      </w:r>
      <w:r w:rsidR="00B678F3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법률상</w:t>
      </w:r>
      <w:r w:rsidR="001335BA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자격을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</w:t>
      </w:r>
      <w:r w:rsidR="00F47F0D" w:rsidRPr="00954D7F">
        <w:rPr>
          <w:rFonts w:ascii="Times New Roman" w:hint="eastAsia"/>
          <w:sz w:val="23"/>
          <w:szCs w:val="23"/>
        </w:rPr>
        <w:t>지고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F47F0D" w:rsidRPr="00954D7F">
        <w:rPr>
          <w:rFonts w:ascii="Times New Roman" w:hint="eastAsia"/>
          <w:sz w:val="23"/>
          <w:szCs w:val="23"/>
        </w:rPr>
        <w:t>있다</w:t>
      </w:r>
      <w:r w:rsidRPr="00954D7F">
        <w:rPr>
          <w:rFonts w:ascii="Times New Roman"/>
          <w:sz w:val="23"/>
          <w:szCs w:val="23"/>
        </w:rPr>
        <w:t>.</w:t>
      </w:r>
    </w:p>
    <w:p w14:paraId="36445646" w14:textId="0CD38956" w:rsidR="00ED2790" w:rsidRPr="00954D7F" w:rsidRDefault="00F47F0D" w:rsidP="000563DB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필요적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Pr="00954D7F">
        <w:rPr>
          <w:rFonts w:ascii="Times New Roman" w:hint="eastAsia"/>
          <w:sz w:val="23"/>
          <w:szCs w:val="23"/>
          <w:u w:val="single"/>
        </w:rPr>
        <w:t>승인</w:t>
      </w:r>
      <w:r w:rsidRPr="00954D7F">
        <w:rPr>
          <w:rFonts w:ascii="Times New Roman" w:hint="eastAsia"/>
          <w:sz w:val="23"/>
          <w:szCs w:val="23"/>
          <w:u w:val="single"/>
        </w:rPr>
        <w:t>;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법령</w:t>
      </w:r>
      <w:r w:rsidR="00ED2790" w:rsidRPr="00954D7F">
        <w:rPr>
          <w:rFonts w:ascii="Times New Roman"/>
          <w:sz w:val="23"/>
          <w:szCs w:val="23"/>
          <w:u w:val="single"/>
        </w:rPr>
        <w:t>,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정관</w:t>
      </w:r>
      <w:r w:rsidR="00ED2790" w:rsidRPr="00954D7F">
        <w:rPr>
          <w:rFonts w:ascii="Times New Roman"/>
          <w:sz w:val="23"/>
          <w:szCs w:val="23"/>
          <w:u w:val="single"/>
        </w:rPr>
        <w:t>,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정부승인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등에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위반되지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="00ED2790" w:rsidRPr="00172DD9">
        <w:rPr>
          <w:rFonts w:ascii="Times New Roman"/>
          <w:sz w:val="23"/>
          <w:szCs w:val="23"/>
          <w:u w:val="single"/>
        </w:rPr>
        <w:t>아니함</w:t>
      </w:r>
      <w:r w:rsidR="00ED2790" w:rsidRPr="00172DD9">
        <w:rPr>
          <w:rFonts w:ascii="Times New Roman"/>
          <w:sz w:val="23"/>
          <w:szCs w:val="23"/>
        </w:rPr>
        <w:t>.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 w:rsidR="00ED2790" w:rsidRPr="00172DD9">
        <w:rPr>
          <w:rFonts w:ascii="Times New Roman"/>
          <w:sz w:val="23"/>
          <w:szCs w:val="23"/>
          <w:u w:val="single"/>
        </w:rPr>
        <w:t>별</w:t>
      </w:r>
      <w:r w:rsidR="007A1AF8" w:rsidRPr="00172DD9">
        <w:rPr>
          <w:rFonts w:ascii="Times New Roman" w:hint="eastAsia"/>
          <w:sz w:val="23"/>
          <w:szCs w:val="23"/>
          <w:u w:val="single"/>
        </w:rPr>
        <w:t>첨</w:t>
      </w:r>
      <w:r w:rsidR="000563DB" w:rsidRPr="00172DD9">
        <w:rPr>
          <w:rFonts w:ascii="Times New Roman"/>
          <w:sz w:val="23"/>
          <w:szCs w:val="23"/>
          <w:u w:val="single"/>
        </w:rPr>
        <w:t xml:space="preserve"> </w:t>
      </w:r>
      <w:r w:rsidR="000C53B6" w:rsidRPr="00172DD9">
        <w:rPr>
          <w:rFonts w:ascii="Times New Roman"/>
          <w:sz w:val="23"/>
          <w:szCs w:val="23"/>
          <w:u w:val="single"/>
        </w:rPr>
        <w:t>6</w:t>
      </w:r>
      <w:r w:rsidRPr="00172DD9">
        <w:rPr>
          <w:rFonts w:ascii="Times New Roman" w:hint="eastAsia"/>
          <w:sz w:val="23"/>
          <w:szCs w:val="23"/>
          <w:u w:val="single"/>
        </w:rPr>
        <w:t>.2(b)</w:t>
      </w:r>
      <w:r w:rsidRPr="00172DD9">
        <w:rPr>
          <w:rFonts w:ascii="Times New Roman" w:hint="eastAsia"/>
          <w:sz w:val="23"/>
          <w:szCs w:val="23"/>
        </w:rPr>
        <w:t>는</w:t>
      </w:r>
      <w:r w:rsidR="00B04B46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본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계약의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체결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및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이행과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740F4B">
        <w:rPr>
          <w:rFonts w:ascii="Times New Roman" w:hint="eastAsia"/>
          <w:sz w:val="23"/>
          <w:szCs w:val="23"/>
        </w:rPr>
        <w:t>관련하여</w:t>
      </w:r>
      <w:r w:rsidR="00740F4B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거래종결</w:t>
      </w:r>
      <w:r w:rsidR="00B04B46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전</w:t>
      </w:r>
      <w:r w:rsidR="00AA0345">
        <w:rPr>
          <w:rFonts w:ascii="Times New Roman" w:hint="eastAsia"/>
          <w:sz w:val="23"/>
          <w:szCs w:val="23"/>
        </w:rPr>
        <w:t>까지</w:t>
      </w:r>
      <w:r w:rsidR="000563DB" w:rsidRPr="00172DD9">
        <w:rPr>
          <w:rFonts w:ascii="Times New Roman" w:hint="eastAsia"/>
          <w:sz w:val="23"/>
          <w:szCs w:val="23"/>
        </w:rPr>
        <w:t xml:space="preserve"> </w:t>
      </w:r>
      <w:r w:rsidR="0021143A">
        <w:rPr>
          <w:rFonts w:ascii="Times New Roman" w:hint="eastAsia"/>
          <w:sz w:val="23"/>
          <w:szCs w:val="23"/>
        </w:rPr>
        <w:t>대상회사</w:t>
      </w:r>
      <w:r w:rsidRPr="0085778D">
        <w:rPr>
          <w:rFonts w:ascii="Times New Roman" w:hint="eastAsia"/>
          <w:sz w:val="23"/>
          <w:szCs w:val="23"/>
        </w:rPr>
        <w:t>에게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요구되는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필요적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정부승인</w:t>
      </w:r>
      <w:r w:rsidR="00EA59F9" w:rsidRPr="0085778D">
        <w:rPr>
          <w:rFonts w:ascii="Times New Roman" w:hint="eastAsia"/>
          <w:sz w:val="23"/>
          <w:szCs w:val="23"/>
        </w:rPr>
        <w:t>과</w:t>
      </w:r>
      <w:r w:rsidR="00EA59F9" w:rsidRPr="0085778D">
        <w:rPr>
          <w:rFonts w:ascii="Times New Roman" w:hint="eastAsia"/>
          <w:sz w:val="23"/>
          <w:szCs w:val="23"/>
        </w:rPr>
        <w:t xml:space="preserve"> </w:t>
      </w:r>
      <w:r w:rsidR="00EA59F9" w:rsidRPr="0085778D">
        <w:rPr>
          <w:rFonts w:ascii="Times New Roman" w:hint="eastAsia"/>
          <w:sz w:val="23"/>
          <w:szCs w:val="23"/>
        </w:rPr>
        <w:t>필요적</w:t>
      </w:r>
      <w:r w:rsidR="00EA59F9" w:rsidRPr="0085778D">
        <w:rPr>
          <w:rFonts w:ascii="Times New Roman" w:hint="eastAsia"/>
          <w:sz w:val="23"/>
          <w:szCs w:val="23"/>
        </w:rPr>
        <w:t xml:space="preserve"> </w:t>
      </w:r>
      <w:r w:rsidR="00EA59F9" w:rsidRPr="0085778D">
        <w:rPr>
          <w:rFonts w:ascii="Times New Roman" w:hint="eastAsia"/>
          <w:sz w:val="23"/>
          <w:szCs w:val="23"/>
        </w:rPr>
        <w:t>제</w:t>
      </w:r>
      <w:r w:rsidR="00EA59F9" w:rsidRPr="0085778D">
        <w:rPr>
          <w:rFonts w:ascii="Times New Roman" w:hint="eastAsia"/>
          <w:sz w:val="23"/>
          <w:szCs w:val="23"/>
        </w:rPr>
        <w:t>3</w:t>
      </w:r>
      <w:r w:rsidR="00EA59F9" w:rsidRPr="0085778D">
        <w:rPr>
          <w:rFonts w:ascii="Times New Roman" w:hint="eastAsia"/>
          <w:sz w:val="23"/>
          <w:szCs w:val="23"/>
        </w:rPr>
        <w:t>자승인</w:t>
      </w:r>
      <w:r w:rsidRPr="0085778D">
        <w:rPr>
          <w:rFonts w:ascii="Times New Roman" w:hint="eastAsia"/>
          <w:sz w:val="23"/>
          <w:szCs w:val="23"/>
        </w:rPr>
        <w:t>의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목록이다</w:t>
      </w:r>
      <w:r w:rsidRPr="003109DB">
        <w:rPr>
          <w:rFonts w:ascii="Times New Roman" w:hint="eastAsia"/>
          <w:sz w:val="23"/>
          <w:szCs w:val="23"/>
        </w:rPr>
        <w:t>.</w:t>
      </w:r>
      <w:r w:rsidR="000563DB" w:rsidRPr="003109DB">
        <w:rPr>
          <w:rFonts w:ascii="Times New Roman" w:hint="eastAsia"/>
          <w:sz w:val="23"/>
          <w:szCs w:val="23"/>
        </w:rPr>
        <w:t xml:space="preserve"> </w:t>
      </w:r>
      <w:r w:rsidR="00ED2790" w:rsidRPr="003109DB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이행은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(i)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ED2790" w:rsidRPr="00954D7F">
        <w:rPr>
          <w:rFonts w:ascii="Times New Roman"/>
          <w:sz w:val="23"/>
          <w:szCs w:val="23"/>
        </w:rPr>
        <w:t>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정관</w:t>
      </w:r>
      <w:r w:rsidR="00740F4B">
        <w:rPr>
          <w:rFonts w:ascii="Times New Roman" w:hint="eastAsia"/>
          <w:sz w:val="23"/>
          <w:szCs w:val="23"/>
        </w:rPr>
        <w:t>이나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ED2790" w:rsidRPr="00954D7F">
        <w:rPr>
          <w:rFonts w:ascii="Times New Roman"/>
          <w:sz w:val="23"/>
          <w:szCs w:val="23"/>
        </w:rPr>
        <w:t>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적용되는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법령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정부승인에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위반되</w:t>
      </w:r>
      <w:r w:rsidR="00B97C70">
        <w:rPr>
          <w:rFonts w:ascii="Times New Roman" w:hint="eastAsia"/>
          <w:sz w:val="23"/>
          <w:szCs w:val="23"/>
        </w:rPr>
        <w:t>지</w:t>
      </w:r>
      <w:r w:rsidR="00B97C70">
        <w:rPr>
          <w:rFonts w:ascii="Times New Roman" w:hint="eastAsia"/>
          <w:sz w:val="23"/>
          <w:szCs w:val="23"/>
        </w:rPr>
        <w:t xml:space="preserve"> </w:t>
      </w:r>
      <w:r w:rsidR="00B97C70">
        <w:rPr>
          <w:rFonts w:ascii="Times New Roman" w:hint="eastAsia"/>
          <w:sz w:val="23"/>
          <w:szCs w:val="23"/>
        </w:rPr>
        <w:t>아니하며</w:t>
      </w:r>
      <w:r w:rsidR="00B97C70">
        <w:rPr>
          <w:rFonts w:ascii="Times New Roman" w:hint="eastAsia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(ii)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중요계약과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관련하여</w:t>
      </w:r>
      <w:r w:rsidR="007817C9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위반</w:t>
      </w:r>
      <w:r w:rsidRPr="00954D7F">
        <w:rPr>
          <w:rFonts w:ascii="Times New Roman" w:hint="eastAsia"/>
          <w:sz w:val="23"/>
          <w:szCs w:val="23"/>
        </w:rPr>
        <w:t>을</w:t>
      </w:r>
      <w:r w:rsidR="00187FF2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구성하지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아니한다</w:t>
      </w:r>
      <w:r w:rsidR="00AC33C8" w:rsidRPr="00954D7F">
        <w:rPr>
          <w:rFonts w:ascii="Times New Roman" w:hint="eastAsia"/>
          <w:sz w:val="23"/>
          <w:szCs w:val="23"/>
        </w:rPr>
        <w:t>.</w:t>
      </w:r>
      <w:r w:rsidR="00DA5F6A">
        <w:rPr>
          <w:rFonts w:ascii="Times New Roman"/>
          <w:sz w:val="23"/>
          <w:szCs w:val="23"/>
        </w:rPr>
        <w:t xml:space="preserve"> </w:t>
      </w:r>
      <w:r w:rsidR="001B0B74">
        <w:rPr>
          <w:rFonts w:ascii="Times New Roman"/>
          <w:sz w:val="23"/>
          <w:szCs w:val="23"/>
        </w:rPr>
        <w:t xml:space="preserve"> </w:t>
      </w:r>
    </w:p>
    <w:p w14:paraId="76AE975D" w14:textId="26778902" w:rsidR="00ED2790" w:rsidRDefault="00ED2790" w:rsidP="002B43AB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2B43AB">
        <w:rPr>
          <w:rFonts w:ascii="Times New Roman"/>
          <w:sz w:val="23"/>
          <w:szCs w:val="23"/>
          <w:u w:val="single"/>
        </w:rPr>
        <w:t>자본구성</w:t>
      </w:r>
      <w:r w:rsidRPr="002B43AB">
        <w:rPr>
          <w:rFonts w:ascii="Times New Roman"/>
          <w:sz w:val="23"/>
          <w:szCs w:val="23"/>
        </w:rPr>
        <w:t>.</w:t>
      </w:r>
      <w:r w:rsidR="000563DB" w:rsidRPr="002B43AB">
        <w:rPr>
          <w:rFonts w:ascii="Times New Roman" w:hint="eastAsia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대상회사의</w:t>
      </w:r>
      <w:r w:rsidR="00F01317" w:rsidRPr="002B43AB">
        <w:rPr>
          <w:rFonts w:ascii="Times New Roman" w:hint="eastAsia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수권자본은</w:t>
      </w:r>
      <w:r w:rsidR="00F01317" w:rsidRPr="002B43AB">
        <w:rPr>
          <w:rFonts w:ascii="Times New Roman" w:hint="eastAsia"/>
          <w:sz w:val="23"/>
          <w:szCs w:val="23"/>
        </w:rPr>
        <w:t xml:space="preserve"> </w:t>
      </w:r>
      <w:r w:rsidR="00A267C6" w:rsidRPr="00A267C6">
        <w:rPr>
          <w:rFonts w:ascii="Times New Roman" w:hint="eastAsia"/>
          <w:sz w:val="23"/>
          <w:szCs w:val="23"/>
          <w:u w:val="single"/>
        </w:rPr>
        <w:t>별첨</w:t>
      </w:r>
      <w:r w:rsidR="00A267C6" w:rsidRPr="00A267C6">
        <w:rPr>
          <w:rFonts w:ascii="Times New Roman" w:hint="eastAsia"/>
          <w:sz w:val="23"/>
          <w:szCs w:val="23"/>
          <w:u w:val="single"/>
        </w:rPr>
        <w:t xml:space="preserve"> </w:t>
      </w:r>
      <w:r w:rsidR="00A267C6" w:rsidRPr="00A267C6">
        <w:rPr>
          <w:rFonts w:ascii="Times New Roman"/>
          <w:sz w:val="23"/>
          <w:szCs w:val="23"/>
          <w:u w:val="single"/>
        </w:rPr>
        <w:t>6.2(</w:t>
      </w:r>
      <w:r w:rsidR="00A267C6" w:rsidRPr="00A267C6">
        <w:rPr>
          <w:rFonts w:ascii="Times New Roman" w:hint="eastAsia"/>
          <w:sz w:val="23"/>
          <w:szCs w:val="23"/>
          <w:u w:val="single"/>
        </w:rPr>
        <w:t>c)</w:t>
      </w:r>
      <w:r w:rsidR="00A267C6">
        <w:rPr>
          <w:rFonts w:ascii="Times New Roman" w:hint="eastAsia"/>
          <w:sz w:val="23"/>
          <w:szCs w:val="23"/>
        </w:rPr>
        <w:t>에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="00A267C6">
        <w:rPr>
          <w:rFonts w:ascii="Times New Roman" w:hint="eastAsia"/>
          <w:sz w:val="23"/>
          <w:szCs w:val="23"/>
        </w:rPr>
        <w:t>기재된</w:t>
      </w:r>
      <w:r w:rsidR="00A267C6">
        <w:rPr>
          <w:rFonts w:ascii="Times New Roman" w:hint="eastAsia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바와</w:t>
      </w:r>
      <w:r w:rsidR="00F01317" w:rsidRPr="002B43AB">
        <w:rPr>
          <w:rFonts w:ascii="Times New Roman" w:hint="eastAsia"/>
          <w:sz w:val="23"/>
          <w:szCs w:val="23"/>
        </w:rPr>
        <w:t xml:space="preserve"> </w:t>
      </w:r>
      <w:r w:rsidR="00F01317" w:rsidRPr="002B43AB">
        <w:rPr>
          <w:rFonts w:ascii="Times New Roman" w:hint="eastAsia"/>
          <w:sz w:val="23"/>
          <w:szCs w:val="23"/>
        </w:rPr>
        <w:t>같다</w:t>
      </w:r>
      <w:r w:rsidR="00F01317" w:rsidRPr="002B43AB">
        <w:rPr>
          <w:rFonts w:ascii="Times New Roman" w:hint="eastAsia"/>
          <w:sz w:val="23"/>
          <w:szCs w:val="23"/>
        </w:rPr>
        <w:t>.</w:t>
      </w:r>
      <w:r w:rsidR="00F01317" w:rsidRPr="002B43AB">
        <w:rPr>
          <w:rFonts w:ascii="Times New Roman"/>
          <w:sz w:val="23"/>
          <w:szCs w:val="23"/>
        </w:rPr>
        <w:t xml:space="preserve"> </w:t>
      </w:r>
      <w:r w:rsidR="00F47F0D" w:rsidRPr="002B43AB">
        <w:rPr>
          <w:rFonts w:ascii="Times New Roman" w:hint="eastAsia"/>
          <w:sz w:val="23"/>
          <w:szCs w:val="23"/>
        </w:rPr>
        <w:t>대상</w:t>
      </w:r>
      <w:r w:rsidRPr="002B43AB">
        <w:rPr>
          <w:rFonts w:ascii="Times New Roman"/>
          <w:sz w:val="23"/>
          <w:szCs w:val="23"/>
        </w:rPr>
        <w:t>주식</w:t>
      </w:r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및</w:t>
      </w:r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해외</w:t>
      </w:r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종속회사의</w:t>
      </w:r>
      <w:r w:rsidR="00490F1C" w:rsidRPr="002B43AB">
        <w:rPr>
          <w:rFonts w:ascii="Times New Roman" w:hint="eastAsia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sz w:val="23"/>
          <w:szCs w:val="23"/>
        </w:rPr>
        <w:t>지분증권</w:t>
      </w:r>
      <w:r w:rsidRPr="002B43AB">
        <w:rPr>
          <w:rFonts w:ascii="Times New Roman"/>
          <w:sz w:val="23"/>
          <w:szCs w:val="23"/>
        </w:rPr>
        <w:t>은</w:t>
      </w:r>
      <w:r w:rsidR="000563DB" w:rsidRPr="002B43AB">
        <w:rPr>
          <w:rFonts w:ascii="Times New Roman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적법</w:t>
      </w:r>
      <w:r w:rsidR="0015374F">
        <w:rPr>
          <w:rFonts w:ascii="Times New Roman" w:hint="eastAsia"/>
          <w:color w:val="000000"/>
          <w:sz w:val="23"/>
          <w:szCs w:val="23"/>
        </w:rPr>
        <w:t>하고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유효하게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발행</w:t>
      </w:r>
      <w:r w:rsidR="0015374F">
        <w:rPr>
          <w:rFonts w:ascii="Times New Roman" w:hint="eastAsia"/>
          <w:color w:val="000000"/>
          <w:sz w:val="23"/>
          <w:szCs w:val="23"/>
        </w:rPr>
        <w:t>되었고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="0015374F">
        <w:rPr>
          <w:rFonts w:ascii="Times New Roman" w:hint="eastAsia"/>
          <w:color w:val="000000"/>
          <w:sz w:val="23"/>
          <w:szCs w:val="23"/>
        </w:rPr>
        <w:t>인수대금은</w:t>
      </w:r>
      <w:r w:rsidR="0015374F">
        <w:rPr>
          <w:rFonts w:ascii="Times New Roman" w:hint="eastAsia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완납되</w:t>
      </w:r>
      <w:r w:rsidR="00F47F0D" w:rsidRPr="002B43AB">
        <w:rPr>
          <w:rFonts w:ascii="Times New Roman" w:hint="eastAsia"/>
          <w:color w:val="000000"/>
          <w:sz w:val="23"/>
          <w:szCs w:val="23"/>
        </w:rPr>
        <w:t>어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추가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납입의무는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없으며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전환사채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신주인수권부사채</w:t>
      </w:r>
      <w:r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주식매수선택권</w:t>
      </w:r>
      <w:r w:rsidR="002B43AB" w:rsidRPr="002B43AB">
        <w:rPr>
          <w:rFonts w:ascii="Times New Roman"/>
          <w:color w:val="000000"/>
          <w:sz w:val="23"/>
          <w:szCs w:val="23"/>
        </w:rPr>
        <w:t>,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신주인수권</w:t>
      </w:r>
      <w:r w:rsidRPr="002B43AB">
        <w:rPr>
          <w:rFonts w:ascii="Times New Roman"/>
          <w:color w:val="000000"/>
          <w:sz w:val="23"/>
          <w:szCs w:val="23"/>
        </w:rPr>
        <w:t>(</w:t>
      </w:r>
      <w:r w:rsidRPr="002B43AB">
        <w:rPr>
          <w:rFonts w:ascii="Times New Roman"/>
          <w:color w:val="000000"/>
          <w:sz w:val="23"/>
          <w:szCs w:val="23"/>
        </w:rPr>
        <w:t>법령에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따라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주주에게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인정되는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신주인수권은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제외한다</w:t>
      </w:r>
      <w:r w:rsidRPr="002B43AB">
        <w:rPr>
          <w:rFonts w:ascii="Times New Roman"/>
          <w:color w:val="000000"/>
          <w:sz w:val="23"/>
          <w:szCs w:val="23"/>
        </w:rPr>
        <w:t>)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기타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="001812E0" w:rsidRPr="002B43AB">
        <w:rPr>
          <w:rFonts w:ascii="Times New Roman" w:hint="eastAsia"/>
          <w:color w:val="000000"/>
          <w:sz w:val="23"/>
          <w:szCs w:val="23"/>
        </w:rPr>
        <w:t>대상회사</w:t>
      </w:r>
      <w:r w:rsidR="001812E0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1812E0" w:rsidRPr="002B43AB">
        <w:rPr>
          <w:rFonts w:ascii="Times New Roman" w:hint="eastAsia"/>
          <w:color w:val="000000"/>
          <w:sz w:val="23"/>
          <w:szCs w:val="23"/>
        </w:rPr>
        <w:t>또는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해외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종속회사</w:t>
      </w:r>
      <w:r w:rsidRPr="002B43AB">
        <w:rPr>
          <w:rFonts w:ascii="Times New Roman"/>
          <w:color w:val="000000"/>
          <w:sz w:val="23"/>
          <w:szCs w:val="23"/>
        </w:rPr>
        <w:t>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주식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내지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지분증권</w:t>
      </w:r>
      <w:r w:rsidRPr="002B43AB">
        <w:rPr>
          <w:rFonts w:ascii="Times New Roman"/>
          <w:color w:val="000000"/>
          <w:sz w:val="23"/>
          <w:szCs w:val="23"/>
        </w:rPr>
        <w:t>으로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전환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또는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교환될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있거나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달리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="001812E0" w:rsidRPr="002B43AB">
        <w:rPr>
          <w:rFonts w:ascii="Times New Roman" w:hint="eastAsia"/>
          <w:color w:val="000000"/>
          <w:sz w:val="23"/>
          <w:szCs w:val="23"/>
        </w:rPr>
        <w:t>대상회사</w:t>
      </w:r>
      <w:r w:rsidR="001812E0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1812E0" w:rsidRPr="002B43AB">
        <w:rPr>
          <w:rFonts w:ascii="Times New Roman" w:hint="eastAsia"/>
          <w:color w:val="000000"/>
          <w:sz w:val="23"/>
          <w:szCs w:val="23"/>
        </w:rPr>
        <w:lastRenderedPageBreak/>
        <w:t>또는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해외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종속회사</w:t>
      </w:r>
      <w:r w:rsidRPr="002B43AB">
        <w:rPr>
          <w:rFonts w:ascii="Times New Roman"/>
          <w:color w:val="000000"/>
          <w:sz w:val="23"/>
          <w:szCs w:val="23"/>
        </w:rPr>
        <w:t>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신주</w:t>
      </w:r>
      <w:r w:rsidR="00B97C70">
        <w:rPr>
          <w:rFonts w:ascii="Times New Roman" w:hint="eastAsia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발행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의무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혹은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추가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지분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발행</w:t>
      </w:r>
      <w:r w:rsidR="00490F1C" w:rsidRPr="002B43AB">
        <w:rPr>
          <w:rFonts w:ascii="Times New Roman" w:hint="eastAsia"/>
          <w:color w:val="000000"/>
          <w:sz w:val="23"/>
          <w:szCs w:val="23"/>
        </w:rPr>
        <w:t xml:space="preserve"> </w:t>
      </w:r>
      <w:r w:rsidR="00490F1C" w:rsidRPr="002B43AB">
        <w:rPr>
          <w:rFonts w:ascii="Times New Roman" w:hint="eastAsia"/>
          <w:color w:val="000000"/>
          <w:sz w:val="23"/>
          <w:szCs w:val="23"/>
        </w:rPr>
        <w:t>의무</w:t>
      </w:r>
      <w:r w:rsidRPr="002B43AB">
        <w:rPr>
          <w:rFonts w:ascii="Times New Roman"/>
          <w:color w:val="000000"/>
          <w:sz w:val="23"/>
          <w:szCs w:val="23"/>
        </w:rPr>
        <w:t>를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발생시킬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있는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유가증권이나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기타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권리가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발행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또는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2B43AB">
        <w:rPr>
          <w:rFonts w:ascii="Times New Roman"/>
          <w:color w:val="000000"/>
          <w:sz w:val="23"/>
          <w:szCs w:val="23"/>
        </w:rPr>
        <w:t>부여되어</w:t>
      </w:r>
      <w:r w:rsidR="000563DB" w:rsidRPr="002B43AB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있지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아니하고</w:t>
      </w:r>
      <w:r w:rsidRPr="009A4996">
        <w:rPr>
          <w:rFonts w:ascii="Times New Roman"/>
          <w:color w:val="000000"/>
          <w:sz w:val="23"/>
          <w:szCs w:val="23"/>
        </w:rPr>
        <w:t>,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이와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관련한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계약이</w:t>
      </w:r>
      <w:r w:rsidR="000563DB" w:rsidRPr="009A4996">
        <w:rPr>
          <w:rFonts w:ascii="Times New Roman"/>
          <w:color w:val="000000"/>
          <w:sz w:val="23"/>
          <w:szCs w:val="23"/>
        </w:rPr>
        <w:t xml:space="preserve"> </w:t>
      </w:r>
      <w:r w:rsidRPr="009A4996">
        <w:rPr>
          <w:rFonts w:ascii="Times New Roman"/>
          <w:color w:val="000000"/>
          <w:sz w:val="23"/>
          <w:szCs w:val="23"/>
        </w:rPr>
        <w:t>존재하지</w:t>
      </w:r>
      <w:r w:rsidR="000563DB" w:rsidRPr="009A4996">
        <w:rPr>
          <w:rFonts w:ascii="Times New Roman"/>
          <w:spacing w:val="3"/>
          <w:sz w:val="23"/>
          <w:szCs w:val="23"/>
        </w:rPr>
        <w:t xml:space="preserve"> </w:t>
      </w:r>
      <w:r w:rsidRPr="009A4996">
        <w:rPr>
          <w:rFonts w:ascii="Times New Roman"/>
          <w:spacing w:val="3"/>
          <w:sz w:val="23"/>
          <w:szCs w:val="23"/>
        </w:rPr>
        <w:t>않는다</w:t>
      </w:r>
      <w:r w:rsidRPr="009A4996">
        <w:rPr>
          <w:rFonts w:ascii="Times New Roman"/>
          <w:spacing w:val="3"/>
          <w:sz w:val="23"/>
          <w:szCs w:val="23"/>
        </w:rPr>
        <w:t>.</w:t>
      </w:r>
      <w:r w:rsidR="00123954">
        <w:rPr>
          <w:rFonts w:ascii="Times New Roman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대상주식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및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해외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종속회사의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지분증권에는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어떠한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부담도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설정되어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있지</w:t>
      </w:r>
      <w:r w:rsidR="00123954">
        <w:rPr>
          <w:rFonts w:ascii="Times New Roman" w:hint="eastAsia"/>
          <w:spacing w:val="3"/>
          <w:sz w:val="23"/>
          <w:szCs w:val="23"/>
        </w:rPr>
        <w:t xml:space="preserve"> </w:t>
      </w:r>
      <w:r w:rsidR="00123954">
        <w:rPr>
          <w:rFonts w:ascii="Times New Roman" w:hint="eastAsia"/>
          <w:spacing w:val="3"/>
          <w:sz w:val="23"/>
          <w:szCs w:val="23"/>
        </w:rPr>
        <w:t>아니</w:t>
      </w:r>
      <w:r w:rsidR="00BD0C0B">
        <w:rPr>
          <w:rFonts w:ascii="Times New Roman" w:hint="eastAsia"/>
          <w:spacing w:val="3"/>
          <w:sz w:val="23"/>
          <w:szCs w:val="23"/>
        </w:rPr>
        <w:t>하고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이와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관련한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계약이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존재하지</w:t>
      </w:r>
      <w:r w:rsidR="00BD0C0B">
        <w:rPr>
          <w:rFonts w:ascii="Times New Roman" w:hint="eastAsia"/>
          <w:spacing w:val="3"/>
          <w:sz w:val="23"/>
          <w:szCs w:val="23"/>
        </w:rPr>
        <w:t xml:space="preserve"> </w:t>
      </w:r>
      <w:r w:rsidR="00BD0C0B">
        <w:rPr>
          <w:rFonts w:ascii="Times New Roman" w:hint="eastAsia"/>
          <w:spacing w:val="3"/>
          <w:sz w:val="23"/>
          <w:szCs w:val="23"/>
        </w:rPr>
        <w:t>않는</w:t>
      </w:r>
      <w:r w:rsidR="00123954">
        <w:rPr>
          <w:rFonts w:ascii="Times New Roman" w:hint="eastAsia"/>
          <w:spacing w:val="3"/>
          <w:sz w:val="23"/>
          <w:szCs w:val="23"/>
        </w:rPr>
        <w:t>다</w:t>
      </w:r>
      <w:r w:rsidR="0058102D">
        <w:rPr>
          <w:rFonts w:ascii="Times New Roman" w:hint="eastAsia"/>
          <w:spacing w:val="3"/>
          <w:sz w:val="23"/>
          <w:szCs w:val="23"/>
        </w:rPr>
        <w:t>.</w:t>
      </w:r>
    </w:p>
    <w:p w14:paraId="580B5F2D" w14:textId="36BDA53B" w:rsidR="00F67586" w:rsidRPr="00427699" w:rsidRDefault="0021143A" w:rsidP="00F67586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t>기준</w:t>
      </w:r>
      <w:r w:rsidR="009A4996" w:rsidRPr="00D0247B">
        <w:rPr>
          <w:rFonts w:ascii="Times New Roman" w:hint="eastAsia"/>
          <w:sz w:val="23"/>
          <w:szCs w:val="23"/>
          <w:u w:val="single"/>
        </w:rPr>
        <w:t>재무</w:t>
      </w:r>
      <w:r w:rsidR="00ED4C43" w:rsidRPr="00D0247B">
        <w:rPr>
          <w:rFonts w:ascii="Times New Roman" w:hint="eastAsia"/>
          <w:sz w:val="23"/>
          <w:szCs w:val="23"/>
          <w:u w:val="single"/>
        </w:rPr>
        <w:t>제</w:t>
      </w:r>
      <w:r w:rsidR="009A4996" w:rsidRPr="00D0247B">
        <w:rPr>
          <w:rFonts w:ascii="Times New Roman" w:hint="eastAsia"/>
          <w:sz w:val="23"/>
          <w:szCs w:val="23"/>
          <w:u w:val="single"/>
        </w:rPr>
        <w:t>표</w:t>
      </w:r>
      <w:r w:rsidR="00ED2790" w:rsidRPr="00D0247B">
        <w:rPr>
          <w:rFonts w:ascii="Times New Roman"/>
          <w:sz w:val="23"/>
          <w:szCs w:val="23"/>
        </w:rPr>
        <w:t>.</w:t>
      </w:r>
      <w:r w:rsidR="000C2115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기준</w:t>
      </w:r>
      <w:r w:rsidR="00911244" w:rsidRPr="00D0247B">
        <w:rPr>
          <w:rFonts w:ascii="Times New Roman" w:eastAsia="바탕체" w:hint="eastAsia"/>
          <w:sz w:val="23"/>
          <w:szCs w:val="23"/>
        </w:rPr>
        <w:t>재무</w:t>
      </w:r>
      <w:r w:rsidR="00ED4C43" w:rsidRPr="00D0247B">
        <w:rPr>
          <w:rFonts w:ascii="Times New Roman" w:eastAsia="바탕체" w:hint="eastAsia"/>
          <w:sz w:val="23"/>
          <w:szCs w:val="23"/>
        </w:rPr>
        <w:t>제</w:t>
      </w:r>
      <w:r w:rsidR="00911244" w:rsidRPr="00D0247B">
        <w:rPr>
          <w:rFonts w:ascii="Times New Roman" w:eastAsia="바탕체" w:hint="eastAsia"/>
          <w:sz w:val="23"/>
          <w:szCs w:val="23"/>
        </w:rPr>
        <w:t>표는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대상회사</w:t>
      </w:r>
      <w:r w:rsidR="00282DF6" w:rsidRPr="00D0247B">
        <w:rPr>
          <w:rFonts w:ascii="Times New Roman" w:eastAsia="바탕체" w:hint="eastAsia"/>
          <w:sz w:val="23"/>
          <w:szCs w:val="23"/>
        </w:rPr>
        <w:t>의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회계장부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및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기록을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기준으로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일관되게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282DF6" w:rsidRPr="00D0247B">
        <w:rPr>
          <w:rFonts w:ascii="Times New Roman" w:eastAsia="바탕체" w:hint="eastAsia"/>
          <w:sz w:val="23"/>
          <w:szCs w:val="23"/>
        </w:rPr>
        <w:t>적용된</w:t>
      </w:r>
      <w:r w:rsidR="00282DF6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E06D46">
        <w:rPr>
          <w:rFonts w:ascii="Times New Roman" w:eastAsia="바탕체"/>
          <w:sz w:val="23"/>
          <w:szCs w:val="23"/>
        </w:rPr>
        <w:t>[</w:t>
      </w:r>
      <w:r w:rsidR="004E57AA">
        <w:rPr>
          <w:rFonts w:ascii="Times New Roman" w:eastAsia="바탕체" w:hint="eastAsia"/>
          <w:sz w:val="23"/>
          <w:szCs w:val="23"/>
        </w:rPr>
        <w:t>회계기준</w:t>
      </w:r>
      <w:r w:rsidR="00E06D46">
        <w:rPr>
          <w:rFonts w:ascii="Times New Roman" w:eastAsia="바탕체"/>
          <w:sz w:val="23"/>
          <w:szCs w:val="23"/>
        </w:rPr>
        <w:t>]</w:t>
      </w:r>
      <w:r w:rsidR="00911244" w:rsidRPr="00D0247B">
        <w:rPr>
          <w:rFonts w:ascii="Times New Roman" w:eastAsia="바탕체"/>
          <w:sz w:val="23"/>
          <w:szCs w:val="23"/>
        </w:rPr>
        <w:t>에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따라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작성되었으며</w:t>
      </w:r>
      <w:r w:rsidR="00911244" w:rsidRPr="00D0247B">
        <w:rPr>
          <w:rFonts w:ascii="Times New Roman" w:eastAsia="바탕체"/>
          <w:sz w:val="23"/>
          <w:szCs w:val="23"/>
        </w:rPr>
        <w:t xml:space="preserve">, </w:t>
      </w:r>
      <w:r w:rsidR="004D3159">
        <w:rPr>
          <w:rFonts w:ascii="Times New Roman" w:eastAsia="바탕체" w:hint="eastAsia"/>
          <w:sz w:val="23"/>
          <w:szCs w:val="23"/>
        </w:rPr>
        <w:t>각각의</w:t>
      </w:r>
      <w:r w:rsidR="004D3159">
        <w:rPr>
          <w:rFonts w:ascii="Times New Roman" w:eastAsia="바탕체" w:hint="eastAsia"/>
          <w:sz w:val="23"/>
          <w:szCs w:val="23"/>
        </w:rPr>
        <w:t xml:space="preserve"> </w:t>
      </w:r>
      <w:r w:rsidR="004D3159">
        <w:rPr>
          <w:rFonts w:ascii="Times New Roman" w:eastAsia="바탕체" w:hint="eastAsia"/>
          <w:sz w:val="23"/>
          <w:szCs w:val="23"/>
        </w:rPr>
        <w:t>작성기준일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현재</w:t>
      </w:r>
      <w:r w:rsidR="00911244" w:rsidRPr="00D0247B">
        <w:rPr>
          <w:rFonts w:ascii="Times New Roman" w:eastAsia="바탕체"/>
          <w:sz w:val="23"/>
          <w:szCs w:val="23"/>
        </w:rPr>
        <w:t>(</w:t>
      </w:r>
      <w:r w:rsidR="00911244" w:rsidRPr="00D0247B">
        <w:rPr>
          <w:rFonts w:ascii="Times New Roman" w:eastAsia="바탕체"/>
          <w:sz w:val="23"/>
          <w:szCs w:val="23"/>
        </w:rPr>
        <w:t>재무상태표의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경우</w:t>
      </w:r>
      <w:r w:rsidR="00911244" w:rsidRPr="00D0247B">
        <w:rPr>
          <w:rFonts w:ascii="Times New Roman" w:eastAsia="바탕체"/>
          <w:sz w:val="23"/>
          <w:szCs w:val="23"/>
        </w:rPr>
        <w:t>)</w:t>
      </w:r>
      <w:r w:rsidR="00911244" w:rsidRPr="00D0247B">
        <w:rPr>
          <w:rFonts w:ascii="Times New Roman" w:eastAsia="바탕체"/>
          <w:sz w:val="23"/>
          <w:szCs w:val="23"/>
        </w:rPr>
        <w:t>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대상회사</w:t>
      </w:r>
      <w:r w:rsidR="00911244" w:rsidRPr="00D0247B">
        <w:rPr>
          <w:rFonts w:ascii="Times New Roman" w:eastAsia="바탕체"/>
          <w:sz w:val="23"/>
          <w:szCs w:val="23"/>
        </w:rPr>
        <w:t>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재무상태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및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802562">
        <w:rPr>
          <w:rFonts w:ascii="Times New Roman" w:eastAsia="바탕체" w:hint="eastAsia"/>
          <w:sz w:val="23"/>
          <w:szCs w:val="23"/>
        </w:rPr>
        <w:t>각각의</w:t>
      </w:r>
      <w:r w:rsidR="00802562">
        <w:rPr>
          <w:rFonts w:ascii="Times New Roman" w:eastAsia="바탕체" w:hint="eastAsia"/>
          <w:sz w:val="23"/>
          <w:szCs w:val="23"/>
        </w:rPr>
        <w:t xml:space="preserve"> </w:t>
      </w:r>
      <w:r w:rsidR="00802562">
        <w:rPr>
          <w:rFonts w:ascii="Times New Roman" w:eastAsia="바탕체" w:hint="eastAsia"/>
          <w:sz w:val="23"/>
          <w:szCs w:val="23"/>
        </w:rPr>
        <w:t>작성</w:t>
      </w:r>
      <w:r w:rsidR="00802562">
        <w:rPr>
          <w:rFonts w:ascii="Times New Roman" w:eastAsia="바탕체" w:hint="eastAsia"/>
          <w:sz w:val="23"/>
          <w:szCs w:val="23"/>
        </w:rPr>
        <w:t xml:space="preserve"> </w:t>
      </w:r>
      <w:r w:rsidR="00802562">
        <w:rPr>
          <w:rFonts w:ascii="Times New Roman" w:eastAsia="바탕체" w:hint="eastAsia"/>
          <w:sz w:val="23"/>
          <w:szCs w:val="23"/>
        </w:rPr>
        <w:t>기준</w:t>
      </w:r>
      <w:r w:rsidR="00C33BB0">
        <w:rPr>
          <w:rFonts w:ascii="Times New Roman" w:eastAsia="바탕체" w:hint="eastAsia"/>
          <w:sz w:val="23"/>
          <w:szCs w:val="23"/>
        </w:rPr>
        <w:t>이</w:t>
      </w:r>
      <w:r w:rsidR="00C33BB0">
        <w:rPr>
          <w:rFonts w:ascii="Times New Roman" w:eastAsia="바탕체" w:hint="eastAsia"/>
          <w:sz w:val="23"/>
          <w:szCs w:val="23"/>
        </w:rPr>
        <w:t xml:space="preserve"> </w:t>
      </w:r>
      <w:r w:rsidR="00C33BB0">
        <w:rPr>
          <w:rFonts w:ascii="Times New Roman" w:eastAsia="바탕체" w:hint="eastAsia"/>
          <w:sz w:val="23"/>
          <w:szCs w:val="23"/>
        </w:rPr>
        <w:t>된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기간</w:t>
      </w:r>
      <w:r w:rsidR="00911244" w:rsidRPr="00D0247B">
        <w:rPr>
          <w:rFonts w:ascii="Times New Roman" w:eastAsia="바탕체"/>
          <w:sz w:val="23"/>
          <w:szCs w:val="23"/>
        </w:rPr>
        <w:t>(</w:t>
      </w:r>
      <w:r w:rsidR="00911244" w:rsidRPr="00D0247B">
        <w:rPr>
          <w:rFonts w:ascii="Times New Roman" w:eastAsia="바탕체"/>
          <w:sz w:val="23"/>
          <w:szCs w:val="23"/>
        </w:rPr>
        <w:t>손익계산서</w:t>
      </w:r>
      <w:r w:rsidR="00911244" w:rsidRPr="00D0247B">
        <w:rPr>
          <w:rFonts w:ascii="Times New Roman" w:eastAsia="바탕체" w:hint="eastAsia"/>
          <w:sz w:val="23"/>
          <w:szCs w:val="23"/>
        </w:rPr>
        <w:t>의</w:t>
      </w:r>
      <w:r w:rsidR="00911244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911244" w:rsidRPr="00D0247B">
        <w:rPr>
          <w:rFonts w:ascii="Times New Roman" w:eastAsia="바탕체" w:hint="eastAsia"/>
          <w:sz w:val="23"/>
          <w:szCs w:val="23"/>
        </w:rPr>
        <w:t>경우</w:t>
      </w:r>
      <w:r w:rsidR="00911244" w:rsidRPr="00D0247B">
        <w:rPr>
          <w:rFonts w:ascii="Times New Roman" w:eastAsia="바탕체"/>
          <w:sz w:val="23"/>
          <w:szCs w:val="23"/>
        </w:rPr>
        <w:t xml:space="preserve">) </w:t>
      </w:r>
      <w:r w:rsidR="00911244" w:rsidRPr="00D0247B">
        <w:rPr>
          <w:rFonts w:ascii="Times New Roman" w:eastAsia="바탕체"/>
          <w:sz w:val="23"/>
          <w:szCs w:val="23"/>
        </w:rPr>
        <w:t>동안의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대상회사의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 w:rsidR="00F81883">
        <w:rPr>
          <w:rFonts w:ascii="Times New Roman" w:eastAsia="바탕체" w:hint="eastAsia"/>
          <w:sz w:val="23"/>
          <w:szCs w:val="23"/>
        </w:rPr>
        <w:t>영업</w:t>
      </w:r>
      <w:r w:rsidR="00F81883">
        <w:rPr>
          <w:rFonts w:ascii="Times New Roman" w:eastAsia="바탕체" w:hint="eastAsia"/>
          <w:sz w:val="23"/>
          <w:szCs w:val="23"/>
        </w:rPr>
        <w:t>/</w:t>
      </w:r>
      <w:r w:rsidR="00911244" w:rsidRPr="00D0247B">
        <w:rPr>
          <w:rFonts w:ascii="Times New Roman" w:eastAsia="바탕체"/>
          <w:sz w:val="23"/>
          <w:szCs w:val="23"/>
        </w:rPr>
        <w:t>재무성과</w:t>
      </w:r>
      <w:r w:rsidR="00F81883">
        <w:rPr>
          <w:rFonts w:ascii="Times New Roman" w:eastAsia="바탕체" w:hint="eastAsia"/>
          <w:sz w:val="23"/>
          <w:szCs w:val="23"/>
        </w:rPr>
        <w:t xml:space="preserve">, </w:t>
      </w:r>
      <w:r w:rsidR="00F81883">
        <w:rPr>
          <w:rFonts w:ascii="Times New Roman" w:eastAsia="바탕체" w:hint="eastAsia"/>
          <w:sz w:val="23"/>
          <w:szCs w:val="23"/>
        </w:rPr>
        <w:t>자본변동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및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현금흐름을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 w:hint="eastAsia"/>
          <w:sz w:val="23"/>
          <w:szCs w:val="23"/>
        </w:rPr>
        <w:t>중요성의</w:t>
      </w:r>
      <w:r w:rsidR="00911244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911244" w:rsidRPr="00D0247B">
        <w:rPr>
          <w:rFonts w:ascii="Times New Roman" w:eastAsia="바탕체" w:hint="eastAsia"/>
          <w:sz w:val="23"/>
          <w:szCs w:val="23"/>
        </w:rPr>
        <w:t>관점에서</w:t>
      </w:r>
      <w:r w:rsidR="00911244" w:rsidRPr="00D0247B">
        <w:rPr>
          <w:rFonts w:ascii="Times New Roman" w:eastAsia="바탕체" w:hint="eastAsia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적정하게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표시하고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911244" w:rsidRPr="00D0247B">
        <w:rPr>
          <w:rFonts w:ascii="Times New Roman" w:eastAsia="바탕체"/>
          <w:sz w:val="23"/>
          <w:szCs w:val="23"/>
        </w:rPr>
        <w:t>있다</w:t>
      </w:r>
      <w:r w:rsidR="00911244" w:rsidRPr="00D0247B">
        <w:rPr>
          <w:rFonts w:ascii="Times New Roman" w:eastAsia="바탕체"/>
          <w:sz w:val="23"/>
          <w:szCs w:val="23"/>
        </w:rPr>
        <w:t>.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대상회사의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미수금</w:t>
      </w:r>
      <w:r w:rsidR="00387E62">
        <w:rPr>
          <w:rFonts w:ascii="Times New Roman" w:eastAsia="바탕체" w:hint="eastAsia"/>
          <w:sz w:val="23"/>
          <w:szCs w:val="23"/>
        </w:rPr>
        <w:t>,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매출채권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등</w:t>
      </w:r>
      <w:r w:rsidR="00387E62">
        <w:rPr>
          <w:rFonts w:ascii="Times New Roman" w:eastAsia="바탕체" w:hint="eastAsia"/>
          <w:sz w:val="23"/>
          <w:szCs w:val="23"/>
        </w:rPr>
        <w:t>(</w:t>
      </w:r>
      <w:r w:rsidR="00387E62">
        <w:rPr>
          <w:rFonts w:ascii="Times New Roman" w:eastAsia="바탕체"/>
          <w:sz w:val="23"/>
          <w:szCs w:val="23"/>
        </w:rPr>
        <w:t>“</w:t>
      </w:r>
      <w:r w:rsidR="00387E62" w:rsidRPr="00387E62">
        <w:rPr>
          <w:rFonts w:ascii="Times New Roman" w:eastAsia="바탕체" w:hint="eastAsia"/>
          <w:b/>
          <w:sz w:val="23"/>
          <w:szCs w:val="23"/>
          <w:u w:val="single"/>
        </w:rPr>
        <w:t>매출채권등</w:t>
      </w:r>
      <w:r w:rsidR="00387E62">
        <w:rPr>
          <w:rFonts w:ascii="Times New Roman" w:eastAsia="바탕체"/>
          <w:sz w:val="23"/>
          <w:szCs w:val="23"/>
        </w:rPr>
        <w:t>”)</w:t>
      </w:r>
      <w:r w:rsidR="00387E62">
        <w:rPr>
          <w:rFonts w:ascii="Times New Roman" w:eastAsia="바탕체" w:hint="eastAsia"/>
          <w:sz w:val="23"/>
          <w:szCs w:val="23"/>
        </w:rPr>
        <w:t>은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통상적인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사업과정에서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발생한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것으로서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대상회사는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B97C70">
        <w:rPr>
          <w:rFonts w:ascii="Times New Roman" w:eastAsia="바탕체" w:hint="eastAsia"/>
          <w:sz w:val="23"/>
          <w:szCs w:val="23"/>
        </w:rPr>
        <w:t>그에</w:t>
      </w:r>
      <w:r w:rsidR="00B97C70">
        <w:rPr>
          <w:rFonts w:ascii="Times New Roman" w:eastAsia="바탕체" w:hint="eastAsia"/>
          <w:sz w:val="23"/>
          <w:szCs w:val="23"/>
        </w:rPr>
        <w:t xml:space="preserve"> </w:t>
      </w:r>
      <w:r w:rsidR="00B97C70">
        <w:rPr>
          <w:rFonts w:ascii="Times New Roman" w:eastAsia="바탕체" w:hint="eastAsia"/>
          <w:sz w:val="23"/>
          <w:szCs w:val="23"/>
        </w:rPr>
        <w:t>대한</w:t>
      </w:r>
      <w:r w:rsidR="00B97C70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완전하고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유효한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소유권을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가지며</w:t>
      </w:r>
      <w:r w:rsidR="00387E62">
        <w:rPr>
          <w:rFonts w:ascii="Times New Roman" w:eastAsia="바탕체" w:hint="eastAsia"/>
          <w:sz w:val="23"/>
          <w:szCs w:val="23"/>
        </w:rPr>
        <w:t>,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기준재무제표상의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금액은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비정상적인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비용이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소요됨이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없이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그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변제기에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전액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회수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가능하다</w:t>
      </w:r>
      <w:r w:rsidR="00387E62">
        <w:rPr>
          <w:rFonts w:ascii="Times New Roman" w:eastAsia="바탕체" w:hint="eastAsia"/>
          <w:sz w:val="23"/>
          <w:szCs w:val="23"/>
        </w:rPr>
        <w:t>.</w:t>
      </w:r>
      <w:r w:rsidR="00387E62">
        <w:rPr>
          <w:rFonts w:ascii="Times New Roman" w:eastAsia="바탕체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기준일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387E62">
        <w:rPr>
          <w:rFonts w:ascii="Times New Roman" w:eastAsia="바탕체" w:hint="eastAsia"/>
          <w:sz w:val="23"/>
          <w:szCs w:val="23"/>
        </w:rPr>
        <w:t>현재</w:t>
      </w:r>
      <w:r w:rsidR="00387E62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대상회사의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재무제표에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표시되어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있거나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그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이후에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발생한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매출채권등은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대상회사의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통상적인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사업과정에서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정당한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가액에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물품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또는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용역을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판매함으로써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실제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발생한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것으로서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대손충당금이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과거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관행에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따라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적정하게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산정되었으며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상계</w:t>
      </w:r>
      <w:r w:rsidR="00717966">
        <w:rPr>
          <w:rFonts w:ascii="Times New Roman" w:eastAsia="바탕체" w:hint="eastAsia"/>
          <w:sz w:val="23"/>
          <w:szCs w:val="23"/>
        </w:rPr>
        <w:t xml:space="preserve">, </w:t>
      </w:r>
      <w:r w:rsidR="00717966">
        <w:rPr>
          <w:rFonts w:ascii="Times New Roman" w:eastAsia="바탕체" w:hint="eastAsia"/>
          <w:sz w:val="23"/>
          <w:szCs w:val="23"/>
        </w:rPr>
        <w:t>공제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및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금액조정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등의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대상이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되지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않고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어떠한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부담도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설정되어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있지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B97C70">
        <w:rPr>
          <w:rFonts w:ascii="Times New Roman" w:eastAsia="바탕체" w:hint="eastAsia"/>
          <w:sz w:val="23"/>
          <w:szCs w:val="23"/>
        </w:rPr>
        <w:t>아니하</w:t>
      </w:r>
      <w:r w:rsidR="00717966">
        <w:rPr>
          <w:rFonts w:ascii="Times New Roman" w:eastAsia="바탕체" w:hint="eastAsia"/>
          <w:sz w:val="23"/>
          <w:szCs w:val="23"/>
        </w:rPr>
        <w:t>다</w:t>
      </w:r>
      <w:r w:rsidR="00717966">
        <w:rPr>
          <w:rFonts w:ascii="Times New Roman" w:eastAsia="바탕체" w:hint="eastAsia"/>
          <w:sz w:val="23"/>
          <w:szCs w:val="23"/>
        </w:rPr>
        <w:t>.</w:t>
      </w:r>
      <w:r w:rsidR="00911244" w:rsidRPr="00D0247B">
        <w:rPr>
          <w:rFonts w:ascii="Times New Roman" w:eastAsia="바탕체"/>
          <w:sz w:val="23"/>
          <w:szCs w:val="23"/>
        </w:rPr>
        <w:t xml:space="preserve"> </w:t>
      </w:r>
      <w:r w:rsidR="00F67586" w:rsidRPr="00BA5032">
        <w:rPr>
          <w:rFonts w:ascii="Times New Roman" w:eastAsia="바탕체" w:hint="eastAsia"/>
          <w:sz w:val="23"/>
          <w:szCs w:val="23"/>
        </w:rPr>
        <w:t>기준일부터</w:t>
      </w:r>
      <w:r w:rsidR="00F67586" w:rsidRPr="00BA5032">
        <w:rPr>
          <w:rFonts w:ascii="Times New Roman" w:eastAsia="바탕체" w:hint="eastAsia"/>
          <w:sz w:val="23"/>
          <w:szCs w:val="23"/>
        </w:rPr>
        <w:t xml:space="preserve"> </w:t>
      </w:r>
      <w:r w:rsidR="00F67586">
        <w:rPr>
          <w:rFonts w:ascii="Times New Roman" w:eastAsia="바탕체" w:hint="eastAsia"/>
          <w:sz w:val="23"/>
          <w:szCs w:val="23"/>
        </w:rPr>
        <w:t>거래종결일</w:t>
      </w:r>
      <w:r w:rsidR="00F67586" w:rsidRPr="00BA5032">
        <w:rPr>
          <w:rFonts w:ascii="Times New Roman" w:eastAsia="바탕체" w:hint="eastAsia"/>
          <w:sz w:val="23"/>
          <w:szCs w:val="23"/>
        </w:rPr>
        <w:t>까지의</w:t>
      </w:r>
      <w:r w:rsidR="00F67586" w:rsidRPr="00BA5032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BA5032">
        <w:rPr>
          <w:rFonts w:ascii="Times New Roman" w:eastAsia="바탕체" w:hint="eastAsia"/>
          <w:sz w:val="23"/>
          <w:szCs w:val="23"/>
        </w:rPr>
        <w:t>기간</w:t>
      </w:r>
      <w:r w:rsidR="00F67586" w:rsidRPr="00BA5032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BA5032">
        <w:rPr>
          <w:rFonts w:ascii="Times New Roman" w:eastAsia="바탕체" w:hint="eastAsia"/>
          <w:sz w:val="23"/>
          <w:szCs w:val="23"/>
        </w:rPr>
        <w:t>동안</w:t>
      </w:r>
      <w:r w:rsidR="00F67586" w:rsidRPr="00BA5032">
        <w:rPr>
          <w:rFonts w:ascii="Times New Roman" w:eastAsia="바탕체"/>
          <w:sz w:val="23"/>
          <w:szCs w:val="23"/>
        </w:rPr>
        <w:t xml:space="preserve"> </w:t>
      </w:r>
      <w:r w:rsidR="004E57AA">
        <w:rPr>
          <w:rFonts w:ascii="Times New Roman" w:eastAsia="바탕체"/>
          <w:sz w:val="23"/>
          <w:szCs w:val="23"/>
        </w:rPr>
        <w:t>[</w:t>
      </w:r>
      <w:r w:rsidR="004E57AA">
        <w:rPr>
          <w:rFonts w:ascii="Times New Roman" w:eastAsia="바탕체" w:hint="eastAsia"/>
          <w:sz w:val="23"/>
          <w:szCs w:val="23"/>
        </w:rPr>
        <w:t>회계기준</w:t>
      </w:r>
      <w:r w:rsidR="004E57AA">
        <w:rPr>
          <w:rFonts w:ascii="Times New Roman" w:eastAsia="바탕체"/>
          <w:sz w:val="23"/>
          <w:szCs w:val="23"/>
        </w:rPr>
        <w:t>]</w:t>
      </w:r>
      <w:r w:rsidR="0064511C">
        <w:rPr>
          <w:rFonts w:ascii="Times New Roman" w:eastAsia="바탕체" w:hint="eastAsia"/>
          <w:sz w:val="23"/>
          <w:szCs w:val="23"/>
        </w:rPr>
        <w:t>상</w:t>
      </w:r>
      <w:r w:rsidR="0064511C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부채의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인식기준을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충족하여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기준재무제표에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반영해야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하거나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주석기재해야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함에도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반영</w:t>
      </w:r>
      <w:r w:rsidR="00F67586">
        <w:rPr>
          <w:rFonts w:ascii="Times New Roman" w:eastAsia="바탕체" w:hint="eastAsia"/>
          <w:sz w:val="23"/>
          <w:szCs w:val="23"/>
        </w:rPr>
        <w:t xml:space="preserve"> </w:t>
      </w:r>
      <w:r w:rsidR="00F67586">
        <w:rPr>
          <w:rFonts w:ascii="Times New Roman" w:eastAsia="바탕체" w:hint="eastAsia"/>
          <w:sz w:val="23"/>
          <w:szCs w:val="23"/>
        </w:rPr>
        <w:t>또는</w:t>
      </w:r>
      <w:r w:rsidR="00F67586">
        <w:rPr>
          <w:rFonts w:ascii="Times New Roman" w:eastAsia="바탕체" w:hint="eastAsia"/>
          <w:sz w:val="23"/>
          <w:szCs w:val="23"/>
        </w:rPr>
        <w:t xml:space="preserve"> </w:t>
      </w:r>
      <w:r w:rsidR="00F67586">
        <w:rPr>
          <w:rFonts w:ascii="Times New Roman" w:eastAsia="바탕체" w:hint="eastAsia"/>
          <w:sz w:val="23"/>
          <w:szCs w:val="23"/>
        </w:rPr>
        <w:t>기재</w:t>
      </w:r>
      <w:r w:rsidR="00F67586" w:rsidRPr="00427699">
        <w:rPr>
          <w:rFonts w:ascii="Times New Roman" w:eastAsia="바탕체"/>
          <w:sz w:val="23"/>
          <w:szCs w:val="23"/>
        </w:rPr>
        <w:t>되지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않은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어떠한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채무</w:t>
      </w:r>
      <w:r w:rsidR="00717966">
        <w:rPr>
          <w:rFonts w:ascii="Times New Roman" w:eastAsia="바탕체" w:hint="eastAsia"/>
          <w:sz w:val="23"/>
          <w:szCs w:val="23"/>
        </w:rPr>
        <w:t xml:space="preserve">, </w:t>
      </w:r>
      <w:r w:rsidR="00717966">
        <w:rPr>
          <w:rFonts w:ascii="Times New Roman" w:eastAsia="바탕체" w:hint="eastAsia"/>
          <w:sz w:val="23"/>
          <w:szCs w:val="23"/>
        </w:rPr>
        <w:t>책임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또는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의무</w:t>
      </w:r>
      <w:r w:rsidR="00717966">
        <w:rPr>
          <w:rFonts w:ascii="Times New Roman" w:eastAsia="바탕체" w:hint="eastAsia"/>
          <w:sz w:val="23"/>
          <w:szCs w:val="23"/>
        </w:rPr>
        <w:t>(</w:t>
      </w:r>
      <w:r w:rsidR="00717966">
        <w:rPr>
          <w:rFonts w:ascii="Times New Roman" w:eastAsia="바탕체" w:hint="eastAsia"/>
          <w:sz w:val="23"/>
          <w:szCs w:val="23"/>
        </w:rPr>
        <w:t>부외부채</w:t>
      </w:r>
      <w:r w:rsidR="00717966">
        <w:rPr>
          <w:rFonts w:ascii="Times New Roman" w:eastAsia="바탕체" w:hint="eastAsia"/>
          <w:sz w:val="23"/>
          <w:szCs w:val="23"/>
        </w:rPr>
        <w:t xml:space="preserve">, </w:t>
      </w:r>
      <w:r w:rsidR="00717966">
        <w:rPr>
          <w:rFonts w:ascii="Times New Roman" w:eastAsia="바탕체" w:hint="eastAsia"/>
          <w:sz w:val="23"/>
          <w:szCs w:val="23"/>
        </w:rPr>
        <w:t>우발채무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여부를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불문하고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납기일이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도래하지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않은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조세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채무를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포함함</w:t>
      </w:r>
      <w:r w:rsidR="00717966">
        <w:rPr>
          <w:rFonts w:ascii="Times New Roman" w:eastAsia="바탕체" w:hint="eastAsia"/>
          <w:sz w:val="23"/>
          <w:szCs w:val="23"/>
        </w:rPr>
        <w:t>)</w:t>
      </w:r>
      <w:r w:rsidR="00717966">
        <w:rPr>
          <w:rFonts w:ascii="Times New Roman" w:eastAsia="바탕체" w:hint="eastAsia"/>
          <w:sz w:val="23"/>
          <w:szCs w:val="23"/>
        </w:rPr>
        <w:t>도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존재하지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아니</w:t>
      </w:r>
      <w:r w:rsidR="00717966">
        <w:rPr>
          <w:rFonts w:ascii="Times New Roman" w:eastAsia="바탕체" w:hint="eastAsia"/>
          <w:sz w:val="23"/>
          <w:szCs w:val="23"/>
        </w:rPr>
        <w:t>하고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그러한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채무</w:t>
      </w:r>
      <w:r w:rsidR="00717966">
        <w:rPr>
          <w:rFonts w:ascii="Times New Roman" w:eastAsia="바탕체" w:hint="eastAsia"/>
          <w:sz w:val="23"/>
          <w:szCs w:val="23"/>
        </w:rPr>
        <w:t>,</w:t>
      </w:r>
      <w:r w:rsidR="00717966">
        <w:rPr>
          <w:rFonts w:ascii="Times New Roman" w:eastAsia="바탕체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책임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또는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의무가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발생할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사유도</w:t>
      </w:r>
      <w:r w:rsidR="00717966">
        <w:rPr>
          <w:rFonts w:ascii="Times New Roman" w:eastAsia="바탕체" w:hint="eastAsia"/>
          <w:sz w:val="23"/>
          <w:szCs w:val="23"/>
        </w:rPr>
        <w:t xml:space="preserve"> </w:t>
      </w:r>
      <w:r w:rsidR="00717966">
        <w:rPr>
          <w:rFonts w:ascii="Times New Roman" w:eastAsia="바탕체" w:hint="eastAsia"/>
          <w:sz w:val="23"/>
          <w:szCs w:val="23"/>
        </w:rPr>
        <w:t>없다</w:t>
      </w:r>
      <w:r w:rsidR="00F67586" w:rsidRPr="00427699">
        <w:rPr>
          <w:rFonts w:ascii="Times New Roman" w:eastAsia="바탕체"/>
          <w:sz w:val="23"/>
          <w:szCs w:val="23"/>
        </w:rPr>
        <w:t xml:space="preserve">. </w:t>
      </w:r>
    </w:p>
    <w:p w14:paraId="775216F5" w14:textId="127AAF8C" w:rsidR="001E7FC9" w:rsidRPr="00F67586" w:rsidRDefault="00877ACE" w:rsidP="00FF2F36">
      <w:pPr>
        <w:numPr>
          <w:ilvl w:val="1"/>
          <w:numId w:val="7"/>
        </w:numPr>
        <w:snapToGrid w:val="0"/>
        <w:spacing w:before="180" w:after="180" w:line="360" w:lineRule="atLeast"/>
        <w:outlineLvl w:val="2"/>
        <w:rPr>
          <w:rFonts w:ascii="Times New Roman"/>
          <w:sz w:val="23"/>
          <w:szCs w:val="23"/>
        </w:rPr>
      </w:pPr>
      <w:r w:rsidRPr="00F67586">
        <w:rPr>
          <w:rFonts w:ascii="Times New Roman" w:hint="eastAsia"/>
          <w:sz w:val="23"/>
          <w:szCs w:val="23"/>
          <w:u w:val="single"/>
        </w:rPr>
        <w:t>통상적인</w:t>
      </w:r>
      <w:r w:rsidRPr="00F67586">
        <w:rPr>
          <w:rFonts w:ascii="Times New Roman" w:hint="eastAsia"/>
          <w:sz w:val="23"/>
          <w:szCs w:val="23"/>
          <w:u w:val="single"/>
        </w:rPr>
        <w:t xml:space="preserve"> </w:t>
      </w:r>
      <w:r w:rsidRPr="00F67586">
        <w:rPr>
          <w:rFonts w:ascii="Times New Roman" w:hint="eastAsia"/>
          <w:sz w:val="23"/>
          <w:szCs w:val="23"/>
          <w:u w:val="single"/>
        </w:rPr>
        <w:t>사업과정</w:t>
      </w:r>
      <w:r w:rsidRPr="00F67586">
        <w:rPr>
          <w:rFonts w:ascii="Times New Roman" w:hint="eastAsia"/>
          <w:sz w:val="23"/>
          <w:szCs w:val="23"/>
          <w:u w:val="single"/>
        </w:rPr>
        <w:t xml:space="preserve">; </w:t>
      </w:r>
      <w:r w:rsidR="001E7FC9" w:rsidRPr="00F67586">
        <w:rPr>
          <w:rFonts w:ascii="Times New Roman" w:hint="eastAsia"/>
          <w:sz w:val="23"/>
          <w:szCs w:val="23"/>
          <w:u w:val="single"/>
        </w:rPr>
        <w:t>중대한</w:t>
      </w:r>
      <w:r w:rsidR="001E7FC9" w:rsidRPr="00F67586">
        <w:rPr>
          <w:rFonts w:ascii="Times New Roman" w:hint="eastAsia"/>
          <w:sz w:val="23"/>
          <w:szCs w:val="23"/>
          <w:u w:val="single"/>
        </w:rPr>
        <w:t xml:space="preserve"> </w:t>
      </w:r>
      <w:r w:rsidR="001E7FC9" w:rsidRPr="00F67586">
        <w:rPr>
          <w:rFonts w:ascii="Times New Roman" w:hint="eastAsia"/>
          <w:sz w:val="23"/>
          <w:szCs w:val="23"/>
          <w:u w:val="single"/>
        </w:rPr>
        <w:t>부정적인</w:t>
      </w:r>
      <w:r w:rsidR="001E7FC9" w:rsidRPr="00F67586">
        <w:rPr>
          <w:rFonts w:ascii="Times New Roman" w:hint="eastAsia"/>
          <w:sz w:val="23"/>
          <w:szCs w:val="23"/>
          <w:u w:val="single"/>
        </w:rPr>
        <w:t xml:space="preserve"> </w:t>
      </w:r>
      <w:r w:rsidR="001E7FC9" w:rsidRPr="00F67586">
        <w:rPr>
          <w:rFonts w:ascii="Times New Roman" w:hint="eastAsia"/>
          <w:sz w:val="23"/>
          <w:szCs w:val="23"/>
          <w:u w:val="single"/>
        </w:rPr>
        <w:t>영향의</w:t>
      </w:r>
      <w:r w:rsidR="001E7FC9" w:rsidRPr="00F67586">
        <w:rPr>
          <w:rFonts w:ascii="Times New Roman"/>
          <w:sz w:val="23"/>
          <w:szCs w:val="23"/>
          <w:u w:val="single"/>
        </w:rPr>
        <w:t xml:space="preserve"> </w:t>
      </w:r>
      <w:r w:rsidR="001E7FC9" w:rsidRPr="00F67586">
        <w:rPr>
          <w:rFonts w:ascii="Times New Roman" w:hint="eastAsia"/>
          <w:sz w:val="23"/>
          <w:szCs w:val="23"/>
          <w:u w:val="single"/>
        </w:rPr>
        <w:t>부존재</w:t>
      </w:r>
      <w:r w:rsidR="001E7FC9" w:rsidRPr="00F67586">
        <w:rPr>
          <w:rFonts w:ascii="Times New Roman"/>
          <w:sz w:val="23"/>
          <w:szCs w:val="23"/>
        </w:rPr>
        <w:t xml:space="preserve">. </w:t>
      </w:r>
      <w:r w:rsidR="006D4EF7">
        <w:rPr>
          <w:rFonts w:ascii="Times New Roman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대상회사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및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해외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종속회사</w:t>
      </w:r>
      <w:r w:rsidR="00AB308C">
        <w:rPr>
          <w:rFonts w:ascii="Times New Roman" w:hint="eastAsia"/>
          <w:sz w:val="23"/>
          <w:szCs w:val="23"/>
        </w:rPr>
        <w:t>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52118C">
        <w:rPr>
          <w:rFonts w:ascii="Times New Roman" w:eastAsia="바탕체" w:hint="eastAsia"/>
          <w:sz w:val="23"/>
          <w:szCs w:val="23"/>
        </w:rPr>
        <w:t>기준일</w:t>
      </w:r>
      <w:r w:rsidR="00E12762">
        <w:rPr>
          <w:rFonts w:ascii="Times New Roman" w:eastAsia="바탕체"/>
          <w:sz w:val="23"/>
          <w:szCs w:val="23"/>
        </w:rPr>
        <w:t xml:space="preserve"> </w:t>
      </w:r>
      <w:r w:rsidR="00E12762">
        <w:rPr>
          <w:rFonts w:ascii="Times New Roman" w:eastAsia="바탕체" w:hint="eastAsia"/>
          <w:sz w:val="23"/>
          <w:szCs w:val="23"/>
        </w:rPr>
        <w:t>이후</w:t>
      </w:r>
      <w:r w:rsidR="00AB308C">
        <w:rPr>
          <w:rFonts w:ascii="Times New Roman" w:eastAsia="바탕체" w:hint="eastAsia"/>
          <w:sz w:val="23"/>
          <w:szCs w:val="23"/>
        </w:rPr>
        <w:t xml:space="preserve"> </w:t>
      </w:r>
      <w:r w:rsidRPr="00F67586">
        <w:rPr>
          <w:rFonts w:ascii="Times New Roman" w:hint="eastAsia"/>
          <w:sz w:val="23"/>
          <w:szCs w:val="23"/>
        </w:rPr>
        <w:t>통상적인</w:t>
      </w:r>
      <w:r w:rsidRPr="00F67586">
        <w:rPr>
          <w:rFonts w:ascii="Times New Roman" w:hint="eastAsia"/>
          <w:sz w:val="23"/>
          <w:szCs w:val="23"/>
        </w:rPr>
        <w:t xml:space="preserve"> </w:t>
      </w:r>
      <w:r w:rsidRPr="00F67586">
        <w:rPr>
          <w:rFonts w:ascii="Times New Roman" w:hint="eastAsia"/>
          <w:sz w:val="23"/>
          <w:szCs w:val="23"/>
        </w:rPr>
        <w:t>사업과정에</w:t>
      </w:r>
      <w:r w:rsidRPr="00F67586">
        <w:rPr>
          <w:rFonts w:ascii="Times New Roman" w:hint="eastAsia"/>
          <w:sz w:val="23"/>
          <w:szCs w:val="23"/>
        </w:rPr>
        <w:t xml:space="preserve"> </w:t>
      </w:r>
      <w:r w:rsidRPr="00F67586">
        <w:rPr>
          <w:rFonts w:ascii="Times New Roman" w:hint="eastAsia"/>
          <w:sz w:val="23"/>
          <w:szCs w:val="23"/>
        </w:rPr>
        <w:t>따라</w:t>
      </w:r>
      <w:r w:rsidRPr="00F67586">
        <w:rPr>
          <w:rFonts w:ascii="Times New Roman" w:hint="eastAsia"/>
          <w:sz w:val="23"/>
          <w:szCs w:val="23"/>
        </w:rPr>
        <w:t xml:space="preserve"> </w:t>
      </w:r>
      <w:r w:rsidRPr="00F67586">
        <w:rPr>
          <w:rFonts w:ascii="Times New Roman" w:hint="eastAsia"/>
          <w:sz w:val="23"/>
          <w:szCs w:val="23"/>
        </w:rPr>
        <w:t>운영되었고</w:t>
      </w:r>
      <w:r w:rsidRPr="00F67586">
        <w:rPr>
          <w:rFonts w:ascii="Times New Roman" w:hint="eastAsia"/>
          <w:sz w:val="23"/>
          <w:szCs w:val="23"/>
        </w:rPr>
        <w:t>,</w:t>
      </w:r>
      <w:r w:rsidR="00E12762">
        <w:rPr>
          <w:rFonts w:ascii="Times New Roman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기준일</w:t>
      </w:r>
      <w:r w:rsidR="00E12762">
        <w:rPr>
          <w:rFonts w:ascii="Times New Roman" w:hint="eastAsia"/>
          <w:sz w:val="23"/>
          <w:szCs w:val="23"/>
        </w:rPr>
        <w:t xml:space="preserve"> </w:t>
      </w:r>
      <w:r w:rsidR="00E12762">
        <w:rPr>
          <w:rFonts w:ascii="Times New Roman" w:hint="eastAsia"/>
          <w:sz w:val="23"/>
          <w:szCs w:val="23"/>
        </w:rPr>
        <w:t>이후</w:t>
      </w:r>
      <w:r w:rsidR="00B97C70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대상회사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및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해외</w:t>
      </w:r>
      <w:r w:rsidR="006E3F25">
        <w:rPr>
          <w:rFonts w:ascii="Times New Roman" w:hint="eastAsia"/>
          <w:sz w:val="23"/>
          <w:szCs w:val="23"/>
        </w:rPr>
        <w:t xml:space="preserve"> </w:t>
      </w:r>
      <w:r w:rsidR="006E3F25">
        <w:rPr>
          <w:rFonts w:ascii="Times New Roman" w:hint="eastAsia"/>
          <w:sz w:val="23"/>
          <w:szCs w:val="23"/>
        </w:rPr>
        <w:t>종속회사</w:t>
      </w:r>
      <w:r w:rsidR="00AB308C">
        <w:rPr>
          <w:rFonts w:ascii="Times New Roman" w:hint="eastAsia"/>
          <w:sz w:val="23"/>
          <w:szCs w:val="23"/>
        </w:rPr>
        <w:t>에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9E4300" w:rsidRPr="00F67586">
        <w:rPr>
          <w:rFonts w:ascii="Times New Roman" w:hint="eastAsia"/>
          <w:sz w:val="23"/>
          <w:szCs w:val="23"/>
        </w:rPr>
        <w:t>중대한</w:t>
      </w:r>
      <w:r w:rsidR="009E4300" w:rsidRPr="00F67586">
        <w:rPr>
          <w:rFonts w:ascii="Times New Roman" w:hint="eastAsia"/>
          <w:sz w:val="23"/>
          <w:szCs w:val="23"/>
        </w:rPr>
        <w:t xml:space="preserve"> </w:t>
      </w:r>
      <w:r w:rsidR="009E4300" w:rsidRPr="00F67586">
        <w:rPr>
          <w:rFonts w:ascii="Times New Roman" w:hint="eastAsia"/>
          <w:sz w:val="23"/>
          <w:szCs w:val="23"/>
        </w:rPr>
        <w:t>부정적인</w:t>
      </w:r>
      <w:r w:rsidR="009E4300" w:rsidRPr="00F67586">
        <w:rPr>
          <w:rFonts w:ascii="Times New Roman" w:hint="eastAsia"/>
          <w:sz w:val="23"/>
          <w:szCs w:val="23"/>
        </w:rPr>
        <w:t xml:space="preserve"> </w:t>
      </w:r>
      <w:r w:rsidR="009E4300" w:rsidRPr="00F67586">
        <w:rPr>
          <w:rFonts w:ascii="Times New Roman" w:hint="eastAsia"/>
          <w:sz w:val="23"/>
          <w:szCs w:val="23"/>
        </w:rPr>
        <w:t>영향</w:t>
      </w:r>
      <w:r w:rsidR="00AB308C">
        <w:rPr>
          <w:rFonts w:ascii="Times New Roman" w:hint="eastAsia"/>
          <w:sz w:val="23"/>
          <w:szCs w:val="23"/>
        </w:rPr>
        <w:t>을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미칠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있는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사정은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존재하지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아니한다</w:t>
      </w:r>
      <w:r w:rsidR="00AB308C">
        <w:rPr>
          <w:rFonts w:ascii="Times New Roman" w:hint="eastAsia"/>
          <w:sz w:val="23"/>
          <w:szCs w:val="23"/>
        </w:rPr>
        <w:t>.</w:t>
      </w:r>
    </w:p>
    <w:p w14:paraId="304A45FD" w14:textId="37CB7C0B" w:rsidR="00ED2790" w:rsidRPr="00954D7F" w:rsidRDefault="00ED2790" w:rsidP="00C5472D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법령</w:t>
      </w:r>
      <w:r w:rsidR="00AB308C">
        <w:rPr>
          <w:rFonts w:ascii="Times New Roman" w:hint="eastAsia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준수</w:t>
      </w:r>
      <w:r w:rsidRPr="00954D7F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및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A6C7C">
        <w:rPr>
          <w:rFonts w:ascii="Times New Roman" w:hint="eastAsia"/>
          <w:sz w:val="23"/>
          <w:szCs w:val="23"/>
        </w:rPr>
        <w:t>해외</w:t>
      </w:r>
      <w:r w:rsidR="00AA6C7C">
        <w:rPr>
          <w:rFonts w:ascii="Times New Roman" w:hint="eastAsia"/>
          <w:sz w:val="23"/>
          <w:szCs w:val="23"/>
        </w:rPr>
        <w:t xml:space="preserve"> </w:t>
      </w:r>
      <w:r w:rsidR="00AA6C7C">
        <w:rPr>
          <w:rFonts w:ascii="Times New Roman" w:hint="eastAsia"/>
          <w:sz w:val="23"/>
          <w:szCs w:val="23"/>
        </w:rPr>
        <w:t>종속회사와</w:t>
      </w:r>
      <w:r w:rsidR="00AA6C7C">
        <w:rPr>
          <w:rFonts w:ascii="Times New Roman" w:hint="eastAsia"/>
          <w:sz w:val="23"/>
          <w:szCs w:val="23"/>
        </w:rPr>
        <w:t xml:space="preserve"> </w:t>
      </w:r>
      <w:r w:rsidR="00AA6C7C">
        <w:rPr>
          <w:rFonts w:ascii="Times New Roman" w:hint="eastAsia"/>
          <w:sz w:val="23"/>
          <w:szCs w:val="23"/>
        </w:rPr>
        <w:t>그</w:t>
      </w:r>
      <w:r w:rsidR="00AA6C7C">
        <w:rPr>
          <w:rFonts w:ascii="Times New Roman" w:hint="eastAsia"/>
          <w:sz w:val="23"/>
          <w:szCs w:val="23"/>
        </w:rPr>
        <w:t xml:space="preserve"> </w:t>
      </w:r>
      <w:r w:rsidR="00AA6C7C">
        <w:rPr>
          <w:rFonts w:ascii="Times New Roman" w:hint="eastAsia"/>
          <w:sz w:val="23"/>
          <w:szCs w:val="23"/>
        </w:rPr>
        <w:t>각</w:t>
      </w:r>
      <w:r w:rsidR="00AA6C7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임직원들은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대상회사</w:t>
      </w:r>
      <w:r w:rsidR="007610A8">
        <w:rPr>
          <w:rFonts w:ascii="Times New Roman" w:hint="eastAsia"/>
          <w:sz w:val="23"/>
          <w:szCs w:val="23"/>
        </w:rPr>
        <w:t xml:space="preserve"> </w:t>
      </w:r>
      <w:r w:rsidR="007610A8">
        <w:rPr>
          <w:rFonts w:ascii="Times New Roman" w:hint="eastAsia"/>
          <w:sz w:val="23"/>
          <w:szCs w:val="23"/>
        </w:rPr>
        <w:t>및</w:t>
      </w:r>
      <w:r w:rsidR="007610A8">
        <w:rPr>
          <w:rFonts w:ascii="Times New Roman" w:hint="eastAsia"/>
          <w:sz w:val="23"/>
          <w:szCs w:val="23"/>
        </w:rPr>
        <w:t xml:space="preserve"> </w:t>
      </w:r>
      <w:r w:rsidR="007610A8">
        <w:rPr>
          <w:rFonts w:ascii="Times New Roman" w:hint="eastAsia"/>
          <w:sz w:val="23"/>
          <w:szCs w:val="23"/>
        </w:rPr>
        <w:t>해외</w:t>
      </w:r>
      <w:r w:rsidR="007610A8">
        <w:rPr>
          <w:rFonts w:ascii="Times New Roman" w:hint="eastAsia"/>
          <w:sz w:val="23"/>
          <w:szCs w:val="23"/>
        </w:rPr>
        <w:t xml:space="preserve"> </w:t>
      </w:r>
      <w:r w:rsidR="007610A8">
        <w:rPr>
          <w:rFonts w:ascii="Times New Roman" w:hint="eastAsia"/>
          <w:sz w:val="23"/>
          <w:szCs w:val="23"/>
        </w:rPr>
        <w:t>종속회사</w:t>
      </w:r>
      <w:r w:rsidR="00AB308C">
        <w:rPr>
          <w:rFonts w:ascii="Times New Roman" w:hint="eastAsia"/>
          <w:sz w:val="23"/>
          <w:szCs w:val="23"/>
        </w:rPr>
        <w:t>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업무를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수행하는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과정에서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관련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법령을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모두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준수하여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왔으며</w:t>
      </w:r>
      <w:r w:rsidR="00AB308C">
        <w:rPr>
          <w:rFonts w:ascii="Times New Roman" w:hint="eastAsia"/>
          <w:sz w:val="23"/>
          <w:szCs w:val="23"/>
        </w:rPr>
        <w:t>,</w:t>
      </w:r>
      <w:r w:rsidR="00AB308C">
        <w:rPr>
          <w:rFonts w:ascii="Times New Roman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관련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법령의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위반을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구성하거나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이를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초래할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있는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사유나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사정</w:t>
      </w:r>
      <w:r w:rsidR="00AB308C">
        <w:rPr>
          <w:rFonts w:ascii="Times New Roman" w:hint="eastAsia"/>
          <w:sz w:val="23"/>
          <w:szCs w:val="23"/>
        </w:rPr>
        <w:t>(</w:t>
      </w:r>
      <w:r w:rsidR="00AB308C">
        <w:rPr>
          <w:rFonts w:ascii="Times New Roman" w:hint="eastAsia"/>
          <w:sz w:val="23"/>
          <w:szCs w:val="23"/>
        </w:rPr>
        <w:t>통지나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일정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기간의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경과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시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위반이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되는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경우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및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법령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준수를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위하여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금전적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지출이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요구되는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경우를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포함함</w:t>
      </w:r>
      <w:r w:rsidR="00AB308C">
        <w:rPr>
          <w:rFonts w:ascii="Times New Roman" w:hint="eastAsia"/>
          <w:sz w:val="23"/>
          <w:szCs w:val="23"/>
        </w:rPr>
        <w:t>)</w:t>
      </w:r>
      <w:r w:rsidR="00AB308C">
        <w:rPr>
          <w:rFonts w:ascii="Times New Roman" w:hint="eastAsia"/>
          <w:sz w:val="23"/>
          <w:szCs w:val="23"/>
        </w:rPr>
        <w:t>이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발생하였거나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존재하지</w:t>
      </w:r>
      <w:r w:rsidR="00AB308C">
        <w:rPr>
          <w:rFonts w:ascii="Times New Roman" w:hint="eastAsia"/>
          <w:sz w:val="23"/>
          <w:szCs w:val="23"/>
        </w:rPr>
        <w:t xml:space="preserve"> </w:t>
      </w:r>
      <w:r w:rsidR="00AB308C">
        <w:rPr>
          <w:rFonts w:ascii="Times New Roman" w:hint="eastAsia"/>
          <w:sz w:val="23"/>
          <w:szCs w:val="23"/>
        </w:rPr>
        <w:t>않는다</w:t>
      </w:r>
      <w:r w:rsidR="00AB308C">
        <w:rPr>
          <w:rFonts w:ascii="Times New Roman" w:hint="eastAsia"/>
          <w:sz w:val="23"/>
          <w:szCs w:val="23"/>
        </w:rPr>
        <w:t>.</w:t>
      </w:r>
      <w:r w:rsidR="00EB4B9A">
        <w:rPr>
          <w:rFonts w:ascii="Times New Roman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대상회사</w:t>
      </w:r>
      <w:r w:rsidR="006D4EF7">
        <w:rPr>
          <w:rFonts w:ascii="Times New Roman" w:hint="eastAsia"/>
          <w:sz w:val="23"/>
          <w:szCs w:val="23"/>
        </w:rPr>
        <w:t xml:space="preserve"> </w:t>
      </w:r>
      <w:r w:rsidR="006D4EF7">
        <w:rPr>
          <w:rFonts w:ascii="Times New Roman" w:hint="eastAsia"/>
          <w:sz w:val="23"/>
          <w:szCs w:val="23"/>
        </w:rPr>
        <w:t>및</w:t>
      </w:r>
      <w:r w:rsidR="006D4EF7">
        <w:rPr>
          <w:rFonts w:ascii="Times New Roman" w:hint="eastAsia"/>
          <w:sz w:val="23"/>
          <w:szCs w:val="23"/>
        </w:rPr>
        <w:t xml:space="preserve"> </w:t>
      </w:r>
      <w:r w:rsidR="006D4EF7">
        <w:rPr>
          <w:rFonts w:ascii="Times New Roman" w:hint="eastAsia"/>
          <w:sz w:val="23"/>
          <w:szCs w:val="23"/>
        </w:rPr>
        <w:t>해외</w:t>
      </w:r>
      <w:r w:rsidR="006D4EF7">
        <w:rPr>
          <w:rFonts w:ascii="Times New Roman" w:hint="eastAsia"/>
          <w:sz w:val="23"/>
          <w:szCs w:val="23"/>
        </w:rPr>
        <w:t xml:space="preserve"> </w:t>
      </w:r>
      <w:r w:rsidR="006D4EF7">
        <w:rPr>
          <w:rFonts w:ascii="Times New Roman" w:hint="eastAsia"/>
          <w:sz w:val="23"/>
          <w:szCs w:val="23"/>
        </w:rPr>
        <w:t>종속회사</w:t>
      </w:r>
      <w:r w:rsidR="00EB4B9A">
        <w:rPr>
          <w:rFonts w:ascii="Times New Roman" w:hint="eastAsia"/>
          <w:sz w:val="23"/>
          <w:szCs w:val="23"/>
        </w:rPr>
        <w:t>는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법령의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위반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lastRenderedPageBreak/>
        <w:t>또는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위반가능성과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관련하여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정부기관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또는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제</w:t>
      </w:r>
      <w:r w:rsidR="00EB4B9A">
        <w:rPr>
          <w:rFonts w:ascii="Times New Roman" w:hint="eastAsia"/>
          <w:sz w:val="23"/>
          <w:szCs w:val="23"/>
        </w:rPr>
        <w:t>3</w:t>
      </w:r>
      <w:r w:rsidR="00EB4B9A">
        <w:rPr>
          <w:rFonts w:ascii="Times New Roman" w:hint="eastAsia"/>
          <w:sz w:val="23"/>
          <w:szCs w:val="23"/>
        </w:rPr>
        <w:t>자로부터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어떠한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통지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또는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고지도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받은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사실이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없고</w:t>
      </w:r>
      <w:r w:rsidR="00EB4B9A">
        <w:rPr>
          <w:rFonts w:ascii="Times New Roman" w:hint="eastAsia"/>
          <w:sz w:val="23"/>
          <w:szCs w:val="23"/>
        </w:rPr>
        <w:t>,</w:t>
      </w:r>
      <w:r w:rsidR="00EB4B9A">
        <w:rPr>
          <w:rFonts w:ascii="Times New Roman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그러한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우려도</w:t>
      </w:r>
      <w:r w:rsidR="00EB4B9A">
        <w:rPr>
          <w:rFonts w:ascii="Times New Roman" w:hint="eastAsia"/>
          <w:sz w:val="23"/>
          <w:szCs w:val="23"/>
        </w:rPr>
        <w:t xml:space="preserve"> </w:t>
      </w:r>
      <w:r w:rsidR="00EB4B9A">
        <w:rPr>
          <w:rFonts w:ascii="Times New Roman" w:hint="eastAsia"/>
          <w:sz w:val="23"/>
          <w:szCs w:val="23"/>
        </w:rPr>
        <w:t>없다</w:t>
      </w:r>
      <w:r w:rsidR="00EB4B9A">
        <w:rPr>
          <w:rFonts w:ascii="Times New Roman" w:hint="eastAsia"/>
          <w:sz w:val="23"/>
          <w:szCs w:val="23"/>
        </w:rPr>
        <w:t>.</w:t>
      </w:r>
    </w:p>
    <w:p w14:paraId="714CB53C" w14:textId="5A81979C" w:rsidR="00275887" w:rsidRPr="00740F4B" w:rsidRDefault="00275887" w:rsidP="00D66BDE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740F4B">
        <w:rPr>
          <w:rFonts w:ascii="Times New Roman" w:eastAsia="바탕체" w:hint="eastAsia"/>
          <w:sz w:val="23"/>
          <w:szCs w:val="23"/>
          <w:u w:val="single"/>
        </w:rPr>
        <w:t>제조물책임</w:t>
      </w:r>
      <w:r w:rsidRPr="00740F4B">
        <w:rPr>
          <w:rFonts w:ascii="Times New Roman" w:eastAsia="바탕체" w:hint="eastAsia"/>
          <w:sz w:val="23"/>
          <w:szCs w:val="23"/>
        </w:rPr>
        <w:t>.</w:t>
      </w:r>
      <w:r w:rsidR="009040D4">
        <w:rPr>
          <w:rFonts w:ascii="Times New Roman" w:eastAsia="바탕체"/>
          <w:sz w:val="23"/>
          <w:szCs w:val="23"/>
        </w:rPr>
        <w:t xml:space="preserve"> </w:t>
      </w:r>
      <w:r w:rsidR="00AF0A55">
        <w:rPr>
          <w:rFonts w:ascii="Times New Roman" w:hint="eastAsia"/>
          <w:sz w:val="23"/>
          <w:szCs w:val="23"/>
        </w:rPr>
        <w:t>대상회사</w:t>
      </w:r>
      <w:r w:rsidR="00AF0A55">
        <w:rPr>
          <w:rFonts w:ascii="Times New Roman" w:hint="eastAsia"/>
          <w:sz w:val="23"/>
          <w:szCs w:val="23"/>
        </w:rPr>
        <w:t xml:space="preserve"> </w:t>
      </w:r>
      <w:r w:rsidR="007D6CB0" w:rsidRPr="0085778D">
        <w:rPr>
          <w:rFonts w:ascii="Times New Roman" w:eastAsia="바탕체" w:hint="eastAsia"/>
          <w:sz w:val="23"/>
          <w:szCs w:val="23"/>
        </w:rPr>
        <w:t>또는</w:t>
      </w:r>
      <w:r w:rsidR="007D6CB0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F95B55">
        <w:rPr>
          <w:rFonts w:ascii="Times New Roman" w:eastAsia="바탕체" w:hint="eastAsia"/>
          <w:sz w:val="23"/>
          <w:szCs w:val="23"/>
        </w:rPr>
        <w:t>해외</w:t>
      </w:r>
      <w:r w:rsidR="007D6CB0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7D6CB0" w:rsidRPr="0085778D">
        <w:rPr>
          <w:rFonts w:ascii="Times New Roman" w:eastAsia="바탕체" w:hint="eastAsia"/>
          <w:sz w:val="23"/>
          <w:szCs w:val="23"/>
        </w:rPr>
        <w:t>종속회사가</w:t>
      </w:r>
      <w:r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0A55">
        <w:rPr>
          <w:rFonts w:ascii="Times New Roman" w:eastAsia="바탕체" w:hint="eastAsia"/>
          <w:sz w:val="23"/>
          <w:szCs w:val="23"/>
        </w:rPr>
        <w:t>영위하는</w:t>
      </w:r>
      <w:r w:rsidR="00AF0A55">
        <w:rPr>
          <w:rFonts w:ascii="Times New Roman" w:eastAsia="바탕체" w:hint="eastAsia"/>
          <w:sz w:val="23"/>
          <w:szCs w:val="23"/>
        </w:rPr>
        <w:t xml:space="preserve"> </w:t>
      </w:r>
      <w:r w:rsidR="00AF0A55">
        <w:rPr>
          <w:rFonts w:ascii="Times New Roman" w:eastAsia="바탕체" w:hint="eastAsia"/>
          <w:sz w:val="23"/>
          <w:szCs w:val="23"/>
        </w:rPr>
        <w:t>사업</w:t>
      </w:r>
      <w:r w:rsidR="00FA655A" w:rsidRPr="0085778D">
        <w:rPr>
          <w:rFonts w:ascii="Times New Roman" w:eastAsia="바탕체" w:hint="eastAsia"/>
          <w:sz w:val="23"/>
          <w:szCs w:val="23"/>
        </w:rPr>
        <w:t>과</w:t>
      </w:r>
      <w:r w:rsidR="00FA655A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FA655A" w:rsidRPr="0085778D">
        <w:rPr>
          <w:rFonts w:ascii="Times New Roman" w:eastAsia="바탕체" w:hint="eastAsia"/>
          <w:sz w:val="23"/>
          <w:szCs w:val="23"/>
        </w:rPr>
        <w:t>관련하여</w:t>
      </w:r>
      <w:r w:rsidR="00FA655A" w:rsidRPr="0085778D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판매</w:t>
      </w:r>
      <w:r w:rsidRPr="00740F4B">
        <w:rPr>
          <w:rFonts w:ascii="Times New Roman" w:eastAsia="바탕체" w:hint="eastAsia"/>
          <w:sz w:val="23"/>
          <w:szCs w:val="23"/>
        </w:rPr>
        <w:t xml:space="preserve">, </w:t>
      </w:r>
      <w:r w:rsidRPr="00740F4B">
        <w:rPr>
          <w:rFonts w:ascii="Times New Roman" w:eastAsia="바탕체" w:hint="eastAsia"/>
          <w:sz w:val="23"/>
          <w:szCs w:val="23"/>
        </w:rPr>
        <w:t>공급</w:t>
      </w:r>
      <w:r w:rsidRPr="00740F4B">
        <w:rPr>
          <w:rFonts w:ascii="Times New Roman" w:eastAsia="바탕체" w:hint="eastAsia"/>
          <w:sz w:val="23"/>
          <w:szCs w:val="23"/>
        </w:rPr>
        <w:t xml:space="preserve">, </w:t>
      </w:r>
      <w:r w:rsidRPr="00740F4B">
        <w:rPr>
          <w:rFonts w:ascii="Times New Roman" w:eastAsia="바탕체" w:hint="eastAsia"/>
          <w:sz w:val="23"/>
          <w:szCs w:val="23"/>
        </w:rPr>
        <w:t>납품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제공한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물품</w:t>
      </w:r>
      <w:r w:rsidRPr="00740F4B">
        <w:rPr>
          <w:rFonts w:ascii="Times New Roman" w:eastAsia="바탕체" w:hint="eastAsia"/>
          <w:sz w:val="23"/>
          <w:szCs w:val="23"/>
        </w:rPr>
        <w:t>(</w:t>
      </w:r>
      <w:r w:rsidRPr="00740F4B">
        <w:rPr>
          <w:rFonts w:ascii="Times New Roman" w:eastAsia="바탕체" w:hint="eastAsia"/>
          <w:sz w:val="23"/>
          <w:szCs w:val="23"/>
        </w:rPr>
        <w:t>재고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포함</w:t>
      </w:r>
      <w:r w:rsidRPr="00740F4B">
        <w:rPr>
          <w:rFonts w:ascii="Times New Roman" w:eastAsia="바탕체" w:hint="eastAsia"/>
          <w:sz w:val="23"/>
          <w:szCs w:val="23"/>
        </w:rPr>
        <w:t xml:space="preserve">) </w:t>
      </w:r>
      <w:r w:rsidRPr="00740F4B">
        <w:rPr>
          <w:rFonts w:ascii="Times New Roman" w:eastAsia="바탕체" w:hint="eastAsia"/>
          <w:sz w:val="23"/>
          <w:szCs w:val="23"/>
        </w:rPr>
        <w:t>내지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서비스에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대하여</w:t>
      </w:r>
      <w:r w:rsidRPr="00740F4B">
        <w:rPr>
          <w:rFonts w:ascii="Times New Roman" w:eastAsia="바탕체" w:hint="eastAsia"/>
          <w:sz w:val="23"/>
          <w:szCs w:val="23"/>
        </w:rPr>
        <w:t xml:space="preserve">, </w:t>
      </w:r>
      <w:r w:rsidR="00EB4B9A" w:rsidRPr="00740F4B">
        <w:rPr>
          <w:rFonts w:ascii="Times New Roman" w:eastAsia="바탕체"/>
          <w:sz w:val="23"/>
          <w:szCs w:val="23"/>
        </w:rPr>
        <w:t xml:space="preserve">(i) </w:t>
      </w:r>
      <w:r w:rsidRPr="00740F4B">
        <w:rPr>
          <w:rFonts w:ascii="Times New Roman" w:eastAsia="바탕체" w:hint="eastAsia"/>
          <w:sz w:val="23"/>
          <w:szCs w:val="23"/>
        </w:rPr>
        <w:t>하자를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이유로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정부기관이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제기하거나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정부기관에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제기된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클레임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, (ii) </w:t>
      </w:r>
      <w:r w:rsidR="00EB4B9A" w:rsidRPr="00740F4B">
        <w:rPr>
          <w:rFonts w:ascii="Times New Roman" w:eastAsia="바탕체" w:hint="eastAsia"/>
          <w:sz w:val="23"/>
          <w:szCs w:val="23"/>
        </w:rPr>
        <w:t>과거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3D4936">
        <w:rPr>
          <w:rFonts w:ascii="Times New Roman" w:eastAsia="바탕체"/>
          <w:sz w:val="23"/>
          <w:szCs w:val="23"/>
        </w:rPr>
        <w:t>[</w:t>
      </w:r>
      <w:r w:rsidR="00EB4B9A" w:rsidRPr="00740F4B">
        <w:rPr>
          <w:rFonts w:ascii="Times New Roman" w:eastAsia="바탕체"/>
          <w:sz w:val="23"/>
          <w:szCs w:val="23"/>
        </w:rPr>
        <w:t>5</w:t>
      </w:r>
      <w:r w:rsidR="003D4936">
        <w:rPr>
          <w:rFonts w:ascii="Times New Roman" w:eastAsia="바탕체"/>
          <w:sz w:val="23"/>
          <w:szCs w:val="23"/>
        </w:rPr>
        <w:t>]</w:t>
      </w:r>
      <w:r w:rsidR="00EB4B9A" w:rsidRPr="00740F4B">
        <w:rPr>
          <w:rFonts w:ascii="Times New Roman" w:eastAsia="바탕체" w:hint="eastAsia"/>
          <w:sz w:val="23"/>
          <w:szCs w:val="23"/>
        </w:rPr>
        <w:t>년간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일반적인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제품</w:t>
      </w:r>
      <w:r w:rsidR="00EB4B9A" w:rsidRPr="00740F4B">
        <w:rPr>
          <w:rFonts w:ascii="Times New Roman" w:eastAsia="바탕체" w:hint="eastAsia"/>
          <w:sz w:val="23"/>
          <w:szCs w:val="23"/>
        </w:rPr>
        <w:t>(</w:t>
      </w:r>
      <w:r w:rsidR="00EB4B9A" w:rsidRPr="00740F4B">
        <w:rPr>
          <w:rFonts w:ascii="Times New Roman" w:eastAsia="바탕체" w:hint="eastAsia"/>
          <w:sz w:val="23"/>
          <w:szCs w:val="23"/>
        </w:rPr>
        <w:t>어느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제품군</w:t>
      </w:r>
      <w:r w:rsidR="00EB4B9A" w:rsidRPr="00740F4B">
        <w:rPr>
          <w:rFonts w:ascii="Times New Roman" w:eastAsia="바탕체" w:hint="eastAsia"/>
          <w:sz w:val="23"/>
          <w:szCs w:val="23"/>
        </w:rPr>
        <w:t>,</w:t>
      </w:r>
      <w:r w:rsidR="00EB4B9A" w:rsidRPr="00740F4B">
        <w:rPr>
          <w:rFonts w:ascii="Times New Roman" w:eastAsia="바탕체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유형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또는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모델에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공통된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경우를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의미함</w:t>
      </w:r>
      <w:r w:rsidR="00EB4B9A" w:rsidRPr="00740F4B">
        <w:rPr>
          <w:rFonts w:ascii="Times New Roman" w:eastAsia="바탕체" w:hint="eastAsia"/>
          <w:sz w:val="23"/>
          <w:szCs w:val="23"/>
        </w:rPr>
        <w:t>)</w:t>
      </w:r>
      <w:r w:rsidR="00EB4B9A" w:rsidRPr="00740F4B">
        <w:rPr>
          <w:rFonts w:ascii="Times New Roman" w:eastAsia="바탕체" w:hint="eastAsia"/>
          <w:sz w:val="23"/>
          <w:szCs w:val="23"/>
        </w:rPr>
        <w:t>의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자발적</w:t>
      </w:r>
      <w:r w:rsidR="00EB4B9A" w:rsidRPr="00740F4B">
        <w:rPr>
          <w:rFonts w:ascii="Times New Roman" w:eastAsia="바탕체" w:hint="eastAsia"/>
          <w:sz w:val="23"/>
          <w:szCs w:val="23"/>
        </w:rPr>
        <w:t>/</w:t>
      </w:r>
      <w:r w:rsidR="00EB4B9A" w:rsidRPr="00740F4B">
        <w:rPr>
          <w:rFonts w:ascii="Times New Roman" w:eastAsia="바탕체" w:hint="eastAsia"/>
          <w:sz w:val="23"/>
          <w:szCs w:val="23"/>
        </w:rPr>
        <w:t>비자발적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리콜형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반품</w:t>
      </w:r>
      <w:r w:rsidR="00EB4B9A" w:rsidRPr="00740F4B">
        <w:rPr>
          <w:rFonts w:ascii="Times New Roman" w:eastAsia="바탕체" w:hint="eastAsia"/>
          <w:sz w:val="23"/>
          <w:szCs w:val="23"/>
        </w:rPr>
        <w:t>,</w:t>
      </w:r>
      <w:r w:rsidR="00EB4B9A" w:rsidRPr="00740F4B">
        <w:rPr>
          <w:rFonts w:ascii="Times New Roman" w:eastAsia="바탕체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리콜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또는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사후경고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등과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정부기관의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이와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관련된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조사</w:t>
      </w:r>
      <w:r w:rsidR="00EB4B9A" w:rsidRPr="00740F4B">
        <w:rPr>
          <w:rFonts w:ascii="Times New Roman" w:eastAsia="바탕체" w:hint="eastAsia"/>
          <w:sz w:val="23"/>
          <w:szCs w:val="23"/>
        </w:rPr>
        <w:t>,</w:t>
      </w:r>
      <w:r w:rsidR="00EB4B9A" w:rsidRPr="00740F4B">
        <w:rPr>
          <w:rFonts w:ascii="Times New Roman" w:eastAsia="바탕체"/>
          <w:sz w:val="23"/>
          <w:szCs w:val="23"/>
        </w:rPr>
        <w:t xml:space="preserve"> (iii) </w:t>
      </w:r>
      <w:r w:rsidR="00EB4B9A" w:rsidRPr="00740F4B">
        <w:rPr>
          <w:rFonts w:ascii="Times New Roman" w:eastAsia="바탕체" w:hint="eastAsia"/>
          <w:sz w:val="23"/>
          <w:szCs w:val="23"/>
        </w:rPr>
        <w:t>과거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992FE9">
        <w:rPr>
          <w:rFonts w:ascii="Times New Roman" w:eastAsia="바탕체"/>
          <w:sz w:val="23"/>
          <w:szCs w:val="23"/>
        </w:rPr>
        <w:t>[</w:t>
      </w:r>
      <w:r w:rsidR="00EB4B9A" w:rsidRPr="00740F4B">
        <w:rPr>
          <w:rFonts w:ascii="Times New Roman" w:eastAsia="바탕체"/>
          <w:sz w:val="23"/>
          <w:szCs w:val="23"/>
        </w:rPr>
        <w:t>5</w:t>
      </w:r>
      <w:r w:rsidR="00992FE9">
        <w:rPr>
          <w:rFonts w:ascii="Times New Roman" w:eastAsia="바탕체"/>
          <w:sz w:val="23"/>
          <w:szCs w:val="23"/>
        </w:rPr>
        <w:t>]</w:t>
      </w:r>
      <w:r w:rsidR="00EB4B9A" w:rsidRPr="00740F4B">
        <w:rPr>
          <w:rFonts w:ascii="Times New Roman" w:eastAsia="바탕체" w:hint="eastAsia"/>
          <w:sz w:val="23"/>
          <w:szCs w:val="23"/>
        </w:rPr>
        <w:t>년간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제조물책임</w:t>
      </w:r>
      <w:r w:rsidR="008D4361" w:rsidRPr="00740F4B">
        <w:rPr>
          <w:rFonts w:ascii="Times New Roman" w:eastAsia="바탕체" w:hint="eastAsia"/>
          <w:sz w:val="23"/>
          <w:szCs w:val="23"/>
        </w:rPr>
        <w:t>과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관련하여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제기된</w:t>
      </w:r>
      <w:r w:rsidR="00EB4B9A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EB4B9A" w:rsidRPr="00740F4B">
        <w:rPr>
          <w:rFonts w:ascii="Times New Roman" w:eastAsia="바탕체" w:hint="eastAsia"/>
          <w:sz w:val="23"/>
          <w:szCs w:val="23"/>
        </w:rPr>
        <w:t>클레임</w:t>
      </w:r>
      <w:r w:rsidR="008D4361" w:rsidRPr="00740F4B">
        <w:rPr>
          <w:rFonts w:ascii="Times New Roman" w:eastAsia="바탕체" w:hint="eastAsia"/>
          <w:sz w:val="23"/>
          <w:szCs w:val="23"/>
        </w:rPr>
        <w:t>이나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소송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등의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사정이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존재하지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아니하며</w:t>
      </w:r>
      <w:r w:rsidR="008D4361" w:rsidRPr="00740F4B">
        <w:rPr>
          <w:rFonts w:ascii="Times New Roman" w:eastAsia="바탕체" w:hint="eastAsia"/>
          <w:sz w:val="23"/>
          <w:szCs w:val="23"/>
        </w:rPr>
        <w:t>,</w:t>
      </w:r>
      <w:r w:rsidR="008D4361" w:rsidRPr="00740F4B">
        <w:rPr>
          <w:rFonts w:ascii="Times New Roman" w:eastAsia="바탕체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위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/>
          <w:sz w:val="23"/>
          <w:szCs w:val="23"/>
        </w:rPr>
        <w:t xml:space="preserve">(i) </w:t>
      </w:r>
      <w:r w:rsidR="008D4361" w:rsidRPr="00740F4B">
        <w:rPr>
          <w:rFonts w:ascii="Times New Roman" w:eastAsia="바탕체" w:hint="eastAsia"/>
          <w:sz w:val="23"/>
          <w:szCs w:val="23"/>
        </w:rPr>
        <w:t>내지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/>
          <w:sz w:val="23"/>
          <w:szCs w:val="23"/>
        </w:rPr>
        <w:t>(iii)</w:t>
      </w:r>
      <w:r w:rsidR="008D4361" w:rsidRPr="00740F4B">
        <w:rPr>
          <w:rFonts w:ascii="Times New Roman" w:eastAsia="바탕체" w:hint="eastAsia"/>
          <w:sz w:val="23"/>
          <w:szCs w:val="23"/>
        </w:rPr>
        <w:t>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사유와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관련된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클레임이나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소송이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제기될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우려도</w:t>
      </w:r>
      <w:r w:rsidR="008D4361"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8D4361" w:rsidRPr="00740F4B">
        <w:rPr>
          <w:rFonts w:ascii="Times New Roman" w:eastAsia="바탕체" w:hint="eastAsia"/>
          <w:sz w:val="23"/>
          <w:szCs w:val="23"/>
        </w:rPr>
        <w:t>없다</w:t>
      </w:r>
      <w:r w:rsidR="008D4361" w:rsidRPr="00740F4B">
        <w:rPr>
          <w:rFonts w:ascii="Times New Roman" w:eastAsia="바탕체" w:hint="eastAsia"/>
          <w:sz w:val="23"/>
          <w:szCs w:val="23"/>
        </w:rPr>
        <w:t>.</w:t>
      </w:r>
    </w:p>
    <w:p w14:paraId="2C6BD3A0" w14:textId="456B4D8B" w:rsidR="00ED2790" w:rsidRPr="00F81883" w:rsidRDefault="00ED2790" w:rsidP="00D66BDE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81883">
        <w:rPr>
          <w:rFonts w:ascii="Times New Roman"/>
          <w:sz w:val="23"/>
          <w:szCs w:val="23"/>
          <w:u w:val="single"/>
        </w:rPr>
        <w:t>유형자산</w:t>
      </w:r>
      <w:r w:rsidRPr="00F81883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="00547FC3" w:rsidRPr="00F81883">
        <w:rPr>
          <w:rFonts w:ascii="Times New Roman" w:hint="eastAsia"/>
          <w:sz w:val="23"/>
          <w:szCs w:val="23"/>
        </w:rPr>
        <w:t>대상회사</w:t>
      </w:r>
      <w:r w:rsidR="004F2055">
        <w:rPr>
          <w:rFonts w:ascii="Times New Roman" w:hint="eastAsia"/>
          <w:sz w:val="23"/>
          <w:szCs w:val="23"/>
        </w:rPr>
        <w:t xml:space="preserve"> </w:t>
      </w:r>
      <w:r w:rsidR="004F2055">
        <w:rPr>
          <w:rFonts w:ascii="Times New Roman" w:hint="eastAsia"/>
          <w:sz w:val="23"/>
          <w:szCs w:val="23"/>
        </w:rPr>
        <w:t>및</w:t>
      </w:r>
      <w:r w:rsidR="004F2055">
        <w:rPr>
          <w:rFonts w:ascii="Times New Roman" w:hint="eastAsia"/>
          <w:sz w:val="23"/>
          <w:szCs w:val="23"/>
        </w:rPr>
        <w:t xml:space="preserve"> </w:t>
      </w:r>
      <w:r w:rsidR="004F2055">
        <w:rPr>
          <w:rFonts w:ascii="Times New Roman" w:hint="eastAsia"/>
          <w:sz w:val="23"/>
          <w:szCs w:val="23"/>
        </w:rPr>
        <w:t>해외</w:t>
      </w:r>
      <w:r w:rsidR="004F2055">
        <w:rPr>
          <w:rFonts w:ascii="Times New Roman" w:hint="eastAsia"/>
          <w:sz w:val="23"/>
          <w:szCs w:val="23"/>
        </w:rPr>
        <w:t xml:space="preserve"> </w:t>
      </w:r>
      <w:r w:rsidR="004F2055">
        <w:rPr>
          <w:rFonts w:ascii="Times New Roman" w:hint="eastAsia"/>
          <w:sz w:val="23"/>
          <w:szCs w:val="23"/>
        </w:rPr>
        <w:t>종속회사</w:t>
      </w:r>
      <w:r w:rsidR="001335BA" w:rsidRPr="00F81883">
        <w:rPr>
          <w:rFonts w:ascii="Times New Roman"/>
          <w:sz w:val="23"/>
          <w:szCs w:val="23"/>
        </w:rPr>
        <w:t>는</w:t>
      </w:r>
      <w:r w:rsidR="001335BA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소유하거나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사용하고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있는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모든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부동산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및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동산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="008D4361" w:rsidRPr="00F81883">
        <w:rPr>
          <w:rFonts w:ascii="Times New Roman" w:hint="eastAsia"/>
          <w:sz w:val="23"/>
          <w:szCs w:val="23"/>
        </w:rPr>
        <w:t>기타</w:t>
      </w:r>
      <w:r w:rsidR="008D4361" w:rsidRPr="00F81883">
        <w:rPr>
          <w:rFonts w:ascii="Times New Roman" w:hint="eastAsia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유형자산</w:t>
      </w:r>
      <w:r w:rsidR="00D54444" w:rsidRPr="00F81883">
        <w:rPr>
          <w:rFonts w:ascii="Times New Roman" w:hint="eastAsia"/>
          <w:sz w:val="23"/>
          <w:szCs w:val="23"/>
        </w:rPr>
        <w:t>(</w:t>
      </w:r>
      <w:r w:rsidR="00D54444" w:rsidRPr="00F81883">
        <w:rPr>
          <w:rFonts w:ascii="Times New Roman" w:hint="eastAsia"/>
          <w:sz w:val="23"/>
          <w:szCs w:val="23"/>
        </w:rPr>
        <w:t>재고자산을</w:t>
      </w:r>
      <w:r w:rsidR="00D54444" w:rsidRPr="00F81883">
        <w:rPr>
          <w:rFonts w:ascii="Times New Roman" w:hint="eastAsia"/>
          <w:sz w:val="23"/>
          <w:szCs w:val="23"/>
        </w:rPr>
        <w:t xml:space="preserve"> </w:t>
      </w:r>
      <w:r w:rsidR="00D54444" w:rsidRPr="00F81883">
        <w:rPr>
          <w:rFonts w:ascii="Times New Roman" w:hint="eastAsia"/>
          <w:sz w:val="23"/>
          <w:szCs w:val="23"/>
        </w:rPr>
        <w:t>포함함</w:t>
      </w:r>
      <w:r w:rsidR="00D54444" w:rsidRPr="00F81883">
        <w:rPr>
          <w:rFonts w:ascii="Times New Roman" w:hint="eastAsia"/>
          <w:sz w:val="23"/>
          <w:szCs w:val="23"/>
        </w:rPr>
        <w:t>)</w:t>
      </w:r>
      <w:r w:rsidRPr="00F81883">
        <w:rPr>
          <w:rFonts w:ascii="Times New Roman"/>
          <w:sz w:val="23"/>
          <w:szCs w:val="23"/>
        </w:rPr>
        <w:t>에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대하여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적법한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소유권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또는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임차권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기타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사용권을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가지고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있</w:t>
      </w:r>
      <w:r w:rsidR="00EF69C0" w:rsidRPr="00F81883">
        <w:rPr>
          <w:rFonts w:ascii="Times New Roman" w:hint="eastAsia"/>
          <w:sz w:val="23"/>
          <w:szCs w:val="23"/>
        </w:rPr>
        <w:t>고</w:t>
      </w:r>
      <w:r w:rsidRPr="00F81883">
        <w:rPr>
          <w:rFonts w:ascii="Times New Roman"/>
          <w:sz w:val="23"/>
          <w:szCs w:val="23"/>
        </w:rPr>
        <w:t>,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그러한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유형자산에는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부담이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설정되어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있지</w:t>
      </w:r>
      <w:r w:rsidR="000563DB" w:rsidRPr="00F81883">
        <w:rPr>
          <w:rFonts w:ascii="Times New Roman"/>
          <w:sz w:val="23"/>
          <w:szCs w:val="23"/>
        </w:rPr>
        <w:t xml:space="preserve"> </w:t>
      </w:r>
      <w:r w:rsidRPr="00F81883">
        <w:rPr>
          <w:rFonts w:ascii="Times New Roman"/>
          <w:sz w:val="23"/>
          <w:szCs w:val="23"/>
        </w:rPr>
        <w:t>아니하</w:t>
      </w:r>
      <w:r w:rsidR="00EF69C0" w:rsidRPr="00F81883">
        <w:rPr>
          <w:rFonts w:ascii="Times New Roman" w:hint="eastAsia"/>
          <w:sz w:val="23"/>
          <w:szCs w:val="23"/>
        </w:rPr>
        <w:t>며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해당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유형자산을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현재와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같은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방식으로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계속해서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소유하거나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사용하는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것에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부정적인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영향을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미치는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어떠한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사실이나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상태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사유나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사정도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존재하지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아니한다</w:t>
      </w:r>
      <w:r w:rsidRPr="00F81883">
        <w:rPr>
          <w:rFonts w:ascii="Times New Roman"/>
          <w:sz w:val="23"/>
          <w:szCs w:val="23"/>
        </w:rPr>
        <w:t>.</w:t>
      </w:r>
      <w:r w:rsidR="000563DB" w:rsidRPr="00F81883">
        <w:rPr>
          <w:rFonts w:ascii="Times New Roman" w:hint="eastAsia"/>
          <w:sz w:val="23"/>
          <w:szCs w:val="23"/>
        </w:rPr>
        <w:t xml:space="preserve"> </w:t>
      </w:r>
      <w:r w:rsidR="00547FC3" w:rsidRPr="00F81883">
        <w:rPr>
          <w:rFonts w:ascii="Times New Roman" w:hint="eastAsia"/>
          <w:sz w:val="23"/>
          <w:szCs w:val="23"/>
        </w:rPr>
        <w:t>대상회사</w:t>
      </w:r>
      <w:r w:rsidR="00A93200">
        <w:rPr>
          <w:rFonts w:ascii="Times New Roman" w:hint="eastAsia"/>
          <w:sz w:val="23"/>
          <w:szCs w:val="23"/>
        </w:rPr>
        <w:t xml:space="preserve"> </w:t>
      </w:r>
      <w:r w:rsidR="00A93200">
        <w:rPr>
          <w:rFonts w:ascii="Times New Roman" w:hint="eastAsia"/>
          <w:sz w:val="23"/>
          <w:szCs w:val="23"/>
        </w:rPr>
        <w:t>및</w:t>
      </w:r>
      <w:r w:rsidR="00A93200">
        <w:rPr>
          <w:rFonts w:ascii="Times New Roman" w:hint="eastAsia"/>
          <w:sz w:val="23"/>
          <w:szCs w:val="23"/>
        </w:rPr>
        <w:t xml:space="preserve"> </w:t>
      </w:r>
      <w:r w:rsidR="00A93200">
        <w:rPr>
          <w:rFonts w:ascii="Times New Roman" w:hint="eastAsia"/>
          <w:sz w:val="23"/>
          <w:szCs w:val="23"/>
        </w:rPr>
        <w:t>해외</w:t>
      </w:r>
      <w:r w:rsidR="00A93200">
        <w:rPr>
          <w:rFonts w:ascii="Times New Roman" w:hint="eastAsia"/>
          <w:sz w:val="23"/>
          <w:szCs w:val="23"/>
        </w:rPr>
        <w:t xml:space="preserve"> </w:t>
      </w:r>
      <w:r w:rsidR="00A93200">
        <w:rPr>
          <w:rFonts w:ascii="Times New Roman" w:hint="eastAsia"/>
          <w:sz w:val="23"/>
          <w:szCs w:val="23"/>
        </w:rPr>
        <w:t>종속회사</w:t>
      </w:r>
      <w:r w:rsidR="002A0B79" w:rsidRPr="00F81883">
        <w:rPr>
          <w:rFonts w:ascii="Times New Roman" w:hint="eastAsia"/>
          <w:sz w:val="23"/>
          <w:szCs w:val="23"/>
        </w:rPr>
        <w:t>가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소유하거나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사용하고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있는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유형자산은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사용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연수를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고려할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때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정상적인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마모를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6E26FF" w:rsidRPr="00F81883">
        <w:rPr>
          <w:rFonts w:ascii="Times New Roman" w:hint="eastAsia"/>
          <w:sz w:val="23"/>
          <w:szCs w:val="23"/>
        </w:rPr>
        <w:t>제외하고</w:t>
      </w:r>
      <w:r w:rsidR="006E26FF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그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사용목적에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적합한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상태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및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기능을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유지하고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있고</w:t>
      </w:r>
      <w:r w:rsidR="002A0B79" w:rsidRPr="00F81883">
        <w:rPr>
          <w:rFonts w:ascii="Times New Roman" w:hint="eastAsia"/>
          <w:sz w:val="23"/>
          <w:szCs w:val="23"/>
        </w:rPr>
        <w:t>,</w:t>
      </w:r>
      <w:r w:rsidR="002A0B79" w:rsidRPr="00F81883">
        <w:rPr>
          <w:rFonts w:ascii="Times New Roman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본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계약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체결일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전에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매도인이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매수인에게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별도로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제공한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사업계획</w:t>
      </w:r>
      <w:r w:rsidR="00C61E34" w:rsidRPr="00F81883">
        <w:rPr>
          <w:rFonts w:ascii="Times New Roman" w:hint="eastAsia"/>
          <w:sz w:val="23"/>
          <w:szCs w:val="23"/>
        </w:rPr>
        <w:t xml:space="preserve">, </w:t>
      </w:r>
      <w:r w:rsidR="00C61E34" w:rsidRPr="00F81883">
        <w:rPr>
          <w:rFonts w:ascii="Times New Roman" w:hint="eastAsia"/>
          <w:sz w:val="23"/>
          <w:szCs w:val="23"/>
        </w:rPr>
        <w:t>설비투자계획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등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0C2115" w:rsidRPr="00F81883">
        <w:rPr>
          <w:rFonts w:ascii="Times New Roman" w:hint="eastAsia"/>
          <w:sz w:val="23"/>
          <w:szCs w:val="23"/>
        </w:rPr>
        <w:t>실사</w:t>
      </w:r>
      <w:r w:rsidR="00C61E34" w:rsidRPr="00F81883">
        <w:rPr>
          <w:rFonts w:ascii="Times New Roman" w:hint="eastAsia"/>
          <w:sz w:val="23"/>
          <w:szCs w:val="23"/>
        </w:rPr>
        <w:t>자료에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명시된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사항과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통상적인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사업과정에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따라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요구되는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경우를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AA0345" w:rsidRPr="00F81883">
        <w:rPr>
          <w:rFonts w:ascii="Times New Roman" w:hint="eastAsia"/>
          <w:sz w:val="23"/>
          <w:szCs w:val="23"/>
        </w:rPr>
        <w:t>제외하고</w:t>
      </w:r>
      <w:r w:rsidR="00C61E34" w:rsidRPr="00F81883">
        <w:rPr>
          <w:rFonts w:ascii="Times New Roman" w:hint="eastAsia"/>
          <w:sz w:val="23"/>
          <w:szCs w:val="23"/>
        </w:rPr>
        <w:t>는</w:t>
      </w:r>
      <w:r w:rsidR="00AA0345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그러한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적합한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상태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및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기능을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유지하기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위하여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추가적인</w:t>
      </w:r>
      <w:r w:rsidR="00C61E34" w:rsidRPr="00F81883">
        <w:rPr>
          <w:rFonts w:ascii="Times New Roman" w:hint="eastAsia"/>
          <w:sz w:val="23"/>
          <w:szCs w:val="23"/>
        </w:rPr>
        <w:t xml:space="preserve"> </w:t>
      </w:r>
      <w:r w:rsidR="00C61E34" w:rsidRPr="00F81883">
        <w:rPr>
          <w:rFonts w:ascii="Times New Roman" w:hint="eastAsia"/>
          <w:sz w:val="23"/>
          <w:szCs w:val="23"/>
        </w:rPr>
        <w:t>설비투자</w:t>
      </w:r>
      <w:r w:rsidR="00BB2FF5" w:rsidRPr="00F81883">
        <w:rPr>
          <w:rFonts w:ascii="Times New Roman" w:hint="eastAsia"/>
          <w:sz w:val="23"/>
          <w:szCs w:val="23"/>
        </w:rPr>
        <w:t>나</w:t>
      </w:r>
      <w:r w:rsidR="00BB2FF5" w:rsidRPr="00F81883">
        <w:rPr>
          <w:rFonts w:ascii="Times New Roman" w:hint="eastAsia"/>
          <w:sz w:val="23"/>
          <w:szCs w:val="23"/>
        </w:rPr>
        <w:t xml:space="preserve"> </w:t>
      </w:r>
      <w:r w:rsidR="00BB2FF5" w:rsidRPr="00F81883">
        <w:rPr>
          <w:rFonts w:ascii="Times New Roman" w:hint="eastAsia"/>
          <w:sz w:val="23"/>
          <w:szCs w:val="23"/>
        </w:rPr>
        <w:t>자본적</w:t>
      </w:r>
      <w:r w:rsidR="00BB2FF5" w:rsidRPr="00F81883">
        <w:rPr>
          <w:rFonts w:ascii="Times New Roman" w:hint="eastAsia"/>
          <w:sz w:val="23"/>
          <w:szCs w:val="23"/>
        </w:rPr>
        <w:t xml:space="preserve"> </w:t>
      </w:r>
      <w:r w:rsidR="00BB2FF5" w:rsidRPr="00F81883">
        <w:rPr>
          <w:rFonts w:ascii="Times New Roman" w:hint="eastAsia"/>
          <w:sz w:val="23"/>
          <w:szCs w:val="23"/>
        </w:rPr>
        <w:t>지출이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요구되지</w:t>
      </w:r>
      <w:r w:rsidR="002A0B79" w:rsidRPr="00F81883">
        <w:rPr>
          <w:rFonts w:ascii="Times New Roman" w:hint="eastAsia"/>
          <w:sz w:val="23"/>
          <w:szCs w:val="23"/>
        </w:rPr>
        <w:t xml:space="preserve"> </w:t>
      </w:r>
      <w:r w:rsidR="002A0B79" w:rsidRPr="00F81883">
        <w:rPr>
          <w:rFonts w:ascii="Times New Roman" w:hint="eastAsia"/>
          <w:sz w:val="23"/>
          <w:szCs w:val="23"/>
        </w:rPr>
        <w:t>아니한다</w:t>
      </w:r>
      <w:r w:rsidR="002A0B79" w:rsidRPr="00F81883">
        <w:rPr>
          <w:rFonts w:ascii="Times New Roman" w:hint="eastAsia"/>
          <w:sz w:val="23"/>
          <w:szCs w:val="23"/>
        </w:rPr>
        <w:t>.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946C79">
        <w:rPr>
          <w:rFonts w:ascii="Times New Roman" w:hint="eastAsia"/>
          <w:sz w:val="23"/>
          <w:szCs w:val="23"/>
        </w:rPr>
        <w:t>대상회사</w:t>
      </w:r>
      <w:r w:rsidR="00946C79">
        <w:rPr>
          <w:rFonts w:ascii="Times New Roman" w:hint="eastAsia"/>
          <w:sz w:val="23"/>
          <w:szCs w:val="23"/>
        </w:rPr>
        <w:t xml:space="preserve"> </w:t>
      </w:r>
      <w:r w:rsidR="00946C79">
        <w:rPr>
          <w:rFonts w:ascii="Times New Roman" w:hint="eastAsia"/>
          <w:sz w:val="23"/>
          <w:szCs w:val="23"/>
        </w:rPr>
        <w:t>및</w:t>
      </w:r>
      <w:r w:rsidR="00946C79">
        <w:rPr>
          <w:rFonts w:ascii="Times New Roman" w:hint="eastAsia"/>
          <w:sz w:val="23"/>
          <w:szCs w:val="23"/>
        </w:rPr>
        <w:t xml:space="preserve"> </w:t>
      </w:r>
      <w:r w:rsidR="00946C79">
        <w:rPr>
          <w:rFonts w:ascii="Times New Roman" w:hint="eastAsia"/>
          <w:sz w:val="23"/>
          <w:szCs w:val="23"/>
        </w:rPr>
        <w:t>해외</w:t>
      </w:r>
      <w:r w:rsidR="00946C79">
        <w:rPr>
          <w:rFonts w:ascii="Times New Roman" w:hint="eastAsia"/>
          <w:sz w:val="23"/>
          <w:szCs w:val="23"/>
        </w:rPr>
        <w:t xml:space="preserve"> </w:t>
      </w:r>
      <w:r w:rsidR="00946C79">
        <w:rPr>
          <w:rFonts w:ascii="Times New Roman" w:hint="eastAsia"/>
          <w:sz w:val="23"/>
          <w:szCs w:val="23"/>
        </w:rPr>
        <w:t>종속회사의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재고자산은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모두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그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사용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목적에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따라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본래의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성능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및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수율에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따라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사용될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있으며</w:t>
      </w:r>
      <w:r w:rsidR="00F81883" w:rsidRPr="00F81883">
        <w:rPr>
          <w:rFonts w:ascii="Times New Roman" w:hint="eastAsia"/>
          <w:sz w:val="23"/>
          <w:szCs w:val="23"/>
        </w:rPr>
        <w:t xml:space="preserve">, </w:t>
      </w:r>
      <w:r w:rsidR="00F81883" w:rsidRPr="00F81883">
        <w:rPr>
          <w:rFonts w:ascii="Times New Roman" w:hint="eastAsia"/>
          <w:sz w:val="23"/>
          <w:szCs w:val="23"/>
        </w:rPr>
        <w:t>완제품의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경우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통상적인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EE17A4">
        <w:rPr>
          <w:rFonts w:ascii="Times New Roman" w:hint="eastAsia"/>
          <w:sz w:val="23"/>
          <w:szCs w:val="23"/>
        </w:rPr>
        <w:t>사</w:t>
      </w:r>
      <w:r w:rsidR="00F81883" w:rsidRPr="00F81883">
        <w:rPr>
          <w:rFonts w:ascii="Times New Roman" w:hint="eastAsia"/>
          <w:sz w:val="23"/>
          <w:szCs w:val="23"/>
        </w:rPr>
        <w:t>업과정</w:t>
      </w:r>
      <w:r w:rsidR="00F81883" w:rsidRPr="00F81883">
        <w:rPr>
          <w:rFonts w:ascii="Times New Roman" w:hint="eastAsia"/>
          <w:sz w:val="23"/>
          <w:szCs w:val="23"/>
        </w:rPr>
        <w:t>(</w:t>
      </w:r>
      <w:r w:rsidR="00F81883" w:rsidRPr="00F81883">
        <w:rPr>
          <w:rFonts w:ascii="Times New Roman" w:hint="eastAsia"/>
          <w:sz w:val="23"/>
          <w:szCs w:val="23"/>
        </w:rPr>
        <w:t>가격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및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거래조건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포함</w:t>
      </w:r>
      <w:r w:rsidR="00F81883" w:rsidRPr="00F81883">
        <w:rPr>
          <w:rFonts w:ascii="Times New Roman" w:hint="eastAsia"/>
          <w:sz w:val="23"/>
          <w:szCs w:val="23"/>
        </w:rPr>
        <w:t>)</w:t>
      </w:r>
      <w:r w:rsidR="00F81883" w:rsidRPr="00F81883">
        <w:rPr>
          <w:rFonts w:ascii="Times New Roman" w:hint="eastAsia"/>
          <w:sz w:val="23"/>
          <w:szCs w:val="23"/>
        </w:rPr>
        <w:t>에서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판매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가능한</w:t>
      </w:r>
      <w:r w:rsidR="00F81883" w:rsidRPr="00F81883">
        <w:rPr>
          <w:rFonts w:ascii="Times New Roman" w:hint="eastAsia"/>
          <w:sz w:val="23"/>
          <w:szCs w:val="23"/>
        </w:rPr>
        <w:t xml:space="preserve"> </w:t>
      </w:r>
      <w:r w:rsidR="00F81883" w:rsidRPr="00F81883">
        <w:rPr>
          <w:rFonts w:ascii="Times New Roman" w:hint="eastAsia"/>
          <w:sz w:val="23"/>
          <w:szCs w:val="23"/>
        </w:rPr>
        <w:t>상태이다</w:t>
      </w:r>
      <w:r w:rsidR="00F81883" w:rsidRPr="00F81883">
        <w:rPr>
          <w:rFonts w:ascii="Times New Roman" w:hint="eastAsia"/>
          <w:sz w:val="23"/>
          <w:szCs w:val="23"/>
        </w:rPr>
        <w:t xml:space="preserve">. </w:t>
      </w:r>
      <w:r w:rsidR="00F81883" w:rsidRPr="00F81883">
        <w:rPr>
          <w:rFonts w:ascii="Times New Roman" w:hint="eastAsia"/>
          <w:sz w:val="23"/>
          <w:szCs w:val="23"/>
        </w:rPr>
        <w:t>나아가</w:t>
      </w:r>
      <w:r w:rsidR="00F81883" w:rsidRPr="00F81883">
        <w:rPr>
          <w:rFonts w:ascii="Times New Roman" w:hint="eastAsia"/>
          <w:sz w:val="23"/>
          <w:szCs w:val="23"/>
        </w:rPr>
        <w:t>,</w:t>
      </w:r>
      <w:r w:rsidR="00F81883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대상회사</w:t>
      </w:r>
      <w:r w:rsidR="000A08E4">
        <w:rPr>
          <w:rFonts w:ascii="Times New Roman" w:hint="eastAsia"/>
          <w:sz w:val="23"/>
          <w:szCs w:val="23"/>
        </w:rPr>
        <w:t xml:space="preserve"> </w:t>
      </w:r>
      <w:r w:rsidR="000A08E4">
        <w:rPr>
          <w:rFonts w:ascii="Times New Roman" w:hint="eastAsia"/>
          <w:sz w:val="23"/>
          <w:szCs w:val="23"/>
        </w:rPr>
        <w:t>및</w:t>
      </w:r>
      <w:r w:rsidR="000A08E4">
        <w:rPr>
          <w:rFonts w:ascii="Times New Roman" w:hint="eastAsia"/>
          <w:sz w:val="23"/>
          <w:szCs w:val="23"/>
        </w:rPr>
        <w:t xml:space="preserve"> </w:t>
      </w:r>
      <w:r w:rsidR="000A08E4">
        <w:rPr>
          <w:rFonts w:ascii="Times New Roman" w:hint="eastAsia"/>
          <w:sz w:val="23"/>
          <w:szCs w:val="23"/>
        </w:rPr>
        <w:t>해외</w:t>
      </w:r>
      <w:r w:rsidR="000A08E4">
        <w:rPr>
          <w:rFonts w:ascii="Times New Roman" w:hint="eastAsia"/>
          <w:sz w:val="23"/>
          <w:szCs w:val="23"/>
        </w:rPr>
        <w:t xml:space="preserve"> </w:t>
      </w:r>
      <w:r w:rsidR="000A08E4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임차</w:t>
      </w:r>
      <w:r w:rsidR="00EF69C0" w:rsidRPr="00F81883">
        <w:rPr>
          <w:rFonts w:ascii="Times New Roman" w:hint="eastAsia"/>
          <w:sz w:val="23"/>
          <w:szCs w:val="23"/>
        </w:rPr>
        <w:t>(</w:t>
      </w:r>
      <w:r w:rsidR="00EF69C0" w:rsidRPr="00F81883">
        <w:rPr>
          <w:rFonts w:ascii="Times New Roman" w:hint="eastAsia"/>
          <w:sz w:val="23"/>
          <w:szCs w:val="23"/>
        </w:rPr>
        <w:t>전차</w:t>
      </w:r>
      <w:r w:rsidR="00EF69C0" w:rsidRPr="00F81883">
        <w:rPr>
          <w:rFonts w:ascii="Times New Roman" w:hint="eastAsia"/>
          <w:sz w:val="23"/>
          <w:szCs w:val="23"/>
        </w:rPr>
        <w:t>)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기타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사용권을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보유하고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있는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유형자산과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관련하여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(i) </w:t>
      </w:r>
      <w:r w:rsidR="00EF69C0" w:rsidRPr="00F81883">
        <w:rPr>
          <w:rFonts w:ascii="Times New Roman" w:hint="eastAsia"/>
          <w:sz w:val="23"/>
          <w:szCs w:val="23"/>
        </w:rPr>
        <w:t>대상회사</w:t>
      </w:r>
      <w:r w:rsidR="0011627D">
        <w:rPr>
          <w:rFonts w:ascii="Times New Roman" w:hint="eastAsia"/>
          <w:sz w:val="23"/>
          <w:szCs w:val="23"/>
        </w:rPr>
        <w:t xml:space="preserve"> </w:t>
      </w:r>
      <w:r w:rsidR="0011627D">
        <w:rPr>
          <w:rFonts w:ascii="Times New Roman" w:hint="eastAsia"/>
          <w:sz w:val="23"/>
          <w:szCs w:val="23"/>
        </w:rPr>
        <w:t>및</w:t>
      </w:r>
      <w:r w:rsidR="0011627D">
        <w:rPr>
          <w:rFonts w:ascii="Times New Roman" w:hint="eastAsia"/>
          <w:sz w:val="23"/>
          <w:szCs w:val="23"/>
        </w:rPr>
        <w:t xml:space="preserve"> </w:t>
      </w:r>
      <w:r w:rsidR="0011627D">
        <w:rPr>
          <w:rFonts w:ascii="Times New Roman" w:hint="eastAsia"/>
          <w:sz w:val="23"/>
          <w:szCs w:val="23"/>
        </w:rPr>
        <w:t>해외</w:t>
      </w:r>
      <w:r w:rsidR="0011627D">
        <w:rPr>
          <w:rFonts w:ascii="Times New Roman" w:hint="eastAsia"/>
          <w:sz w:val="23"/>
          <w:szCs w:val="23"/>
        </w:rPr>
        <w:t xml:space="preserve"> </w:t>
      </w:r>
      <w:r w:rsidR="0011627D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모든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준수하고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있고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전대차의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경우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이에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대한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임대인의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동의를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득하였으며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(ii) </w:t>
      </w:r>
      <w:r w:rsidR="00EF69C0" w:rsidRPr="00F81883">
        <w:rPr>
          <w:rFonts w:ascii="Times New Roman" w:hint="eastAsia"/>
          <w:sz w:val="23"/>
          <w:szCs w:val="23"/>
        </w:rPr>
        <w:t>동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의하여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지불하여야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하는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모든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임차료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기타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지급액은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각각의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지급기일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이전에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지불하였고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(iii) </w:t>
      </w:r>
      <w:r w:rsidR="00EF69C0" w:rsidRPr="00F81883">
        <w:rPr>
          <w:rFonts w:ascii="Times New Roman" w:hint="eastAsia"/>
          <w:sz w:val="23"/>
          <w:szCs w:val="23"/>
        </w:rPr>
        <w:t>대상회사</w:t>
      </w:r>
      <w:r w:rsidR="000940ED">
        <w:rPr>
          <w:rFonts w:ascii="Times New Roman" w:hint="eastAsia"/>
          <w:sz w:val="23"/>
          <w:szCs w:val="23"/>
        </w:rPr>
        <w:t xml:space="preserve"> </w:t>
      </w:r>
      <w:r w:rsidR="000940ED">
        <w:rPr>
          <w:rFonts w:ascii="Times New Roman" w:hint="eastAsia"/>
          <w:sz w:val="23"/>
          <w:szCs w:val="23"/>
        </w:rPr>
        <w:t>및</w:t>
      </w:r>
      <w:r w:rsidR="000940ED">
        <w:rPr>
          <w:rFonts w:ascii="Times New Roman" w:hint="eastAsia"/>
          <w:sz w:val="23"/>
          <w:szCs w:val="23"/>
        </w:rPr>
        <w:t xml:space="preserve"> </w:t>
      </w:r>
      <w:r w:rsidR="000940ED">
        <w:rPr>
          <w:rFonts w:ascii="Times New Roman" w:hint="eastAsia"/>
          <w:sz w:val="23"/>
          <w:szCs w:val="23"/>
        </w:rPr>
        <w:t>해외</w:t>
      </w:r>
      <w:r w:rsidR="000940ED">
        <w:rPr>
          <w:rFonts w:ascii="Times New Roman" w:hint="eastAsia"/>
          <w:sz w:val="23"/>
          <w:szCs w:val="23"/>
        </w:rPr>
        <w:t xml:space="preserve"> </w:t>
      </w:r>
      <w:r w:rsidR="000940ED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위반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불이행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상태에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있지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아니하며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(iv) </w:t>
      </w:r>
      <w:r w:rsidR="00EF69C0" w:rsidRPr="00F81883">
        <w:rPr>
          <w:rFonts w:ascii="Times New Roman" w:hint="eastAsia"/>
          <w:sz w:val="23"/>
          <w:szCs w:val="23"/>
        </w:rPr>
        <w:t>임대차계약과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관련한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보증금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일부가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동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임대차계약의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위반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또는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불이행과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관련하여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사용된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없고</w:t>
      </w:r>
      <w:r w:rsidR="00EF69C0" w:rsidRPr="00F81883">
        <w:rPr>
          <w:rFonts w:ascii="Times New Roman" w:hint="eastAsia"/>
          <w:sz w:val="23"/>
          <w:szCs w:val="23"/>
        </w:rPr>
        <w:t>,</w:t>
      </w:r>
      <w:r w:rsidR="00EF69C0" w:rsidRPr="00F81883">
        <w:rPr>
          <w:rFonts w:ascii="Times New Roman"/>
          <w:sz w:val="23"/>
          <w:szCs w:val="23"/>
        </w:rPr>
        <w:t xml:space="preserve"> (v) </w:t>
      </w:r>
      <w:r w:rsidR="00EF69C0" w:rsidRPr="00F81883">
        <w:rPr>
          <w:rFonts w:ascii="Times New Roman" w:hint="eastAsia"/>
          <w:sz w:val="23"/>
          <w:szCs w:val="23"/>
        </w:rPr>
        <w:t>대상회사</w:t>
      </w:r>
      <w:r w:rsidR="000D1E8C">
        <w:rPr>
          <w:rFonts w:ascii="Times New Roman" w:hint="eastAsia"/>
          <w:sz w:val="23"/>
          <w:szCs w:val="23"/>
        </w:rPr>
        <w:t xml:space="preserve"> </w:t>
      </w:r>
      <w:r w:rsidR="000D1E8C">
        <w:rPr>
          <w:rFonts w:ascii="Times New Roman" w:hint="eastAsia"/>
          <w:sz w:val="23"/>
          <w:szCs w:val="23"/>
        </w:rPr>
        <w:t>및</w:t>
      </w:r>
      <w:r w:rsidR="000D1E8C">
        <w:rPr>
          <w:rFonts w:ascii="Times New Roman" w:hint="eastAsia"/>
          <w:sz w:val="23"/>
          <w:szCs w:val="23"/>
        </w:rPr>
        <w:t xml:space="preserve"> </w:t>
      </w:r>
      <w:r w:rsidR="000D1E8C">
        <w:rPr>
          <w:rFonts w:ascii="Times New Roman" w:hint="eastAsia"/>
          <w:sz w:val="23"/>
          <w:szCs w:val="23"/>
        </w:rPr>
        <w:t>해외</w:t>
      </w:r>
      <w:r w:rsidR="000D1E8C">
        <w:rPr>
          <w:rFonts w:ascii="Times New Roman" w:hint="eastAsia"/>
          <w:sz w:val="23"/>
          <w:szCs w:val="23"/>
        </w:rPr>
        <w:t xml:space="preserve"> </w:t>
      </w:r>
      <w:r w:rsidR="000D1E8C">
        <w:rPr>
          <w:rFonts w:ascii="Times New Roman" w:hint="eastAsia"/>
          <w:sz w:val="23"/>
          <w:szCs w:val="23"/>
        </w:rPr>
        <w:t>종속회사</w:t>
      </w:r>
      <w:r w:rsidR="00EF69C0" w:rsidRPr="00F81883">
        <w:rPr>
          <w:rFonts w:ascii="Times New Roman" w:hint="eastAsia"/>
          <w:sz w:val="23"/>
          <w:szCs w:val="23"/>
        </w:rPr>
        <w:t>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임</w:t>
      </w:r>
      <w:r w:rsidR="00EF69C0" w:rsidRPr="00F81883">
        <w:rPr>
          <w:rFonts w:ascii="Times New Roman" w:hint="eastAsia"/>
          <w:sz w:val="23"/>
          <w:szCs w:val="23"/>
        </w:rPr>
        <w:lastRenderedPageBreak/>
        <w:t>대차계약에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따른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보증금을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반환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받지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못할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사유는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존재하지</w:t>
      </w:r>
      <w:r w:rsidR="00EF69C0" w:rsidRPr="00F81883">
        <w:rPr>
          <w:rFonts w:ascii="Times New Roman" w:hint="eastAsia"/>
          <w:sz w:val="23"/>
          <w:szCs w:val="23"/>
        </w:rPr>
        <w:t xml:space="preserve"> </w:t>
      </w:r>
      <w:r w:rsidR="00EF69C0" w:rsidRPr="00F81883">
        <w:rPr>
          <w:rFonts w:ascii="Times New Roman" w:hint="eastAsia"/>
          <w:sz w:val="23"/>
          <w:szCs w:val="23"/>
        </w:rPr>
        <w:t>아니한다</w:t>
      </w:r>
      <w:r w:rsidR="00EF69C0" w:rsidRPr="00F81883">
        <w:rPr>
          <w:rFonts w:ascii="Times New Roman" w:hint="eastAsia"/>
          <w:sz w:val="23"/>
          <w:szCs w:val="23"/>
        </w:rPr>
        <w:t>.</w:t>
      </w:r>
    </w:p>
    <w:p w14:paraId="3FA27D5D" w14:textId="2B7F34DC" w:rsidR="00ED2790" w:rsidRPr="0085778D" w:rsidRDefault="00ED2790" w:rsidP="00A02410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A02410">
        <w:rPr>
          <w:rFonts w:ascii="Times New Roman"/>
          <w:sz w:val="23"/>
          <w:szCs w:val="23"/>
          <w:u w:val="single"/>
        </w:rPr>
        <w:t>조세</w:t>
      </w:r>
      <w:r w:rsidRPr="00A02410">
        <w:rPr>
          <w:rFonts w:ascii="Times New Roman"/>
          <w:sz w:val="23"/>
          <w:szCs w:val="23"/>
        </w:rPr>
        <w:t>.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 w:rsidR="00547FC3" w:rsidRPr="00A02410">
        <w:rPr>
          <w:rFonts w:ascii="Times New Roman" w:hint="eastAsia"/>
          <w:sz w:val="23"/>
          <w:szCs w:val="23"/>
        </w:rPr>
        <w:t>대상회사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및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해외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종속회사</w:t>
      </w:r>
      <w:r w:rsidR="001335BA" w:rsidRPr="00A02410">
        <w:rPr>
          <w:rFonts w:ascii="Times New Roman"/>
          <w:sz w:val="23"/>
          <w:szCs w:val="23"/>
        </w:rPr>
        <w:t>는</w:t>
      </w:r>
      <w:r w:rsidR="001335BA" w:rsidRPr="00A02410">
        <w:rPr>
          <w:rFonts w:ascii="Times New Roman"/>
          <w:sz w:val="23"/>
          <w:szCs w:val="23"/>
        </w:rPr>
        <w:t xml:space="preserve"> </w:t>
      </w:r>
      <w:r w:rsidR="00BF1B7D" w:rsidRPr="00A02410">
        <w:rPr>
          <w:rFonts w:ascii="Times New Roman" w:hint="eastAsia"/>
          <w:sz w:val="23"/>
          <w:szCs w:val="23"/>
        </w:rPr>
        <w:t>관련</w:t>
      </w:r>
      <w:r w:rsidR="00BF1B7D" w:rsidRPr="00A02410">
        <w:rPr>
          <w:rFonts w:ascii="Times New Roman" w:hint="eastAsia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법령에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따라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요구되는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세무신고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및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="00D54444" w:rsidRPr="00A02410">
        <w:rPr>
          <w:rFonts w:ascii="Times New Roman" w:hint="eastAsia"/>
          <w:sz w:val="23"/>
          <w:szCs w:val="23"/>
        </w:rPr>
        <w:t>세금</w:t>
      </w:r>
      <w:r w:rsidR="00A02410" w:rsidRPr="00A02410">
        <w:rPr>
          <w:rFonts w:ascii="Times New Roman" w:hint="eastAsia"/>
          <w:sz w:val="23"/>
          <w:szCs w:val="23"/>
        </w:rPr>
        <w:t>(</w:t>
      </w:r>
      <w:r w:rsidR="00A02410" w:rsidRPr="00A02410">
        <w:rPr>
          <w:rFonts w:ascii="Times New Roman" w:hint="eastAsia"/>
          <w:sz w:val="23"/>
          <w:szCs w:val="23"/>
        </w:rPr>
        <w:t>관련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법령에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의거하여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부담하는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원천징수의무에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따라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원천징수한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뒤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납부해야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하는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세금을</w:t>
      </w:r>
      <w:r w:rsidR="00A02410" w:rsidRPr="00A02410">
        <w:rPr>
          <w:rFonts w:ascii="Times New Roman" w:hint="eastAsia"/>
          <w:sz w:val="23"/>
          <w:szCs w:val="23"/>
        </w:rPr>
        <w:t xml:space="preserve"> </w:t>
      </w:r>
      <w:r w:rsidR="00A02410" w:rsidRPr="00A02410">
        <w:rPr>
          <w:rFonts w:ascii="Times New Roman" w:hint="eastAsia"/>
          <w:sz w:val="23"/>
          <w:szCs w:val="23"/>
        </w:rPr>
        <w:t>포함함</w:t>
      </w:r>
      <w:r w:rsidR="00A02410" w:rsidRPr="00A02410">
        <w:rPr>
          <w:rFonts w:ascii="Times New Roman" w:hint="eastAsia"/>
          <w:sz w:val="23"/>
          <w:szCs w:val="23"/>
        </w:rPr>
        <w:t>)</w:t>
      </w:r>
      <w:r w:rsidR="00D54444" w:rsidRPr="00A02410">
        <w:rPr>
          <w:rFonts w:ascii="Times New Roman" w:hint="eastAsia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납부의무를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모두</w:t>
      </w:r>
      <w:r w:rsidR="000563DB" w:rsidRPr="00A02410">
        <w:rPr>
          <w:rFonts w:ascii="Times New Roman"/>
          <w:sz w:val="23"/>
          <w:szCs w:val="23"/>
        </w:rPr>
        <w:t xml:space="preserve"> </w:t>
      </w:r>
      <w:r w:rsidRPr="00A02410">
        <w:rPr>
          <w:rFonts w:ascii="Times New Roman"/>
          <w:sz w:val="23"/>
          <w:szCs w:val="23"/>
        </w:rPr>
        <w:t>이행하였</w:t>
      </w:r>
      <w:r w:rsidRPr="00A02410">
        <w:rPr>
          <w:rFonts w:ascii="Times New Roman" w:hint="eastAsia"/>
          <w:sz w:val="23"/>
          <w:szCs w:val="23"/>
        </w:rPr>
        <w:t>다</w:t>
      </w:r>
      <w:r w:rsidR="00A02410">
        <w:rPr>
          <w:rFonts w:ascii="Times New Roman" w:hint="eastAsia"/>
          <w:sz w:val="23"/>
          <w:szCs w:val="23"/>
        </w:rPr>
        <w:t xml:space="preserve">. </w:t>
      </w:r>
      <w:r w:rsidR="00A02410">
        <w:rPr>
          <w:rFonts w:ascii="Times New Roman" w:hint="eastAsia"/>
          <w:sz w:val="23"/>
          <w:szCs w:val="23"/>
        </w:rPr>
        <w:t>대상회사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및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해외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종속회사</w:t>
      </w:r>
      <w:r w:rsidR="00A02410">
        <w:rPr>
          <w:rFonts w:ascii="Times New Roman" w:hint="eastAsia"/>
          <w:sz w:val="23"/>
          <w:szCs w:val="23"/>
        </w:rPr>
        <w:t>는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대상회사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및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해외</w:t>
      </w:r>
      <w:r w:rsidR="003F6C3F">
        <w:rPr>
          <w:rFonts w:ascii="Times New Roman" w:hint="eastAsia"/>
          <w:sz w:val="23"/>
          <w:szCs w:val="23"/>
        </w:rPr>
        <w:t xml:space="preserve"> </w:t>
      </w:r>
      <w:r w:rsidR="003F6C3F">
        <w:rPr>
          <w:rFonts w:ascii="Times New Roman" w:hint="eastAsia"/>
          <w:sz w:val="23"/>
          <w:szCs w:val="23"/>
        </w:rPr>
        <w:t>종속회사</w:t>
      </w:r>
      <w:r w:rsidR="00A02410">
        <w:rPr>
          <w:rFonts w:ascii="Times New Roman" w:hint="eastAsia"/>
          <w:sz w:val="23"/>
          <w:szCs w:val="23"/>
        </w:rPr>
        <w:t>에게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적용되는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모든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조세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관련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법령을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준수하고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있고</w:t>
      </w:r>
      <w:r w:rsidR="00A02410">
        <w:rPr>
          <w:rFonts w:ascii="Times New Roman" w:hint="eastAsia"/>
          <w:sz w:val="23"/>
          <w:szCs w:val="23"/>
        </w:rPr>
        <w:t>,</w:t>
      </w:r>
      <w:r w:rsidR="00A02410">
        <w:rPr>
          <w:rFonts w:ascii="Times New Roman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조세와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관련하여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정부기관에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제출하여야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하는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보고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또는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신고의무는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관련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법령에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따라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모두</w:t>
      </w:r>
      <w:r w:rsidR="00A02410">
        <w:rPr>
          <w:rFonts w:ascii="Times New Roman" w:hint="eastAsia"/>
          <w:sz w:val="23"/>
          <w:szCs w:val="23"/>
        </w:rPr>
        <w:t xml:space="preserve"> </w:t>
      </w:r>
      <w:r w:rsidR="00A02410">
        <w:rPr>
          <w:rFonts w:ascii="Times New Roman" w:hint="eastAsia"/>
          <w:sz w:val="23"/>
          <w:szCs w:val="23"/>
        </w:rPr>
        <w:t>이행되었다</w:t>
      </w:r>
      <w:r w:rsidR="00A02410">
        <w:rPr>
          <w:rFonts w:ascii="Times New Roman" w:hint="eastAsia"/>
          <w:sz w:val="23"/>
          <w:szCs w:val="23"/>
        </w:rPr>
        <w:t>.</w:t>
      </w:r>
      <w:r w:rsidR="00A02410">
        <w:rPr>
          <w:rFonts w:ascii="Times New Roman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89625C">
        <w:rPr>
          <w:rFonts w:ascii="Times New Roman" w:hint="eastAsia"/>
          <w:sz w:val="23"/>
          <w:szCs w:val="23"/>
        </w:rPr>
        <w:t xml:space="preserve"> </w:t>
      </w:r>
      <w:r w:rsidR="0089625C">
        <w:rPr>
          <w:rFonts w:ascii="Times New Roman" w:hint="eastAsia"/>
          <w:sz w:val="23"/>
          <w:szCs w:val="23"/>
        </w:rPr>
        <w:t>및</w:t>
      </w:r>
      <w:r w:rsidR="0089625C">
        <w:rPr>
          <w:rFonts w:ascii="Times New Roman" w:hint="eastAsia"/>
          <w:sz w:val="23"/>
          <w:szCs w:val="23"/>
        </w:rPr>
        <w:t xml:space="preserve"> </w:t>
      </w:r>
      <w:r w:rsidR="0089625C">
        <w:rPr>
          <w:rFonts w:ascii="Times New Roman" w:hint="eastAsia"/>
          <w:sz w:val="23"/>
          <w:szCs w:val="23"/>
        </w:rPr>
        <w:t>해외</w:t>
      </w:r>
      <w:r w:rsidR="0089625C">
        <w:rPr>
          <w:rFonts w:ascii="Times New Roman" w:hint="eastAsia"/>
          <w:sz w:val="23"/>
          <w:szCs w:val="23"/>
        </w:rPr>
        <w:t xml:space="preserve"> </w:t>
      </w:r>
      <w:r w:rsidR="0089625C">
        <w:rPr>
          <w:rFonts w:ascii="Times New Roman" w:hint="eastAsia"/>
          <w:sz w:val="23"/>
          <w:szCs w:val="23"/>
        </w:rPr>
        <w:t>종속회사</w:t>
      </w:r>
      <w:r w:rsidR="00E45559" w:rsidRPr="0085778D">
        <w:rPr>
          <w:rFonts w:ascii="Times New Roman" w:hint="eastAsia"/>
          <w:sz w:val="23"/>
          <w:szCs w:val="23"/>
        </w:rPr>
        <w:t>가</w:t>
      </w:r>
      <w:r w:rsidR="00E45559" w:rsidRPr="0085778D">
        <w:rPr>
          <w:rFonts w:ascii="Times New Roman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부담하</w:t>
      </w:r>
      <w:r w:rsidR="00A02410">
        <w:rPr>
          <w:rFonts w:ascii="Times New Roman" w:eastAsia="바탕체" w:hint="eastAsia"/>
          <w:sz w:val="23"/>
          <w:szCs w:val="23"/>
        </w:rPr>
        <w:t>거나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그에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부과될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있</w:t>
      </w:r>
      <w:r w:rsidR="00275887" w:rsidRPr="0085778D">
        <w:rPr>
          <w:rFonts w:ascii="Times New Roman" w:eastAsia="바탕체" w:hint="eastAsia"/>
          <w:sz w:val="23"/>
          <w:szCs w:val="23"/>
        </w:rPr>
        <w:t>는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세금과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관련하여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계류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중인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법적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절차</w:t>
      </w:r>
      <w:r w:rsidR="00275887" w:rsidRPr="0085778D">
        <w:rPr>
          <w:rFonts w:ascii="Times New Roman" w:eastAsia="바탕체" w:hint="eastAsia"/>
          <w:sz w:val="23"/>
          <w:szCs w:val="23"/>
        </w:rPr>
        <w:t>(</w:t>
      </w:r>
      <w:r w:rsidR="00275887" w:rsidRPr="0085778D">
        <w:rPr>
          <w:rFonts w:ascii="Times New Roman" w:eastAsia="바탕체" w:hint="eastAsia"/>
          <w:sz w:val="23"/>
          <w:szCs w:val="23"/>
        </w:rPr>
        <w:t>세무조사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포함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) </w:t>
      </w:r>
      <w:r w:rsidR="00275887" w:rsidRPr="0085778D">
        <w:rPr>
          <w:rFonts w:ascii="Times New Roman" w:eastAsia="바탕체" w:hint="eastAsia"/>
          <w:sz w:val="23"/>
          <w:szCs w:val="23"/>
        </w:rPr>
        <w:t>및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정부기관에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의하여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미납된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것으로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주장되고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있는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조세는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</w:t>
      </w:r>
      <w:r w:rsidR="00A02410">
        <w:rPr>
          <w:rFonts w:ascii="Times New Roman" w:eastAsia="바탕체" w:hint="eastAsia"/>
          <w:sz w:val="23"/>
          <w:szCs w:val="23"/>
        </w:rPr>
        <w:t>으며</w:t>
      </w:r>
      <w:r w:rsidR="00A02410">
        <w:rPr>
          <w:rFonts w:ascii="Times New Roman" w:eastAsia="바탕체" w:hint="eastAsia"/>
          <w:sz w:val="23"/>
          <w:szCs w:val="23"/>
        </w:rPr>
        <w:t>,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그러한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법적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절차가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개시될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우려도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없다</w:t>
      </w:r>
      <w:r w:rsidR="00275887" w:rsidRPr="0085778D">
        <w:rPr>
          <w:rFonts w:ascii="Times New Roman" w:eastAsia="바탕체" w:hint="eastAsia"/>
          <w:sz w:val="23"/>
          <w:szCs w:val="23"/>
        </w:rPr>
        <w:t>.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대상회사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및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해외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종속회사</w:t>
      </w:r>
      <w:r w:rsidR="00A02410">
        <w:rPr>
          <w:rFonts w:ascii="Times New Roman" w:eastAsia="바탕체" w:hint="eastAsia"/>
          <w:sz w:val="23"/>
          <w:szCs w:val="23"/>
        </w:rPr>
        <w:t>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지급한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인건비</w:t>
      </w:r>
      <w:r w:rsidR="00A02410">
        <w:rPr>
          <w:rFonts w:ascii="Times New Roman" w:eastAsia="바탕체" w:hint="eastAsia"/>
          <w:sz w:val="23"/>
          <w:szCs w:val="23"/>
        </w:rPr>
        <w:t>,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수수료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기타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대상회사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및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해외</w:t>
      </w:r>
      <w:r w:rsidR="00C70CF8">
        <w:rPr>
          <w:rFonts w:ascii="Times New Roman" w:eastAsia="바탕체" w:hint="eastAsia"/>
          <w:sz w:val="23"/>
          <w:szCs w:val="23"/>
        </w:rPr>
        <w:t xml:space="preserve"> </w:t>
      </w:r>
      <w:r w:rsidR="00C70CF8">
        <w:rPr>
          <w:rFonts w:ascii="Times New Roman" w:eastAsia="바탕체" w:hint="eastAsia"/>
          <w:sz w:val="23"/>
          <w:szCs w:val="23"/>
        </w:rPr>
        <w:t>종속회사</w:t>
      </w:r>
      <w:r w:rsidR="00A02410">
        <w:rPr>
          <w:rFonts w:ascii="Times New Roman" w:eastAsia="바탕체" w:hint="eastAsia"/>
          <w:sz w:val="23"/>
          <w:szCs w:val="23"/>
        </w:rPr>
        <w:t>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비용으로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계상한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금액은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모두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법령에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따라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손비로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인정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가능하고</w:t>
      </w:r>
      <w:r w:rsidR="00A02410">
        <w:rPr>
          <w:rFonts w:ascii="Times New Roman" w:eastAsia="바탕체" w:hint="eastAsia"/>
          <w:sz w:val="23"/>
          <w:szCs w:val="23"/>
        </w:rPr>
        <w:t>,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그와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관련하여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어떠한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손금불산입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사유도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존재하지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아니한다</w:t>
      </w:r>
      <w:r w:rsidR="00A02410">
        <w:rPr>
          <w:rFonts w:ascii="Times New Roman" w:eastAsia="바탕체" w:hint="eastAsia"/>
          <w:sz w:val="23"/>
          <w:szCs w:val="23"/>
        </w:rPr>
        <w:t>.</w:t>
      </w:r>
      <w:r w:rsidR="00A02410">
        <w:rPr>
          <w:rFonts w:ascii="Times New Roman" w:eastAsia="바탕체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대상회사의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납세의무가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성립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또는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확정되었으나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납기가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미도래한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조세는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기준재무제표에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모두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부채로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계상되어</w:t>
      </w:r>
      <w:r w:rsidR="00A02410">
        <w:rPr>
          <w:rFonts w:ascii="Times New Roman" w:eastAsia="바탕체" w:hint="eastAsia"/>
          <w:sz w:val="23"/>
          <w:szCs w:val="23"/>
        </w:rPr>
        <w:t xml:space="preserve"> </w:t>
      </w:r>
      <w:r w:rsidR="00A02410">
        <w:rPr>
          <w:rFonts w:ascii="Times New Roman" w:eastAsia="바탕체" w:hint="eastAsia"/>
          <w:sz w:val="23"/>
          <w:szCs w:val="23"/>
        </w:rPr>
        <w:t>있다</w:t>
      </w:r>
      <w:r w:rsidR="00A02410">
        <w:rPr>
          <w:rFonts w:ascii="Times New Roman" w:eastAsia="바탕체" w:hint="eastAsia"/>
          <w:sz w:val="23"/>
          <w:szCs w:val="23"/>
        </w:rPr>
        <w:t>.</w:t>
      </w:r>
    </w:p>
    <w:p w14:paraId="57B02343" w14:textId="10C3031C" w:rsidR="00ED2790" w:rsidRPr="0085778D" w:rsidRDefault="00ED2790" w:rsidP="00922039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  <w:u w:val="single"/>
        </w:rPr>
        <w:t>정부승인</w:t>
      </w:r>
      <w:r w:rsidRPr="0085778D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3058F4">
        <w:rPr>
          <w:rFonts w:ascii="Times New Roman" w:hint="eastAsia"/>
          <w:sz w:val="23"/>
          <w:szCs w:val="23"/>
        </w:rPr>
        <w:t xml:space="preserve"> </w:t>
      </w:r>
      <w:r w:rsidR="003058F4">
        <w:rPr>
          <w:rFonts w:ascii="Times New Roman" w:eastAsia="바탕체" w:hint="eastAsia"/>
          <w:sz w:val="23"/>
          <w:szCs w:val="23"/>
        </w:rPr>
        <w:t>및</w:t>
      </w:r>
      <w:r w:rsidR="003058F4">
        <w:rPr>
          <w:rFonts w:ascii="Times New Roman" w:eastAsia="바탕체" w:hint="eastAsia"/>
          <w:sz w:val="23"/>
          <w:szCs w:val="23"/>
        </w:rPr>
        <w:t xml:space="preserve"> </w:t>
      </w:r>
      <w:r w:rsidR="003058F4">
        <w:rPr>
          <w:rFonts w:ascii="Times New Roman" w:eastAsia="바탕체" w:hint="eastAsia"/>
          <w:sz w:val="23"/>
          <w:szCs w:val="23"/>
        </w:rPr>
        <w:t>해외</w:t>
      </w:r>
      <w:r w:rsidR="003058F4">
        <w:rPr>
          <w:rFonts w:ascii="Times New Roman" w:eastAsia="바탕체" w:hint="eastAsia"/>
          <w:sz w:val="23"/>
          <w:szCs w:val="23"/>
        </w:rPr>
        <w:t xml:space="preserve"> </w:t>
      </w:r>
      <w:r w:rsidR="003058F4">
        <w:rPr>
          <w:rFonts w:ascii="Times New Roman" w:eastAsia="바탕체" w:hint="eastAsia"/>
          <w:sz w:val="23"/>
          <w:szCs w:val="23"/>
        </w:rPr>
        <w:t>종속회사</w:t>
      </w:r>
      <w:r w:rsidR="001335BA" w:rsidRPr="0085778D">
        <w:rPr>
          <w:rFonts w:ascii="Times New Roman"/>
          <w:sz w:val="23"/>
          <w:szCs w:val="23"/>
        </w:rPr>
        <w:t>는</w:t>
      </w:r>
      <w:r w:rsidR="001335BA" w:rsidRPr="0085778D">
        <w:rPr>
          <w:rFonts w:ascii="Times New Roman"/>
          <w:sz w:val="23"/>
          <w:szCs w:val="23"/>
        </w:rPr>
        <w:t xml:space="preserve"> </w:t>
      </w:r>
      <w:r w:rsidR="00D80ADB" w:rsidRPr="0085778D">
        <w:rPr>
          <w:rFonts w:ascii="Times New Roman" w:hint="eastAsia"/>
          <w:sz w:val="23"/>
          <w:szCs w:val="23"/>
        </w:rPr>
        <w:t>사업을</w:t>
      </w:r>
      <w:r w:rsidR="00D80ADB" w:rsidRPr="0085778D">
        <w:rPr>
          <w:rFonts w:ascii="Times New Roman" w:hint="eastAsia"/>
          <w:sz w:val="23"/>
          <w:szCs w:val="23"/>
        </w:rPr>
        <w:t xml:space="preserve"> </w:t>
      </w:r>
      <w:r w:rsidR="00D80ADB" w:rsidRPr="0085778D">
        <w:rPr>
          <w:rFonts w:ascii="Times New Roman" w:hint="eastAsia"/>
          <w:sz w:val="23"/>
          <w:szCs w:val="23"/>
        </w:rPr>
        <w:t>영위함에</w:t>
      </w:r>
      <w:r w:rsidR="00D80ADB" w:rsidRPr="0085778D">
        <w:rPr>
          <w:rFonts w:ascii="Times New Roman" w:hint="eastAsia"/>
          <w:sz w:val="23"/>
          <w:szCs w:val="23"/>
        </w:rPr>
        <w:t xml:space="preserve"> </w:t>
      </w:r>
      <w:r w:rsidR="00D80ADB" w:rsidRPr="0085778D">
        <w:rPr>
          <w:rFonts w:ascii="Times New Roman" w:hint="eastAsia"/>
          <w:sz w:val="23"/>
          <w:szCs w:val="23"/>
        </w:rPr>
        <w:t>있어서</w:t>
      </w:r>
      <w:r w:rsidR="00D80A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필요한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3058F4">
        <w:rPr>
          <w:rFonts w:ascii="Times New Roman" w:hint="eastAsia"/>
          <w:sz w:val="23"/>
          <w:szCs w:val="23"/>
        </w:rPr>
        <w:t>모든</w:t>
      </w:r>
      <w:r w:rsidR="003058F4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정부승인을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적법하게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취득하여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보유하고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있</w:t>
      </w:r>
      <w:r w:rsidR="001A1838" w:rsidRPr="0085778D">
        <w:rPr>
          <w:rFonts w:ascii="Times New Roman" w:hint="eastAsia"/>
          <w:sz w:val="23"/>
          <w:szCs w:val="23"/>
        </w:rPr>
        <w:t>고</w:t>
      </w:r>
      <w:r w:rsidR="00275887" w:rsidRPr="0085778D">
        <w:rPr>
          <w:rFonts w:ascii="Times New Roman" w:eastAsia="바탕체"/>
          <w:sz w:val="23"/>
          <w:szCs w:val="23"/>
        </w:rPr>
        <w:t>,</w:t>
      </w:r>
      <w:r w:rsidR="00275887" w:rsidRPr="0085778D">
        <w:rPr>
          <w:rFonts w:hint="eastAsia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이러한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정부승인의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조건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및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의무를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921B21" w:rsidRPr="00921B21">
        <w:rPr>
          <w:rFonts w:ascii="Times New Roman" w:eastAsia="바탕체" w:hint="eastAsia"/>
          <w:sz w:val="23"/>
          <w:szCs w:val="23"/>
        </w:rPr>
        <w:t>모든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r w:rsidR="00921B21" w:rsidRPr="00921B21">
        <w:rPr>
          <w:rFonts w:ascii="Times New Roman" w:eastAsia="바탕체" w:hint="eastAsia"/>
          <w:sz w:val="23"/>
          <w:szCs w:val="23"/>
        </w:rPr>
        <w:t>측면에서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준수하고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있다</w:t>
      </w:r>
      <w:r w:rsidR="00275887" w:rsidRPr="0085778D">
        <w:rPr>
          <w:rFonts w:ascii="Times New Roman" w:eastAsia="바탕체"/>
          <w:sz w:val="23"/>
          <w:szCs w:val="23"/>
        </w:rPr>
        <w:t xml:space="preserve">. </w:t>
      </w:r>
      <w:r w:rsidR="00547FC3">
        <w:rPr>
          <w:rFonts w:ascii="Times New Roman" w:hint="eastAsia"/>
          <w:sz w:val="23"/>
          <w:szCs w:val="23"/>
        </w:rPr>
        <w:t>대상회사</w:t>
      </w:r>
      <w:r w:rsidR="00921B21">
        <w:rPr>
          <w:rFonts w:ascii="Times New Roman" w:hint="eastAsia"/>
          <w:sz w:val="23"/>
          <w:szCs w:val="23"/>
        </w:rPr>
        <w:t xml:space="preserve"> </w:t>
      </w:r>
      <w:r w:rsidR="00921B21">
        <w:rPr>
          <w:rFonts w:ascii="Times New Roman" w:eastAsia="바탕체" w:hint="eastAsia"/>
          <w:sz w:val="23"/>
          <w:szCs w:val="23"/>
        </w:rPr>
        <w:t>및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r w:rsidR="00921B21">
        <w:rPr>
          <w:rFonts w:ascii="Times New Roman" w:eastAsia="바탕체" w:hint="eastAsia"/>
          <w:sz w:val="23"/>
          <w:szCs w:val="23"/>
        </w:rPr>
        <w:t>해외</w:t>
      </w:r>
      <w:r w:rsidR="00921B21">
        <w:rPr>
          <w:rFonts w:ascii="Times New Roman" w:eastAsia="바탕체" w:hint="eastAsia"/>
          <w:sz w:val="23"/>
          <w:szCs w:val="23"/>
        </w:rPr>
        <w:t xml:space="preserve"> </w:t>
      </w:r>
      <w:r w:rsidR="00921B21">
        <w:rPr>
          <w:rFonts w:ascii="Times New Roman" w:eastAsia="바탕체" w:hint="eastAsia"/>
          <w:sz w:val="23"/>
          <w:szCs w:val="23"/>
        </w:rPr>
        <w:t>종속회사</w:t>
      </w:r>
      <w:r w:rsidR="00275887" w:rsidRPr="0085778D">
        <w:rPr>
          <w:rFonts w:ascii="Times New Roman" w:eastAsia="바탕체" w:hint="eastAsia"/>
          <w:sz w:val="23"/>
          <w:szCs w:val="23"/>
        </w:rPr>
        <w:t>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DF2331" w:rsidRPr="0085778D">
        <w:rPr>
          <w:rFonts w:ascii="Times New Roman" w:hint="eastAsia"/>
          <w:sz w:val="23"/>
          <w:szCs w:val="23"/>
        </w:rPr>
        <w:t>사업을</w:t>
      </w:r>
      <w:r w:rsidR="00DF2331" w:rsidRPr="0085778D">
        <w:rPr>
          <w:rFonts w:ascii="Times New Roman" w:hint="eastAsia"/>
          <w:sz w:val="23"/>
          <w:szCs w:val="23"/>
        </w:rPr>
        <w:t xml:space="preserve"> </w:t>
      </w:r>
      <w:r w:rsidR="00DF2331" w:rsidRPr="0085778D">
        <w:rPr>
          <w:rFonts w:ascii="Times New Roman" w:hint="eastAsia"/>
          <w:sz w:val="23"/>
          <w:szCs w:val="23"/>
        </w:rPr>
        <w:t>영위함에</w:t>
      </w:r>
      <w:r w:rsidR="00DF2331" w:rsidRPr="0085778D">
        <w:rPr>
          <w:rFonts w:ascii="Times New Roman" w:hint="eastAsia"/>
          <w:sz w:val="23"/>
          <w:szCs w:val="23"/>
        </w:rPr>
        <w:t xml:space="preserve"> </w:t>
      </w:r>
      <w:r w:rsidR="00DF2331" w:rsidRPr="0085778D">
        <w:rPr>
          <w:rFonts w:ascii="Times New Roman" w:hint="eastAsia"/>
          <w:sz w:val="23"/>
          <w:szCs w:val="23"/>
        </w:rPr>
        <w:t>있어서</w:t>
      </w:r>
      <w:r w:rsidR="00DF2331" w:rsidRPr="0085778D">
        <w:rPr>
          <w:rFonts w:ascii="Times New Roman" w:hint="eastAsia"/>
          <w:sz w:val="23"/>
          <w:szCs w:val="23"/>
        </w:rPr>
        <w:t xml:space="preserve"> </w:t>
      </w:r>
      <w:r w:rsidR="00844CF7" w:rsidRPr="0085778D">
        <w:rPr>
          <w:rFonts w:ascii="Times New Roman" w:eastAsia="바탕체" w:hint="eastAsia"/>
          <w:sz w:val="23"/>
          <w:szCs w:val="23"/>
        </w:rPr>
        <w:t>필요한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정부승인상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조건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의무의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위반이나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그러한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정부승인의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무효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철회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정지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취소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제한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갱신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거절에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대하여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정부기관으로부터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통지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고지를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받은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사실이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없고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그러한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우려도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없다</w:t>
      </w:r>
      <w:r w:rsidR="00275887" w:rsidRPr="0085778D">
        <w:rPr>
          <w:rFonts w:ascii="Times New Roman" w:eastAsia="바탕체"/>
          <w:sz w:val="23"/>
          <w:szCs w:val="23"/>
        </w:rPr>
        <w:t>.</w:t>
      </w:r>
    </w:p>
    <w:p w14:paraId="3EDBCD09" w14:textId="4FC4DA20" w:rsidR="005E699D" w:rsidRPr="00D85A8D" w:rsidRDefault="00ED2790" w:rsidP="002B4604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  <w:u w:val="single"/>
        </w:rPr>
        <w:t>중요계약</w:t>
      </w:r>
      <w:r w:rsidRPr="0085778D">
        <w:rPr>
          <w:rFonts w:ascii="Times New Roman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  <w:u w:val="single"/>
        </w:rPr>
        <w:t>별지</w:t>
      </w:r>
      <w:r w:rsidR="00F67586"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="00F67586">
        <w:rPr>
          <w:rFonts w:ascii="Times New Roman" w:eastAsia="바탕체"/>
          <w:sz w:val="23"/>
          <w:szCs w:val="23"/>
          <w:u w:val="single"/>
        </w:rPr>
        <w:t>6</w:t>
      </w:r>
      <w:r w:rsidR="00F67586" w:rsidRPr="00427699">
        <w:rPr>
          <w:rFonts w:ascii="Times New Roman" w:eastAsia="바탕체"/>
          <w:sz w:val="23"/>
          <w:szCs w:val="23"/>
          <w:u w:val="single"/>
        </w:rPr>
        <w:t>.2(</w:t>
      </w:r>
      <w:r w:rsidR="00F67586">
        <w:rPr>
          <w:rFonts w:ascii="Times New Roman" w:eastAsia="바탕체"/>
          <w:sz w:val="23"/>
          <w:szCs w:val="23"/>
          <w:u w:val="single"/>
        </w:rPr>
        <w:t>k</w:t>
      </w:r>
      <w:r w:rsidR="00F67586" w:rsidRPr="00427699">
        <w:rPr>
          <w:rFonts w:ascii="Times New Roman" w:eastAsia="바탕체"/>
          <w:sz w:val="23"/>
          <w:szCs w:val="23"/>
          <w:u w:val="single"/>
        </w:rPr>
        <w:t>)</w:t>
      </w:r>
      <w:r w:rsidR="00F67586" w:rsidRPr="00427699">
        <w:rPr>
          <w:rFonts w:ascii="Times New Roman" w:eastAsia="바탕체"/>
          <w:sz w:val="23"/>
          <w:szCs w:val="23"/>
        </w:rPr>
        <w:t>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기재된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사항을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제외하고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547FC3">
        <w:rPr>
          <w:rFonts w:ascii="Times New Roman" w:eastAsia="바탕체"/>
          <w:sz w:val="23"/>
          <w:szCs w:val="23"/>
        </w:rPr>
        <w:t>대상회사</w:t>
      </w:r>
      <w:r w:rsidR="00BC1B8C">
        <w:rPr>
          <w:rFonts w:ascii="Times New Roman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및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해외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당사자인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중요계약은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유효하게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존속하고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있고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각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계약당사자에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대하여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법률적으로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구속력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있는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의무를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구성</w:t>
      </w:r>
      <w:r w:rsidR="00F12A2D">
        <w:rPr>
          <w:rFonts w:ascii="Times New Roman" w:eastAsia="바탕체" w:hint="eastAsia"/>
          <w:sz w:val="23"/>
          <w:szCs w:val="23"/>
        </w:rPr>
        <w:t>하며</w:t>
      </w:r>
      <w:r w:rsidR="00F12A2D">
        <w:rPr>
          <w:rFonts w:ascii="Times New Roman" w:eastAsia="바탕체" w:hint="eastAsia"/>
          <w:sz w:val="23"/>
          <w:szCs w:val="23"/>
        </w:rPr>
        <w:t>,</w:t>
      </w:r>
      <w:r w:rsidR="00F12A2D">
        <w:rPr>
          <w:rFonts w:ascii="Times New Roman" w:eastAsia="바탕체"/>
          <w:sz w:val="23"/>
          <w:szCs w:val="23"/>
        </w:rPr>
        <w:t xml:space="preserve"> </w:t>
      </w:r>
      <w:r w:rsidR="00F12A2D">
        <w:rPr>
          <w:rFonts w:ascii="Times New Roman" w:eastAsia="바탕체" w:hint="eastAsia"/>
          <w:sz w:val="23"/>
          <w:szCs w:val="23"/>
        </w:rPr>
        <w:t>관련</w:t>
      </w:r>
      <w:r w:rsidR="00F12A2D">
        <w:rPr>
          <w:rFonts w:ascii="Times New Roman" w:eastAsia="바탕체" w:hint="eastAsia"/>
          <w:sz w:val="23"/>
          <w:szCs w:val="23"/>
        </w:rPr>
        <w:t xml:space="preserve"> </w:t>
      </w:r>
      <w:r w:rsidR="00F12A2D">
        <w:rPr>
          <w:rFonts w:ascii="Times New Roman" w:eastAsia="바탕체" w:hint="eastAsia"/>
          <w:sz w:val="23"/>
          <w:szCs w:val="23"/>
        </w:rPr>
        <w:t>법령에</w:t>
      </w:r>
      <w:r w:rsidR="00F12A2D">
        <w:rPr>
          <w:rFonts w:ascii="Times New Roman" w:eastAsia="바탕체" w:hint="eastAsia"/>
          <w:sz w:val="23"/>
          <w:szCs w:val="23"/>
        </w:rPr>
        <w:t xml:space="preserve"> </w:t>
      </w:r>
      <w:r w:rsidR="00F12A2D">
        <w:rPr>
          <w:rFonts w:ascii="Times New Roman" w:eastAsia="바탕체" w:hint="eastAsia"/>
          <w:sz w:val="23"/>
          <w:szCs w:val="23"/>
        </w:rPr>
        <w:t>위반되거나</w:t>
      </w:r>
      <w:r w:rsidR="00F12A2D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관련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법령에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의해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계약조건이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향후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수정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또는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취소될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내용이나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사정은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존재하지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아니한다</w:t>
      </w:r>
      <w:r w:rsidR="002B4604">
        <w:rPr>
          <w:rFonts w:ascii="Times New Roman" w:eastAsia="바탕체" w:hint="eastAsia"/>
          <w:sz w:val="23"/>
          <w:szCs w:val="23"/>
        </w:rPr>
        <w:t>.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547FC3">
        <w:rPr>
          <w:rFonts w:ascii="Times New Roman" w:eastAsia="바탕체"/>
          <w:sz w:val="23"/>
          <w:szCs w:val="23"/>
        </w:rPr>
        <w:t>대상회사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및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해외</w:t>
      </w:r>
      <w:r w:rsidR="00BC1B8C">
        <w:rPr>
          <w:rFonts w:ascii="Times New Roman" w:eastAsia="바탕체" w:hint="eastAsia"/>
          <w:sz w:val="23"/>
          <w:szCs w:val="23"/>
        </w:rPr>
        <w:t xml:space="preserve"> </w:t>
      </w:r>
      <w:r w:rsidR="00BC1B8C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중요계약상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의무를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12A2D" w:rsidRPr="00427699">
        <w:rPr>
          <w:rFonts w:ascii="Times New Roman" w:eastAsia="바탕체"/>
          <w:sz w:val="23"/>
          <w:szCs w:val="23"/>
        </w:rPr>
        <w:t>준수하였</w:t>
      </w:r>
      <w:r w:rsidR="00F12A2D">
        <w:rPr>
          <w:rFonts w:ascii="Times New Roman" w:eastAsia="바탕체" w:hint="eastAsia"/>
          <w:sz w:val="23"/>
          <w:szCs w:val="23"/>
        </w:rPr>
        <w:t>고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대상회사</w:t>
      </w:r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또는</w:t>
      </w:r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해외</w:t>
      </w:r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귀책사유로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인하여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중요계약의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상대방에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대한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채무불이행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중요계약의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위반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해제</w:t>
      </w:r>
      <w:r w:rsidR="00F67586" w:rsidRPr="00427699">
        <w:rPr>
          <w:rFonts w:ascii="Times New Roman" w:eastAsia="바탕체"/>
          <w:sz w:val="23"/>
          <w:szCs w:val="23"/>
        </w:rPr>
        <w:t xml:space="preserve">, </w:t>
      </w:r>
      <w:r w:rsidR="00F67586" w:rsidRPr="00427699">
        <w:rPr>
          <w:rFonts w:ascii="Times New Roman" w:eastAsia="바탕체"/>
          <w:sz w:val="23"/>
          <w:szCs w:val="23"/>
        </w:rPr>
        <w:t>해지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또는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취소를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초래할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있는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사유나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사정은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존재하지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아니한다</w:t>
      </w:r>
      <w:r w:rsidR="00F67586" w:rsidRPr="00427699">
        <w:rPr>
          <w:rFonts w:ascii="Times New Roman" w:eastAsia="바탕체"/>
          <w:sz w:val="23"/>
          <w:szCs w:val="23"/>
        </w:rPr>
        <w:t xml:space="preserve">. </w:t>
      </w:r>
      <w:r w:rsidR="00F67586" w:rsidRPr="00427699">
        <w:rPr>
          <w:rFonts w:ascii="Times New Roman" w:eastAsia="바탕체"/>
          <w:sz w:val="23"/>
          <w:szCs w:val="23"/>
        </w:rPr>
        <w:t>대상회사</w:t>
      </w:r>
      <w:r w:rsidR="00710438">
        <w:rPr>
          <w:rFonts w:ascii="Times New Roman" w:hint="eastAsia"/>
          <w:sz w:val="23"/>
          <w:szCs w:val="23"/>
        </w:rPr>
        <w:t xml:space="preserve"> </w:t>
      </w:r>
      <w:r w:rsidR="00710438">
        <w:rPr>
          <w:rFonts w:ascii="Times New Roman" w:eastAsia="바탕체" w:hint="eastAsia"/>
          <w:sz w:val="23"/>
          <w:szCs w:val="23"/>
        </w:rPr>
        <w:t>및</w:t>
      </w:r>
      <w:r w:rsidR="00710438">
        <w:rPr>
          <w:rFonts w:ascii="Times New Roman" w:eastAsia="바탕체" w:hint="eastAsia"/>
          <w:sz w:val="23"/>
          <w:szCs w:val="23"/>
        </w:rPr>
        <w:t xml:space="preserve"> </w:t>
      </w:r>
      <w:r w:rsidR="00710438">
        <w:rPr>
          <w:rFonts w:ascii="Times New Roman" w:eastAsia="바탕체" w:hint="eastAsia"/>
          <w:sz w:val="23"/>
          <w:szCs w:val="23"/>
        </w:rPr>
        <w:t>해외</w:t>
      </w:r>
      <w:r w:rsidR="00710438">
        <w:rPr>
          <w:rFonts w:ascii="Times New Roman" w:eastAsia="바탕체" w:hint="eastAsia"/>
          <w:sz w:val="23"/>
          <w:szCs w:val="23"/>
        </w:rPr>
        <w:t xml:space="preserve"> </w:t>
      </w:r>
      <w:r w:rsidR="00710438">
        <w:rPr>
          <w:rFonts w:ascii="Times New Roman" w:eastAsia="바탕체" w:hint="eastAsia"/>
          <w:sz w:val="23"/>
          <w:szCs w:val="23"/>
        </w:rPr>
        <w:t>종속회사</w:t>
      </w:r>
      <w:r w:rsidR="00F67586" w:rsidRPr="00427699">
        <w:rPr>
          <w:rFonts w:ascii="Times New Roman" w:eastAsia="바탕체"/>
          <w:sz w:val="23"/>
          <w:szCs w:val="23"/>
        </w:rPr>
        <w:t>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본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계약의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체결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및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이행과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관련하여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중요계약에서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요구되는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경우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그에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따라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계약상대방에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대한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사전통지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또는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협의의무를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모두</w:t>
      </w:r>
      <w:r w:rsidR="00F67586" w:rsidRPr="00427699">
        <w:rPr>
          <w:rFonts w:ascii="Times New Roman" w:eastAsia="바탕체"/>
          <w:sz w:val="23"/>
          <w:szCs w:val="23"/>
        </w:rPr>
        <w:t xml:space="preserve"> </w:t>
      </w:r>
      <w:r w:rsidR="00F67586" w:rsidRPr="00427699">
        <w:rPr>
          <w:rFonts w:ascii="Times New Roman" w:eastAsia="바탕체"/>
          <w:sz w:val="23"/>
          <w:szCs w:val="23"/>
        </w:rPr>
        <w:t>이행하였다</w:t>
      </w:r>
      <w:r w:rsidR="00F67586" w:rsidRPr="00427699">
        <w:rPr>
          <w:rFonts w:ascii="Times New Roman" w:eastAsia="바탕체"/>
          <w:sz w:val="23"/>
          <w:szCs w:val="23"/>
        </w:rPr>
        <w:t>.</w:t>
      </w:r>
    </w:p>
    <w:p w14:paraId="5B89A0E9" w14:textId="7A490EB2" w:rsidR="00ED2790" w:rsidRPr="0085778D" w:rsidRDefault="00ED2790" w:rsidP="002B4604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lastRenderedPageBreak/>
        <w:t>인사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및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노무</w:t>
      </w:r>
      <w:r w:rsidRPr="00954D7F">
        <w:rPr>
          <w:rFonts w:ascii="Times New Roman"/>
          <w:sz w:val="23"/>
          <w:szCs w:val="23"/>
        </w:rPr>
        <w:t>.</w:t>
      </w:r>
      <w:r w:rsidR="00BC3D7A">
        <w:rPr>
          <w:rFonts w:ascii="Times New Roman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대상회사</w:t>
      </w:r>
      <w:r w:rsidR="003F2B9B">
        <w:rPr>
          <w:rFonts w:ascii="Times New Roman" w:eastAsia="바탕체" w:hint="eastAsia"/>
          <w:sz w:val="23"/>
          <w:szCs w:val="23"/>
        </w:rPr>
        <w:t xml:space="preserve"> </w:t>
      </w:r>
      <w:r w:rsidR="003F2B9B">
        <w:rPr>
          <w:rFonts w:ascii="Times New Roman" w:eastAsia="바탕체" w:hint="eastAsia"/>
          <w:sz w:val="23"/>
          <w:szCs w:val="23"/>
        </w:rPr>
        <w:t>및</w:t>
      </w:r>
      <w:r w:rsidR="003F2B9B">
        <w:rPr>
          <w:rFonts w:ascii="Times New Roman" w:eastAsia="바탕체" w:hint="eastAsia"/>
          <w:sz w:val="23"/>
          <w:szCs w:val="23"/>
        </w:rPr>
        <w:t xml:space="preserve"> </w:t>
      </w:r>
      <w:r w:rsidR="003F2B9B">
        <w:rPr>
          <w:rFonts w:ascii="Times New Roman" w:eastAsia="바탕체" w:hint="eastAsia"/>
          <w:sz w:val="23"/>
          <w:szCs w:val="23"/>
        </w:rPr>
        <w:t>해외</w:t>
      </w:r>
      <w:r w:rsidR="003F2B9B">
        <w:rPr>
          <w:rFonts w:ascii="Times New Roman" w:eastAsia="바탕체" w:hint="eastAsia"/>
          <w:sz w:val="23"/>
          <w:szCs w:val="23"/>
        </w:rPr>
        <w:t xml:space="preserve"> </w:t>
      </w:r>
      <w:r w:rsidR="003F2B9B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취업규칙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기타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회사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내부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규정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단체협약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기타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계약을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925BEE" w:rsidRPr="00925BEE">
        <w:rPr>
          <w:rFonts w:ascii="Times New Roman" w:eastAsia="바탕체" w:hint="eastAsia"/>
          <w:sz w:val="23"/>
          <w:szCs w:val="23"/>
        </w:rPr>
        <w:t>모든</w:t>
      </w:r>
      <w:r w:rsidR="00925BEE">
        <w:rPr>
          <w:rFonts w:ascii="Times New Roman" w:eastAsia="바탕체" w:hint="eastAsia"/>
          <w:sz w:val="23"/>
          <w:szCs w:val="23"/>
        </w:rPr>
        <w:t xml:space="preserve"> </w:t>
      </w:r>
      <w:r w:rsidR="00925BEE" w:rsidRPr="00925BEE">
        <w:rPr>
          <w:rFonts w:ascii="Times New Roman" w:eastAsia="바탕체" w:hint="eastAsia"/>
          <w:sz w:val="23"/>
          <w:szCs w:val="23"/>
        </w:rPr>
        <w:t>측면에서</w:t>
      </w:r>
      <w:r w:rsidR="00925BEE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준수하고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있</w:t>
      </w:r>
      <w:r w:rsidR="002B4604">
        <w:rPr>
          <w:rFonts w:ascii="Times New Roman" w:eastAsia="바탕체" w:hint="eastAsia"/>
          <w:sz w:val="23"/>
          <w:szCs w:val="23"/>
        </w:rPr>
        <w:t>고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 w:rsidRPr="00427699">
        <w:rPr>
          <w:rFonts w:ascii="Times New Roman" w:eastAsia="바탕체"/>
          <w:sz w:val="23"/>
          <w:szCs w:val="23"/>
        </w:rPr>
        <w:t>인사</w:t>
      </w:r>
      <w:r w:rsidR="002B4604" w:rsidRPr="00427699">
        <w:rPr>
          <w:rFonts w:ascii="Times New Roman" w:eastAsia="바탕체"/>
          <w:sz w:val="23"/>
          <w:szCs w:val="23"/>
        </w:rPr>
        <w:t>·</w:t>
      </w:r>
      <w:r w:rsidR="002B4604" w:rsidRPr="00427699">
        <w:rPr>
          <w:rFonts w:ascii="Times New Roman" w:eastAsia="바탕체"/>
          <w:sz w:val="23"/>
          <w:szCs w:val="23"/>
        </w:rPr>
        <w:t>노무</w:t>
      </w:r>
      <w:r w:rsidR="002B4604">
        <w:rPr>
          <w:rFonts w:ascii="Times New Roman" w:eastAsia="바탕체" w:hint="eastAsia"/>
          <w:sz w:val="23"/>
          <w:szCs w:val="23"/>
        </w:rPr>
        <w:t xml:space="preserve">, </w:t>
      </w:r>
      <w:r w:rsidR="002B4604">
        <w:rPr>
          <w:rFonts w:ascii="Times New Roman" w:eastAsia="바탕체" w:hint="eastAsia"/>
          <w:sz w:val="23"/>
          <w:szCs w:val="23"/>
        </w:rPr>
        <w:t>사회보험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등과</w:t>
      </w:r>
      <w:r w:rsidR="002B4604" w:rsidRPr="00427699">
        <w:rPr>
          <w:rFonts w:ascii="Times New Roman" w:eastAsia="바탕체"/>
          <w:sz w:val="23"/>
          <w:szCs w:val="23"/>
        </w:rPr>
        <w:t xml:space="preserve"> </w:t>
      </w:r>
      <w:r w:rsidR="002B4604" w:rsidRPr="00427699">
        <w:rPr>
          <w:rFonts w:ascii="Times New Roman" w:eastAsia="바탕체"/>
          <w:sz w:val="23"/>
          <w:szCs w:val="23"/>
        </w:rPr>
        <w:t>관련한</w:t>
      </w:r>
      <w:r w:rsidR="002B4604" w:rsidRPr="00427699">
        <w:rPr>
          <w:rFonts w:ascii="Times New Roman" w:eastAsia="바탕체"/>
          <w:sz w:val="23"/>
          <w:szCs w:val="23"/>
        </w:rPr>
        <w:t xml:space="preserve"> </w:t>
      </w:r>
      <w:r w:rsidR="002B4604" w:rsidRPr="00427699">
        <w:rPr>
          <w:rFonts w:ascii="Times New Roman" w:eastAsia="바탕체"/>
          <w:sz w:val="23"/>
          <w:szCs w:val="23"/>
        </w:rPr>
        <w:t>법령</w:t>
      </w:r>
      <w:r w:rsidR="002B4604">
        <w:rPr>
          <w:rFonts w:ascii="Times New Roman" w:eastAsia="바탕체" w:hint="eastAsia"/>
          <w:sz w:val="23"/>
          <w:szCs w:val="23"/>
        </w:rPr>
        <w:t>을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준수하고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있으며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이에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따라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근로자에게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제공할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의무가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임금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각종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수당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상여금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퇴직금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근로시간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휴일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휴가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기타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복리후생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등의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모든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근로조건을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준수하고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있다</w:t>
      </w:r>
      <w:r w:rsidR="002B4604">
        <w:rPr>
          <w:rFonts w:ascii="Times New Roman" w:eastAsia="바탕체" w:hint="eastAsia"/>
          <w:sz w:val="23"/>
          <w:szCs w:val="23"/>
        </w:rPr>
        <w:t>.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대상회사</w:t>
      </w:r>
      <w:r w:rsidR="003D5356">
        <w:rPr>
          <w:rFonts w:ascii="Times New Roman" w:hint="eastAsia"/>
          <w:sz w:val="23"/>
          <w:szCs w:val="23"/>
        </w:rPr>
        <w:t xml:space="preserve"> </w:t>
      </w:r>
      <w:r w:rsidR="003D5356">
        <w:rPr>
          <w:rFonts w:ascii="Times New Roman" w:eastAsia="바탕체" w:hint="eastAsia"/>
          <w:sz w:val="23"/>
          <w:szCs w:val="23"/>
        </w:rPr>
        <w:t>및</w:t>
      </w:r>
      <w:r w:rsidR="003D5356">
        <w:rPr>
          <w:rFonts w:ascii="Times New Roman" w:eastAsia="바탕체" w:hint="eastAsia"/>
          <w:sz w:val="23"/>
          <w:szCs w:val="23"/>
        </w:rPr>
        <w:t xml:space="preserve"> </w:t>
      </w:r>
      <w:r w:rsidR="003D5356">
        <w:rPr>
          <w:rFonts w:ascii="Times New Roman" w:eastAsia="바탕체" w:hint="eastAsia"/>
          <w:sz w:val="23"/>
          <w:szCs w:val="23"/>
        </w:rPr>
        <w:t>해외</w:t>
      </w:r>
      <w:r w:rsidR="003D5356">
        <w:rPr>
          <w:rFonts w:ascii="Times New Roman" w:eastAsia="바탕체" w:hint="eastAsia"/>
          <w:sz w:val="23"/>
          <w:szCs w:val="23"/>
        </w:rPr>
        <w:t xml:space="preserve"> </w:t>
      </w:r>
      <w:r w:rsidR="003D5356">
        <w:rPr>
          <w:rFonts w:ascii="Times New Roman" w:eastAsia="바탕체" w:hint="eastAsia"/>
          <w:sz w:val="23"/>
          <w:szCs w:val="23"/>
        </w:rPr>
        <w:t>종속회사</w:t>
      </w:r>
      <w:r w:rsidR="002B4604">
        <w:rPr>
          <w:rFonts w:ascii="Times New Roman" w:eastAsia="바탕체" w:hint="eastAsia"/>
          <w:sz w:val="23"/>
          <w:szCs w:val="23"/>
        </w:rPr>
        <w:t>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소속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이외에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대상회사</w:t>
      </w:r>
      <w:r w:rsidR="00197F97">
        <w:rPr>
          <w:rFonts w:ascii="Times New Roman" w:hint="eastAsia"/>
          <w:sz w:val="23"/>
          <w:szCs w:val="23"/>
        </w:rPr>
        <w:t xml:space="preserve"> </w:t>
      </w:r>
      <w:r w:rsidR="00197F97">
        <w:rPr>
          <w:rFonts w:ascii="Times New Roman" w:eastAsia="바탕체" w:hint="eastAsia"/>
          <w:sz w:val="23"/>
          <w:szCs w:val="23"/>
        </w:rPr>
        <w:t>및</w:t>
      </w:r>
      <w:r w:rsidR="00197F97">
        <w:rPr>
          <w:rFonts w:ascii="Times New Roman" w:eastAsia="바탕체" w:hint="eastAsia"/>
          <w:sz w:val="23"/>
          <w:szCs w:val="23"/>
        </w:rPr>
        <w:t xml:space="preserve"> </w:t>
      </w:r>
      <w:r w:rsidR="00197F97">
        <w:rPr>
          <w:rFonts w:ascii="Times New Roman" w:eastAsia="바탕체" w:hint="eastAsia"/>
          <w:sz w:val="23"/>
          <w:szCs w:val="23"/>
        </w:rPr>
        <w:t>해외</w:t>
      </w:r>
      <w:r w:rsidR="00197F97">
        <w:rPr>
          <w:rFonts w:ascii="Times New Roman" w:eastAsia="바탕체" w:hint="eastAsia"/>
          <w:sz w:val="23"/>
          <w:szCs w:val="23"/>
        </w:rPr>
        <w:t xml:space="preserve"> </w:t>
      </w:r>
      <w:r w:rsidR="00197F97">
        <w:rPr>
          <w:rFonts w:ascii="Times New Roman" w:eastAsia="바탕체" w:hint="eastAsia"/>
          <w:sz w:val="23"/>
          <w:szCs w:val="23"/>
        </w:rPr>
        <w:t>종속회사</w:t>
      </w:r>
      <w:r w:rsidR="002B4604">
        <w:rPr>
          <w:rFonts w:ascii="Times New Roman" w:eastAsia="바탕체" w:hint="eastAsia"/>
          <w:sz w:val="23"/>
          <w:szCs w:val="23"/>
        </w:rPr>
        <w:t>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근로자로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간주될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있는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자</w:t>
      </w:r>
      <w:r w:rsidR="002B4604">
        <w:rPr>
          <w:rFonts w:ascii="Times New Roman" w:eastAsia="바탕체" w:hint="eastAsia"/>
          <w:sz w:val="23"/>
          <w:szCs w:val="23"/>
        </w:rPr>
        <w:t>(</w:t>
      </w:r>
      <w:r w:rsidR="002B4604">
        <w:rPr>
          <w:rFonts w:ascii="Times New Roman" w:eastAsia="바탕체" w:hint="eastAsia"/>
          <w:sz w:val="23"/>
          <w:szCs w:val="23"/>
        </w:rPr>
        <w:t>협력업체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파견업체</w:t>
      </w:r>
      <w:r w:rsidR="002B4604">
        <w:rPr>
          <w:rFonts w:ascii="Times New Roman" w:eastAsia="바탕체" w:hint="eastAsia"/>
          <w:sz w:val="23"/>
          <w:szCs w:val="23"/>
        </w:rPr>
        <w:t>,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수급업체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근로자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포함</w:t>
      </w:r>
      <w:r w:rsidR="002B4604">
        <w:rPr>
          <w:rFonts w:ascii="Times New Roman" w:eastAsia="바탕체" w:hint="eastAsia"/>
          <w:sz w:val="23"/>
          <w:szCs w:val="23"/>
        </w:rPr>
        <w:t>)</w:t>
      </w:r>
      <w:r w:rsidR="002B4604">
        <w:rPr>
          <w:rFonts w:ascii="Times New Roman" w:eastAsia="바탕체" w:hint="eastAsia"/>
          <w:sz w:val="23"/>
          <w:szCs w:val="23"/>
        </w:rPr>
        <w:t>는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존재하지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않는다</w:t>
      </w:r>
      <w:r w:rsidR="002B4604">
        <w:rPr>
          <w:rFonts w:ascii="Times New Roman" w:eastAsia="바탕체" w:hint="eastAsia"/>
          <w:sz w:val="23"/>
          <w:szCs w:val="23"/>
        </w:rPr>
        <w:t>.</w:t>
      </w:r>
      <w:r w:rsidR="002B4604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대상회사</w:t>
      </w:r>
      <w:r w:rsidR="00E95D21">
        <w:rPr>
          <w:rFonts w:ascii="Times New Roman" w:hint="eastAsia"/>
          <w:sz w:val="23"/>
          <w:szCs w:val="23"/>
        </w:rPr>
        <w:t xml:space="preserve"> </w:t>
      </w:r>
      <w:r w:rsidR="00E95D21">
        <w:rPr>
          <w:rFonts w:ascii="Times New Roman" w:eastAsia="바탕체" w:hint="eastAsia"/>
          <w:sz w:val="23"/>
          <w:szCs w:val="23"/>
        </w:rPr>
        <w:t>및</w:t>
      </w:r>
      <w:r w:rsidR="00E95D21">
        <w:rPr>
          <w:rFonts w:ascii="Times New Roman" w:eastAsia="바탕체" w:hint="eastAsia"/>
          <w:sz w:val="23"/>
          <w:szCs w:val="23"/>
        </w:rPr>
        <w:t xml:space="preserve"> </w:t>
      </w:r>
      <w:r w:rsidR="00E95D21">
        <w:rPr>
          <w:rFonts w:ascii="Times New Roman" w:eastAsia="바탕체" w:hint="eastAsia"/>
          <w:sz w:val="23"/>
          <w:szCs w:val="23"/>
        </w:rPr>
        <w:t>해외</w:t>
      </w:r>
      <w:r w:rsidR="00E95D21">
        <w:rPr>
          <w:rFonts w:ascii="Times New Roman" w:eastAsia="바탕체" w:hint="eastAsia"/>
          <w:sz w:val="23"/>
          <w:szCs w:val="23"/>
        </w:rPr>
        <w:t xml:space="preserve"> </w:t>
      </w:r>
      <w:r w:rsidR="00E95D21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현재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또는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과거</w:t>
      </w:r>
      <w:r w:rsidR="00547FC3" w:rsidRPr="00427699">
        <w:rPr>
          <w:rFonts w:ascii="Times New Roman" w:eastAsia="바탕체"/>
          <w:sz w:val="23"/>
          <w:szCs w:val="23"/>
        </w:rPr>
        <w:t xml:space="preserve"> 3</w:t>
      </w:r>
      <w:r w:rsidR="00547FC3" w:rsidRPr="00427699">
        <w:rPr>
          <w:rFonts w:ascii="Times New Roman" w:eastAsia="바탕체"/>
          <w:sz w:val="23"/>
          <w:szCs w:val="23"/>
        </w:rPr>
        <w:t>년간의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대하여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그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지급기일이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도래하였음에도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미이행된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근로관계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부채를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부담하고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있지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아니하다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r w:rsidR="00547FC3" w:rsidRPr="00427699">
        <w:rPr>
          <w:rFonts w:ascii="Times New Roman" w:eastAsia="바탕체"/>
          <w:sz w:val="23"/>
          <w:szCs w:val="23"/>
        </w:rPr>
        <w:t>대상회사</w:t>
      </w:r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퇴직금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법정수당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등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보수</w:t>
      </w:r>
      <w:r w:rsidR="002B4604">
        <w:rPr>
          <w:rFonts w:ascii="Times New Roman" w:eastAsia="바탕체" w:hint="eastAsia"/>
          <w:sz w:val="23"/>
          <w:szCs w:val="23"/>
        </w:rPr>
        <w:t>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지급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및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퇴직연금의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부담금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적립</w:t>
      </w:r>
      <w:r w:rsidR="002B4604">
        <w:rPr>
          <w:rFonts w:ascii="Times New Roman" w:eastAsia="바탕체" w:hint="eastAsia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등은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법령에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따라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적법하게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2B4604">
        <w:rPr>
          <w:rFonts w:ascii="Times New Roman" w:eastAsia="바탕체" w:hint="eastAsia"/>
          <w:sz w:val="23"/>
          <w:szCs w:val="23"/>
        </w:rPr>
        <w:t>이루어졌</w:t>
      </w:r>
      <w:r w:rsidR="00547FC3" w:rsidRPr="00427699">
        <w:rPr>
          <w:rFonts w:ascii="Times New Roman" w:eastAsia="바탕체"/>
          <w:sz w:val="23"/>
          <w:szCs w:val="23"/>
        </w:rPr>
        <w:t>고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8F661D">
        <w:rPr>
          <w:rFonts w:ascii="Times New Roman" w:eastAsia="바탕체" w:hint="eastAsia"/>
          <w:sz w:val="23"/>
          <w:szCs w:val="23"/>
        </w:rPr>
        <w:t>이는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기준재무제표에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충당금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설정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등으로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적절히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반영되어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있으며</w:t>
      </w:r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법령에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따라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적립</w:t>
      </w:r>
      <w:r w:rsidR="00547FC3" w:rsidRPr="00427699">
        <w:rPr>
          <w:rFonts w:ascii="Times New Roman" w:eastAsia="바탕체"/>
          <w:sz w:val="23"/>
          <w:szCs w:val="23"/>
        </w:rPr>
        <w:t>/</w:t>
      </w:r>
      <w:r w:rsidR="00547FC3" w:rsidRPr="00427699">
        <w:rPr>
          <w:rFonts w:ascii="Times New Roman" w:eastAsia="바탕체"/>
          <w:sz w:val="23"/>
          <w:szCs w:val="23"/>
        </w:rPr>
        <w:t>충당해야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하는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퇴직금이나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퇴직연금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중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미지급된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보수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및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미적립</w:t>
      </w:r>
      <w:r w:rsidR="00547FC3" w:rsidRPr="00427699">
        <w:rPr>
          <w:rFonts w:ascii="Times New Roman" w:eastAsia="바탕체"/>
          <w:sz w:val="23"/>
          <w:szCs w:val="23"/>
        </w:rPr>
        <w:t>/</w:t>
      </w:r>
      <w:r w:rsidR="00547FC3" w:rsidRPr="00427699">
        <w:rPr>
          <w:rFonts w:ascii="Times New Roman" w:eastAsia="바탕체"/>
          <w:sz w:val="23"/>
          <w:szCs w:val="23"/>
        </w:rPr>
        <w:t>미충당된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퇴직금이나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퇴직연금은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존재하지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아니한다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r w:rsidR="00547FC3" w:rsidRPr="00427699">
        <w:rPr>
          <w:rFonts w:ascii="Times New Roman" w:eastAsia="바탕체"/>
          <w:sz w:val="23"/>
          <w:szCs w:val="23"/>
        </w:rPr>
        <w:t>대상회사</w:t>
      </w:r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법령에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따라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적법한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퇴직급여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제도를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설정하여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유지하고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있다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r w:rsidR="00547FC3" w:rsidRPr="00427699">
        <w:rPr>
          <w:rFonts w:ascii="Times New Roman" w:eastAsia="바탕체"/>
          <w:sz w:val="23"/>
          <w:szCs w:val="23"/>
        </w:rPr>
        <w:t>대상회사</w:t>
      </w:r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547FC3" w:rsidRPr="00427699">
        <w:rPr>
          <w:rFonts w:ascii="Times New Roman" w:eastAsia="바탕체"/>
          <w:sz w:val="23"/>
          <w:szCs w:val="23"/>
        </w:rPr>
        <w:t>에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파업</w:t>
      </w:r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휴업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기타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노사쟁의</w:t>
      </w:r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노동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관련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법적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절차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분쟁이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없으며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그러한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법적</w:t>
      </w:r>
      <w:r w:rsidR="00547FC3">
        <w:rPr>
          <w:rFonts w:ascii="Times New Roman" w:eastAsia="바탕체" w:hint="eastAsia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절차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분쟁이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발생할</w:t>
      </w:r>
      <w:r w:rsidR="00BB2FF5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우려도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없다</w:t>
      </w:r>
      <w:r w:rsidR="00547FC3" w:rsidRPr="00427699">
        <w:rPr>
          <w:rFonts w:ascii="Times New Roman" w:eastAsia="바탕체"/>
          <w:sz w:val="23"/>
          <w:szCs w:val="23"/>
        </w:rPr>
        <w:t xml:space="preserve">. </w:t>
      </w:r>
      <w:r w:rsidR="00547FC3" w:rsidRPr="00427699">
        <w:rPr>
          <w:rFonts w:ascii="Times New Roman" w:eastAsia="바탕체"/>
          <w:sz w:val="23"/>
          <w:szCs w:val="23"/>
        </w:rPr>
        <w:t>대상회사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8F661D">
        <w:rPr>
          <w:rFonts w:ascii="Times New Roman" w:eastAsia="바탕체" w:hint="eastAsia"/>
          <w:sz w:val="23"/>
          <w:szCs w:val="23"/>
        </w:rPr>
        <w:t>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본건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거래를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이유로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대상회사의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임직원에게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본건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거래에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위로금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상여금</w:t>
      </w:r>
      <w:r w:rsidR="00547FC3" w:rsidRPr="00427699">
        <w:rPr>
          <w:rFonts w:ascii="Times New Roman" w:eastAsia="바탕체"/>
          <w:sz w:val="23"/>
          <w:szCs w:val="23"/>
        </w:rPr>
        <w:t xml:space="preserve">, </w:t>
      </w:r>
      <w:r w:rsidR="00547FC3" w:rsidRPr="00427699">
        <w:rPr>
          <w:rFonts w:ascii="Times New Roman" w:eastAsia="바탕체"/>
          <w:sz w:val="23"/>
          <w:szCs w:val="23"/>
        </w:rPr>
        <w:t>특별퇴직금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등</w:t>
      </w:r>
      <w:r w:rsidR="00547FC3" w:rsidRPr="00427699">
        <w:rPr>
          <w:rFonts w:ascii="Times New Roman" w:eastAsia="바탕체"/>
          <w:sz w:val="23"/>
          <w:szCs w:val="23"/>
        </w:rPr>
        <w:t>(</w:t>
      </w:r>
      <w:r w:rsidR="00547FC3" w:rsidRPr="00427699">
        <w:rPr>
          <w:rFonts w:ascii="Times New Roman" w:eastAsia="바탕체"/>
          <w:sz w:val="23"/>
          <w:szCs w:val="23"/>
        </w:rPr>
        <w:t>그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명목과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이름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여하를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불문하고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본건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거래와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관련하여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대상회사의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임직원의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전부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또는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일부에게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지급하는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일체의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금원을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의미함</w:t>
      </w:r>
      <w:r w:rsidR="00547FC3" w:rsidRPr="00427699">
        <w:rPr>
          <w:rFonts w:ascii="Times New Roman" w:eastAsia="바탕체"/>
          <w:sz w:val="23"/>
          <w:szCs w:val="23"/>
        </w:rPr>
        <w:t>)</w:t>
      </w:r>
      <w:r w:rsidR="00547FC3" w:rsidRPr="00427699">
        <w:rPr>
          <w:rFonts w:ascii="Times New Roman" w:eastAsia="바탕체"/>
          <w:sz w:val="23"/>
          <w:szCs w:val="23"/>
        </w:rPr>
        <w:t>을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지급하기로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약속한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사실</w:t>
      </w:r>
      <w:r w:rsidR="008F661D">
        <w:rPr>
          <w:rFonts w:ascii="Times New Roman" w:eastAsia="바탕체" w:hint="eastAsia"/>
          <w:sz w:val="23"/>
          <w:szCs w:val="23"/>
        </w:rPr>
        <w:t>이</w:t>
      </w:r>
      <w:r w:rsidR="00547FC3" w:rsidRPr="00427699">
        <w:rPr>
          <w:rFonts w:ascii="Times New Roman" w:eastAsia="바탕체"/>
          <w:sz w:val="23"/>
          <w:szCs w:val="23"/>
        </w:rPr>
        <w:t xml:space="preserve"> </w:t>
      </w:r>
      <w:r w:rsidR="00547FC3" w:rsidRPr="00427699">
        <w:rPr>
          <w:rFonts w:ascii="Times New Roman" w:eastAsia="바탕체"/>
          <w:sz w:val="23"/>
          <w:szCs w:val="23"/>
        </w:rPr>
        <w:t>없다</w:t>
      </w:r>
      <w:r w:rsidR="00547FC3" w:rsidRPr="00427699">
        <w:rPr>
          <w:rFonts w:ascii="Times New Roman" w:eastAsia="바탕체"/>
          <w:sz w:val="23"/>
          <w:szCs w:val="23"/>
        </w:rPr>
        <w:t>.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대상회사</w:t>
      </w:r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8F661D">
        <w:rPr>
          <w:rFonts w:ascii="Times New Roman" w:eastAsia="바탕체" w:hint="eastAsia"/>
          <w:sz w:val="23"/>
          <w:szCs w:val="23"/>
        </w:rPr>
        <w:t>에는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노동조합이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존재하지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아니하고</w:t>
      </w:r>
      <w:r w:rsidR="008F661D">
        <w:rPr>
          <w:rFonts w:ascii="Times New Roman" w:eastAsia="바탕체" w:hint="eastAsia"/>
          <w:sz w:val="23"/>
          <w:szCs w:val="23"/>
        </w:rPr>
        <w:t>,</w:t>
      </w:r>
      <w:r w:rsidR="008F661D">
        <w:rPr>
          <w:rFonts w:ascii="Times New Roman" w:eastAsia="바탕체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대상회사</w:t>
      </w:r>
      <w:r w:rsidR="00E46F45">
        <w:rPr>
          <w:rFonts w:ascii="Times New Roman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및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해외</w:t>
      </w:r>
      <w:r w:rsidR="00E46F45">
        <w:rPr>
          <w:rFonts w:ascii="Times New Roman" w:eastAsia="바탕체" w:hint="eastAsia"/>
          <w:sz w:val="23"/>
          <w:szCs w:val="23"/>
        </w:rPr>
        <w:t xml:space="preserve"> </w:t>
      </w:r>
      <w:r w:rsidR="00E46F45">
        <w:rPr>
          <w:rFonts w:ascii="Times New Roman" w:eastAsia="바탕체" w:hint="eastAsia"/>
          <w:sz w:val="23"/>
          <w:szCs w:val="23"/>
        </w:rPr>
        <w:t>종속회사</w:t>
      </w:r>
      <w:r w:rsidR="008F661D">
        <w:rPr>
          <w:rFonts w:ascii="Times New Roman" w:eastAsia="바탕체" w:hint="eastAsia"/>
          <w:sz w:val="23"/>
          <w:szCs w:val="23"/>
        </w:rPr>
        <w:t>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노동조합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및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임직원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단체와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체결한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계약은</w:t>
      </w:r>
      <w:r w:rsidR="008F661D">
        <w:rPr>
          <w:rFonts w:ascii="Times New Roman" w:eastAsia="바탕체" w:hint="eastAsia"/>
          <w:sz w:val="23"/>
          <w:szCs w:val="23"/>
        </w:rPr>
        <w:t xml:space="preserve"> </w:t>
      </w:r>
      <w:r w:rsidR="008F661D">
        <w:rPr>
          <w:rFonts w:ascii="Times New Roman" w:eastAsia="바탕체" w:hint="eastAsia"/>
          <w:sz w:val="23"/>
          <w:szCs w:val="23"/>
        </w:rPr>
        <w:t>없다</w:t>
      </w:r>
      <w:r w:rsidR="008F661D">
        <w:rPr>
          <w:rFonts w:ascii="Times New Roman" w:eastAsia="바탕체" w:hint="eastAsia"/>
          <w:sz w:val="23"/>
          <w:szCs w:val="23"/>
        </w:rPr>
        <w:t>.</w:t>
      </w:r>
    </w:p>
    <w:p w14:paraId="49EEFF28" w14:textId="266A1F67" w:rsidR="00ED2790" w:rsidRPr="0085778D" w:rsidRDefault="00ED2790" w:rsidP="00232520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  <w:u w:val="single"/>
        </w:rPr>
        <w:t>지</w:t>
      </w:r>
      <w:r w:rsidR="00565D6E" w:rsidRPr="0085778D">
        <w:rPr>
          <w:rFonts w:ascii="Times New Roman" w:hint="eastAsia"/>
          <w:sz w:val="23"/>
          <w:szCs w:val="23"/>
          <w:u w:val="single"/>
        </w:rPr>
        <w:t>식</w:t>
      </w:r>
      <w:r w:rsidRPr="0085778D">
        <w:rPr>
          <w:rFonts w:ascii="Times New Roman"/>
          <w:sz w:val="23"/>
          <w:szCs w:val="23"/>
          <w:u w:val="single"/>
        </w:rPr>
        <w:t>재산권</w:t>
      </w:r>
      <w:r w:rsidRPr="0085778D">
        <w:rPr>
          <w:rFonts w:ascii="Times New Roman"/>
          <w:sz w:val="23"/>
          <w:szCs w:val="23"/>
        </w:rPr>
        <w:t>.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9040D4">
        <w:rPr>
          <w:rFonts w:ascii="Times New Roman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대상회사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및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해외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종속회사가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소유하거나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사용권을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보유하고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있는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모든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지식재산권은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A90E39" w:rsidRPr="00427699">
        <w:rPr>
          <w:rFonts w:ascii="Times New Roman" w:eastAsia="바탕체"/>
          <w:sz w:val="23"/>
          <w:szCs w:val="23"/>
          <w:u w:val="single"/>
        </w:rPr>
        <w:t>별지</w:t>
      </w:r>
      <w:r w:rsidR="00A90E39"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="00A90E39">
        <w:rPr>
          <w:rFonts w:ascii="Times New Roman" w:eastAsia="바탕체"/>
          <w:sz w:val="23"/>
          <w:szCs w:val="23"/>
          <w:u w:val="single"/>
        </w:rPr>
        <w:t>6</w:t>
      </w:r>
      <w:r w:rsidR="00A90E39" w:rsidRPr="00427699">
        <w:rPr>
          <w:rFonts w:ascii="Times New Roman" w:eastAsia="바탕체"/>
          <w:sz w:val="23"/>
          <w:szCs w:val="23"/>
          <w:u w:val="single"/>
        </w:rPr>
        <w:t>.2(</w:t>
      </w:r>
      <w:r w:rsidR="009040D4">
        <w:rPr>
          <w:rFonts w:ascii="Times New Roman" w:eastAsia="바탕체"/>
          <w:sz w:val="23"/>
          <w:szCs w:val="23"/>
          <w:u w:val="single"/>
        </w:rPr>
        <w:t>m</w:t>
      </w:r>
      <w:r w:rsidR="00A90E39" w:rsidRPr="00427699">
        <w:rPr>
          <w:rFonts w:ascii="Times New Roman" w:eastAsia="바탕체"/>
          <w:sz w:val="23"/>
          <w:szCs w:val="23"/>
          <w:u w:val="single"/>
        </w:rPr>
        <w:t>)</w:t>
      </w:r>
      <w:r w:rsidR="00491862" w:rsidRPr="00456EF2">
        <w:rPr>
          <w:rFonts w:ascii="Times New Roman" w:eastAsia="바탕체"/>
          <w:sz w:val="23"/>
          <w:szCs w:val="23"/>
        </w:rPr>
        <w:t xml:space="preserve"> </w:t>
      </w:r>
      <w:r w:rsidR="00491862" w:rsidRPr="00456EF2">
        <w:rPr>
          <w:rFonts w:ascii="Times New Roman" w:eastAsia="바탕체" w:hint="eastAsia"/>
          <w:sz w:val="23"/>
          <w:szCs w:val="23"/>
        </w:rPr>
        <w:t>기재와</w:t>
      </w:r>
      <w:r w:rsidR="00491862" w:rsidRPr="00456EF2">
        <w:rPr>
          <w:rFonts w:ascii="Times New Roman" w:eastAsia="바탕체" w:hint="eastAsia"/>
          <w:sz w:val="23"/>
          <w:szCs w:val="23"/>
        </w:rPr>
        <w:t xml:space="preserve"> </w:t>
      </w:r>
      <w:r w:rsidR="00491862" w:rsidRPr="00456EF2">
        <w:rPr>
          <w:rFonts w:ascii="Times New Roman" w:eastAsia="바탕체" w:hint="eastAsia"/>
          <w:sz w:val="23"/>
          <w:szCs w:val="23"/>
        </w:rPr>
        <w:t>같다</w:t>
      </w:r>
      <w:r w:rsidR="00491862" w:rsidRPr="00456EF2">
        <w:rPr>
          <w:rFonts w:ascii="Times New Roman" w:eastAsia="바탕체" w:hint="eastAsia"/>
          <w:sz w:val="23"/>
          <w:szCs w:val="23"/>
        </w:rPr>
        <w:t>.</w:t>
      </w:r>
      <w:r w:rsidR="00491862" w:rsidRPr="00456EF2">
        <w:rPr>
          <w:rFonts w:ascii="Times New Roman" w:eastAsia="바탕체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및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해외</w:t>
      </w:r>
      <w:r w:rsidR="00491862">
        <w:rPr>
          <w:rFonts w:ascii="Times New Roman" w:hint="eastAsia"/>
          <w:sz w:val="23"/>
          <w:szCs w:val="23"/>
        </w:rPr>
        <w:t xml:space="preserve"> </w:t>
      </w:r>
      <w:r w:rsidR="00491862">
        <w:rPr>
          <w:rFonts w:ascii="Times New Roman" w:hint="eastAsia"/>
          <w:sz w:val="23"/>
          <w:szCs w:val="23"/>
        </w:rPr>
        <w:t>종속회사</w:t>
      </w:r>
      <w:r w:rsidR="00CB31EC" w:rsidRPr="0085778D">
        <w:rPr>
          <w:rFonts w:ascii="Times New Roman" w:eastAsia="바탕체" w:hint="eastAsia"/>
          <w:sz w:val="23"/>
          <w:szCs w:val="23"/>
        </w:rPr>
        <w:t>는</w:t>
      </w:r>
      <w:r w:rsidR="00CB31EC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소유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사용하고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지식재산권에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대하여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적법</w:t>
      </w:r>
      <w:r w:rsidR="00275887" w:rsidRPr="0085778D">
        <w:rPr>
          <w:rFonts w:ascii="Times New Roman" w:eastAsia="바탕체" w:hint="eastAsia"/>
          <w:sz w:val="23"/>
          <w:szCs w:val="23"/>
        </w:rPr>
        <w:t>하고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유효한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소유권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또는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사용권을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/>
          <w:sz w:val="23"/>
          <w:szCs w:val="23"/>
        </w:rPr>
        <w:t>확보하고</w:t>
      </w:r>
      <w:r w:rsidR="00275887" w:rsidRPr="004B2B13">
        <w:rPr>
          <w:rFonts w:ascii="Times New Roman" w:eastAsia="바탕체"/>
          <w:sz w:val="23"/>
          <w:szCs w:val="23"/>
        </w:rPr>
        <w:t xml:space="preserve"> </w:t>
      </w:r>
      <w:r w:rsidR="00275887" w:rsidRPr="004B2B13">
        <w:rPr>
          <w:rFonts w:ascii="Times New Roman" w:eastAsia="바탕체" w:hint="eastAsia"/>
          <w:sz w:val="23"/>
          <w:szCs w:val="23"/>
        </w:rPr>
        <w:t>있고</w:t>
      </w:r>
      <w:r w:rsidR="00275887" w:rsidRPr="004B2B13">
        <w:rPr>
          <w:rFonts w:ascii="Times New Roman" w:eastAsia="바탕체"/>
          <w:sz w:val="23"/>
          <w:szCs w:val="23"/>
        </w:rPr>
        <w:t xml:space="preserve">, </w:t>
      </w:r>
      <w:r w:rsidR="00A90E39">
        <w:rPr>
          <w:rFonts w:ascii="Times New Roman" w:eastAsia="바탕체" w:hint="eastAsia"/>
          <w:sz w:val="23"/>
          <w:szCs w:val="23"/>
        </w:rPr>
        <w:t>그러한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지식재산권에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대하여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부담이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존재하지</w:t>
      </w:r>
      <w:r w:rsidR="00A90E39" w:rsidRPr="006E20CF">
        <w:rPr>
          <w:rFonts w:ascii="Times New Roman" w:eastAsia="바탕체"/>
          <w:sz w:val="23"/>
          <w:szCs w:val="23"/>
        </w:rPr>
        <w:t xml:space="preserve"> </w:t>
      </w:r>
      <w:r w:rsidR="00A90E39" w:rsidRPr="006E20CF">
        <w:rPr>
          <w:rFonts w:ascii="Times New Roman" w:eastAsia="바탕체" w:hint="eastAsia"/>
          <w:sz w:val="23"/>
          <w:szCs w:val="23"/>
        </w:rPr>
        <w:t>아니</w:t>
      </w:r>
      <w:r w:rsidR="00A90E39">
        <w:rPr>
          <w:rFonts w:ascii="Times New Roman" w:eastAsia="바탕체" w:hint="eastAsia"/>
          <w:sz w:val="23"/>
          <w:szCs w:val="23"/>
        </w:rPr>
        <w:t>하며</w:t>
      </w:r>
      <w:r w:rsidR="00A90E39">
        <w:rPr>
          <w:rFonts w:ascii="Times New Roman" w:eastAsia="바탕체" w:hint="eastAsia"/>
          <w:sz w:val="23"/>
          <w:szCs w:val="23"/>
        </w:rPr>
        <w:t>,</w:t>
      </w:r>
      <w:r w:rsidR="00A90E39">
        <w:rPr>
          <w:rFonts w:ascii="Times New Roman" w:eastAsia="바탕체"/>
          <w:sz w:val="23"/>
          <w:szCs w:val="23"/>
        </w:rPr>
        <w:t xml:space="preserve"> </w:t>
      </w:r>
      <w:r w:rsidR="00A90E39">
        <w:rPr>
          <w:rFonts w:ascii="Times New Roman" w:eastAsia="바탕체" w:hint="eastAsia"/>
          <w:sz w:val="23"/>
          <w:szCs w:val="23"/>
        </w:rPr>
        <w:t>해당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지식재산권을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현재와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같은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방식으로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계속해서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소유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또는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사용하는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것에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부정적인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영향을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미치는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사유는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존재하지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아니</w:t>
      </w:r>
      <w:r w:rsidR="00A90E39">
        <w:rPr>
          <w:rFonts w:ascii="Times New Roman" w:eastAsia="바탕체" w:hint="eastAsia"/>
          <w:sz w:val="23"/>
          <w:szCs w:val="23"/>
        </w:rPr>
        <w:t>한다</w:t>
      </w:r>
      <w:r w:rsidR="00A90E39">
        <w:rPr>
          <w:rFonts w:ascii="Times New Roman" w:eastAsia="바탕체" w:hint="eastAsia"/>
          <w:sz w:val="23"/>
          <w:szCs w:val="23"/>
        </w:rPr>
        <w:t>.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5C22A2">
        <w:rPr>
          <w:rFonts w:ascii="Times New Roman" w:hint="eastAsia"/>
          <w:sz w:val="23"/>
          <w:szCs w:val="23"/>
        </w:rPr>
        <w:t xml:space="preserve"> </w:t>
      </w:r>
      <w:r w:rsidR="005C22A2">
        <w:rPr>
          <w:rFonts w:ascii="Times New Roman" w:hint="eastAsia"/>
          <w:sz w:val="23"/>
          <w:szCs w:val="23"/>
        </w:rPr>
        <w:t>및</w:t>
      </w:r>
      <w:r w:rsidR="005C22A2">
        <w:rPr>
          <w:rFonts w:ascii="Times New Roman" w:hint="eastAsia"/>
          <w:sz w:val="23"/>
          <w:szCs w:val="23"/>
        </w:rPr>
        <w:t xml:space="preserve"> </w:t>
      </w:r>
      <w:r w:rsidR="005C22A2">
        <w:rPr>
          <w:rFonts w:ascii="Times New Roman" w:hint="eastAsia"/>
          <w:sz w:val="23"/>
          <w:szCs w:val="23"/>
        </w:rPr>
        <w:t>해외</w:t>
      </w:r>
      <w:r w:rsidR="005C22A2">
        <w:rPr>
          <w:rFonts w:ascii="Times New Roman" w:hint="eastAsia"/>
          <w:sz w:val="23"/>
          <w:szCs w:val="23"/>
        </w:rPr>
        <w:t xml:space="preserve"> </w:t>
      </w:r>
      <w:r w:rsidR="005C22A2">
        <w:rPr>
          <w:rFonts w:ascii="Times New Roman" w:hint="eastAsia"/>
          <w:sz w:val="23"/>
          <w:szCs w:val="23"/>
        </w:rPr>
        <w:t>종속회사</w:t>
      </w:r>
      <w:r w:rsidR="00275887" w:rsidRPr="004365B9">
        <w:rPr>
          <w:rFonts w:ascii="Times New Roman" w:eastAsia="바탕체" w:hint="eastAsia"/>
          <w:sz w:val="23"/>
          <w:szCs w:val="23"/>
        </w:rPr>
        <w:t>는</w:t>
      </w:r>
      <w:r w:rsidR="00275887" w:rsidRPr="004365B9">
        <w:rPr>
          <w:rFonts w:ascii="Times New Roman" w:eastAsia="바탕체"/>
          <w:sz w:val="23"/>
          <w:szCs w:val="23"/>
        </w:rPr>
        <w:t xml:space="preserve"> </w:t>
      </w:r>
      <w:r w:rsidR="00194F19">
        <w:rPr>
          <w:rFonts w:ascii="Times New Roman" w:eastAsia="바탕체"/>
          <w:sz w:val="23"/>
          <w:szCs w:val="23"/>
        </w:rPr>
        <w:t>(</w:t>
      </w:r>
      <w:r w:rsidR="00194F19">
        <w:rPr>
          <w:rFonts w:ascii="Times New Roman" w:eastAsia="바탕체" w:hint="eastAsia"/>
          <w:sz w:val="23"/>
          <w:szCs w:val="23"/>
        </w:rPr>
        <w:t xml:space="preserve">i) </w:t>
      </w:r>
      <w:r w:rsidR="001948C2">
        <w:rPr>
          <w:rFonts w:ascii="Times New Roman" w:eastAsia="바탕체" w:hint="eastAsia"/>
          <w:sz w:val="23"/>
          <w:szCs w:val="23"/>
        </w:rPr>
        <w:t>제</w:t>
      </w:r>
      <w:r w:rsidR="001948C2">
        <w:rPr>
          <w:rFonts w:ascii="Times New Roman" w:eastAsia="바탕체" w:hint="eastAsia"/>
          <w:sz w:val="23"/>
          <w:szCs w:val="23"/>
        </w:rPr>
        <w:t>3</w:t>
      </w:r>
      <w:r w:rsidR="001948C2">
        <w:rPr>
          <w:rFonts w:ascii="Times New Roman" w:eastAsia="바탕체" w:hint="eastAsia"/>
          <w:sz w:val="23"/>
          <w:szCs w:val="23"/>
        </w:rPr>
        <w:t>자의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지식재산권을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침해하거나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그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사용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조건</w:t>
      </w:r>
      <w:r w:rsidR="001948C2">
        <w:rPr>
          <w:rFonts w:ascii="Times New Roman" w:eastAsia="바탕체" w:hint="eastAsia"/>
          <w:sz w:val="23"/>
          <w:szCs w:val="23"/>
        </w:rPr>
        <w:t>(</w:t>
      </w:r>
      <w:r w:rsidR="004471E7">
        <w:rPr>
          <w:rFonts w:ascii="Times New Roman" w:eastAsia="바탕체" w:hint="eastAsia"/>
          <w:sz w:val="23"/>
          <w:szCs w:val="23"/>
        </w:rPr>
        <w:t>사업의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수행을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위해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라이선스를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받은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지식재산권</w:t>
      </w:r>
      <w:r w:rsidR="001948C2">
        <w:rPr>
          <w:rFonts w:ascii="Times New Roman" w:eastAsia="바탕체" w:hint="eastAsia"/>
          <w:sz w:val="23"/>
          <w:szCs w:val="23"/>
        </w:rPr>
        <w:t>에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관한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사용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조건을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포함함</w:t>
      </w:r>
      <w:r w:rsidR="001948C2">
        <w:rPr>
          <w:rFonts w:ascii="Times New Roman" w:eastAsia="바탕체" w:hint="eastAsia"/>
          <w:sz w:val="23"/>
          <w:szCs w:val="23"/>
        </w:rPr>
        <w:t>)</w:t>
      </w:r>
      <w:r w:rsidR="001948C2">
        <w:rPr>
          <w:rFonts w:ascii="Times New Roman" w:eastAsia="바탕체" w:hint="eastAsia"/>
          <w:sz w:val="23"/>
          <w:szCs w:val="23"/>
        </w:rPr>
        <w:t>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F19" w:rsidRPr="006E20CF">
        <w:rPr>
          <w:rFonts w:ascii="Times New Roman" w:eastAsia="바탕체" w:hint="eastAsia"/>
          <w:sz w:val="23"/>
          <w:szCs w:val="23"/>
        </w:rPr>
        <w:t>위반한</w:t>
      </w:r>
      <w:r w:rsidR="00194F19" w:rsidRPr="006E20CF">
        <w:rPr>
          <w:rFonts w:ascii="Times New Roman" w:eastAsia="바탕체"/>
          <w:sz w:val="23"/>
          <w:szCs w:val="23"/>
        </w:rPr>
        <w:t xml:space="preserve"> </w:t>
      </w:r>
      <w:r w:rsidR="00194F19" w:rsidRPr="006E20CF">
        <w:rPr>
          <w:rFonts w:ascii="Times New Roman" w:eastAsia="바탕체" w:hint="eastAsia"/>
          <w:sz w:val="23"/>
          <w:szCs w:val="23"/>
        </w:rPr>
        <w:t>바</w:t>
      </w:r>
      <w:r w:rsidR="00194F19" w:rsidRPr="006E20CF">
        <w:rPr>
          <w:rFonts w:ascii="Times New Roman" w:eastAsia="바탕체"/>
          <w:sz w:val="23"/>
          <w:szCs w:val="23"/>
        </w:rPr>
        <w:t xml:space="preserve"> </w:t>
      </w:r>
      <w:r w:rsidR="00194F19" w:rsidRPr="006E20CF">
        <w:rPr>
          <w:rFonts w:ascii="Times New Roman" w:eastAsia="바탕체" w:hint="eastAsia"/>
          <w:sz w:val="23"/>
          <w:szCs w:val="23"/>
        </w:rPr>
        <w:t>없으며</w:t>
      </w:r>
      <w:r w:rsidR="00194F19" w:rsidRPr="006E20CF">
        <w:rPr>
          <w:rFonts w:ascii="Times New Roman" w:eastAsia="바탕체"/>
          <w:sz w:val="23"/>
          <w:szCs w:val="23"/>
        </w:rPr>
        <w:t xml:space="preserve">, </w:t>
      </w:r>
      <w:r w:rsidR="00194F19">
        <w:rPr>
          <w:rFonts w:ascii="Times New Roman" w:eastAsia="바탕체"/>
          <w:sz w:val="23"/>
          <w:szCs w:val="23"/>
        </w:rPr>
        <w:t xml:space="preserve">(ii) </w:t>
      </w:r>
      <w:r w:rsidR="00275887" w:rsidRPr="006E20CF">
        <w:rPr>
          <w:rFonts w:ascii="Times New Roman" w:eastAsia="바탕체" w:hint="eastAsia"/>
          <w:sz w:val="23"/>
          <w:szCs w:val="23"/>
        </w:rPr>
        <w:t>제</w:t>
      </w:r>
      <w:r w:rsidR="00275887" w:rsidRPr="006E20CF">
        <w:rPr>
          <w:rFonts w:ascii="Times New Roman" w:eastAsia="바탕체"/>
          <w:sz w:val="23"/>
          <w:szCs w:val="23"/>
        </w:rPr>
        <w:t>3</w:t>
      </w:r>
      <w:r w:rsidR="00275887" w:rsidRPr="006E20CF">
        <w:rPr>
          <w:rFonts w:ascii="Times New Roman" w:eastAsia="바탕체" w:hint="eastAsia"/>
          <w:sz w:val="23"/>
          <w:szCs w:val="23"/>
        </w:rPr>
        <w:t>자로부터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F546D1">
        <w:rPr>
          <w:rFonts w:ascii="Times New Roman" w:hint="eastAsia"/>
          <w:sz w:val="23"/>
          <w:szCs w:val="23"/>
        </w:rPr>
        <w:t>대상회사</w:t>
      </w:r>
      <w:r w:rsidR="003D15D1">
        <w:rPr>
          <w:rFonts w:ascii="Times New Roman" w:hint="eastAsia"/>
          <w:sz w:val="23"/>
          <w:szCs w:val="23"/>
        </w:rPr>
        <w:t xml:space="preserve"> </w:t>
      </w:r>
      <w:r w:rsidR="003D15D1">
        <w:rPr>
          <w:rFonts w:ascii="Times New Roman" w:hint="eastAsia"/>
          <w:sz w:val="23"/>
          <w:szCs w:val="23"/>
        </w:rPr>
        <w:t>또는</w:t>
      </w:r>
      <w:r w:rsidR="003D15D1">
        <w:rPr>
          <w:rFonts w:ascii="Times New Roman" w:hint="eastAsia"/>
          <w:sz w:val="23"/>
          <w:szCs w:val="23"/>
        </w:rPr>
        <w:t xml:space="preserve"> </w:t>
      </w:r>
      <w:r w:rsidR="003D15D1">
        <w:rPr>
          <w:rFonts w:ascii="Times New Roman" w:hint="eastAsia"/>
          <w:sz w:val="23"/>
          <w:szCs w:val="23"/>
        </w:rPr>
        <w:t>해외</w:t>
      </w:r>
      <w:r w:rsidR="003D15D1">
        <w:rPr>
          <w:rFonts w:ascii="Times New Roman" w:hint="eastAsia"/>
          <w:sz w:val="23"/>
          <w:szCs w:val="23"/>
        </w:rPr>
        <w:t xml:space="preserve"> </w:t>
      </w:r>
      <w:r w:rsidR="003D15D1">
        <w:rPr>
          <w:rFonts w:ascii="Times New Roman" w:hint="eastAsia"/>
          <w:sz w:val="23"/>
          <w:szCs w:val="23"/>
        </w:rPr>
        <w:t>종속회사</w:t>
      </w:r>
      <w:r w:rsidR="00275887" w:rsidRPr="004365B9">
        <w:rPr>
          <w:rFonts w:ascii="Times New Roman" w:eastAsia="바탕체" w:hint="eastAsia"/>
          <w:sz w:val="23"/>
          <w:szCs w:val="23"/>
        </w:rPr>
        <w:t>에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의한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lastRenderedPageBreak/>
        <w:t>지식재산권의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침해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또는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위반을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주장하는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서면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통지나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4471E7">
        <w:rPr>
          <w:rFonts w:ascii="Times New Roman" w:eastAsia="바탕체" w:hint="eastAsia"/>
          <w:sz w:val="23"/>
          <w:szCs w:val="23"/>
        </w:rPr>
        <w:t>서면</w:t>
      </w:r>
      <w:r w:rsidR="004471E7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이의제기를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수령한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사실이</w:t>
      </w:r>
      <w:r w:rsidR="00275887" w:rsidRPr="006E20CF">
        <w:rPr>
          <w:rFonts w:ascii="Times New Roman" w:eastAsia="바탕체"/>
          <w:sz w:val="23"/>
          <w:szCs w:val="23"/>
        </w:rPr>
        <w:t xml:space="preserve"> </w:t>
      </w:r>
      <w:r w:rsidR="00275887" w:rsidRPr="006E20CF">
        <w:rPr>
          <w:rFonts w:ascii="Times New Roman" w:eastAsia="바탕체" w:hint="eastAsia"/>
          <w:sz w:val="23"/>
          <w:szCs w:val="23"/>
        </w:rPr>
        <w:t>없</w:t>
      </w:r>
      <w:r w:rsidR="001948C2">
        <w:rPr>
          <w:rFonts w:ascii="Times New Roman" w:eastAsia="바탕체" w:hint="eastAsia"/>
          <w:sz w:val="23"/>
          <w:szCs w:val="23"/>
        </w:rPr>
        <w:t>고</w:t>
      </w:r>
      <w:r w:rsidR="001948C2">
        <w:rPr>
          <w:rFonts w:ascii="Times New Roman" w:eastAsia="바탕체" w:hint="eastAsia"/>
          <w:sz w:val="23"/>
          <w:szCs w:val="23"/>
        </w:rPr>
        <w:t>,</w:t>
      </w:r>
      <w:r w:rsidR="001948C2">
        <w:rPr>
          <w:rFonts w:ascii="Times New Roman" w:eastAsia="바탕체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그러한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우려도</w:t>
      </w:r>
      <w:r w:rsidR="001948C2">
        <w:rPr>
          <w:rFonts w:ascii="Times New Roman" w:eastAsia="바탕체" w:hint="eastAsia"/>
          <w:sz w:val="23"/>
          <w:szCs w:val="23"/>
        </w:rPr>
        <w:t xml:space="preserve"> </w:t>
      </w:r>
      <w:r w:rsidR="001948C2">
        <w:rPr>
          <w:rFonts w:ascii="Times New Roman" w:eastAsia="바탕체" w:hint="eastAsia"/>
          <w:sz w:val="23"/>
          <w:szCs w:val="23"/>
        </w:rPr>
        <w:t>없다</w:t>
      </w:r>
      <w:r w:rsidR="00275887" w:rsidRPr="006E20CF">
        <w:rPr>
          <w:rFonts w:ascii="Times New Roman" w:eastAsia="바탕체"/>
          <w:sz w:val="23"/>
          <w:szCs w:val="23"/>
        </w:rPr>
        <w:t xml:space="preserve">. </w:t>
      </w:r>
      <w:r w:rsidR="00547FC3">
        <w:rPr>
          <w:rFonts w:ascii="Times New Roman" w:hint="eastAsia"/>
          <w:sz w:val="23"/>
          <w:szCs w:val="23"/>
        </w:rPr>
        <w:t>대상회사</w:t>
      </w:r>
      <w:r w:rsidR="00D91762">
        <w:rPr>
          <w:rFonts w:ascii="Times New Roman" w:hint="eastAsia"/>
          <w:sz w:val="23"/>
          <w:szCs w:val="23"/>
        </w:rPr>
        <w:t xml:space="preserve"> </w:t>
      </w:r>
      <w:r w:rsidR="00D91762">
        <w:rPr>
          <w:rFonts w:ascii="Times New Roman" w:hint="eastAsia"/>
          <w:sz w:val="23"/>
          <w:szCs w:val="23"/>
        </w:rPr>
        <w:t>및</w:t>
      </w:r>
      <w:r w:rsidR="00D91762">
        <w:rPr>
          <w:rFonts w:ascii="Times New Roman" w:hint="eastAsia"/>
          <w:sz w:val="23"/>
          <w:szCs w:val="23"/>
        </w:rPr>
        <w:t xml:space="preserve"> </w:t>
      </w:r>
      <w:r w:rsidR="00D91762">
        <w:rPr>
          <w:rFonts w:ascii="Times New Roman" w:hint="eastAsia"/>
          <w:sz w:val="23"/>
          <w:szCs w:val="23"/>
        </w:rPr>
        <w:t>해외</w:t>
      </w:r>
      <w:r w:rsidR="00D91762">
        <w:rPr>
          <w:rFonts w:ascii="Times New Roman" w:hint="eastAsia"/>
          <w:sz w:val="23"/>
          <w:szCs w:val="23"/>
        </w:rPr>
        <w:t xml:space="preserve"> </w:t>
      </w:r>
      <w:r w:rsidR="00D91762">
        <w:rPr>
          <w:rFonts w:ascii="Times New Roman" w:hint="eastAsia"/>
          <w:sz w:val="23"/>
          <w:szCs w:val="23"/>
        </w:rPr>
        <w:t>종속회사</w:t>
      </w:r>
      <w:r w:rsidR="00AF7A09" w:rsidRPr="00E03813">
        <w:rPr>
          <w:rFonts w:ascii="Times New Roman" w:eastAsia="바탕체" w:hint="eastAsia"/>
          <w:sz w:val="23"/>
          <w:szCs w:val="23"/>
        </w:rPr>
        <w:t>는</w:t>
      </w:r>
      <w:r w:rsidR="00AF7A09" w:rsidRPr="00E03813">
        <w:rPr>
          <w:rFonts w:ascii="Times New Roman" w:eastAsia="바탕체"/>
          <w:sz w:val="23"/>
          <w:szCs w:val="23"/>
        </w:rPr>
        <w:t xml:space="preserve"> </w:t>
      </w:r>
      <w:r w:rsidR="00F546D1">
        <w:rPr>
          <w:rFonts w:ascii="Times New Roman" w:eastAsia="바탕체" w:hint="eastAsia"/>
          <w:sz w:val="23"/>
          <w:szCs w:val="23"/>
        </w:rPr>
        <w:t>영위하는</w:t>
      </w:r>
      <w:r w:rsidR="00F546D1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사업과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관련하여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E03813">
        <w:rPr>
          <w:rFonts w:ascii="Times New Roman" w:eastAsia="바탕체" w:hint="eastAsia"/>
          <w:sz w:val="23"/>
          <w:szCs w:val="23"/>
        </w:rPr>
        <w:t>발명진흥법</w:t>
      </w:r>
      <w:r w:rsidR="00D91762">
        <w:rPr>
          <w:rFonts w:ascii="Times New Roman" w:eastAsia="바탕체" w:hint="eastAsia"/>
          <w:sz w:val="23"/>
          <w:szCs w:val="23"/>
        </w:rPr>
        <w:t>을</w:t>
      </w:r>
      <w:r w:rsidR="00D91762">
        <w:rPr>
          <w:rFonts w:ascii="Times New Roman" w:eastAsia="바탕체" w:hint="eastAsia"/>
          <w:sz w:val="23"/>
          <w:szCs w:val="23"/>
        </w:rPr>
        <w:t xml:space="preserve"> </w:t>
      </w:r>
      <w:r w:rsidR="00D91762">
        <w:rPr>
          <w:rFonts w:ascii="Times New Roman" w:eastAsia="바탕체" w:hint="eastAsia"/>
          <w:sz w:val="23"/>
          <w:szCs w:val="23"/>
        </w:rPr>
        <w:t>포함한</w:t>
      </w:r>
      <w:r w:rsidR="00D91762">
        <w:rPr>
          <w:rFonts w:ascii="Times New Roman" w:eastAsia="바탕체" w:hint="eastAsia"/>
          <w:sz w:val="23"/>
          <w:szCs w:val="23"/>
        </w:rPr>
        <w:t xml:space="preserve"> </w:t>
      </w:r>
      <w:r w:rsidR="00D91762">
        <w:rPr>
          <w:rFonts w:ascii="Times New Roman" w:eastAsia="바탕체" w:hint="eastAsia"/>
          <w:sz w:val="23"/>
          <w:szCs w:val="23"/>
        </w:rPr>
        <w:t>관련</w:t>
      </w:r>
      <w:r w:rsidR="00D91762">
        <w:rPr>
          <w:rFonts w:ascii="Times New Roman" w:eastAsia="바탕체" w:hint="eastAsia"/>
          <w:sz w:val="23"/>
          <w:szCs w:val="23"/>
        </w:rPr>
        <w:t xml:space="preserve"> </w:t>
      </w:r>
      <w:r w:rsidR="00D91762">
        <w:rPr>
          <w:rFonts w:ascii="Times New Roman" w:eastAsia="바탕체" w:hint="eastAsia"/>
          <w:sz w:val="23"/>
          <w:szCs w:val="23"/>
        </w:rPr>
        <w:t>법령</w:t>
      </w:r>
      <w:r w:rsidR="00AF7A09" w:rsidRPr="00E03813">
        <w:rPr>
          <w:rFonts w:ascii="Times New Roman" w:eastAsia="바탕체" w:hint="eastAsia"/>
          <w:sz w:val="23"/>
          <w:szCs w:val="23"/>
        </w:rPr>
        <w:t>상</w:t>
      </w:r>
      <w:r w:rsidR="00AF7A09" w:rsidRPr="00E03813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E03813">
        <w:rPr>
          <w:rFonts w:ascii="Times New Roman" w:eastAsia="바탕체" w:hint="eastAsia"/>
          <w:sz w:val="23"/>
          <w:szCs w:val="23"/>
        </w:rPr>
        <w:t>직무발명에</w:t>
      </w:r>
      <w:r w:rsidR="00AF7A09" w:rsidRPr="006E20CF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해당하는</w:t>
      </w:r>
      <w:r w:rsidR="00AF7A09" w:rsidRPr="006E20CF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지식재산권을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적법하게</w:t>
      </w:r>
      <w:r w:rsidR="00AF7A09">
        <w:rPr>
          <w:rFonts w:ascii="Times New Roman" w:eastAsia="바탕체" w:hint="eastAsia"/>
          <w:sz w:val="23"/>
          <w:szCs w:val="23"/>
        </w:rPr>
        <w:t xml:space="preserve"> </w:t>
      </w:r>
      <w:r w:rsidR="00AF7A09">
        <w:rPr>
          <w:rFonts w:ascii="Times New Roman" w:eastAsia="바탕체" w:hint="eastAsia"/>
          <w:sz w:val="23"/>
          <w:szCs w:val="23"/>
        </w:rPr>
        <w:t>승계하였으며</w:t>
      </w:r>
      <w:r w:rsidR="00AF7A09" w:rsidRPr="006E20CF">
        <w:rPr>
          <w:rFonts w:ascii="Times New Roman" w:eastAsia="바탕체" w:hint="eastAsia"/>
          <w:sz w:val="23"/>
          <w:szCs w:val="23"/>
        </w:rPr>
        <w:t>,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그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발명자에게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6E20CF">
        <w:rPr>
          <w:rFonts w:ascii="Times New Roman" w:eastAsia="바탕체" w:hint="eastAsia"/>
          <w:sz w:val="23"/>
          <w:szCs w:val="23"/>
        </w:rPr>
        <w:t>해당</w:t>
      </w:r>
      <w:r w:rsidR="00AF7A09" w:rsidRPr="006E20CF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직무발명에</w:t>
      </w:r>
      <w:r w:rsidR="00AF7A09" w:rsidRPr="0085778D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대한</w:t>
      </w:r>
      <w:r w:rsidR="00AF7A09" w:rsidRPr="0085778D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관련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법령에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따라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요구되는</w:t>
      </w:r>
      <w:r w:rsidR="00AF7A09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보상금을</w:t>
      </w:r>
      <w:r w:rsidR="00AF7A09" w:rsidRPr="0085778D">
        <w:rPr>
          <w:rFonts w:ascii="Times New Roman" w:eastAsia="바탕체"/>
          <w:sz w:val="23"/>
          <w:szCs w:val="23"/>
        </w:rPr>
        <w:t xml:space="preserve"> </w:t>
      </w:r>
      <w:r w:rsidR="00AF7A09" w:rsidRPr="0085778D">
        <w:rPr>
          <w:rFonts w:ascii="Times New Roman" w:eastAsia="바탕체" w:hint="eastAsia"/>
          <w:sz w:val="23"/>
          <w:szCs w:val="23"/>
        </w:rPr>
        <w:t>지급하였다</w:t>
      </w:r>
      <w:r w:rsidR="00AF7A09" w:rsidRPr="0085778D">
        <w:rPr>
          <w:rFonts w:ascii="Times New Roman" w:eastAsia="바탕체"/>
          <w:sz w:val="23"/>
          <w:szCs w:val="23"/>
        </w:rPr>
        <w:t>.</w:t>
      </w:r>
    </w:p>
    <w:p w14:paraId="70BF8CAD" w14:textId="4CF0905A" w:rsidR="00ED2790" w:rsidRPr="0085778D" w:rsidRDefault="00ED2790" w:rsidP="00232520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5778D">
        <w:rPr>
          <w:rFonts w:ascii="Times New Roman"/>
          <w:sz w:val="23"/>
          <w:szCs w:val="23"/>
          <w:u w:val="single"/>
        </w:rPr>
        <w:t>소송</w:t>
      </w:r>
      <w:r w:rsidR="000563DB" w:rsidRPr="0085778D">
        <w:rPr>
          <w:rFonts w:ascii="Times New Roman"/>
          <w:sz w:val="23"/>
          <w:szCs w:val="23"/>
          <w:u w:val="single"/>
        </w:rPr>
        <w:t xml:space="preserve"> </w:t>
      </w:r>
      <w:r w:rsidRPr="0085778D">
        <w:rPr>
          <w:rFonts w:ascii="Times New Roman"/>
          <w:sz w:val="23"/>
          <w:szCs w:val="23"/>
          <w:u w:val="single"/>
        </w:rPr>
        <w:t>및</w:t>
      </w:r>
      <w:r w:rsidR="000563DB" w:rsidRPr="0085778D">
        <w:rPr>
          <w:rFonts w:ascii="Times New Roman"/>
          <w:sz w:val="23"/>
          <w:szCs w:val="23"/>
          <w:u w:val="single"/>
        </w:rPr>
        <w:t xml:space="preserve"> </w:t>
      </w:r>
      <w:r w:rsidRPr="0085778D">
        <w:rPr>
          <w:rFonts w:ascii="Times New Roman"/>
          <w:sz w:val="23"/>
          <w:szCs w:val="23"/>
          <w:u w:val="single"/>
        </w:rPr>
        <w:t>분쟁</w:t>
      </w:r>
      <w:r w:rsidRPr="0085778D">
        <w:rPr>
          <w:rFonts w:ascii="Times New Roman"/>
          <w:sz w:val="23"/>
          <w:szCs w:val="23"/>
        </w:rPr>
        <w:t>.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및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해외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종속회사와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그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61F32">
        <w:rPr>
          <w:rFonts w:ascii="Times New Roman" w:hint="eastAsia"/>
          <w:sz w:val="23"/>
          <w:szCs w:val="23"/>
        </w:rPr>
        <w:t>각</w:t>
      </w:r>
      <w:r w:rsidR="00B61F32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임직원을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상대로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계속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중이거나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진행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중인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소송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신청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중재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수사</w:t>
      </w:r>
      <w:r w:rsidRPr="0085778D">
        <w:rPr>
          <w:rFonts w:ascii="Times New Roman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조사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등의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사법상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또는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행정상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8222DC" w:rsidRPr="0085778D">
        <w:rPr>
          <w:rFonts w:ascii="Times New Roman" w:hint="eastAsia"/>
          <w:sz w:val="23"/>
          <w:szCs w:val="23"/>
        </w:rPr>
        <w:t>법적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="00BB2FF5" w:rsidRPr="0085778D">
        <w:rPr>
          <w:rFonts w:ascii="Times New Roman"/>
          <w:sz w:val="23"/>
          <w:szCs w:val="23"/>
        </w:rPr>
        <w:t>절차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등의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분쟁이</w:t>
      </w:r>
      <w:r w:rsidR="00BB2FF5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존재하지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않</w:t>
      </w:r>
      <w:r w:rsidR="00275887" w:rsidRPr="0085778D">
        <w:rPr>
          <w:rFonts w:ascii="Times New Roman" w:eastAsia="바탕체" w:hint="eastAsia"/>
          <w:sz w:val="23"/>
          <w:szCs w:val="23"/>
        </w:rPr>
        <w:t>고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그러한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법적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절차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분쟁이</w:t>
      </w:r>
      <w:r w:rsidR="00BB2FF5">
        <w:rPr>
          <w:rFonts w:ascii="Times New Roman" w:eastAsia="바탕체" w:hint="eastAsia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발생할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우려도</w:t>
      </w:r>
      <w:r w:rsidR="00275887" w:rsidRPr="0085778D">
        <w:rPr>
          <w:rFonts w:ascii="Times New Roman" w:eastAsia="바탕체" w:hint="eastAsia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없다</w:t>
      </w:r>
      <w:r w:rsidR="00275887" w:rsidRPr="0085778D">
        <w:rPr>
          <w:rFonts w:ascii="Times New Roman" w:eastAsia="바탕체"/>
          <w:sz w:val="23"/>
          <w:szCs w:val="23"/>
        </w:rPr>
        <w:t>.</w:t>
      </w:r>
      <w:r w:rsidR="00C62641" w:rsidRPr="0085778D">
        <w:rPr>
          <w:rFonts w:ascii="Times New Roman" w:eastAsia="바탕체"/>
          <w:sz w:val="23"/>
          <w:szCs w:val="23"/>
        </w:rPr>
        <w:t xml:space="preserve"> </w:t>
      </w:r>
    </w:p>
    <w:p w14:paraId="7F84BF4E" w14:textId="408AA6E3" w:rsidR="00ED2790" w:rsidRPr="0085778D" w:rsidRDefault="00ED2790" w:rsidP="00146E1A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5778D">
        <w:rPr>
          <w:rFonts w:ascii="Times New Roman" w:hint="eastAsia"/>
          <w:sz w:val="23"/>
          <w:szCs w:val="23"/>
          <w:u w:val="single"/>
        </w:rPr>
        <w:t>환경</w:t>
      </w:r>
      <w:r w:rsidR="00275887" w:rsidRPr="0085778D">
        <w:rPr>
          <w:rFonts w:ascii="Times New Roman" w:hint="eastAsia"/>
          <w:sz w:val="23"/>
          <w:szCs w:val="23"/>
          <w:u w:val="single"/>
        </w:rPr>
        <w:t xml:space="preserve">, </w:t>
      </w:r>
      <w:r w:rsidR="00275887" w:rsidRPr="0085778D">
        <w:rPr>
          <w:rFonts w:ascii="Times New Roman" w:hint="eastAsia"/>
          <w:sz w:val="23"/>
          <w:szCs w:val="23"/>
          <w:u w:val="single"/>
        </w:rPr>
        <w:t>보건</w:t>
      </w:r>
      <w:r w:rsidR="00275887" w:rsidRPr="0085778D">
        <w:rPr>
          <w:rFonts w:ascii="Times New Roman" w:hint="eastAsia"/>
          <w:sz w:val="23"/>
          <w:szCs w:val="23"/>
          <w:u w:val="single"/>
        </w:rPr>
        <w:t>,</w:t>
      </w:r>
      <w:r w:rsidR="00275887" w:rsidRPr="0085778D">
        <w:rPr>
          <w:rFonts w:ascii="Times New Roman"/>
          <w:sz w:val="23"/>
          <w:szCs w:val="23"/>
          <w:u w:val="single"/>
        </w:rPr>
        <w:t xml:space="preserve"> </w:t>
      </w:r>
      <w:r w:rsidR="00275887" w:rsidRPr="0085778D">
        <w:rPr>
          <w:rFonts w:ascii="Times New Roman" w:hint="eastAsia"/>
          <w:sz w:val="23"/>
          <w:szCs w:val="23"/>
          <w:u w:val="single"/>
        </w:rPr>
        <w:t>안전</w:t>
      </w:r>
      <w:r w:rsidR="00275887" w:rsidRPr="0085778D">
        <w:rPr>
          <w:rFonts w:ascii="Times New Roman" w:hint="eastAsia"/>
          <w:sz w:val="23"/>
          <w:szCs w:val="23"/>
          <w:u w:val="single"/>
        </w:rPr>
        <w:t xml:space="preserve"> </w:t>
      </w:r>
      <w:r w:rsidR="00275887" w:rsidRPr="0085778D">
        <w:rPr>
          <w:rFonts w:ascii="Times New Roman" w:hint="eastAsia"/>
          <w:sz w:val="23"/>
          <w:szCs w:val="23"/>
          <w:u w:val="single"/>
        </w:rPr>
        <w:t>등</w:t>
      </w:r>
      <w:r w:rsidRPr="0085778D">
        <w:rPr>
          <w:rFonts w:ascii="Times New Roman" w:hint="eastAsia"/>
          <w:sz w:val="23"/>
          <w:szCs w:val="23"/>
        </w:rPr>
        <w:t>.</w:t>
      </w:r>
      <w:r w:rsidR="009040D4">
        <w:rPr>
          <w:rFonts w:ascii="Times New Roman"/>
          <w:sz w:val="23"/>
          <w:szCs w:val="23"/>
        </w:rPr>
        <w:t xml:space="preserve"> 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D93889">
        <w:rPr>
          <w:rFonts w:ascii="Times New Roman" w:hint="eastAsia"/>
          <w:sz w:val="23"/>
          <w:szCs w:val="23"/>
        </w:rPr>
        <w:t xml:space="preserve"> </w:t>
      </w:r>
      <w:r w:rsidR="00D93889">
        <w:rPr>
          <w:rFonts w:ascii="Times New Roman" w:hint="eastAsia"/>
          <w:sz w:val="23"/>
          <w:szCs w:val="23"/>
        </w:rPr>
        <w:t>및</w:t>
      </w:r>
      <w:r w:rsidR="00D93889">
        <w:rPr>
          <w:rFonts w:ascii="Times New Roman" w:hint="eastAsia"/>
          <w:sz w:val="23"/>
          <w:szCs w:val="23"/>
        </w:rPr>
        <w:t xml:space="preserve"> </w:t>
      </w:r>
      <w:r w:rsidR="00D93889">
        <w:rPr>
          <w:rFonts w:ascii="Times New Roman" w:hint="eastAsia"/>
          <w:sz w:val="23"/>
          <w:szCs w:val="23"/>
        </w:rPr>
        <w:t>해외</w:t>
      </w:r>
      <w:r w:rsidR="00D93889">
        <w:rPr>
          <w:rFonts w:ascii="Times New Roman" w:hint="eastAsia"/>
          <w:sz w:val="23"/>
          <w:szCs w:val="23"/>
        </w:rPr>
        <w:t xml:space="preserve"> </w:t>
      </w:r>
      <w:r w:rsidR="00D93889">
        <w:rPr>
          <w:rFonts w:ascii="Times New Roman" w:hint="eastAsia"/>
          <w:sz w:val="23"/>
          <w:szCs w:val="23"/>
        </w:rPr>
        <w:t>종속회사</w:t>
      </w:r>
      <w:r w:rsidR="001335BA" w:rsidRPr="0085778D">
        <w:rPr>
          <w:rFonts w:ascii="Times New Roman"/>
          <w:sz w:val="23"/>
          <w:szCs w:val="23"/>
        </w:rPr>
        <w:t>는</w:t>
      </w:r>
      <w:r w:rsidR="00C75232" w:rsidRPr="0085778D">
        <w:rPr>
          <w:rFonts w:ascii="Times New Roman"/>
          <w:sz w:val="23"/>
          <w:szCs w:val="23"/>
        </w:rPr>
        <w:t xml:space="preserve"> (i)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환경</w:t>
      </w:r>
      <w:r w:rsidR="00A21E65" w:rsidRPr="0085778D">
        <w:rPr>
          <w:rFonts w:ascii="Times New Roman" w:hint="eastAsia"/>
          <w:sz w:val="23"/>
          <w:szCs w:val="23"/>
        </w:rPr>
        <w:t>(</w:t>
      </w:r>
      <w:r w:rsidRPr="0085778D">
        <w:rPr>
          <w:rFonts w:ascii="Times New Roman" w:hint="eastAsia"/>
          <w:sz w:val="23"/>
          <w:szCs w:val="23"/>
        </w:rPr>
        <w:t>대기</w:t>
      </w:r>
      <w:r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수질</w:t>
      </w:r>
      <w:r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폐기물</w:t>
      </w:r>
      <w:r w:rsidR="00A21E65" w:rsidRPr="0085778D">
        <w:rPr>
          <w:rFonts w:ascii="Times New Roman" w:hint="eastAsia"/>
          <w:sz w:val="23"/>
          <w:szCs w:val="23"/>
        </w:rPr>
        <w:t xml:space="preserve">, </w:t>
      </w:r>
      <w:r w:rsidR="00A21E65" w:rsidRPr="0085778D">
        <w:rPr>
          <w:rFonts w:ascii="Times New Roman" w:hint="eastAsia"/>
          <w:sz w:val="23"/>
          <w:szCs w:val="23"/>
        </w:rPr>
        <w:t>토양</w:t>
      </w:r>
      <w:r w:rsidR="00A21E65" w:rsidRPr="0085778D">
        <w:rPr>
          <w:rFonts w:ascii="Times New Roman" w:hint="eastAsia"/>
          <w:sz w:val="23"/>
          <w:szCs w:val="23"/>
        </w:rPr>
        <w:t>,</w:t>
      </w:r>
      <w:r w:rsidR="00A21E65" w:rsidRPr="0085778D">
        <w:rPr>
          <w:rFonts w:ascii="Times New Roman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해양</w:t>
      </w:r>
      <w:r w:rsidR="00A90E39">
        <w:rPr>
          <w:rFonts w:ascii="Times New Roman" w:hint="eastAsia"/>
          <w:sz w:val="23"/>
          <w:szCs w:val="23"/>
        </w:rPr>
        <w:t xml:space="preserve">, </w:t>
      </w:r>
      <w:r w:rsidR="00A90E39">
        <w:rPr>
          <w:rFonts w:ascii="Times New Roman" w:hint="eastAsia"/>
          <w:sz w:val="23"/>
          <w:szCs w:val="23"/>
        </w:rPr>
        <w:t>지하수</w:t>
      </w:r>
      <w:r w:rsidR="00A90E39">
        <w:rPr>
          <w:rFonts w:ascii="Times New Roman" w:hint="eastAsia"/>
          <w:sz w:val="23"/>
          <w:szCs w:val="23"/>
        </w:rPr>
        <w:t>,</w:t>
      </w:r>
      <w:r w:rsidR="00A90E39">
        <w:rPr>
          <w:rFonts w:ascii="Times New Roman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진동</w:t>
      </w:r>
      <w:r w:rsidR="00A21E65" w:rsidRPr="0085778D">
        <w:rPr>
          <w:rFonts w:ascii="Times New Roman" w:hint="eastAsia"/>
          <w:sz w:val="23"/>
          <w:szCs w:val="23"/>
        </w:rPr>
        <w:t>,</w:t>
      </w:r>
      <w:r w:rsidR="00A21E65" w:rsidRPr="0085778D">
        <w:rPr>
          <w:rFonts w:ascii="Times New Roman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악취</w:t>
      </w:r>
      <w:r w:rsidR="00A21E65"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소음</w:t>
      </w:r>
      <w:r w:rsidR="00A21E65" w:rsidRPr="0085778D">
        <w:rPr>
          <w:rFonts w:ascii="Times New Roman" w:hint="eastAsia"/>
          <w:sz w:val="23"/>
          <w:szCs w:val="23"/>
        </w:rPr>
        <w:t xml:space="preserve"> </w:t>
      </w:r>
      <w:r w:rsidR="00A21E65" w:rsidRPr="0085778D">
        <w:rPr>
          <w:rFonts w:ascii="Times New Roman" w:hint="eastAsia"/>
          <w:sz w:val="23"/>
          <w:szCs w:val="23"/>
        </w:rPr>
        <w:t>등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환경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및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유해물질</w:t>
      </w:r>
      <w:r w:rsidR="00A90E39">
        <w:rPr>
          <w:rFonts w:ascii="Times New Roman" w:hint="eastAsia"/>
          <w:sz w:val="23"/>
          <w:szCs w:val="23"/>
        </w:rPr>
        <w:t xml:space="preserve"> </w:t>
      </w:r>
      <w:r w:rsidR="00A90E39">
        <w:rPr>
          <w:rFonts w:ascii="Times New Roman" w:hint="eastAsia"/>
          <w:sz w:val="23"/>
          <w:szCs w:val="23"/>
        </w:rPr>
        <w:t>관리</w:t>
      </w:r>
      <w:r w:rsidR="00A21E65" w:rsidRPr="0085778D">
        <w:rPr>
          <w:rFonts w:ascii="Times New Roman" w:hint="eastAsia"/>
          <w:sz w:val="23"/>
          <w:szCs w:val="23"/>
        </w:rPr>
        <w:t>)</w:t>
      </w:r>
      <w:r w:rsidR="00A21E65" w:rsidRPr="0085778D">
        <w:rPr>
          <w:rFonts w:ascii="Times New Roman"/>
          <w:sz w:val="23"/>
          <w:szCs w:val="23"/>
        </w:rPr>
        <w:t xml:space="preserve">, </w:t>
      </w:r>
      <w:r w:rsidR="00A21E65" w:rsidRPr="0085778D">
        <w:rPr>
          <w:rFonts w:ascii="Times New Roman" w:eastAsia="바탕체" w:hint="eastAsia"/>
          <w:sz w:val="23"/>
          <w:szCs w:val="23"/>
        </w:rPr>
        <w:t>보건</w:t>
      </w:r>
      <w:r w:rsidR="00A21E65" w:rsidRPr="0085778D">
        <w:rPr>
          <w:rFonts w:ascii="Times New Roman" w:eastAsia="바탕체" w:hint="eastAsia"/>
          <w:sz w:val="23"/>
          <w:szCs w:val="23"/>
        </w:rPr>
        <w:t>,</w:t>
      </w:r>
      <w:r w:rsidR="00A21E65" w:rsidRPr="0085778D">
        <w:rPr>
          <w:rFonts w:ascii="Times New Roman" w:eastAsia="바탕체"/>
          <w:sz w:val="23"/>
          <w:szCs w:val="23"/>
        </w:rPr>
        <w:t xml:space="preserve"> </w:t>
      </w:r>
      <w:r w:rsidR="00A21E65" w:rsidRPr="0085778D">
        <w:rPr>
          <w:rFonts w:ascii="Times New Roman" w:eastAsia="바탕체" w:hint="eastAsia"/>
          <w:sz w:val="23"/>
          <w:szCs w:val="23"/>
        </w:rPr>
        <w:t>위생</w:t>
      </w:r>
      <w:r w:rsidR="00A21E65" w:rsidRPr="0085778D">
        <w:rPr>
          <w:rFonts w:ascii="Times New Roman" w:eastAsia="바탕체" w:hint="eastAsia"/>
          <w:sz w:val="23"/>
          <w:szCs w:val="23"/>
        </w:rPr>
        <w:t>,</w:t>
      </w:r>
      <w:r w:rsidR="00A21E65" w:rsidRPr="0085778D">
        <w:rPr>
          <w:rFonts w:ascii="Times New Roman" w:eastAsia="바탕체"/>
          <w:sz w:val="23"/>
          <w:szCs w:val="23"/>
        </w:rPr>
        <w:t xml:space="preserve"> </w:t>
      </w:r>
      <w:r w:rsidR="00A21E65" w:rsidRPr="0085778D">
        <w:rPr>
          <w:rFonts w:ascii="Times New Roman" w:eastAsia="바탕체" w:hint="eastAsia"/>
          <w:sz w:val="23"/>
          <w:szCs w:val="23"/>
        </w:rPr>
        <w:t>안전과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관련</w:t>
      </w:r>
      <w:r w:rsidRPr="0085778D">
        <w:rPr>
          <w:rFonts w:ascii="Times New Roman" w:hint="eastAsia"/>
          <w:sz w:val="23"/>
          <w:szCs w:val="23"/>
        </w:rPr>
        <w:t>된</w:t>
      </w:r>
      <w:r w:rsidR="000563DB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법령을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준수하고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/>
          <w:sz w:val="23"/>
          <w:szCs w:val="23"/>
        </w:rPr>
        <w:t>있</w:t>
      </w:r>
      <w:r w:rsidR="00D14D00" w:rsidRPr="0085778D">
        <w:rPr>
          <w:rFonts w:ascii="Times New Roman" w:hint="eastAsia"/>
          <w:sz w:val="23"/>
          <w:szCs w:val="23"/>
        </w:rPr>
        <w:t>고</w:t>
      </w:r>
      <w:r w:rsidR="002A78DE" w:rsidRPr="0085778D">
        <w:rPr>
          <w:rFonts w:ascii="Times New Roman" w:hint="eastAsia"/>
          <w:sz w:val="23"/>
          <w:szCs w:val="23"/>
        </w:rPr>
        <w:t>,</w:t>
      </w:r>
      <w:r w:rsidR="000563DB" w:rsidRPr="0085778D">
        <w:rPr>
          <w:rFonts w:ascii="Times New Roman"/>
          <w:sz w:val="23"/>
          <w:szCs w:val="23"/>
        </w:rPr>
        <w:t xml:space="preserve"> </w:t>
      </w:r>
      <w:r w:rsidR="00C75232" w:rsidRPr="0085778D">
        <w:rPr>
          <w:rFonts w:ascii="Times New Roman"/>
          <w:sz w:val="23"/>
          <w:szCs w:val="23"/>
        </w:rPr>
        <w:t xml:space="preserve">(ii) </w:t>
      </w:r>
      <w:r w:rsidR="005F7896" w:rsidRPr="0085778D">
        <w:rPr>
          <w:rFonts w:ascii="Times New Roman" w:hint="eastAsia"/>
          <w:sz w:val="23"/>
          <w:szCs w:val="23"/>
        </w:rPr>
        <w:t>그에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따른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복구의무</w:t>
      </w:r>
      <w:r w:rsidR="005F7896" w:rsidRPr="00BC3D7A">
        <w:rPr>
          <w:rFonts w:ascii="Times New Roman" w:hint="eastAsia"/>
          <w:sz w:val="23"/>
          <w:szCs w:val="23"/>
        </w:rPr>
        <w:t xml:space="preserve">, </w:t>
      </w:r>
      <w:r w:rsidR="005F7896" w:rsidRPr="00BC3D7A">
        <w:rPr>
          <w:rFonts w:ascii="Times New Roman" w:hint="eastAsia"/>
          <w:sz w:val="23"/>
          <w:szCs w:val="23"/>
        </w:rPr>
        <w:t>정화의무</w:t>
      </w:r>
      <w:r w:rsidR="006C6736" w:rsidRPr="00BC3D7A">
        <w:rPr>
          <w:rFonts w:ascii="Times New Roman" w:hint="eastAsia"/>
          <w:sz w:val="23"/>
          <w:szCs w:val="23"/>
        </w:rPr>
        <w:t xml:space="preserve">, </w:t>
      </w:r>
      <w:r w:rsidR="006C6736" w:rsidRPr="00BC3D7A">
        <w:rPr>
          <w:rFonts w:ascii="Times New Roman" w:hint="eastAsia"/>
          <w:sz w:val="23"/>
          <w:szCs w:val="23"/>
        </w:rPr>
        <w:t>손해배상의무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등을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부담하는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것이</w:t>
      </w:r>
      <w:r w:rsidR="005F7896" w:rsidRPr="00BC3D7A">
        <w:rPr>
          <w:rFonts w:ascii="Times New Roman" w:hint="eastAsia"/>
          <w:sz w:val="23"/>
          <w:szCs w:val="23"/>
        </w:rPr>
        <w:t xml:space="preserve"> </w:t>
      </w:r>
      <w:r w:rsidR="005F7896" w:rsidRPr="00BC3D7A">
        <w:rPr>
          <w:rFonts w:ascii="Times New Roman" w:hint="eastAsia"/>
          <w:sz w:val="23"/>
          <w:szCs w:val="23"/>
        </w:rPr>
        <w:t>없</w:t>
      </w:r>
      <w:r w:rsidR="00AF7A09">
        <w:rPr>
          <w:rFonts w:ascii="Times New Roman" w:hint="eastAsia"/>
          <w:sz w:val="23"/>
          <w:szCs w:val="23"/>
        </w:rPr>
        <w:t>으며</w:t>
      </w:r>
      <w:r w:rsidR="00AF7A09">
        <w:rPr>
          <w:rFonts w:ascii="Times New Roman" w:hint="eastAsia"/>
          <w:sz w:val="23"/>
          <w:szCs w:val="23"/>
        </w:rPr>
        <w:t>,</w:t>
      </w:r>
      <w:r w:rsidR="00AF7A09">
        <w:rPr>
          <w:rFonts w:ascii="Times New Roman"/>
          <w:sz w:val="23"/>
          <w:szCs w:val="23"/>
        </w:rPr>
        <w:t xml:space="preserve"> </w:t>
      </w:r>
      <w:r w:rsidR="00AF7A09" w:rsidRPr="00BC3D7A">
        <w:rPr>
          <w:rFonts w:ascii="Times New Roman"/>
          <w:sz w:val="23"/>
          <w:szCs w:val="23"/>
        </w:rPr>
        <w:t>(iii)</w:t>
      </w:r>
      <w:r w:rsidR="004471E7">
        <w:rPr>
          <w:rFonts w:ascii="Times New Roman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소유</w:t>
      </w:r>
      <w:r w:rsidR="00AF7A09" w:rsidRPr="00BC3D7A">
        <w:rPr>
          <w:rFonts w:ascii="Times New Roman" w:hint="eastAsia"/>
          <w:sz w:val="23"/>
          <w:szCs w:val="23"/>
        </w:rPr>
        <w:t xml:space="preserve">, </w:t>
      </w:r>
      <w:r w:rsidR="00AF7A09" w:rsidRPr="00BC3D7A">
        <w:rPr>
          <w:rFonts w:ascii="Times New Roman" w:hint="eastAsia"/>
          <w:sz w:val="23"/>
          <w:szCs w:val="23"/>
        </w:rPr>
        <w:t>임차</w:t>
      </w:r>
      <w:r w:rsidR="004471E7">
        <w:rPr>
          <w:rFonts w:ascii="Times New Roman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등</w:t>
      </w:r>
      <w:r w:rsidR="004471E7">
        <w:rPr>
          <w:rFonts w:ascii="Times New Roman" w:hint="eastAsia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권원을</w:t>
      </w:r>
      <w:r w:rsidR="004471E7">
        <w:rPr>
          <w:rFonts w:ascii="Times New Roman" w:hint="eastAsia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불문하고</w:t>
      </w:r>
      <w:r w:rsidR="004471E7">
        <w:rPr>
          <w:rFonts w:ascii="Times New Roman" w:hint="eastAsia"/>
          <w:sz w:val="23"/>
          <w:szCs w:val="23"/>
        </w:rPr>
        <w:t xml:space="preserve"> </w:t>
      </w:r>
      <w:r w:rsidR="004471E7">
        <w:rPr>
          <w:rFonts w:ascii="Times New Roman" w:hint="eastAsia"/>
          <w:sz w:val="23"/>
          <w:szCs w:val="23"/>
        </w:rPr>
        <w:t>자신이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점유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또는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사용하고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있는</w:t>
      </w:r>
      <w:r w:rsidR="00AF7A09" w:rsidRPr="00BC3D7A">
        <w:rPr>
          <w:rFonts w:ascii="Times New Roman" w:hint="eastAsia"/>
          <w:sz w:val="23"/>
          <w:szCs w:val="23"/>
        </w:rPr>
        <w:t xml:space="preserve"> </w:t>
      </w:r>
      <w:r w:rsidR="00AF7A09" w:rsidRPr="00BC3D7A">
        <w:rPr>
          <w:rFonts w:ascii="Times New Roman" w:hint="eastAsia"/>
          <w:sz w:val="23"/>
          <w:szCs w:val="23"/>
        </w:rPr>
        <w:t>토지</w:t>
      </w:r>
      <w:r w:rsidR="00AF7A09" w:rsidRPr="00BC3D7A">
        <w:rPr>
          <w:rFonts w:ascii="Times New Roman" w:hint="eastAsia"/>
          <w:sz w:val="23"/>
          <w:szCs w:val="23"/>
        </w:rPr>
        <w:t>(</w:t>
      </w:r>
      <w:r w:rsidR="00AF7A09" w:rsidRPr="00C040DC">
        <w:rPr>
          <w:rFonts w:ascii="Times New Roman" w:hint="eastAsia"/>
          <w:sz w:val="23"/>
          <w:szCs w:val="23"/>
        </w:rPr>
        <w:t>지상</w:t>
      </w:r>
      <w:r w:rsidR="00AF7A09" w:rsidRPr="00C040DC">
        <w:rPr>
          <w:rFonts w:ascii="Times New Roman" w:hint="eastAsia"/>
          <w:sz w:val="23"/>
          <w:szCs w:val="23"/>
        </w:rPr>
        <w:t xml:space="preserve">, </w:t>
      </w:r>
      <w:r w:rsidR="00AF7A09" w:rsidRPr="00C040DC">
        <w:rPr>
          <w:rFonts w:ascii="Times New Roman" w:hint="eastAsia"/>
          <w:sz w:val="23"/>
          <w:szCs w:val="23"/>
        </w:rPr>
        <w:t>지하</w:t>
      </w:r>
      <w:r w:rsidR="00AF7A09" w:rsidRPr="00C040DC">
        <w:rPr>
          <w:rFonts w:ascii="Times New Roman" w:hint="eastAsia"/>
          <w:sz w:val="23"/>
          <w:szCs w:val="23"/>
        </w:rPr>
        <w:t xml:space="preserve">, </w:t>
      </w:r>
      <w:r w:rsidR="00AF7A09" w:rsidRPr="00C040DC">
        <w:rPr>
          <w:rFonts w:ascii="Times New Roman" w:hint="eastAsia"/>
          <w:sz w:val="23"/>
          <w:szCs w:val="23"/>
        </w:rPr>
        <w:t>지표수</w:t>
      </w:r>
      <w:r w:rsidR="00AF7A09" w:rsidRPr="00C040DC">
        <w:rPr>
          <w:rFonts w:ascii="Times New Roman" w:hint="eastAsia"/>
          <w:sz w:val="23"/>
          <w:szCs w:val="23"/>
        </w:rPr>
        <w:t xml:space="preserve">, </w:t>
      </w:r>
      <w:r w:rsidR="00AF7A09" w:rsidRPr="00C040DC">
        <w:rPr>
          <w:rFonts w:ascii="Times New Roman" w:hint="eastAsia"/>
          <w:sz w:val="23"/>
          <w:szCs w:val="23"/>
        </w:rPr>
        <w:t>지하수를</w:t>
      </w:r>
      <w:r w:rsidR="00AF7A09" w:rsidRPr="00C040DC">
        <w:rPr>
          <w:rFonts w:ascii="Times New Roman" w:hint="eastAsia"/>
          <w:sz w:val="23"/>
          <w:szCs w:val="23"/>
        </w:rPr>
        <w:t xml:space="preserve"> </w:t>
      </w:r>
      <w:r w:rsidR="00AF7A09" w:rsidRPr="00C040DC">
        <w:rPr>
          <w:rFonts w:ascii="Times New Roman" w:hint="eastAsia"/>
          <w:sz w:val="23"/>
          <w:szCs w:val="23"/>
        </w:rPr>
        <w:t>포함</w:t>
      </w:r>
      <w:r w:rsidR="00046628">
        <w:rPr>
          <w:rFonts w:ascii="Times New Roman" w:hint="eastAsia"/>
          <w:sz w:val="23"/>
          <w:szCs w:val="23"/>
        </w:rPr>
        <w:t>함</w:t>
      </w:r>
      <w:r w:rsidR="00AF7A09" w:rsidRPr="00C040DC">
        <w:rPr>
          <w:rFonts w:ascii="Times New Roman" w:hint="eastAsia"/>
          <w:sz w:val="23"/>
          <w:szCs w:val="23"/>
        </w:rPr>
        <w:t xml:space="preserve">) </w:t>
      </w:r>
      <w:r w:rsidR="00AF7A09" w:rsidRPr="00C040DC">
        <w:rPr>
          <w:rFonts w:ascii="Times New Roman" w:hint="eastAsia"/>
          <w:sz w:val="23"/>
          <w:szCs w:val="23"/>
        </w:rPr>
        <w:t>기타</w:t>
      </w:r>
      <w:r w:rsidR="00AF7A09" w:rsidRPr="00C040DC">
        <w:rPr>
          <w:rFonts w:ascii="Times New Roman" w:hint="eastAsia"/>
          <w:sz w:val="23"/>
          <w:szCs w:val="23"/>
        </w:rPr>
        <w:t xml:space="preserve"> </w:t>
      </w:r>
      <w:r w:rsidR="00AF7A09" w:rsidRPr="00C040DC">
        <w:rPr>
          <w:rFonts w:ascii="Times New Roman" w:hint="eastAsia"/>
          <w:sz w:val="23"/>
          <w:szCs w:val="23"/>
        </w:rPr>
        <w:t>자산으로부터</w:t>
      </w:r>
      <w:r w:rsidR="00AF7A09" w:rsidRPr="00C040DC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유해물질의</w:t>
      </w:r>
      <w:r w:rsidR="00AF7A09" w:rsidRPr="0085778D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배출</w:t>
      </w:r>
      <w:r w:rsidR="00AF7A09" w:rsidRPr="0085778D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또는</w:t>
      </w:r>
      <w:r w:rsidR="00AF7A09" w:rsidRPr="0085778D">
        <w:rPr>
          <w:rFonts w:ascii="Times New Roman" w:hint="eastAsia"/>
          <w:sz w:val="23"/>
          <w:szCs w:val="23"/>
        </w:rPr>
        <w:t xml:space="preserve"> </w:t>
      </w:r>
      <w:r w:rsidR="00AF7A09" w:rsidRPr="0085778D">
        <w:rPr>
          <w:rFonts w:ascii="Times New Roman" w:hint="eastAsia"/>
          <w:sz w:val="23"/>
          <w:szCs w:val="23"/>
        </w:rPr>
        <w:t>노출</w:t>
      </w:r>
      <w:r w:rsidR="00BB2FF5">
        <w:rPr>
          <w:rFonts w:ascii="Times New Roman" w:hint="eastAsia"/>
          <w:sz w:val="23"/>
          <w:szCs w:val="23"/>
        </w:rPr>
        <w:t>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일으킨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없고</w:t>
      </w:r>
      <w:r w:rsidR="00BB2FF5">
        <w:rPr>
          <w:rFonts w:ascii="Times New Roman" w:hint="eastAsia"/>
          <w:sz w:val="23"/>
          <w:szCs w:val="23"/>
        </w:rPr>
        <w:t>,</w:t>
      </w:r>
      <w:r w:rsidR="00BB2FF5">
        <w:rPr>
          <w:rFonts w:ascii="Times New Roman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기타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법령에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따른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책임을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부담할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수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있는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자산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내지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시설을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소유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또는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운영한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바</w:t>
      </w:r>
      <w:r w:rsidR="00BB2FF5">
        <w:rPr>
          <w:rFonts w:ascii="Times New Roman" w:hint="eastAsia"/>
          <w:sz w:val="23"/>
          <w:szCs w:val="23"/>
        </w:rPr>
        <w:t xml:space="preserve"> </w:t>
      </w:r>
      <w:r w:rsidR="00BB2FF5">
        <w:rPr>
          <w:rFonts w:ascii="Times New Roman" w:hint="eastAsia"/>
          <w:sz w:val="23"/>
          <w:szCs w:val="23"/>
        </w:rPr>
        <w:t>없다</w:t>
      </w:r>
      <w:r w:rsidR="00C75232" w:rsidRPr="0085778D">
        <w:rPr>
          <w:rFonts w:ascii="Times New Roman" w:hint="eastAsia"/>
          <w:sz w:val="23"/>
          <w:szCs w:val="23"/>
        </w:rPr>
        <w:t>.</w:t>
      </w:r>
      <w:r w:rsidR="002A78DE" w:rsidRPr="0085778D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대상회사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>및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>해외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F6684B">
        <w:rPr>
          <w:rFonts w:ascii="Times New Roman" w:hint="eastAsia"/>
          <w:color w:val="000000"/>
          <w:kern w:val="0"/>
          <w:sz w:val="23"/>
          <w:szCs w:val="23"/>
        </w:rPr>
        <w:t>종속회사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가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환경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,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보전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,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위생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,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안전과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관련한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법령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또는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정부승인상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요구사항을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준수하기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위하여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통상적인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사업과정에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따라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요구되는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경우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및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기준재무제표에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반영된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것을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제외하고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추가적인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설비투자나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자본적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지출이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필요하지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 xml:space="preserve"> 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않다</w:t>
      </w:r>
      <w:r w:rsidR="00BB2FF5">
        <w:rPr>
          <w:rFonts w:ascii="Times New Roman" w:hint="eastAsia"/>
          <w:color w:val="000000"/>
          <w:kern w:val="0"/>
          <w:sz w:val="23"/>
          <w:szCs w:val="23"/>
        </w:rPr>
        <w:t>.</w:t>
      </w:r>
      <w:r w:rsidR="00BB2FF5">
        <w:rPr>
          <w:rFonts w:ascii="Times New Roman"/>
          <w:color w:val="000000"/>
          <w:kern w:val="0"/>
          <w:sz w:val="23"/>
          <w:szCs w:val="23"/>
        </w:rPr>
        <w:t xml:space="preserve"> </w:t>
      </w:r>
      <w:r w:rsidR="00F546D1">
        <w:rPr>
          <w:rFonts w:ascii="Times New Roman" w:hint="eastAsia"/>
          <w:sz w:val="23"/>
          <w:szCs w:val="23"/>
        </w:rPr>
        <w:t>대상회사</w:t>
      </w:r>
      <w:r w:rsidR="00A841C5">
        <w:rPr>
          <w:rFonts w:ascii="Times New Roman" w:hint="eastAsia"/>
          <w:sz w:val="23"/>
          <w:szCs w:val="23"/>
        </w:rPr>
        <w:t xml:space="preserve"> </w:t>
      </w:r>
      <w:r w:rsidR="00A841C5">
        <w:rPr>
          <w:rFonts w:ascii="Times New Roman" w:hint="eastAsia"/>
          <w:sz w:val="23"/>
          <w:szCs w:val="23"/>
        </w:rPr>
        <w:t>및</w:t>
      </w:r>
      <w:r w:rsidR="00A841C5">
        <w:rPr>
          <w:rFonts w:ascii="Times New Roman" w:hint="eastAsia"/>
          <w:sz w:val="23"/>
          <w:szCs w:val="23"/>
        </w:rPr>
        <w:t xml:space="preserve"> </w:t>
      </w:r>
      <w:r w:rsidR="00A841C5">
        <w:rPr>
          <w:rFonts w:ascii="Times New Roman" w:hint="eastAsia"/>
          <w:sz w:val="23"/>
          <w:szCs w:val="23"/>
        </w:rPr>
        <w:t>해외</w:t>
      </w:r>
      <w:r w:rsidR="00A841C5">
        <w:rPr>
          <w:rFonts w:ascii="Times New Roman" w:hint="eastAsia"/>
          <w:sz w:val="23"/>
          <w:szCs w:val="23"/>
        </w:rPr>
        <w:t xml:space="preserve"> </w:t>
      </w:r>
      <w:r w:rsidR="00A841C5">
        <w:rPr>
          <w:rFonts w:ascii="Times New Roman" w:hint="eastAsia"/>
          <w:sz w:val="23"/>
          <w:szCs w:val="23"/>
        </w:rPr>
        <w:t>종속회사</w:t>
      </w:r>
      <w:r w:rsidR="00275887" w:rsidRPr="0085778D">
        <w:rPr>
          <w:rFonts w:ascii="Times New Roman" w:eastAsia="바탕체" w:hint="eastAsia"/>
          <w:sz w:val="23"/>
          <w:szCs w:val="23"/>
        </w:rPr>
        <w:t>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당사자로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되어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있는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환경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보건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위생</w:t>
      </w:r>
      <w:r w:rsidR="00275887" w:rsidRPr="0085778D">
        <w:rPr>
          <w:rFonts w:ascii="Times New Roman" w:eastAsia="바탕체"/>
          <w:sz w:val="23"/>
          <w:szCs w:val="23"/>
        </w:rPr>
        <w:t xml:space="preserve">, </w:t>
      </w:r>
      <w:r w:rsidR="00275887" w:rsidRPr="0085778D">
        <w:rPr>
          <w:rFonts w:ascii="Times New Roman" w:eastAsia="바탕체" w:hint="eastAsia"/>
          <w:sz w:val="23"/>
          <w:szCs w:val="23"/>
        </w:rPr>
        <w:t>안전과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관련한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법적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절차</w:t>
      </w:r>
      <w:r w:rsidR="00BB2FF5">
        <w:rPr>
          <w:rFonts w:ascii="Times New Roman" w:eastAsia="바탕체"/>
          <w:sz w:val="23"/>
          <w:szCs w:val="23"/>
        </w:rPr>
        <w:t xml:space="preserve"> </w:t>
      </w:r>
      <w:r w:rsidR="00BB2FF5">
        <w:rPr>
          <w:rFonts w:ascii="Times New Roman" w:eastAsia="바탕체" w:hint="eastAsia"/>
          <w:sz w:val="23"/>
          <w:szCs w:val="23"/>
        </w:rPr>
        <w:t>등의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분쟁은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존재하지</w:t>
      </w:r>
      <w:r w:rsidR="00275887" w:rsidRPr="0085778D">
        <w:rPr>
          <w:rFonts w:ascii="Times New Roman" w:eastAsia="바탕체"/>
          <w:sz w:val="23"/>
          <w:szCs w:val="23"/>
        </w:rPr>
        <w:t xml:space="preserve"> </w:t>
      </w:r>
      <w:r w:rsidR="00275887" w:rsidRPr="0085778D">
        <w:rPr>
          <w:rFonts w:ascii="Times New Roman" w:eastAsia="바탕체" w:hint="eastAsia"/>
          <w:sz w:val="23"/>
          <w:szCs w:val="23"/>
        </w:rPr>
        <w:t>않</w:t>
      </w:r>
      <w:r w:rsidR="00C56627" w:rsidRPr="0085778D">
        <w:rPr>
          <w:rFonts w:ascii="Times New Roman" w:eastAsia="바탕체" w:hint="eastAsia"/>
          <w:sz w:val="23"/>
          <w:szCs w:val="23"/>
        </w:rPr>
        <w:t>고</w:t>
      </w:r>
      <w:r w:rsidR="00C56627" w:rsidRPr="0085778D">
        <w:rPr>
          <w:rFonts w:ascii="Times New Roman" w:eastAsia="바탕체"/>
          <w:sz w:val="23"/>
          <w:szCs w:val="23"/>
        </w:rPr>
        <w:t xml:space="preserve">, </w:t>
      </w:r>
      <w:r w:rsidR="00C56627" w:rsidRPr="0085778D">
        <w:rPr>
          <w:rFonts w:ascii="Times New Roman" w:eastAsia="바탕체" w:hint="eastAsia"/>
          <w:sz w:val="23"/>
          <w:szCs w:val="23"/>
        </w:rPr>
        <w:t>그러한</w:t>
      </w:r>
      <w:r w:rsidR="00C56627" w:rsidRPr="0085778D">
        <w:rPr>
          <w:rFonts w:ascii="Times New Roman" w:eastAsia="바탕체"/>
          <w:sz w:val="23"/>
          <w:szCs w:val="23"/>
        </w:rPr>
        <w:t xml:space="preserve"> </w:t>
      </w:r>
      <w:r w:rsidR="00C56627" w:rsidRPr="0085778D">
        <w:rPr>
          <w:rFonts w:ascii="Times New Roman" w:eastAsia="바탕체" w:hint="eastAsia"/>
          <w:sz w:val="23"/>
          <w:szCs w:val="23"/>
        </w:rPr>
        <w:t>우려도</w:t>
      </w:r>
      <w:r w:rsidR="00C56627" w:rsidRPr="0085778D">
        <w:rPr>
          <w:rFonts w:ascii="Times New Roman" w:eastAsia="바탕체"/>
          <w:sz w:val="23"/>
          <w:szCs w:val="23"/>
        </w:rPr>
        <w:t xml:space="preserve"> </w:t>
      </w:r>
      <w:r w:rsidR="00C56627" w:rsidRPr="0085778D">
        <w:rPr>
          <w:rFonts w:ascii="Times New Roman" w:eastAsia="바탕체" w:hint="eastAsia"/>
          <w:sz w:val="23"/>
          <w:szCs w:val="23"/>
        </w:rPr>
        <w:t>없</w:t>
      </w:r>
      <w:r w:rsidR="00275887" w:rsidRPr="0085778D">
        <w:rPr>
          <w:rFonts w:ascii="Times New Roman" w:eastAsia="바탕체" w:hint="eastAsia"/>
          <w:sz w:val="23"/>
          <w:szCs w:val="23"/>
        </w:rPr>
        <w:t>다</w:t>
      </w:r>
      <w:r w:rsidR="00275887" w:rsidRPr="0085778D">
        <w:rPr>
          <w:rFonts w:ascii="Times New Roman" w:eastAsia="바탕체"/>
          <w:sz w:val="23"/>
          <w:szCs w:val="23"/>
        </w:rPr>
        <w:t>.</w:t>
      </w:r>
    </w:p>
    <w:p w14:paraId="0C61F1F7" w14:textId="6BEDC129" w:rsidR="00275887" w:rsidRPr="0085778D" w:rsidRDefault="00275887" w:rsidP="00275887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85778D">
        <w:rPr>
          <w:rFonts w:ascii="Times New Roman" w:eastAsia="바탕체" w:hint="eastAsia"/>
          <w:sz w:val="23"/>
          <w:szCs w:val="23"/>
          <w:u w:val="single"/>
        </w:rPr>
        <w:t>보험</w:t>
      </w:r>
      <w:r w:rsidRPr="0085778D">
        <w:rPr>
          <w:rFonts w:ascii="Times New Roman" w:eastAsia="바탕체"/>
          <w:sz w:val="23"/>
          <w:szCs w:val="23"/>
        </w:rPr>
        <w:t xml:space="preserve">. </w:t>
      </w:r>
      <w:r w:rsidR="009040D4">
        <w:rPr>
          <w:rFonts w:ascii="Times New Roman" w:eastAsia="바탕체"/>
          <w:sz w:val="23"/>
          <w:szCs w:val="23"/>
        </w:rPr>
        <w:t xml:space="preserve"> </w:t>
      </w:r>
      <w:r w:rsidR="00547FC3">
        <w:rPr>
          <w:rFonts w:ascii="Times New Roman" w:hint="eastAsia"/>
          <w:sz w:val="23"/>
          <w:szCs w:val="23"/>
        </w:rPr>
        <w:t>대상회사</w:t>
      </w:r>
      <w:r w:rsidR="00A206D7">
        <w:rPr>
          <w:rFonts w:ascii="Times New Roman" w:hint="eastAsia"/>
          <w:sz w:val="23"/>
          <w:szCs w:val="23"/>
        </w:rPr>
        <w:t xml:space="preserve"> </w:t>
      </w:r>
      <w:r w:rsidR="00A206D7">
        <w:rPr>
          <w:rFonts w:ascii="Times New Roman" w:hint="eastAsia"/>
          <w:sz w:val="23"/>
          <w:szCs w:val="23"/>
        </w:rPr>
        <w:t>및</w:t>
      </w:r>
      <w:r w:rsidR="00A206D7">
        <w:rPr>
          <w:rFonts w:ascii="Times New Roman" w:hint="eastAsia"/>
          <w:sz w:val="23"/>
          <w:szCs w:val="23"/>
        </w:rPr>
        <w:t xml:space="preserve"> </w:t>
      </w:r>
      <w:r w:rsidR="00A206D7">
        <w:rPr>
          <w:rFonts w:ascii="Times New Roman" w:hint="eastAsia"/>
          <w:sz w:val="23"/>
          <w:szCs w:val="23"/>
        </w:rPr>
        <w:t>해외</w:t>
      </w:r>
      <w:r w:rsidR="00A206D7">
        <w:rPr>
          <w:rFonts w:ascii="Times New Roman" w:hint="eastAsia"/>
          <w:sz w:val="23"/>
          <w:szCs w:val="23"/>
        </w:rPr>
        <w:t xml:space="preserve"> </w:t>
      </w:r>
      <w:r w:rsidR="00A206D7">
        <w:rPr>
          <w:rFonts w:ascii="Times New Roman" w:hint="eastAsia"/>
          <w:sz w:val="23"/>
          <w:szCs w:val="23"/>
        </w:rPr>
        <w:t>종속회사</w:t>
      </w:r>
      <w:r w:rsidR="00A21E65" w:rsidRPr="0085778D">
        <w:rPr>
          <w:rFonts w:ascii="Times New Roman" w:eastAsia="바탕체" w:hint="eastAsia"/>
          <w:sz w:val="23"/>
          <w:szCs w:val="23"/>
        </w:rPr>
        <w:t>는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현재</w:t>
      </w:r>
      <w:r w:rsidRPr="0085778D">
        <w:rPr>
          <w:rFonts w:ascii="Times New Roman" w:eastAsia="바탕체" w:hint="eastAsia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관련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법령에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의하여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가입하여야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하는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모두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가입하였으며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그에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따른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보험료를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모두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지급하였고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연체된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금액은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없</w:t>
      </w:r>
      <w:r w:rsidR="00A21E65" w:rsidRPr="0085778D">
        <w:rPr>
          <w:rFonts w:ascii="Times New Roman" w:eastAsia="바탕체" w:hint="eastAsia"/>
          <w:sz w:val="23"/>
          <w:szCs w:val="23"/>
        </w:rPr>
        <w:t>으며</w:t>
      </w:r>
      <w:r w:rsidR="00A21E65" w:rsidRPr="0085778D">
        <w:rPr>
          <w:rFonts w:ascii="Times New Roman" w:eastAsia="바탕체" w:hint="eastAsia"/>
          <w:sz w:val="23"/>
          <w:szCs w:val="23"/>
        </w:rPr>
        <w:t>,</w:t>
      </w:r>
      <w:r w:rsidR="00A21E65"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가입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및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유지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중인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유효하고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그러한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취소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해제되거나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보험사고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발생시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보험금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지급이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제한될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사정은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존재하지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아니하며</w:t>
      </w:r>
      <w:r w:rsidRPr="0085778D">
        <w:rPr>
          <w:rFonts w:ascii="Times New Roman" w:eastAsia="바탕체"/>
          <w:sz w:val="23"/>
          <w:szCs w:val="23"/>
        </w:rPr>
        <w:t xml:space="preserve">, </w:t>
      </w:r>
      <w:r w:rsidRPr="0085778D">
        <w:rPr>
          <w:rFonts w:ascii="Times New Roman" w:eastAsia="바탕체" w:hint="eastAsia"/>
          <w:sz w:val="23"/>
          <w:szCs w:val="23"/>
        </w:rPr>
        <w:t>보험금에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대해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부담이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설정된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사실은</w:t>
      </w:r>
      <w:r w:rsidRPr="0085778D">
        <w:rPr>
          <w:rFonts w:ascii="Times New Roman" w:eastAsia="바탕체"/>
          <w:sz w:val="23"/>
          <w:szCs w:val="23"/>
        </w:rPr>
        <w:t xml:space="preserve"> </w:t>
      </w:r>
      <w:r w:rsidRPr="0085778D">
        <w:rPr>
          <w:rFonts w:ascii="Times New Roman" w:eastAsia="바탕체" w:hint="eastAsia"/>
          <w:sz w:val="23"/>
          <w:szCs w:val="23"/>
        </w:rPr>
        <w:t>없다</w:t>
      </w:r>
      <w:r w:rsidRPr="0085778D">
        <w:rPr>
          <w:rFonts w:ascii="Times New Roman" w:eastAsia="바탕체"/>
          <w:sz w:val="23"/>
          <w:szCs w:val="23"/>
        </w:rPr>
        <w:t>.</w:t>
      </w:r>
    </w:p>
    <w:p w14:paraId="230FE3CF" w14:textId="77777777" w:rsidR="006D4EF7" w:rsidRDefault="00275887" w:rsidP="00013C93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E73014">
        <w:rPr>
          <w:rFonts w:ascii="Times New Roman" w:eastAsia="바탕체" w:hint="eastAsia"/>
          <w:sz w:val="23"/>
          <w:szCs w:val="23"/>
          <w:u w:val="single"/>
        </w:rPr>
        <w:t>특수관계인</w:t>
      </w:r>
      <w:r w:rsidRPr="00E73014">
        <w:rPr>
          <w:rFonts w:ascii="Times New Roman" w:eastAsia="바탕체"/>
          <w:sz w:val="23"/>
          <w:szCs w:val="23"/>
          <w:u w:val="single"/>
        </w:rPr>
        <w:t xml:space="preserve"> </w:t>
      </w:r>
      <w:r w:rsidRPr="00E73014">
        <w:rPr>
          <w:rFonts w:ascii="Times New Roman" w:eastAsia="바탕체" w:hint="eastAsia"/>
          <w:sz w:val="23"/>
          <w:szCs w:val="23"/>
          <w:u w:val="single"/>
        </w:rPr>
        <w:t>거래</w:t>
      </w:r>
      <w:r w:rsidRPr="00E73014">
        <w:rPr>
          <w:rFonts w:ascii="Times New Roman" w:eastAsia="바탕체"/>
          <w:sz w:val="23"/>
          <w:szCs w:val="23"/>
        </w:rPr>
        <w:t xml:space="preserve">. </w:t>
      </w:r>
      <w:r w:rsidR="009040D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대상회사</w:t>
      </w:r>
      <w:r w:rsidR="00E73014">
        <w:rPr>
          <w:rFonts w:ascii="Times New Roman" w:eastAsia="바탕체" w:hint="eastAsia"/>
          <w:sz w:val="23"/>
          <w:szCs w:val="23"/>
        </w:rPr>
        <w:t xml:space="preserve"> </w:t>
      </w:r>
      <w:r w:rsidR="00E73014">
        <w:rPr>
          <w:rFonts w:ascii="Times New Roman" w:eastAsia="바탕체" w:hint="eastAsia"/>
          <w:sz w:val="23"/>
          <w:szCs w:val="23"/>
        </w:rPr>
        <w:t>또는</w:t>
      </w:r>
      <w:r w:rsidR="00E73014">
        <w:rPr>
          <w:rFonts w:ascii="Times New Roman" w:eastAsia="바탕체" w:hint="eastAsia"/>
          <w:sz w:val="23"/>
          <w:szCs w:val="23"/>
        </w:rPr>
        <w:t xml:space="preserve"> </w:t>
      </w:r>
      <w:r w:rsidR="00E73014">
        <w:rPr>
          <w:rFonts w:ascii="Times New Roman" w:eastAsia="바탕체" w:hint="eastAsia"/>
          <w:sz w:val="23"/>
          <w:szCs w:val="23"/>
        </w:rPr>
        <w:t>해외</w:t>
      </w:r>
      <w:r w:rsidR="00E73014">
        <w:rPr>
          <w:rFonts w:ascii="Times New Roman" w:eastAsia="바탕체" w:hint="eastAsia"/>
          <w:sz w:val="23"/>
          <w:szCs w:val="23"/>
        </w:rPr>
        <w:t xml:space="preserve"> </w:t>
      </w:r>
      <w:r w:rsidR="00E73014">
        <w:rPr>
          <w:rFonts w:ascii="Times New Roman" w:eastAsia="바탕체" w:hint="eastAsia"/>
          <w:sz w:val="23"/>
          <w:szCs w:val="23"/>
        </w:rPr>
        <w:t>종속회사</w:t>
      </w:r>
      <w:r w:rsidR="00E73014" w:rsidRPr="00E73014">
        <w:rPr>
          <w:rFonts w:ascii="Times New Roman" w:eastAsia="바탕체"/>
          <w:sz w:val="23"/>
          <w:szCs w:val="23"/>
        </w:rPr>
        <w:t>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일방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당사자가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되고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특수관계인이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상대방이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되어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행하는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거래에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관한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계약</w:t>
      </w:r>
      <w:r w:rsidR="00E73014" w:rsidRPr="00E73014">
        <w:rPr>
          <w:rFonts w:ascii="Times New Roman" w:eastAsia="바탕체"/>
          <w:sz w:val="23"/>
          <w:szCs w:val="23"/>
        </w:rPr>
        <w:t>(</w:t>
      </w:r>
      <w:r w:rsidR="00E73014" w:rsidRPr="00E73014">
        <w:rPr>
          <w:rFonts w:ascii="Times New Roman" w:eastAsia="바탕체"/>
          <w:sz w:val="23"/>
          <w:szCs w:val="23"/>
        </w:rPr>
        <w:t>서면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또는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구두를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불문</w:t>
      </w:r>
      <w:r w:rsidR="00E73014" w:rsidRPr="00E73014">
        <w:rPr>
          <w:rFonts w:ascii="Times New Roman" w:eastAsia="바탕체"/>
          <w:sz w:val="23"/>
          <w:szCs w:val="23"/>
        </w:rPr>
        <w:t>)</w:t>
      </w:r>
      <w:r w:rsidR="00E73014" w:rsidRPr="00E73014">
        <w:rPr>
          <w:rFonts w:ascii="Times New Roman" w:eastAsia="바탕체"/>
          <w:sz w:val="23"/>
          <w:szCs w:val="23"/>
        </w:rPr>
        <w:t>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적법하게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체결되어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대상회사</w:t>
      </w:r>
      <w:r w:rsidR="00FD2730">
        <w:rPr>
          <w:rFonts w:ascii="Times New Roman" w:eastAsia="바탕체" w:hint="eastAsia"/>
          <w:sz w:val="23"/>
          <w:szCs w:val="23"/>
        </w:rPr>
        <w:t xml:space="preserve"> </w:t>
      </w:r>
      <w:r w:rsidR="00FD2730">
        <w:rPr>
          <w:rFonts w:ascii="Times New Roman" w:eastAsia="바탕체" w:hint="eastAsia"/>
          <w:sz w:val="23"/>
          <w:szCs w:val="23"/>
        </w:rPr>
        <w:t>또는</w:t>
      </w:r>
      <w:r w:rsidR="00FD2730">
        <w:rPr>
          <w:rFonts w:ascii="Times New Roman" w:eastAsia="바탕체" w:hint="eastAsia"/>
          <w:sz w:val="23"/>
          <w:szCs w:val="23"/>
        </w:rPr>
        <w:t xml:space="preserve"> </w:t>
      </w:r>
      <w:r w:rsidR="00FD2730">
        <w:rPr>
          <w:rFonts w:ascii="Times New Roman" w:eastAsia="바탕체" w:hint="eastAsia"/>
          <w:sz w:val="23"/>
          <w:szCs w:val="23"/>
        </w:rPr>
        <w:t>해외</w:t>
      </w:r>
      <w:r w:rsidR="00FD2730">
        <w:rPr>
          <w:rFonts w:ascii="Times New Roman" w:eastAsia="바탕체" w:hint="eastAsia"/>
          <w:sz w:val="23"/>
          <w:szCs w:val="23"/>
        </w:rPr>
        <w:t xml:space="preserve"> </w:t>
      </w:r>
      <w:r w:rsidR="00FD2730">
        <w:rPr>
          <w:rFonts w:ascii="Times New Roman" w:eastAsia="바탕체" w:hint="eastAsia"/>
          <w:sz w:val="23"/>
          <w:szCs w:val="23"/>
        </w:rPr>
        <w:t>종속회</w:t>
      </w:r>
      <w:r w:rsidR="00FD2730">
        <w:rPr>
          <w:rFonts w:ascii="Times New Roman" w:eastAsia="바탕체" w:hint="eastAsia"/>
          <w:sz w:val="23"/>
          <w:szCs w:val="23"/>
        </w:rPr>
        <w:lastRenderedPageBreak/>
        <w:t>사</w:t>
      </w:r>
      <w:r w:rsidR="00E73014" w:rsidRPr="00E73014">
        <w:rPr>
          <w:rFonts w:ascii="Times New Roman" w:eastAsia="바탕체"/>
          <w:sz w:val="23"/>
          <w:szCs w:val="23"/>
        </w:rPr>
        <w:t>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상대방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당사자에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대하여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구속력을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가지고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그에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따른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거래는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독립된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당사자들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간의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공정한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거래조건에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따라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이루어졌으며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그에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관해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독점규제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및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공정거래에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관한</w:t>
      </w:r>
      <w:r w:rsidR="00171ACD">
        <w:rPr>
          <w:rFonts w:ascii="Times New Roman" w:eastAsia="바탕체" w:hint="eastAsia"/>
          <w:sz w:val="23"/>
          <w:szCs w:val="23"/>
        </w:rPr>
        <w:t xml:space="preserve"> </w:t>
      </w:r>
      <w:r w:rsidR="00171ACD">
        <w:rPr>
          <w:rFonts w:ascii="Times New Roman" w:eastAsia="바탕체" w:hint="eastAsia"/>
          <w:sz w:val="23"/>
          <w:szCs w:val="23"/>
        </w:rPr>
        <w:t>법률</w:t>
      </w:r>
      <w:r w:rsidR="00E73014" w:rsidRPr="00E73014">
        <w:rPr>
          <w:rFonts w:ascii="Times New Roman" w:eastAsia="바탕체"/>
          <w:sz w:val="23"/>
          <w:szCs w:val="23"/>
        </w:rPr>
        <w:t>상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부당지원행위</w:t>
      </w:r>
      <w:r w:rsidR="00E73014" w:rsidRPr="00E73014">
        <w:rPr>
          <w:rFonts w:ascii="Times New Roman" w:eastAsia="바탕체"/>
          <w:sz w:val="23"/>
          <w:szCs w:val="23"/>
        </w:rPr>
        <w:t xml:space="preserve">, </w:t>
      </w:r>
      <w:r w:rsidR="00E73014" w:rsidRPr="00E73014">
        <w:rPr>
          <w:rFonts w:ascii="Times New Roman" w:eastAsia="바탕체"/>
          <w:sz w:val="23"/>
          <w:szCs w:val="23"/>
        </w:rPr>
        <w:t>법인세법상의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부당행위계산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부인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및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기타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법령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위반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사유는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존재하지</w:t>
      </w:r>
      <w:r w:rsidR="00E73014" w:rsidRPr="00E73014">
        <w:rPr>
          <w:rFonts w:ascii="Times New Roman" w:eastAsia="바탕체"/>
          <w:sz w:val="23"/>
          <w:szCs w:val="23"/>
        </w:rPr>
        <w:t xml:space="preserve"> </w:t>
      </w:r>
      <w:r w:rsidR="00E73014" w:rsidRPr="00E73014">
        <w:rPr>
          <w:rFonts w:ascii="Times New Roman" w:eastAsia="바탕체"/>
          <w:sz w:val="23"/>
          <w:szCs w:val="23"/>
        </w:rPr>
        <w:t>아니한다</w:t>
      </w:r>
      <w:r w:rsidR="00E73014" w:rsidRPr="00E73014">
        <w:rPr>
          <w:rFonts w:ascii="Times New Roman" w:eastAsia="바탕체"/>
          <w:sz w:val="23"/>
          <w:szCs w:val="23"/>
        </w:rPr>
        <w:t>.</w:t>
      </w:r>
    </w:p>
    <w:p w14:paraId="26126BBE" w14:textId="13D7C08B" w:rsidR="009040D4" w:rsidRPr="00E73014" w:rsidRDefault="009040D4" w:rsidP="00013C93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E73014">
        <w:rPr>
          <w:rFonts w:ascii="Times New Roman" w:hint="eastAsia"/>
          <w:sz w:val="23"/>
          <w:szCs w:val="23"/>
          <w:u w:val="single"/>
        </w:rPr>
        <w:t>주주간계약의</w:t>
      </w:r>
      <w:r w:rsidRPr="00E73014">
        <w:rPr>
          <w:rFonts w:ascii="Times New Roman" w:hint="eastAsia"/>
          <w:sz w:val="23"/>
          <w:szCs w:val="23"/>
          <w:u w:val="single"/>
        </w:rPr>
        <w:t xml:space="preserve"> </w:t>
      </w:r>
      <w:r w:rsidRPr="00E73014">
        <w:rPr>
          <w:rFonts w:ascii="Times New Roman" w:hint="eastAsia"/>
          <w:sz w:val="23"/>
          <w:szCs w:val="23"/>
          <w:u w:val="single"/>
        </w:rPr>
        <w:t>부존재</w:t>
      </w:r>
      <w:r w:rsidRPr="00E73014">
        <w:rPr>
          <w:rFonts w:ascii="Times New Roman" w:hint="eastAsia"/>
          <w:sz w:val="23"/>
          <w:szCs w:val="23"/>
        </w:rPr>
        <w:t>.</w:t>
      </w:r>
      <w:r w:rsidRPr="00E73014">
        <w:rPr>
          <w:rFonts w:ascii="Times New Roman"/>
          <w:sz w:val="23"/>
          <w:szCs w:val="23"/>
        </w:rPr>
        <w:t xml:space="preserve">  </w:t>
      </w:r>
      <w:r w:rsidRPr="00E73014">
        <w:rPr>
          <w:rFonts w:ascii="Times New Roman" w:hint="eastAsia"/>
          <w:sz w:val="23"/>
          <w:szCs w:val="23"/>
        </w:rPr>
        <w:t>대상회사</w:t>
      </w:r>
      <w:r w:rsidR="00C2348C">
        <w:rPr>
          <w:rFonts w:ascii="Times New Roman" w:hint="eastAsia"/>
          <w:sz w:val="23"/>
          <w:szCs w:val="23"/>
        </w:rPr>
        <w:t xml:space="preserve"> </w:t>
      </w:r>
      <w:r w:rsidR="00C2348C">
        <w:rPr>
          <w:rFonts w:ascii="Times New Roman" w:hint="eastAsia"/>
          <w:sz w:val="23"/>
          <w:szCs w:val="23"/>
        </w:rPr>
        <w:t>및</w:t>
      </w:r>
      <w:r w:rsidR="00C2348C">
        <w:rPr>
          <w:rFonts w:ascii="Times New Roman" w:hint="eastAsia"/>
          <w:sz w:val="23"/>
          <w:szCs w:val="23"/>
        </w:rPr>
        <w:t xml:space="preserve"> </w:t>
      </w:r>
      <w:r w:rsidR="00C2348C">
        <w:rPr>
          <w:rFonts w:ascii="Times New Roman" w:hint="eastAsia"/>
          <w:sz w:val="23"/>
          <w:szCs w:val="23"/>
        </w:rPr>
        <w:t>해외</w:t>
      </w:r>
      <w:r w:rsidR="00C2348C">
        <w:rPr>
          <w:rFonts w:ascii="Times New Roman" w:hint="eastAsia"/>
          <w:sz w:val="23"/>
          <w:szCs w:val="23"/>
        </w:rPr>
        <w:t xml:space="preserve"> </w:t>
      </w:r>
      <w:r w:rsidR="00C2348C">
        <w:rPr>
          <w:rFonts w:ascii="Times New Roman" w:hint="eastAsia"/>
          <w:sz w:val="23"/>
          <w:szCs w:val="23"/>
        </w:rPr>
        <w:t>종속회사</w:t>
      </w:r>
      <w:r w:rsidRPr="00E73014">
        <w:rPr>
          <w:rFonts w:ascii="Times New Roman" w:hint="eastAsia"/>
          <w:sz w:val="23"/>
          <w:szCs w:val="23"/>
        </w:rPr>
        <w:t>의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설립</w:t>
      </w:r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출자</w:t>
      </w:r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경영</w:t>
      </w:r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영업활동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등에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관하여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체결된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주주간계약</w:t>
      </w:r>
      <w:r w:rsidRPr="00E73014">
        <w:rPr>
          <w:rFonts w:ascii="Times New Roman" w:hint="eastAsia"/>
          <w:sz w:val="23"/>
          <w:szCs w:val="23"/>
        </w:rPr>
        <w:t>,</w:t>
      </w:r>
      <w:r w:rsidRPr="00E73014">
        <w:rPr>
          <w:rFonts w:ascii="Times New Roman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투자계약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또는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이와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유사한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계약은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존재하지</w:t>
      </w:r>
      <w:r w:rsidRPr="00E73014">
        <w:rPr>
          <w:rFonts w:ascii="Times New Roman" w:hint="eastAsia"/>
          <w:sz w:val="23"/>
          <w:szCs w:val="23"/>
        </w:rPr>
        <w:t xml:space="preserve"> </w:t>
      </w:r>
      <w:r w:rsidRPr="00E73014">
        <w:rPr>
          <w:rFonts w:ascii="Times New Roman" w:hint="eastAsia"/>
          <w:sz w:val="23"/>
          <w:szCs w:val="23"/>
        </w:rPr>
        <w:t>아니한다</w:t>
      </w:r>
      <w:r w:rsidRPr="00E73014">
        <w:rPr>
          <w:rFonts w:ascii="Times New Roman" w:hint="eastAsia"/>
          <w:sz w:val="23"/>
          <w:szCs w:val="23"/>
        </w:rPr>
        <w:t>.</w:t>
      </w:r>
    </w:p>
    <w:p w14:paraId="0E372EFB" w14:textId="51BFF20D" w:rsidR="001328EF" w:rsidRPr="002C4944" w:rsidRDefault="001328EF" w:rsidP="008073C9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740F4B">
        <w:rPr>
          <w:rFonts w:ascii="Times New Roman" w:eastAsia="바탕체" w:hint="eastAsia"/>
          <w:sz w:val="23"/>
          <w:szCs w:val="23"/>
          <w:u w:val="single"/>
        </w:rPr>
        <w:t>도산절차의</w:t>
      </w:r>
      <w:r w:rsidRPr="00740F4B">
        <w:rPr>
          <w:rFonts w:ascii="Times New Roman" w:eastAsia="바탕체" w:hint="eastAsia"/>
          <w:sz w:val="23"/>
          <w:szCs w:val="23"/>
          <w:u w:val="single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  <w:u w:val="single"/>
        </w:rPr>
        <w:t>부존재</w:t>
      </w:r>
      <w:r w:rsidRPr="00740F4B">
        <w:rPr>
          <w:rFonts w:ascii="Times New Roman" w:eastAsia="바탕체" w:hint="eastAsia"/>
          <w:sz w:val="23"/>
          <w:szCs w:val="23"/>
        </w:rPr>
        <w:t>.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="009040D4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대상회사</w:t>
      </w:r>
      <w:r w:rsidR="00BE5A48">
        <w:rPr>
          <w:rFonts w:ascii="Times New Roman" w:eastAsia="바탕체" w:hint="eastAsia"/>
          <w:sz w:val="23"/>
          <w:szCs w:val="23"/>
        </w:rPr>
        <w:t xml:space="preserve"> </w:t>
      </w:r>
      <w:r w:rsidR="00BE5A48">
        <w:rPr>
          <w:rFonts w:ascii="Times New Roman" w:eastAsia="바탕체" w:hint="eastAsia"/>
          <w:sz w:val="23"/>
          <w:szCs w:val="23"/>
        </w:rPr>
        <w:t>및</w:t>
      </w:r>
      <w:r w:rsidR="00BE5A48">
        <w:rPr>
          <w:rFonts w:ascii="Times New Roman" w:eastAsia="바탕체" w:hint="eastAsia"/>
          <w:sz w:val="23"/>
          <w:szCs w:val="23"/>
        </w:rPr>
        <w:t xml:space="preserve"> </w:t>
      </w:r>
      <w:r w:rsidR="00BE5A48">
        <w:rPr>
          <w:rFonts w:ascii="Times New Roman" w:eastAsia="바탕체" w:hint="eastAsia"/>
          <w:sz w:val="23"/>
          <w:szCs w:val="23"/>
        </w:rPr>
        <w:t>해외</w:t>
      </w:r>
      <w:r w:rsidR="00BE5A48">
        <w:rPr>
          <w:rFonts w:ascii="Times New Roman" w:eastAsia="바탕체" w:hint="eastAsia"/>
          <w:sz w:val="23"/>
          <w:szCs w:val="23"/>
        </w:rPr>
        <w:t xml:space="preserve"> </w:t>
      </w:r>
      <w:r w:rsidR="00BE5A48">
        <w:rPr>
          <w:rFonts w:ascii="Times New Roman" w:eastAsia="바탕체" w:hint="eastAsia"/>
          <w:sz w:val="23"/>
          <w:szCs w:val="23"/>
        </w:rPr>
        <w:t>종속회사</w:t>
      </w:r>
      <w:r w:rsidRPr="00740F4B">
        <w:rPr>
          <w:rFonts w:ascii="Times New Roman" w:eastAsia="바탕체" w:hint="eastAsia"/>
          <w:sz w:val="23"/>
          <w:szCs w:val="23"/>
        </w:rPr>
        <w:t>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자산의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전부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일부와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관련하여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관리인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파산관재인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보전관리인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그에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상당하는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기관이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선임된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없으며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대상회사</w:t>
      </w:r>
      <w:r w:rsidR="00674EC9">
        <w:rPr>
          <w:rFonts w:ascii="Times New Roman" w:eastAsia="바탕체" w:hint="eastAsia"/>
          <w:sz w:val="23"/>
          <w:szCs w:val="23"/>
        </w:rPr>
        <w:t xml:space="preserve"> </w:t>
      </w:r>
      <w:r w:rsidR="00674EC9">
        <w:rPr>
          <w:rFonts w:ascii="Times New Roman" w:eastAsia="바탕체" w:hint="eastAsia"/>
          <w:sz w:val="23"/>
          <w:szCs w:val="23"/>
        </w:rPr>
        <w:t>및</w:t>
      </w:r>
      <w:r w:rsidR="00674EC9">
        <w:rPr>
          <w:rFonts w:ascii="Times New Roman" w:eastAsia="바탕체" w:hint="eastAsia"/>
          <w:sz w:val="23"/>
          <w:szCs w:val="23"/>
        </w:rPr>
        <w:t xml:space="preserve"> </w:t>
      </w:r>
      <w:r w:rsidR="00674EC9">
        <w:rPr>
          <w:rFonts w:ascii="Times New Roman" w:eastAsia="바탕체" w:hint="eastAsia"/>
          <w:sz w:val="23"/>
          <w:szCs w:val="23"/>
        </w:rPr>
        <w:t>해외</w:t>
      </w:r>
      <w:r w:rsidR="00674EC9">
        <w:rPr>
          <w:rFonts w:ascii="Times New Roman" w:eastAsia="바탕체" w:hint="eastAsia"/>
          <w:sz w:val="23"/>
          <w:szCs w:val="23"/>
        </w:rPr>
        <w:t xml:space="preserve"> </w:t>
      </w:r>
      <w:r w:rsidR="00674EC9">
        <w:rPr>
          <w:rFonts w:ascii="Times New Roman" w:eastAsia="바탕체" w:hint="eastAsia"/>
          <w:sz w:val="23"/>
          <w:szCs w:val="23"/>
        </w:rPr>
        <w:t>종속회사</w:t>
      </w:r>
      <w:r w:rsidRPr="00740F4B">
        <w:rPr>
          <w:rFonts w:ascii="Times New Roman" w:eastAsia="바탕체" w:hint="eastAsia"/>
          <w:sz w:val="23"/>
          <w:szCs w:val="23"/>
        </w:rPr>
        <w:t>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파산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또는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회생을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위한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신청이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제출되거나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명령이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내려지거나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계획안이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채택된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없다</w:t>
      </w:r>
      <w:r w:rsidRPr="00740F4B">
        <w:rPr>
          <w:rFonts w:ascii="Times New Roman" w:eastAsia="바탕체" w:hint="eastAsia"/>
          <w:sz w:val="23"/>
          <w:szCs w:val="23"/>
        </w:rPr>
        <w:t>.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대상회사</w:t>
      </w:r>
      <w:r w:rsidR="00046628">
        <w:rPr>
          <w:rFonts w:ascii="Times New Roman" w:eastAsia="바탕체" w:hint="eastAsia"/>
          <w:sz w:val="23"/>
          <w:szCs w:val="23"/>
        </w:rPr>
        <w:t xml:space="preserve"> </w:t>
      </w:r>
      <w:r w:rsidR="00046628">
        <w:rPr>
          <w:rFonts w:ascii="Times New Roman" w:eastAsia="바탕체" w:hint="eastAsia"/>
          <w:sz w:val="23"/>
          <w:szCs w:val="23"/>
        </w:rPr>
        <w:t>및</w:t>
      </w:r>
      <w:r w:rsidR="00046628">
        <w:rPr>
          <w:rFonts w:ascii="Times New Roman" w:eastAsia="바탕체" w:hint="eastAsia"/>
          <w:sz w:val="23"/>
          <w:szCs w:val="23"/>
        </w:rPr>
        <w:t xml:space="preserve"> </w:t>
      </w:r>
      <w:r w:rsidR="00046628">
        <w:rPr>
          <w:rFonts w:ascii="Times New Roman" w:eastAsia="바탕체" w:hint="eastAsia"/>
          <w:sz w:val="23"/>
          <w:szCs w:val="23"/>
        </w:rPr>
        <w:t>해외</w:t>
      </w:r>
      <w:r w:rsidR="00046628">
        <w:rPr>
          <w:rFonts w:ascii="Times New Roman" w:eastAsia="바탕체" w:hint="eastAsia"/>
          <w:sz w:val="23"/>
          <w:szCs w:val="23"/>
        </w:rPr>
        <w:t xml:space="preserve"> </w:t>
      </w:r>
      <w:r w:rsidR="00046628">
        <w:rPr>
          <w:rFonts w:ascii="Times New Roman" w:eastAsia="바탕체" w:hint="eastAsia"/>
          <w:sz w:val="23"/>
          <w:szCs w:val="23"/>
        </w:rPr>
        <w:t>종속회사</w:t>
      </w:r>
      <w:r w:rsidRPr="00740F4B">
        <w:rPr>
          <w:rFonts w:ascii="Times New Roman" w:eastAsia="바탕체" w:hint="eastAsia"/>
          <w:sz w:val="23"/>
          <w:szCs w:val="23"/>
        </w:rPr>
        <w:t>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="006E3F25" w:rsidRPr="00740F4B">
        <w:rPr>
          <w:rFonts w:ascii="Times New Roman" w:eastAsia="바탕체" w:hint="eastAsia"/>
          <w:sz w:val="23"/>
          <w:szCs w:val="23"/>
        </w:rPr>
        <w:t>채무초과</w:t>
      </w:r>
      <w:r w:rsidR="006E3F25">
        <w:rPr>
          <w:rFonts w:ascii="Times New Roman" w:eastAsia="바탕체" w:hint="eastAsia"/>
          <w:sz w:val="23"/>
          <w:szCs w:val="23"/>
        </w:rPr>
        <w:t xml:space="preserve"> </w:t>
      </w:r>
      <w:r w:rsidR="006E3F25">
        <w:rPr>
          <w:rFonts w:ascii="Times New Roman" w:eastAsia="바탕체" w:hint="eastAsia"/>
          <w:sz w:val="23"/>
          <w:szCs w:val="23"/>
        </w:rPr>
        <w:t>또는</w:t>
      </w:r>
      <w:r w:rsidR="006E3F25"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지급불능상태에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있지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아니하며</w:t>
      </w:r>
      <w:r w:rsidRPr="00740F4B">
        <w:rPr>
          <w:rFonts w:ascii="Times New Roman" w:eastAsia="바탕체" w:hint="eastAsia"/>
          <w:sz w:val="23"/>
          <w:szCs w:val="23"/>
        </w:rPr>
        <w:t>,</w:t>
      </w:r>
      <w:r w:rsidRPr="00740F4B">
        <w:rPr>
          <w:rFonts w:ascii="Times New Roman" w:eastAsia="바탕체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채무의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변제를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유예한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바</w:t>
      </w:r>
      <w:r w:rsidRPr="00740F4B">
        <w:rPr>
          <w:rFonts w:ascii="Times New Roman" w:eastAsia="바탕체" w:hint="eastAsia"/>
          <w:sz w:val="23"/>
          <w:szCs w:val="23"/>
        </w:rPr>
        <w:t xml:space="preserve"> </w:t>
      </w:r>
      <w:r w:rsidRPr="00740F4B">
        <w:rPr>
          <w:rFonts w:ascii="Times New Roman" w:eastAsia="바탕체" w:hint="eastAsia"/>
          <w:sz w:val="23"/>
          <w:szCs w:val="23"/>
        </w:rPr>
        <w:t>없</w:t>
      </w:r>
      <w:r w:rsidR="00740F4B">
        <w:rPr>
          <w:rFonts w:ascii="Times New Roman" w:eastAsia="바탕체" w:hint="eastAsia"/>
          <w:sz w:val="23"/>
          <w:szCs w:val="23"/>
        </w:rPr>
        <w:t>다</w:t>
      </w:r>
      <w:r w:rsidR="00740F4B">
        <w:rPr>
          <w:rFonts w:ascii="Times New Roman" w:eastAsia="바탕체" w:hint="eastAsia"/>
          <w:sz w:val="23"/>
          <w:szCs w:val="23"/>
        </w:rPr>
        <w:t>.</w:t>
      </w:r>
    </w:p>
    <w:p w14:paraId="7D35AC08" w14:textId="0BD76722" w:rsidR="002C4944" w:rsidRPr="00427699" w:rsidRDefault="002C4944" w:rsidP="008073C9">
      <w:pPr>
        <w:numPr>
          <w:ilvl w:val="1"/>
          <w:numId w:val="7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F03B77">
        <w:rPr>
          <w:rFonts w:ascii="Times New Roman" w:hint="eastAsia"/>
          <w:sz w:val="23"/>
          <w:u w:val="single"/>
        </w:rPr>
        <w:t>제공</w:t>
      </w:r>
      <w:r w:rsidRPr="00F03B77">
        <w:rPr>
          <w:rFonts w:ascii="Times New Roman"/>
          <w:sz w:val="23"/>
          <w:u w:val="single"/>
        </w:rPr>
        <w:t xml:space="preserve"> </w:t>
      </w:r>
      <w:r w:rsidRPr="00F03B77">
        <w:rPr>
          <w:rFonts w:ascii="Times New Roman" w:hint="eastAsia"/>
          <w:sz w:val="23"/>
          <w:u w:val="single"/>
        </w:rPr>
        <w:t>자료의</w:t>
      </w:r>
      <w:r w:rsidRPr="00F03B77">
        <w:rPr>
          <w:rFonts w:ascii="Times New Roman"/>
          <w:sz w:val="23"/>
          <w:u w:val="single"/>
        </w:rPr>
        <w:t xml:space="preserve"> </w:t>
      </w:r>
      <w:r w:rsidRPr="00F03B77">
        <w:rPr>
          <w:rFonts w:ascii="Times New Roman" w:hint="eastAsia"/>
          <w:sz w:val="23"/>
          <w:u w:val="single"/>
        </w:rPr>
        <w:t>정확성</w:t>
      </w:r>
      <w:r w:rsidRPr="002C4944">
        <w:rPr>
          <w:rFonts w:ascii="Times New Roman" w:eastAsia="바탕체"/>
          <w:sz w:val="23"/>
          <w:szCs w:val="23"/>
        </w:rPr>
        <w:t xml:space="preserve">.  </w:t>
      </w:r>
      <w:r w:rsidRPr="002C4944">
        <w:rPr>
          <w:rFonts w:ascii="Times New Roman" w:eastAsia="바탕체"/>
          <w:sz w:val="23"/>
          <w:szCs w:val="23"/>
        </w:rPr>
        <w:t>본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계약에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매도인의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진술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보장은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허위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진술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또는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그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진술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오인할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있는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정보를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포함하지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아니하고</w:t>
      </w:r>
      <w:r w:rsidRPr="002C4944">
        <w:rPr>
          <w:rFonts w:ascii="Times New Roman" w:eastAsia="바탕체"/>
          <w:sz w:val="23"/>
          <w:szCs w:val="23"/>
        </w:rPr>
        <w:t xml:space="preserve">, </w:t>
      </w:r>
      <w:r w:rsidRPr="002C4944">
        <w:rPr>
          <w:rFonts w:ascii="Times New Roman" w:eastAsia="바탕체"/>
          <w:sz w:val="23"/>
          <w:szCs w:val="23"/>
        </w:rPr>
        <w:t>중요한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사실을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누락하지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아니하였다</w:t>
      </w:r>
      <w:r w:rsidRPr="002C4944">
        <w:rPr>
          <w:rFonts w:ascii="Times New Roman" w:eastAsia="바탕체"/>
          <w:sz w:val="23"/>
          <w:szCs w:val="23"/>
        </w:rPr>
        <w:t xml:space="preserve">. </w:t>
      </w:r>
      <w:r w:rsidRPr="002C4944">
        <w:rPr>
          <w:rFonts w:ascii="Times New Roman" w:eastAsia="바탕체"/>
          <w:sz w:val="23"/>
          <w:szCs w:val="23"/>
        </w:rPr>
        <w:t>매도인은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매수인이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본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계약에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기한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거래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여부를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판단하기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위하여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요구한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모든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서류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자료를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매수인에게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제공하였고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매도인이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매수인에게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제공한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자료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정보에는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허위사실이나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사실의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부정확한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기재가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없으며</w:t>
      </w:r>
      <w:r w:rsidRPr="002C4944">
        <w:rPr>
          <w:rFonts w:ascii="Times New Roman" w:eastAsia="바탕체"/>
          <w:sz w:val="23"/>
          <w:szCs w:val="23"/>
        </w:rPr>
        <w:t xml:space="preserve">, </w:t>
      </w:r>
      <w:r w:rsidRPr="002C4944">
        <w:rPr>
          <w:rFonts w:ascii="Times New Roman" w:eastAsia="바탕체"/>
          <w:sz w:val="23"/>
          <w:szCs w:val="23"/>
        </w:rPr>
        <w:t>그러한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자료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및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정보에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오인할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수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있는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포함되어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있지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않고</w:t>
      </w:r>
      <w:r w:rsidRPr="002C4944">
        <w:rPr>
          <w:rFonts w:ascii="Times New Roman" w:eastAsia="바탕체"/>
          <w:sz w:val="23"/>
          <w:szCs w:val="23"/>
        </w:rPr>
        <w:t xml:space="preserve">, </w:t>
      </w:r>
      <w:r w:rsidRPr="002C4944">
        <w:rPr>
          <w:rFonts w:ascii="Times New Roman" w:eastAsia="바탕체"/>
          <w:sz w:val="23"/>
          <w:szCs w:val="23"/>
        </w:rPr>
        <w:t>중요한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내용을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누락한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것이</w:t>
      </w:r>
      <w:r w:rsidRPr="002C4944">
        <w:rPr>
          <w:rFonts w:ascii="Times New Roman" w:eastAsia="바탕체"/>
          <w:sz w:val="23"/>
          <w:szCs w:val="23"/>
        </w:rPr>
        <w:t xml:space="preserve"> </w:t>
      </w:r>
      <w:r w:rsidRPr="002C4944">
        <w:rPr>
          <w:rFonts w:ascii="Times New Roman" w:eastAsia="바탕체"/>
          <w:sz w:val="23"/>
          <w:szCs w:val="23"/>
        </w:rPr>
        <w:t>없다</w:t>
      </w:r>
      <w:r w:rsidRPr="002C4944">
        <w:rPr>
          <w:rFonts w:ascii="Times New Roman" w:eastAsia="바탕체"/>
          <w:sz w:val="23"/>
          <w:szCs w:val="23"/>
        </w:rPr>
        <w:t>.</w:t>
      </w:r>
    </w:p>
    <w:p w14:paraId="630B2F23" w14:textId="4BB5CF10" w:rsidR="00BC3D7A" w:rsidRPr="004C010F" w:rsidRDefault="003E66E3" w:rsidP="005A608C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bookmarkStart w:id="14" w:name="OLE_LINK14"/>
      <w:bookmarkStart w:id="15" w:name="OLE_LINK15"/>
      <w:r w:rsidRPr="004C010F">
        <w:rPr>
          <w:rFonts w:ascii="Times New Roman"/>
          <w:sz w:val="23"/>
          <w:szCs w:val="23"/>
          <w:u w:val="single"/>
        </w:rPr>
        <w:t>공개목록</w:t>
      </w:r>
      <w:r w:rsidRPr="004C010F">
        <w:rPr>
          <w:rFonts w:ascii="Times New Roman"/>
          <w:sz w:val="23"/>
          <w:szCs w:val="23"/>
        </w:rPr>
        <w:t xml:space="preserve">. </w:t>
      </w:r>
      <w:r w:rsidRPr="004C010F">
        <w:rPr>
          <w:rFonts w:ascii="Times New Roman" w:hint="eastAsia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제</w:t>
      </w:r>
      <w:r w:rsidRPr="004C010F">
        <w:rPr>
          <w:rFonts w:ascii="Times New Roman"/>
          <w:sz w:val="23"/>
          <w:szCs w:val="23"/>
        </w:rPr>
        <w:t>6</w:t>
      </w:r>
      <w:r w:rsidRPr="004C010F">
        <w:rPr>
          <w:rFonts w:ascii="Times New Roman" w:hint="eastAsia"/>
          <w:sz w:val="23"/>
          <w:szCs w:val="23"/>
        </w:rPr>
        <w:t>.1</w:t>
      </w:r>
      <w:r w:rsidRPr="004C010F">
        <w:rPr>
          <w:rFonts w:ascii="Times New Roman"/>
          <w:sz w:val="23"/>
          <w:szCs w:val="23"/>
        </w:rPr>
        <w:t>조</w:t>
      </w:r>
      <w:r w:rsidRPr="004C010F">
        <w:rPr>
          <w:rFonts w:ascii="Times New Roman" w:hint="eastAsia"/>
          <w:sz w:val="23"/>
          <w:szCs w:val="23"/>
        </w:rPr>
        <w:t xml:space="preserve"> </w:t>
      </w:r>
      <w:r w:rsidRPr="004C010F">
        <w:rPr>
          <w:rFonts w:ascii="Times New Roman" w:hint="eastAsia"/>
          <w:sz w:val="23"/>
          <w:szCs w:val="23"/>
        </w:rPr>
        <w:t>및</w:t>
      </w:r>
      <w:r w:rsidRPr="004C010F">
        <w:rPr>
          <w:rFonts w:ascii="Times New Roman" w:hint="eastAsia"/>
          <w:sz w:val="23"/>
          <w:szCs w:val="23"/>
        </w:rPr>
        <w:t xml:space="preserve"> </w:t>
      </w:r>
      <w:r w:rsidRPr="004C010F">
        <w:rPr>
          <w:rFonts w:ascii="Times New Roman" w:hint="eastAsia"/>
          <w:sz w:val="23"/>
          <w:szCs w:val="23"/>
        </w:rPr>
        <w:t>제</w:t>
      </w:r>
      <w:r w:rsidRPr="004C010F">
        <w:rPr>
          <w:rFonts w:ascii="Times New Roman"/>
          <w:sz w:val="23"/>
          <w:szCs w:val="23"/>
        </w:rPr>
        <w:t>6</w:t>
      </w:r>
      <w:r w:rsidRPr="004C010F">
        <w:rPr>
          <w:rFonts w:ascii="Times New Roman" w:hint="eastAsia"/>
          <w:sz w:val="23"/>
          <w:szCs w:val="23"/>
        </w:rPr>
        <w:t>.2</w:t>
      </w:r>
      <w:r w:rsidRPr="004C010F">
        <w:rPr>
          <w:rFonts w:ascii="Times New Roman" w:hint="eastAsia"/>
          <w:sz w:val="23"/>
          <w:szCs w:val="23"/>
        </w:rPr>
        <w:t>조</w:t>
      </w:r>
      <w:r w:rsidRPr="004C010F">
        <w:rPr>
          <w:rFonts w:ascii="Times New Roman"/>
          <w:sz w:val="23"/>
          <w:szCs w:val="23"/>
        </w:rPr>
        <w:t>에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기재된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매도인</w:t>
      </w:r>
      <w:r w:rsidRPr="004C010F">
        <w:rPr>
          <w:rFonts w:ascii="Times New Roman" w:hint="eastAsia"/>
          <w:sz w:val="23"/>
          <w:szCs w:val="23"/>
        </w:rPr>
        <w:t>의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진술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및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보장은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각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개별적이고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독립된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것이며</w:t>
      </w:r>
      <w:r w:rsidRPr="004C010F">
        <w:rPr>
          <w:rFonts w:ascii="Times New Roman"/>
          <w:sz w:val="23"/>
          <w:szCs w:val="23"/>
        </w:rPr>
        <w:t xml:space="preserve">, </w:t>
      </w:r>
      <w:r w:rsidRPr="004C010F">
        <w:rPr>
          <w:rFonts w:ascii="Times New Roman"/>
          <w:sz w:val="23"/>
          <w:szCs w:val="23"/>
        </w:rPr>
        <w:t>별</w:t>
      </w:r>
      <w:r w:rsidR="00BA5F27" w:rsidRPr="004C010F">
        <w:rPr>
          <w:rFonts w:ascii="Times New Roman" w:hint="eastAsia"/>
          <w:sz w:val="23"/>
          <w:szCs w:val="23"/>
        </w:rPr>
        <w:t>첨</w:t>
      </w:r>
      <w:r w:rsidRPr="004C010F">
        <w:rPr>
          <w:rFonts w:ascii="Times New Roman"/>
          <w:sz w:val="23"/>
          <w:szCs w:val="23"/>
        </w:rPr>
        <w:t>에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기재된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공개목록을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전제로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하고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있다</w:t>
      </w:r>
      <w:r w:rsidRPr="004C010F">
        <w:rPr>
          <w:rFonts w:ascii="Times New Roman"/>
          <w:sz w:val="23"/>
          <w:szCs w:val="23"/>
        </w:rPr>
        <w:t xml:space="preserve">. </w:t>
      </w:r>
      <w:r w:rsidRPr="004C010F">
        <w:rPr>
          <w:rFonts w:ascii="Times New Roman"/>
          <w:sz w:val="23"/>
          <w:szCs w:val="23"/>
        </w:rPr>
        <w:t>공개목록에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의하여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공개된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사항들은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해당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공개목록의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인용조항에도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불구하고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본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계약상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관계되는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모든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진술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및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보장에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대하여</w:t>
      </w:r>
      <w:r w:rsidRPr="004C010F">
        <w:rPr>
          <w:rFonts w:ascii="Times New Roman"/>
          <w:sz w:val="23"/>
          <w:szCs w:val="23"/>
        </w:rPr>
        <w:t xml:space="preserve"> </w:t>
      </w:r>
      <w:r w:rsidRPr="004C010F">
        <w:rPr>
          <w:rFonts w:ascii="Times New Roman"/>
          <w:sz w:val="23"/>
          <w:szCs w:val="23"/>
        </w:rPr>
        <w:t>적용</w:t>
      </w:r>
      <w:r w:rsidR="00B04CA7" w:rsidRPr="004C010F">
        <w:rPr>
          <w:rFonts w:ascii="Times New Roman" w:hint="eastAsia"/>
          <w:sz w:val="23"/>
          <w:szCs w:val="23"/>
        </w:rPr>
        <w:t>되며</w:t>
      </w:r>
      <w:r w:rsidR="00B04CA7" w:rsidRPr="004C010F">
        <w:rPr>
          <w:rFonts w:ascii="Times New Roman" w:hint="eastAsia"/>
          <w:sz w:val="23"/>
          <w:szCs w:val="23"/>
        </w:rPr>
        <w:t xml:space="preserve">, </w:t>
      </w:r>
      <w:r w:rsidR="00B04CA7" w:rsidRPr="004C010F">
        <w:rPr>
          <w:rFonts w:ascii="Times New Roman" w:hint="eastAsia"/>
          <w:bCs/>
          <w:sz w:val="23"/>
          <w:szCs w:val="23"/>
        </w:rPr>
        <w:t>어떠한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사항이나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사실이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공개목록에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공개되었다는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이유로</w:t>
      </w:r>
      <w:r w:rsidR="00B04CA7" w:rsidRPr="004C010F">
        <w:rPr>
          <w:rFonts w:ascii="Times New Roman"/>
          <w:bCs/>
          <w:sz w:val="23"/>
          <w:szCs w:val="23"/>
        </w:rPr>
        <w:t xml:space="preserve"> (i) </w:t>
      </w:r>
      <w:r w:rsidR="00B04CA7" w:rsidRPr="004C010F">
        <w:rPr>
          <w:rFonts w:ascii="Times New Roman" w:hint="eastAsia"/>
          <w:bCs/>
          <w:sz w:val="23"/>
          <w:szCs w:val="23"/>
        </w:rPr>
        <w:t>해당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사항이나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사실이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중요하거나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중대한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것으로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간주되거나</w:t>
      </w:r>
      <w:r w:rsidR="00B04CA7" w:rsidRPr="004C010F">
        <w:rPr>
          <w:rFonts w:ascii="Times New Roman"/>
          <w:bCs/>
          <w:sz w:val="23"/>
          <w:szCs w:val="23"/>
        </w:rPr>
        <w:t xml:space="preserve">, </w:t>
      </w:r>
      <w:r w:rsidR="00B04CA7" w:rsidRPr="004C010F">
        <w:rPr>
          <w:rFonts w:ascii="Times New Roman" w:hint="eastAsia"/>
          <w:bCs/>
          <w:sz w:val="23"/>
          <w:szCs w:val="23"/>
        </w:rPr>
        <w:t>본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계약상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중요성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또는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중대성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판단에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고려되어서는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아니되며</w:t>
      </w:r>
      <w:r w:rsidR="00B04CA7" w:rsidRPr="004C010F">
        <w:rPr>
          <w:rFonts w:ascii="Times New Roman"/>
          <w:bCs/>
          <w:sz w:val="23"/>
          <w:szCs w:val="23"/>
        </w:rPr>
        <w:t>, (</w:t>
      </w:r>
      <w:r w:rsidR="00B04CA7" w:rsidRPr="004C010F">
        <w:rPr>
          <w:rFonts w:ascii="Times New Roman" w:hint="eastAsia"/>
          <w:bCs/>
          <w:sz w:val="23"/>
          <w:szCs w:val="23"/>
        </w:rPr>
        <w:t>ii)</w:t>
      </w:r>
      <w:r w:rsidR="00B04CA7" w:rsidRPr="004C010F">
        <w:rPr>
          <w:rFonts w:ascii="Times New Roman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제</w:t>
      </w:r>
      <w:r w:rsidR="00B04CA7" w:rsidRPr="004C010F">
        <w:rPr>
          <w:rFonts w:ascii="Times New Roman"/>
          <w:bCs/>
          <w:sz w:val="23"/>
          <w:szCs w:val="23"/>
        </w:rPr>
        <w:t>3</w:t>
      </w:r>
      <w:r w:rsidR="00B04CA7" w:rsidRPr="004C010F">
        <w:rPr>
          <w:rFonts w:ascii="Times New Roman" w:hint="eastAsia"/>
          <w:bCs/>
          <w:sz w:val="23"/>
          <w:szCs w:val="23"/>
        </w:rPr>
        <w:t>자에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대하여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당해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사항과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관련하여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어떠한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불이행이나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위반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또는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제</w:t>
      </w:r>
      <w:r w:rsidR="00B04CA7" w:rsidRPr="004C010F">
        <w:rPr>
          <w:rFonts w:ascii="Times New Roman" w:hint="eastAsia"/>
          <w:bCs/>
          <w:sz w:val="23"/>
          <w:szCs w:val="23"/>
        </w:rPr>
        <w:t>3</w:t>
      </w:r>
      <w:r w:rsidR="00B04CA7" w:rsidRPr="004C010F">
        <w:rPr>
          <w:rFonts w:ascii="Times New Roman" w:hint="eastAsia"/>
          <w:bCs/>
          <w:sz w:val="23"/>
          <w:szCs w:val="23"/>
        </w:rPr>
        <w:t>자의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권리를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인정하는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것으로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간주되거나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해석되어서는</w:t>
      </w:r>
      <w:r w:rsidR="00B04CA7" w:rsidRPr="004C010F">
        <w:rPr>
          <w:rFonts w:ascii="Times New Roman" w:hint="eastAsia"/>
          <w:bCs/>
          <w:sz w:val="23"/>
          <w:szCs w:val="23"/>
        </w:rPr>
        <w:t xml:space="preserve"> </w:t>
      </w:r>
      <w:r w:rsidR="00B04CA7" w:rsidRPr="004C010F">
        <w:rPr>
          <w:rFonts w:ascii="Times New Roman" w:hint="eastAsia"/>
          <w:bCs/>
          <w:sz w:val="23"/>
          <w:szCs w:val="23"/>
        </w:rPr>
        <w:t>아니</w:t>
      </w:r>
      <w:r w:rsidRPr="004C010F">
        <w:rPr>
          <w:rFonts w:ascii="Times New Roman"/>
          <w:sz w:val="23"/>
          <w:szCs w:val="23"/>
        </w:rPr>
        <w:t>된다</w:t>
      </w:r>
      <w:r w:rsidRPr="004C010F">
        <w:rPr>
          <w:rFonts w:ascii="Times New Roman"/>
          <w:sz w:val="23"/>
          <w:szCs w:val="23"/>
        </w:rPr>
        <w:t>.</w:t>
      </w:r>
      <w:r w:rsidRPr="004C010F">
        <w:rPr>
          <w:rFonts w:ascii="Times New Roman" w:hint="eastAsia"/>
          <w:sz w:val="23"/>
          <w:szCs w:val="23"/>
        </w:rPr>
        <w:t xml:space="preserve"> </w:t>
      </w:r>
      <w:r w:rsidR="00F96BB8" w:rsidRPr="00F03B77">
        <w:rPr>
          <w:rFonts w:ascii="Times New Roman" w:hint="eastAsia"/>
          <w:sz w:val="23"/>
        </w:rPr>
        <w:t>매도인은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거래종결일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이전에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매수인의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사전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서면동의를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얻어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공개목록을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수정할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수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있고</w:t>
      </w:r>
      <w:r w:rsidR="00F96BB8" w:rsidRPr="00F03B77">
        <w:rPr>
          <w:rFonts w:ascii="Times New Roman"/>
          <w:sz w:val="23"/>
        </w:rPr>
        <w:t xml:space="preserve">, </w:t>
      </w:r>
      <w:r w:rsidR="00F96BB8" w:rsidRPr="00F03B77">
        <w:rPr>
          <w:rFonts w:ascii="Times New Roman" w:hint="eastAsia"/>
          <w:sz w:val="23"/>
        </w:rPr>
        <w:t>매수인은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합리적인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이유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없이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동의를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거절하거나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유보하지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않기로</w:t>
      </w:r>
      <w:r w:rsidR="00F96BB8" w:rsidRPr="00F03B77">
        <w:rPr>
          <w:rFonts w:ascii="Times New Roman"/>
          <w:sz w:val="23"/>
        </w:rPr>
        <w:t xml:space="preserve"> </w:t>
      </w:r>
      <w:r w:rsidR="00F96BB8" w:rsidRPr="00F03B77">
        <w:rPr>
          <w:rFonts w:ascii="Times New Roman" w:hint="eastAsia"/>
          <w:sz w:val="23"/>
        </w:rPr>
        <w:t>한다</w:t>
      </w:r>
      <w:r w:rsidR="00F96BB8" w:rsidRPr="00F03B77">
        <w:rPr>
          <w:rFonts w:ascii="Times New Roman"/>
          <w:sz w:val="23"/>
        </w:rPr>
        <w:t>.</w:t>
      </w:r>
      <w:r w:rsidR="00C00066" w:rsidRPr="00F03B77">
        <w:rPr>
          <w:rFonts w:ascii="Times New Roman"/>
          <w:sz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F113EF" w14:paraId="5F4D38AD" w14:textId="77777777" w:rsidTr="00426FFC">
        <w:tc>
          <w:tcPr>
            <w:tcW w:w="9060" w:type="dxa"/>
            <w:shd w:val="clear" w:color="auto" w:fill="D9D9D9" w:themeFill="background1" w:themeFillShade="D9"/>
          </w:tcPr>
          <w:p w14:paraId="7357927F" w14:textId="5707BEAC" w:rsidR="00F113EF" w:rsidRDefault="00F113EF" w:rsidP="00521DCE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21DC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공개목록의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사유로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공개된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사항들이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반하더라</w:t>
            </w:r>
            <w:r w:rsidRPr="00AB70EB">
              <w:rPr>
                <w:rFonts w:ascii="Times New Roman" w:hint="eastAsia"/>
                <w:sz w:val="22"/>
                <w:szCs w:val="22"/>
              </w:rPr>
              <w:lastRenderedPageBreak/>
              <w:t>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않습니다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사유의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넓히기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제공된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자료와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회사등기부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521DCE">
              <w:rPr>
                <w:rFonts w:ascii="Times New Roman" w:hint="eastAsia"/>
                <w:sz w:val="22"/>
                <w:szCs w:val="22"/>
              </w:rPr>
              <w:t>부동산등기부</w:t>
            </w:r>
            <w:r w:rsidR="00521DCE">
              <w:rPr>
                <w:rFonts w:ascii="Times New Roman" w:hint="eastAsia"/>
                <w:sz w:val="22"/>
                <w:szCs w:val="22"/>
              </w:rPr>
              <w:t>,</w:t>
            </w:r>
            <w:r w:rsidR="00521DCE">
              <w:rPr>
                <w:rFonts w:ascii="Times New Roman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전자공시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등을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통해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공시</w:t>
            </w:r>
            <w:r w:rsidR="00521DCE">
              <w:rPr>
                <w:rFonts w:ascii="Times New Roman" w:hint="eastAsia"/>
                <w:sz w:val="22"/>
                <w:szCs w:val="22"/>
              </w:rPr>
              <w:t>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="00204954">
              <w:rPr>
                <w:rFonts w:ascii="Times New Roman" w:hint="eastAsia"/>
                <w:sz w:val="22"/>
                <w:szCs w:val="22"/>
              </w:rPr>
              <w:t>은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공개된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것으로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간주한다는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조항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을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포함할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것을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주장할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있으나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3A0B0A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공개목록의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범위를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좁히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는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노력을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필요</w:t>
            </w:r>
            <w:r w:rsidR="009F4038">
              <w:rPr>
                <w:rFonts w:ascii="Times New Roman" w:hint="eastAsia"/>
                <w:sz w:val="22"/>
                <w:szCs w:val="22"/>
              </w:rPr>
              <w:t>합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3A0B0A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C00066">
              <w:rPr>
                <w:rFonts w:ascii="Times New Roman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특히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경쟁입찰과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같이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매도인의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협상력이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우위에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있는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경우에는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실사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과정에서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제공된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서류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또는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답변에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포함된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사항은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공개된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것으로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본다는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조항을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넣으려고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시도하기도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하는데</w:t>
            </w:r>
            <w:r w:rsidR="00204954">
              <w:rPr>
                <w:rFonts w:ascii="Times New Roman" w:hint="eastAsia"/>
                <w:sz w:val="22"/>
                <w:szCs w:val="22"/>
              </w:rPr>
              <w:t>,</w:t>
            </w:r>
            <w:r w:rsidR="00204954">
              <w:rPr>
                <w:rFonts w:ascii="Times New Roman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매도인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측에서는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/>
                <w:sz w:val="22"/>
                <w:szCs w:val="22"/>
              </w:rPr>
              <w:t xml:space="preserve">push back </w:t>
            </w:r>
            <w:r w:rsidR="00204954">
              <w:rPr>
                <w:rFonts w:ascii="Times New Roman" w:hint="eastAsia"/>
                <w:sz w:val="22"/>
                <w:szCs w:val="22"/>
              </w:rPr>
              <w:t>하는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것이</w:t>
            </w:r>
            <w:r w:rsidR="0020495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954">
              <w:rPr>
                <w:rFonts w:ascii="Times New Roman" w:hint="eastAsia"/>
                <w:sz w:val="22"/>
                <w:szCs w:val="22"/>
              </w:rPr>
              <w:t>일반적입니다</w:t>
            </w:r>
            <w:r w:rsidR="00204954">
              <w:rPr>
                <w:rFonts w:ascii="Times New Roman" w:hint="eastAsia"/>
                <w:sz w:val="22"/>
                <w:szCs w:val="22"/>
              </w:rPr>
              <w:t>.</w:t>
            </w:r>
            <w:r w:rsidR="00C00066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26F0128A" w14:textId="77777777" w:rsidR="00743B7D" w:rsidRDefault="00743B7D" w:rsidP="00521DCE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22DBA33" w14:textId="1CF01E88" w:rsidR="00977172" w:rsidRPr="00977172" w:rsidRDefault="0035177F" w:rsidP="002318E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또한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매도인은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위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/>
                <w:sz w:val="22"/>
                <w:szCs w:val="22"/>
              </w:rPr>
              <w:t>6.3</w:t>
            </w:r>
            <w:r w:rsidR="00B60714">
              <w:rPr>
                <w:rFonts w:ascii="Times New Roman" w:hint="eastAsia"/>
                <w:sz w:val="22"/>
                <w:szCs w:val="22"/>
              </w:rPr>
              <w:t>조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마지막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단락에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기재된</w:t>
            </w:r>
            <w:r w:rsidR="00A86EE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6EE2">
              <w:rPr>
                <w:rFonts w:ascii="Times New Roman" w:hint="eastAsia"/>
                <w:sz w:val="22"/>
                <w:szCs w:val="22"/>
              </w:rPr>
              <w:t>것과</w:t>
            </w:r>
            <w:r w:rsidR="00A86EE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6EE2">
              <w:rPr>
                <w:rFonts w:ascii="Times New Roman" w:hint="eastAsia"/>
                <w:sz w:val="22"/>
                <w:szCs w:val="22"/>
              </w:rPr>
              <w:t>같은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문구를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통해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계약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체결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60714">
              <w:rPr>
                <w:rFonts w:ascii="Times New Roman" w:hint="eastAsia"/>
                <w:sz w:val="22"/>
                <w:szCs w:val="22"/>
              </w:rPr>
              <w:t>이후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공개목록의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범위를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확</w:t>
            </w:r>
            <w:r w:rsidR="00204954">
              <w:rPr>
                <w:rFonts w:ascii="Times New Roman" w:hint="eastAsia"/>
                <w:sz w:val="22"/>
                <w:szCs w:val="22"/>
              </w:rPr>
              <w:t>장</w:t>
            </w:r>
            <w:r w:rsidR="00977172">
              <w:rPr>
                <w:rFonts w:ascii="Times New Roman" w:hint="eastAsia"/>
                <w:sz w:val="22"/>
                <w:szCs w:val="22"/>
              </w:rPr>
              <w:t>하려는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시도를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하는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경우가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있습니다</w:t>
            </w:r>
            <w:r w:rsidR="00977172">
              <w:rPr>
                <w:rFonts w:ascii="Times New Roman" w:hint="eastAsia"/>
                <w:sz w:val="22"/>
                <w:szCs w:val="22"/>
              </w:rPr>
              <w:t>.</w:t>
            </w:r>
            <w:r w:rsidR="00B6071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다만</w:t>
            </w:r>
            <w:r w:rsidR="00977172">
              <w:rPr>
                <w:rFonts w:ascii="Times New Roman" w:hint="eastAsia"/>
                <w:sz w:val="22"/>
                <w:szCs w:val="22"/>
              </w:rPr>
              <w:t>,</w:t>
            </w:r>
            <w:r w:rsidR="00977172">
              <w:rPr>
                <w:rFonts w:ascii="Times New Roman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이는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계약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체결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이후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매수인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입장에서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예상치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A7BD7">
              <w:rPr>
                <w:rFonts w:ascii="Times New Roman" w:hint="eastAsia"/>
                <w:sz w:val="22"/>
                <w:szCs w:val="22"/>
              </w:rPr>
              <w:t>못하</w:t>
            </w:r>
            <w:r w:rsidR="00977172">
              <w:rPr>
                <w:rFonts w:ascii="Times New Roman" w:hint="eastAsia"/>
                <w:sz w:val="22"/>
                <w:szCs w:val="22"/>
              </w:rPr>
              <w:t>게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진술보장의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범위를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축소</w:t>
            </w:r>
            <w:r w:rsidR="009F4038">
              <w:rPr>
                <w:rFonts w:ascii="Times New Roman" w:hint="eastAsia"/>
                <w:sz w:val="22"/>
                <w:szCs w:val="22"/>
              </w:rPr>
              <w:t>하는</w:t>
            </w:r>
            <w:r w:rsidR="009F4038">
              <w:rPr>
                <w:rFonts w:ascii="Times New Roman"/>
                <w:sz w:val="22"/>
                <w:szCs w:val="22"/>
              </w:rPr>
              <w:t xml:space="preserve"> </w:t>
            </w:r>
            <w:r w:rsidR="009F4038">
              <w:rPr>
                <w:rFonts w:ascii="Times New Roman" w:hint="eastAsia"/>
                <w:sz w:val="22"/>
                <w:szCs w:val="22"/>
              </w:rPr>
              <w:t>결과를</w:t>
            </w:r>
            <w:r w:rsidR="009F40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038">
              <w:rPr>
                <w:rFonts w:ascii="Times New Roman" w:hint="eastAsia"/>
                <w:sz w:val="22"/>
                <w:szCs w:val="22"/>
              </w:rPr>
              <w:t>낳을</w:t>
            </w:r>
            <w:r w:rsidR="009F40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038">
              <w:rPr>
                <w:rFonts w:ascii="Times New Roman" w:hint="eastAsia"/>
                <w:sz w:val="22"/>
                <w:szCs w:val="22"/>
              </w:rPr>
              <w:t>수</w:t>
            </w:r>
            <w:r w:rsidR="009F40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038">
              <w:rPr>
                <w:rFonts w:ascii="Times New Roman" w:hint="eastAsia"/>
                <w:sz w:val="22"/>
                <w:szCs w:val="22"/>
              </w:rPr>
              <w:t>있으므로</w:t>
            </w:r>
            <w:r w:rsidR="00977172">
              <w:rPr>
                <w:rFonts w:ascii="Times New Roman" w:hint="eastAsia"/>
                <w:sz w:val="22"/>
                <w:szCs w:val="22"/>
              </w:rPr>
              <w:t>,</w:t>
            </w:r>
            <w:r w:rsidR="00977172">
              <w:rPr>
                <w:rFonts w:ascii="Times New Roman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매수인은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위와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같은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문구에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대해서는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/>
                <w:sz w:val="22"/>
                <w:szCs w:val="22"/>
              </w:rPr>
              <w:t>push</w:t>
            </w:r>
            <w:r w:rsidR="00335EA7">
              <w:rPr>
                <w:rFonts w:ascii="Times New Roman"/>
                <w:sz w:val="22"/>
                <w:szCs w:val="22"/>
              </w:rPr>
              <w:t xml:space="preserve"> </w:t>
            </w:r>
            <w:r w:rsidR="00977172">
              <w:rPr>
                <w:rFonts w:ascii="Times New Roman"/>
                <w:sz w:val="22"/>
                <w:szCs w:val="22"/>
              </w:rPr>
              <w:t>back</w:t>
            </w:r>
            <w:r w:rsidR="00335EA7">
              <w:rPr>
                <w:rFonts w:ascii="Times New Roman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하</w:t>
            </w:r>
            <w:r w:rsidR="00335EA7">
              <w:rPr>
                <w:rFonts w:ascii="Times New Roman" w:hint="eastAsia"/>
                <w:sz w:val="22"/>
                <w:szCs w:val="22"/>
              </w:rPr>
              <w:t>거나</w:t>
            </w:r>
            <w:r w:rsidR="00335EA7">
              <w:rPr>
                <w:rFonts w:ascii="Times New Roman" w:hint="eastAsia"/>
                <w:sz w:val="22"/>
                <w:szCs w:val="22"/>
              </w:rPr>
              <w:t>,</w:t>
            </w:r>
            <w:r w:rsidR="00335EA7">
              <w:rPr>
                <w:rFonts w:ascii="Times New Roman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매수인의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동의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하에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공개목록의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수정</w:t>
            </w:r>
            <w:r w:rsidR="005036D9">
              <w:rPr>
                <w:rFonts w:ascii="Times New Roman" w:hint="eastAsia"/>
                <w:sz w:val="22"/>
                <w:szCs w:val="22"/>
              </w:rPr>
              <w:t>을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허용하되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이에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근거한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손해배상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청구</w:t>
            </w:r>
            <w:r w:rsidR="002318E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18E8">
              <w:rPr>
                <w:rFonts w:ascii="Times New Roman" w:hint="eastAsia"/>
                <w:sz w:val="22"/>
                <w:szCs w:val="22"/>
              </w:rPr>
              <w:t>가능성을</w:t>
            </w:r>
            <w:r w:rsidR="002318E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18E8">
              <w:rPr>
                <w:rFonts w:ascii="Times New Roman" w:hint="eastAsia"/>
                <w:sz w:val="22"/>
                <w:szCs w:val="22"/>
              </w:rPr>
              <w:t>열어두도록</w:t>
            </w:r>
            <w:r w:rsidR="002318E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하</w:t>
            </w:r>
            <w:r w:rsidR="00977172">
              <w:rPr>
                <w:rFonts w:ascii="Times New Roman" w:hint="eastAsia"/>
                <w:sz w:val="22"/>
                <w:szCs w:val="22"/>
              </w:rPr>
              <w:t>는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등의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대안을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제시하는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77172">
              <w:rPr>
                <w:rFonts w:ascii="Times New Roman" w:hint="eastAsia"/>
                <w:sz w:val="22"/>
                <w:szCs w:val="22"/>
              </w:rPr>
              <w:t>것이</w:t>
            </w:r>
            <w:r w:rsidR="0097717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038">
              <w:rPr>
                <w:rFonts w:ascii="Times New Roman" w:hint="eastAsia"/>
                <w:sz w:val="22"/>
                <w:szCs w:val="22"/>
              </w:rPr>
              <w:t>일반적입니다</w:t>
            </w:r>
            <w:r w:rsidR="009F4038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76A7BB0A" w14:textId="287DCF61" w:rsidR="001B0B74" w:rsidRDefault="001B0B74" w:rsidP="005A608C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  <w:u w:val="single"/>
        </w:rPr>
        <w:lastRenderedPageBreak/>
        <w:t>진술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및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보장의</w:t>
      </w:r>
      <w:r>
        <w:rPr>
          <w:rFonts w:ascii="Times New Roman"/>
          <w:sz w:val="23"/>
          <w:szCs w:val="23"/>
          <w:u w:val="single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제외</w:t>
      </w:r>
      <w:r>
        <w:rPr>
          <w:rFonts w:ascii="Times New Roman"/>
          <w:sz w:val="23"/>
          <w:szCs w:val="23"/>
        </w:rPr>
        <w:t xml:space="preserve">.  </w:t>
      </w: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/>
          <w:sz w:val="23"/>
          <w:szCs w:val="23"/>
        </w:rPr>
        <w:t>6.1</w:t>
      </w:r>
      <w:r>
        <w:rPr>
          <w:rFonts w:ascii="Times New Roman" w:hint="eastAsia"/>
          <w:sz w:val="23"/>
          <w:szCs w:val="23"/>
        </w:rPr>
        <w:t>조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제</w:t>
      </w:r>
      <w:r>
        <w:rPr>
          <w:rFonts w:ascii="Times New Roman"/>
          <w:sz w:val="23"/>
          <w:szCs w:val="23"/>
        </w:rPr>
        <w:t>6.2</w:t>
      </w:r>
      <w:r>
        <w:rPr>
          <w:rFonts w:ascii="Times New Roman" w:hint="eastAsia"/>
          <w:sz w:val="23"/>
          <w:szCs w:val="23"/>
        </w:rPr>
        <w:t>조에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기재된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매도인의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대상주식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대상회사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해외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종속회사에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보장의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전부이며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매도인은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각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조항에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기재된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진술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보장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이외에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매도인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대상주식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대상회사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및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해외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종속회사에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대하여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어떠한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명시적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또는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묵시적인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진술이나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보장도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하지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않는다</w:t>
      </w:r>
      <w:r w:rsidRPr="0085778D">
        <w:rPr>
          <w:rFonts w:ascii="Times New Roman"/>
          <w:sz w:val="23"/>
          <w:szCs w:val="23"/>
        </w:rPr>
        <w:t xml:space="preserve">. </w:t>
      </w:r>
      <w:r w:rsidRPr="0085778D">
        <w:rPr>
          <w:rFonts w:ascii="Times New Roman" w:hint="eastAsia"/>
          <w:sz w:val="23"/>
          <w:szCs w:val="23"/>
        </w:rPr>
        <w:t>또한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매도인이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제시한</w:t>
      </w:r>
      <w:r w:rsidRPr="0085778D">
        <w:rPr>
          <w:rFonts w:ascii="Times New Roman"/>
          <w:sz w:val="23"/>
          <w:szCs w:val="23"/>
        </w:rPr>
        <w:t xml:space="preserve"> </w:t>
      </w:r>
      <w:r w:rsidR="000142D1" w:rsidRPr="0085778D">
        <w:rPr>
          <w:rFonts w:ascii="Times New Roman" w:hint="eastAsia"/>
          <w:sz w:val="23"/>
          <w:szCs w:val="23"/>
        </w:rPr>
        <w:t>장래에</w:t>
      </w:r>
      <w:r w:rsidR="000142D1" w:rsidRPr="0085778D">
        <w:rPr>
          <w:rFonts w:ascii="Times New Roman" w:hint="eastAsia"/>
          <w:sz w:val="23"/>
          <w:szCs w:val="23"/>
        </w:rPr>
        <w:t xml:space="preserve"> </w:t>
      </w:r>
      <w:r w:rsidR="000142D1" w:rsidRPr="0085778D">
        <w:rPr>
          <w:rFonts w:ascii="Times New Roman" w:hint="eastAsia"/>
          <w:sz w:val="23"/>
          <w:szCs w:val="23"/>
        </w:rPr>
        <w:t>대한</w:t>
      </w:r>
      <w:r w:rsidR="000142D1" w:rsidRPr="0085778D">
        <w:rPr>
          <w:rFonts w:ascii="Times New Roman" w:hint="eastAsia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대상회사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및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해외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종속회사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등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관련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예측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경영목표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사업계획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추정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전망</w:t>
      </w:r>
      <w:r w:rsidRPr="0085778D">
        <w:rPr>
          <w:rFonts w:ascii="Times New Roman"/>
          <w:sz w:val="23"/>
          <w:szCs w:val="23"/>
        </w:rPr>
        <w:t xml:space="preserve">, </w:t>
      </w:r>
      <w:r w:rsidRPr="0085778D">
        <w:rPr>
          <w:rFonts w:ascii="Times New Roman" w:hint="eastAsia"/>
          <w:sz w:val="23"/>
          <w:szCs w:val="23"/>
        </w:rPr>
        <w:t>수익성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등에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대하여는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어떠한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진술이나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보장이</w:t>
      </w:r>
      <w:r w:rsidRPr="0085778D">
        <w:rPr>
          <w:rFonts w:ascii="Times New Roman"/>
          <w:sz w:val="23"/>
          <w:szCs w:val="23"/>
        </w:rPr>
        <w:t xml:space="preserve"> </w:t>
      </w:r>
      <w:r w:rsidRPr="0085778D">
        <w:rPr>
          <w:rFonts w:ascii="Times New Roman" w:hint="eastAsia"/>
          <w:sz w:val="23"/>
          <w:szCs w:val="23"/>
        </w:rPr>
        <w:t>제공되지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않고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어떠한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사유로도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계약상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손해배상의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대상이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되지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아니한다</w:t>
      </w:r>
      <w:r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977172" w14:paraId="05909F00" w14:textId="77777777" w:rsidTr="005A7DA9">
        <w:tc>
          <w:tcPr>
            <w:tcW w:w="9060" w:type="dxa"/>
            <w:shd w:val="clear" w:color="auto" w:fill="D9D9D9" w:themeFill="background1" w:themeFillShade="D9"/>
          </w:tcPr>
          <w:p w14:paraId="66A93CDC" w14:textId="20D9E818" w:rsidR="00977172" w:rsidRPr="00AB70EB" w:rsidRDefault="00977172" w:rsidP="00A86EE2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21DC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2318E8">
              <w:rPr>
                <w:rFonts w:ascii="Times New Roman" w:hint="eastAsia"/>
                <w:sz w:val="22"/>
                <w:szCs w:val="22"/>
              </w:rPr>
              <w:t>제</w:t>
            </w:r>
            <w:r w:rsidR="002318E8">
              <w:rPr>
                <w:rFonts w:ascii="Times New Roman" w:hint="eastAsia"/>
                <w:sz w:val="22"/>
                <w:szCs w:val="22"/>
              </w:rPr>
              <w:t>6</w:t>
            </w:r>
            <w:r w:rsidR="002318E8">
              <w:rPr>
                <w:rFonts w:ascii="Times New Roman"/>
                <w:sz w:val="22"/>
                <w:szCs w:val="22"/>
              </w:rPr>
              <w:t>.4</w:t>
            </w:r>
            <w:r w:rsidR="002318E8">
              <w:rPr>
                <w:rFonts w:ascii="Times New Roman" w:hint="eastAsia"/>
                <w:sz w:val="22"/>
                <w:szCs w:val="22"/>
              </w:rPr>
              <w:t>조는</w:t>
            </w:r>
            <w:r w:rsidR="00743B7D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입장에서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범위를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한정하기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추가하는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조항입니다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bookmarkEnd w:id="14"/>
    <w:bookmarkEnd w:id="15"/>
    <w:p w14:paraId="1CA60970" w14:textId="5FDC834B" w:rsidR="00ED2790" w:rsidRPr="00954D7F" w:rsidRDefault="00ED2790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sz w:val="23"/>
          <w:szCs w:val="23"/>
        </w:rPr>
      </w:pPr>
      <w:r w:rsidRPr="00954D7F">
        <w:rPr>
          <w:rFonts w:ascii="Times New Roman"/>
          <w:b/>
          <w:sz w:val="23"/>
          <w:szCs w:val="23"/>
        </w:rPr>
        <w:t>매수인의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진술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및</w:t>
      </w:r>
      <w:r w:rsidR="000563DB" w:rsidRPr="00954D7F">
        <w:rPr>
          <w:rFonts w:ascii="Times New Roman"/>
          <w:b/>
          <w:sz w:val="23"/>
          <w:szCs w:val="23"/>
        </w:rPr>
        <w:t xml:space="preserve"> </w:t>
      </w:r>
      <w:r w:rsidRPr="00954D7F">
        <w:rPr>
          <w:rFonts w:ascii="Times New Roman"/>
          <w:b/>
          <w:sz w:val="23"/>
          <w:szCs w:val="23"/>
        </w:rPr>
        <w:t>보장</w:t>
      </w:r>
    </w:p>
    <w:p w14:paraId="28C4CFC7" w14:textId="125D89DC" w:rsidR="00ED2790" w:rsidRPr="00954D7F" w:rsidRDefault="00ED2790" w:rsidP="007E39C5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2D4A48" w:rsidRPr="00954D7F">
        <w:rPr>
          <w:rFonts w:ascii="Times New Roman" w:hint="eastAsia"/>
          <w:sz w:val="23"/>
          <w:szCs w:val="23"/>
        </w:rPr>
        <w:t>체결</w:t>
      </w:r>
      <w:r w:rsidRPr="00954D7F">
        <w:rPr>
          <w:rFonts w:ascii="Times New Roman"/>
          <w:sz w:val="23"/>
          <w:szCs w:val="23"/>
        </w:rPr>
        <w:t>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거래종결일</w:t>
      </w:r>
      <w:r w:rsidR="000C03C8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현재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아래와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같이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7D0E86">
        <w:rPr>
          <w:rFonts w:ascii="Times New Roman"/>
          <w:sz w:val="23"/>
          <w:szCs w:val="23"/>
        </w:rPr>
        <w:t>매도인</w:t>
      </w:r>
      <w:r w:rsidRPr="00954D7F">
        <w:rPr>
          <w:rFonts w:ascii="Times New Roman"/>
          <w:sz w:val="23"/>
          <w:szCs w:val="23"/>
        </w:rPr>
        <w:t>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진술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보장한다</w:t>
      </w:r>
      <w:r w:rsidRPr="00954D7F">
        <w:rPr>
          <w:rFonts w:ascii="Times New Roman"/>
          <w:sz w:val="23"/>
          <w:szCs w:val="23"/>
        </w:rPr>
        <w:t>.</w:t>
      </w:r>
    </w:p>
    <w:p w14:paraId="2163C0B7" w14:textId="12B0D478" w:rsidR="00ED2790" w:rsidRPr="00954D7F" w:rsidRDefault="00ED2790" w:rsidP="00BB4648">
      <w:pPr>
        <w:numPr>
          <w:ilvl w:val="1"/>
          <w:numId w:val="9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매수인의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설립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(i)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087A61">
        <w:rPr>
          <w:rFonts w:ascii="Times New Roman" w:hint="eastAsia"/>
          <w:sz w:val="23"/>
          <w:szCs w:val="23"/>
        </w:rPr>
        <w:t>대한민국</w:t>
      </w:r>
      <w:r w:rsidRPr="00954D7F">
        <w:rPr>
          <w:rFonts w:ascii="Times New Roman"/>
          <w:sz w:val="23"/>
          <w:szCs w:val="23"/>
        </w:rPr>
        <w:t>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설립되고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유효하게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존속하며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(ii)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현재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영위하고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사업을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수행하는데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법률</w:t>
      </w:r>
      <w:r w:rsidR="001335BA" w:rsidRPr="00954D7F">
        <w:rPr>
          <w:rFonts w:ascii="Times New Roman"/>
          <w:sz w:val="23"/>
          <w:szCs w:val="23"/>
        </w:rPr>
        <w:t>상</w:t>
      </w:r>
      <w:r w:rsidR="001335BA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자격을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가지고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있다</w:t>
      </w:r>
      <w:r w:rsidRPr="00954D7F">
        <w:rPr>
          <w:rFonts w:ascii="Times New Roman"/>
          <w:sz w:val="23"/>
          <w:szCs w:val="23"/>
        </w:rPr>
        <w:t>.</w:t>
      </w:r>
    </w:p>
    <w:p w14:paraId="0AE4E189" w14:textId="77777777" w:rsidR="00ED2790" w:rsidRPr="00954D7F" w:rsidRDefault="00ED2790" w:rsidP="00ED2790">
      <w:pPr>
        <w:numPr>
          <w:ilvl w:val="1"/>
          <w:numId w:val="9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계약의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승인</w:t>
      </w:r>
      <w:r w:rsidRPr="00954D7F">
        <w:rPr>
          <w:rFonts w:ascii="Times New Roman"/>
          <w:sz w:val="23"/>
          <w:szCs w:val="23"/>
          <w:u w:val="single"/>
        </w:rPr>
        <w:t>;</w:t>
      </w:r>
      <w:r w:rsidR="000563DB" w:rsidRPr="00954D7F">
        <w:rPr>
          <w:rFonts w:ascii="Times New Roman"/>
          <w:sz w:val="23"/>
          <w:szCs w:val="23"/>
          <w:u w:val="single"/>
        </w:rPr>
        <w:t xml:space="preserve"> </w:t>
      </w:r>
      <w:r w:rsidRPr="00954D7F">
        <w:rPr>
          <w:rFonts w:ascii="Times New Roman"/>
          <w:sz w:val="23"/>
          <w:szCs w:val="23"/>
          <w:u w:val="single"/>
        </w:rPr>
        <w:t>집행가능성</w:t>
      </w:r>
      <w:r w:rsidRPr="00954D7F">
        <w:rPr>
          <w:rFonts w:ascii="Times New Roman"/>
          <w:sz w:val="23"/>
          <w:szCs w:val="23"/>
        </w:rPr>
        <w:t>.</w:t>
      </w:r>
    </w:p>
    <w:p w14:paraId="09ACE8F7" w14:textId="5481C313" w:rsidR="00ED2790" w:rsidRPr="00954D7F" w:rsidRDefault="00ED2790" w:rsidP="00A43F8A">
      <w:pPr>
        <w:numPr>
          <w:ilvl w:val="0"/>
          <w:numId w:val="16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D80ADB">
        <w:rPr>
          <w:rFonts w:ascii="Times New Roman" w:hint="eastAsia"/>
          <w:sz w:val="23"/>
          <w:szCs w:val="23"/>
        </w:rPr>
        <w:t>법률</w:t>
      </w:r>
      <w:r w:rsidRPr="00954D7F">
        <w:rPr>
          <w:rFonts w:ascii="Times New Roman"/>
          <w:sz w:val="23"/>
          <w:szCs w:val="23"/>
        </w:rPr>
        <w:t>상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자격을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</w:t>
      </w:r>
      <w:r w:rsidRPr="00954D7F">
        <w:rPr>
          <w:rFonts w:ascii="Times New Roman"/>
          <w:sz w:val="23"/>
          <w:szCs w:val="23"/>
        </w:rPr>
        <w:lastRenderedPageBreak/>
        <w:t>지고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있다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내부절차에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승인되었다</w:t>
      </w:r>
      <w:r w:rsidRPr="00954D7F">
        <w:rPr>
          <w:rFonts w:ascii="Times New Roman"/>
          <w:sz w:val="23"/>
          <w:szCs w:val="23"/>
        </w:rPr>
        <w:t>.</w:t>
      </w:r>
    </w:p>
    <w:p w14:paraId="4971F4F1" w14:textId="11259270" w:rsidR="00ED2790" w:rsidRPr="00F10527" w:rsidRDefault="00ED2790" w:rsidP="00A43F8A">
      <w:pPr>
        <w:numPr>
          <w:ilvl w:val="0"/>
          <w:numId w:val="16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적법하게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체결되었고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대하여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조건들에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집행할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유효하고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구속력이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구성한다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단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집행가능성은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파산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사해행위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D80ADB">
        <w:rPr>
          <w:rFonts w:ascii="Times New Roman" w:hint="eastAsia"/>
          <w:sz w:val="23"/>
          <w:szCs w:val="23"/>
        </w:rPr>
        <w:t>기업회생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지급유예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기타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채권자들의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권리에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관계되거나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채권자들의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권리에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일반적으로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영향을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주는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유사한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의하여</w:t>
      </w:r>
      <w:r w:rsidR="000563DB" w:rsidRPr="00F10527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제한될</w:t>
      </w:r>
      <w:r w:rsidR="000563DB" w:rsidRPr="00F10527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수</w:t>
      </w:r>
      <w:r w:rsidR="000563DB" w:rsidRPr="00F10527">
        <w:rPr>
          <w:rFonts w:ascii="Times New Roman"/>
          <w:sz w:val="23"/>
          <w:szCs w:val="23"/>
        </w:rPr>
        <w:t xml:space="preserve"> </w:t>
      </w:r>
      <w:r w:rsidRPr="00F10527">
        <w:rPr>
          <w:rFonts w:ascii="Times New Roman"/>
          <w:sz w:val="23"/>
          <w:szCs w:val="23"/>
        </w:rPr>
        <w:t>있다</w:t>
      </w:r>
      <w:r w:rsidRPr="00F10527">
        <w:rPr>
          <w:rFonts w:ascii="Times New Roman"/>
          <w:sz w:val="23"/>
          <w:szCs w:val="23"/>
        </w:rPr>
        <w:t>.</w:t>
      </w:r>
    </w:p>
    <w:p w14:paraId="33CE97A5" w14:textId="3E99B08F" w:rsidR="00ED2790" w:rsidRPr="00BC3D7A" w:rsidRDefault="00ED2790" w:rsidP="00ED2790">
      <w:pPr>
        <w:numPr>
          <w:ilvl w:val="1"/>
          <w:numId w:val="9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10527">
        <w:rPr>
          <w:rFonts w:ascii="Times New Roman" w:hint="eastAsia"/>
          <w:sz w:val="23"/>
          <w:szCs w:val="23"/>
          <w:u w:val="single"/>
        </w:rPr>
        <w:t>필요적</w:t>
      </w:r>
      <w:r w:rsidR="000563DB" w:rsidRPr="00F10527">
        <w:rPr>
          <w:rFonts w:ascii="Times New Roman" w:hint="eastAsia"/>
          <w:sz w:val="23"/>
          <w:szCs w:val="23"/>
          <w:u w:val="single"/>
        </w:rPr>
        <w:t xml:space="preserve"> </w:t>
      </w:r>
      <w:r w:rsidRPr="00F10527">
        <w:rPr>
          <w:rFonts w:ascii="Times New Roman"/>
          <w:sz w:val="23"/>
          <w:szCs w:val="23"/>
          <w:u w:val="single"/>
        </w:rPr>
        <w:t>승인</w:t>
      </w:r>
      <w:r w:rsidRPr="00F10527">
        <w:rPr>
          <w:rFonts w:ascii="Times New Roman"/>
          <w:sz w:val="23"/>
          <w:szCs w:val="23"/>
          <w:u w:val="single"/>
        </w:rPr>
        <w:t>;</w:t>
      </w:r>
      <w:r w:rsidR="000563DB" w:rsidRPr="00F10527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법령</w:t>
      </w:r>
      <w:r w:rsidRPr="00BC3D7A">
        <w:rPr>
          <w:rFonts w:ascii="Times New Roman"/>
          <w:sz w:val="23"/>
          <w:szCs w:val="23"/>
          <w:u w:val="single"/>
        </w:rPr>
        <w:t>,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정관</w:t>
      </w:r>
      <w:r w:rsidRPr="00BC3D7A">
        <w:rPr>
          <w:rFonts w:ascii="Times New Roman"/>
          <w:sz w:val="23"/>
          <w:szCs w:val="23"/>
          <w:u w:val="single"/>
        </w:rPr>
        <w:t>,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정부승인</w:t>
      </w:r>
      <w:r w:rsidR="000563DB" w:rsidRPr="00BC3D7A">
        <w:rPr>
          <w:rFonts w:ascii="Times New Roman" w:hint="eastAsia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등에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위반되지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아니함</w:t>
      </w:r>
      <w:r w:rsidRPr="00BC3D7A">
        <w:rPr>
          <w:rFonts w:ascii="Times New Roman"/>
          <w:sz w:val="23"/>
          <w:szCs w:val="23"/>
        </w:rPr>
        <w:t>.</w:t>
      </w:r>
    </w:p>
    <w:p w14:paraId="179C6378" w14:textId="4651EA3A" w:rsidR="00ED2790" w:rsidRPr="00BC3D7A" w:rsidRDefault="00ED2790" w:rsidP="00ED2790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별</w:t>
      </w:r>
      <w:r w:rsidR="00F75F13" w:rsidRPr="00BC3D7A">
        <w:rPr>
          <w:rFonts w:ascii="Times New Roman" w:hint="eastAsia"/>
          <w:sz w:val="23"/>
          <w:szCs w:val="23"/>
          <w:u w:val="single"/>
        </w:rPr>
        <w:t>첨</w:t>
      </w:r>
      <w:r w:rsidR="000563DB" w:rsidRPr="00BC3D7A">
        <w:rPr>
          <w:rFonts w:ascii="Times New Roman"/>
          <w:sz w:val="23"/>
          <w:szCs w:val="23"/>
          <w:u w:val="single"/>
        </w:rPr>
        <w:t xml:space="preserve"> </w:t>
      </w:r>
      <w:r w:rsidR="005F23A7" w:rsidRPr="00BC3D7A">
        <w:rPr>
          <w:rFonts w:ascii="Times New Roman"/>
          <w:sz w:val="23"/>
          <w:szCs w:val="23"/>
          <w:u w:val="single"/>
        </w:rPr>
        <w:t>7</w:t>
      </w:r>
      <w:r w:rsidRPr="00BC3D7A">
        <w:rPr>
          <w:rFonts w:ascii="Times New Roman"/>
          <w:sz w:val="23"/>
          <w:szCs w:val="23"/>
          <w:u w:val="single"/>
        </w:rPr>
        <w:t>.</w:t>
      </w:r>
      <w:r w:rsidRPr="00BC3D7A">
        <w:rPr>
          <w:rFonts w:ascii="Times New Roman" w:hint="eastAsia"/>
          <w:sz w:val="23"/>
          <w:szCs w:val="23"/>
          <w:u w:val="single"/>
        </w:rPr>
        <w:t>3</w:t>
      </w:r>
      <w:r w:rsidRPr="00BC3D7A">
        <w:rPr>
          <w:rFonts w:ascii="Times New Roman"/>
          <w:sz w:val="23"/>
          <w:szCs w:val="23"/>
          <w:u w:val="single"/>
        </w:rPr>
        <w:t>(</w:t>
      </w:r>
      <w:r w:rsidRPr="00BC3D7A">
        <w:rPr>
          <w:rFonts w:ascii="Times New Roman" w:hint="eastAsia"/>
          <w:sz w:val="23"/>
          <w:szCs w:val="23"/>
          <w:u w:val="single"/>
        </w:rPr>
        <w:t>a</w:t>
      </w:r>
      <w:r w:rsidRPr="00BC3D7A">
        <w:rPr>
          <w:rFonts w:ascii="Times New Roman"/>
          <w:sz w:val="23"/>
          <w:szCs w:val="23"/>
          <w:u w:val="single"/>
        </w:rPr>
        <w:t>)</w:t>
      </w:r>
      <w:r w:rsidRPr="00BC3D7A">
        <w:rPr>
          <w:rFonts w:ascii="Times New Roman" w:hint="eastAsia"/>
          <w:sz w:val="23"/>
          <w:szCs w:val="23"/>
        </w:rPr>
        <w:t>는</w:t>
      </w:r>
      <w:r w:rsidR="00B04B46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거래종결</w:t>
      </w:r>
      <w:r w:rsidR="00B04B46">
        <w:rPr>
          <w:rFonts w:ascii="Times New Roman" w:hint="eastAsia"/>
          <w:sz w:val="23"/>
          <w:szCs w:val="23"/>
        </w:rPr>
        <w:t xml:space="preserve"> </w:t>
      </w:r>
      <w:r w:rsidR="00B04B46">
        <w:rPr>
          <w:rFonts w:ascii="Times New Roman" w:hint="eastAsia"/>
          <w:sz w:val="23"/>
          <w:szCs w:val="23"/>
        </w:rPr>
        <w:t>전까지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매</w:t>
      </w:r>
      <w:r w:rsidRPr="00BC3D7A">
        <w:rPr>
          <w:rFonts w:ascii="Times New Roman" w:hint="eastAsia"/>
          <w:sz w:val="23"/>
          <w:szCs w:val="23"/>
        </w:rPr>
        <w:t>수</w:t>
      </w:r>
      <w:r w:rsidRPr="00BC3D7A">
        <w:rPr>
          <w:rFonts w:ascii="Times New Roman"/>
          <w:sz w:val="23"/>
          <w:szCs w:val="23"/>
        </w:rPr>
        <w:t>인</w:t>
      </w:r>
      <w:r w:rsidRPr="00BC3D7A">
        <w:rPr>
          <w:rFonts w:ascii="Times New Roman" w:hint="eastAsia"/>
          <w:sz w:val="23"/>
          <w:szCs w:val="23"/>
        </w:rPr>
        <w:t>에게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요구되는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="008E046B" w:rsidRPr="00BC3D7A">
        <w:rPr>
          <w:rFonts w:ascii="Times New Roman" w:hint="eastAsia"/>
          <w:sz w:val="23"/>
          <w:szCs w:val="23"/>
        </w:rPr>
        <w:t>중요한</w:t>
      </w:r>
      <w:r w:rsidR="008E046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필요적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정부승인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및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중요한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필요적</w:t>
      </w:r>
      <w:r w:rsidR="00845596" w:rsidRPr="00BC3D7A">
        <w:rPr>
          <w:rFonts w:ascii="Times New Roman" w:hint="eastAsia"/>
          <w:sz w:val="23"/>
          <w:szCs w:val="23"/>
        </w:rPr>
        <w:t xml:space="preserve"> </w:t>
      </w:r>
      <w:r w:rsidR="00845596" w:rsidRPr="00BC3D7A">
        <w:rPr>
          <w:rFonts w:ascii="Times New Roman" w:hint="eastAsia"/>
          <w:sz w:val="23"/>
          <w:szCs w:val="23"/>
        </w:rPr>
        <w:t>제</w:t>
      </w:r>
      <w:r w:rsidR="00845596" w:rsidRPr="00BC3D7A">
        <w:rPr>
          <w:rFonts w:ascii="Times New Roman" w:hint="eastAsia"/>
          <w:sz w:val="23"/>
          <w:szCs w:val="23"/>
        </w:rPr>
        <w:t>3</w:t>
      </w:r>
      <w:r w:rsidR="00845596" w:rsidRPr="00BC3D7A">
        <w:rPr>
          <w:rFonts w:ascii="Times New Roman" w:hint="eastAsia"/>
          <w:sz w:val="23"/>
          <w:szCs w:val="23"/>
        </w:rPr>
        <w:t>자승인</w:t>
      </w:r>
      <w:r w:rsidRPr="00BC3D7A">
        <w:rPr>
          <w:rFonts w:ascii="Times New Roman" w:hint="eastAsia"/>
          <w:sz w:val="23"/>
          <w:szCs w:val="23"/>
        </w:rPr>
        <w:t>의</w:t>
      </w:r>
      <w:r w:rsidR="000563DB"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목록이다</w:t>
      </w:r>
      <w:r w:rsidRPr="00BC3D7A">
        <w:rPr>
          <w:rFonts w:ascii="Times New Roman" w:hint="eastAsia"/>
          <w:sz w:val="23"/>
          <w:szCs w:val="23"/>
        </w:rPr>
        <w:t>.</w:t>
      </w:r>
    </w:p>
    <w:p w14:paraId="65A0B3DB" w14:textId="3B0F7405" w:rsidR="00ED2790" w:rsidRPr="00954D7F" w:rsidRDefault="00ED2790" w:rsidP="00D46A3E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</w:rPr>
        <w:t>매수인에</w:t>
      </w:r>
      <w:r w:rsidR="000563DB"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의한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체결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및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35D79">
        <w:rPr>
          <w:rFonts w:ascii="Times New Roman"/>
          <w:sz w:val="23"/>
          <w:szCs w:val="23"/>
        </w:rPr>
        <w:t>x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정관에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중요한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측면에서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위반되거나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35D79">
        <w:rPr>
          <w:rFonts w:ascii="Times New Roman"/>
          <w:sz w:val="23"/>
          <w:szCs w:val="23"/>
        </w:rPr>
        <w:t>y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매수인에게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적용되는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법령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정부승인에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중요한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측면에서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위반되거나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(</w:t>
      </w:r>
      <w:r w:rsidR="00235D79">
        <w:rPr>
          <w:rFonts w:ascii="Times New Roman"/>
          <w:sz w:val="23"/>
          <w:szCs w:val="23"/>
        </w:rPr>
        <w:t>z</w:t>
      </w:r>
      <w:r w:rsidRPr="00954D7F">
        <w:rPr>
          <w:rFonts w:ascii="Times New Roman"/>
          <w:sz w:val="23"/>
          <w:szCs w:val="23"/>
        </w:rPr>
        <w:t>)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매수인이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당사자인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중요한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또는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</w:t>
      </w:r>
      <w:r w:rsidR="00C37C65" w:rsidRPr="00954D7F">
        <w:rPr>
          <w:rFonts w:ascii="Times New Roman" w:hint="eastAsia"/>
          <w:sz w:val="23"/>
          <w:szCs w:val="23"/>
        </w:rPr>
        <w:t>수</w:t>
      </w:r>
      <w:r w:rsidRPr="00954D7F">
        <w:rPr>
          <w:rFonts w:ascii="Times New Roman"/>
          <w:sz w:val="23"/>
          <w:szCs w:val="23"/>
        </w:rPr>
        <w:t>인이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부담하고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있는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중요한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의무와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관련하여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중요한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="008E046B">
        <w:rPr>
          <w:rFonts w:ascii="Times New Roman" w:hint="eastAsia"/>
          <w:sz w:val="23"/>
          <w:szCs w:val="23"/>
        </w:rPr>
        <w:t>측면에서</w:t>
      </w:r>
      <w:r w:rsidR="008E046B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위반을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구성하지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아니한다</w:t>
      </w:r>
      <w:r w:rsidRPr="00954D7F">
        <w:rPr>
          <w:rFonts w:ascii="Times New Roman"/>
          <w:sz w:val="23"/>
          <w:szCs w:val="23"/>
        </w:rPr>
        <w:t>.</w:t>
      </w:r>
    </w:p>
    <w:p w14:paraId="6120BA6A" w14:textId="1036A474" w:rsidR="00ED2790" w:rsidRPr="00954D7F" w:rsidRDefault="008222DC" w:rsidP="00ED2790">
      <w:pPr>
        <w:numPr>
          <w:ilvl w:val="1"/>
          <w:numId w:val="9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 w:hint="eastAsia"/>
          <w:sz w:val="23"/>
          <w:szCs w:val="23"/>
          <w:u w:val="single"/>
        </w:rPr>
        <w:t>법적</w:t>
      </w:r>
      <w:r w:rsidR="000563DB" w:rsidRPr="00954D7F">
        <w:rPr>
          <w:rFonts w:ascii="Times New Roman" w:hint="eastAsia"/>
          <w:sz w:val="23"/>
          <w:szCs w:val="23"/>
          <w:u w:val="single"/>
        </w:rPr>
        <w:t xml:space="preserve"> </w:t>
      </w:r>
      <w:r w:rsidR="00ED2790" w:rsidRPr="00954D7F">
        <w:rPr>
          <w:rFonts w:ascii="Times New Roman"/>
          <w:sz w:val="23"/>
          <w:szCs w:val="23"/>
          <w:u w:val="single"/>
        </w:rPr>
        <w:t>절차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="00ED2790" w:rsidRPr="00954D7F">
        <w:rPr>
          <w:rFonts w:ascii="Times New Roman"/>
          <w:sz w:val="23"/>
          <w:szCs w:val="23"/>
        </w:rPr>
        <w:t>매수인에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대하여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913B9F">
        <w:rPr>
          <w:rFonts w:ascii="Times New Roman" w:hint="eastAsia"/>
          <w:sz w:val="23"/>
          <w:szCs w:val="23"/>
        </w:rPr>
        <w:t>본건</w:t>
      </w:r>
      <w:r w:rsidR="00913B9F">
        <w:rPr>
          <w:rFonts w:ascii="Times New Roman" w:hint="eastAsia"/>
          <w:sz w:val="23"/>
          <w:szCs w:val="23"/>
        </w:rPr>
        <w:t xml:space="preserve"> </w:t>
      </w:r>
      <w:r w:rsidR="00913B9F">
        <w:rPr>
          <w:rFonts w:ascii="Times New Roman" w:hint="eastAsia"/>
          <w:sz w:val="23"/>
          <w:szCs w:val="23"/>
        </w:rPr>
        <w:t>거래</w:t>
      </w:r>
      <w:r w:rsidR="00ED2790" w:rsidRPr="00954D7F">
        <w:rPr>
          <w:rFonts w:ascii="Times New Roman"/>
          <w:sz w:val="23"/>
          <w:szCs w:val="23"/>
        </w:rPr>
        <w:t>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금지하거나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제한하는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법적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절차는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존재하지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="00ED2790" w:rsidRPr="00954D7F">
        <w:rPr>
          <w:rFonts w:ascii="Times New Roman"/>
          <w:sz w:val="23"/>
          <w:szCs w:val="23"/>
        </w:rPr>
        <w:t>아니한다</w:t>
      </w:r>
      <w:r w:rsidR="00ED2790"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</w:t>
      </w:r>
    </w:p>
    <w:p w14:paraId="3F9C56E4" w14:textId="7AFF4B6D" w:rsidR="00ED2790" w:rsidRDefault="00ED2790" w:rsidP="00ED2790">
      <w:pPr>
        <w:numPr>
          <w:ilvl w:val="1"/>
          <w:numId w:val="9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54D7F">
        <w:rPr>
          <w:rFonts w:ascii="Times New Roman"/>
          <w:sz w:val="23"/>
          <w:szCs w:val="23"/>
          <w:u w:val="single"/>
        </w:rPr>
        <w:t>자금능력</w:t>
      </w:r>
      <w:r w:rsidRPr="00954D7F">
        <w:rPr>
          <w:rFonts w:ascii="Times New Roman"/>
          <w:sz w:val="23"/>
          <w:szCs w:val="23"/>
        </w:rPr>
        <w:t>.</w:t>
      </w:r>
      <w:r w:rsidR="000563DB" w:rsidRPr="00954D7F">
        <w:rPr>
          <w:rFonts w:ascii="Times New Roman"/>
          <w:sz w:val="23"/>
          <w:szCs w:val="23"/>
        </w:rPr>
        <w:t xml:space="preserve">  </w:t>
      </w:r>
      <w:r w:rsidRPr="00954D7F">
        <w:rPr>
          <w:rFonts w:ascii="Times New Roman"/>
          <w:sz w:val="23"/>
          <w:szCs w:val="23"/>
        </w:rPr>
        <w:t>매수인은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계약금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및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매매대금을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지급하고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다른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의무를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준수</w:t>
      </w:r>
      <w:r w:rsidR="001335BA">
        <w:rPr>
          <w:rFonts w:ascii="Times New Roman" w:hint="eastAsia"/>
          <w:sz w:val="23"/>
          <w:szCs w:val="23"/>
        </w:rPr>
        <w:t>하기</w:t>
      </w:r>
      <w:r w:rsidR="001335BA">
        <w:rPr>
          <w:rFonts w:ascii="Times New Roman" w:hint="eastAsia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위해</w:t>
      </w:r>
      <w:r w:rsidR="001335BA">
        <w:rPr>
          <w:rFonts w:ascii="Times New Roman" w:hint="eastAsia"/>
          <w:sz w:val="23"/>
          <w:szCs w:val="23"/>
        </w:rPr>
        <w:t xml:space="preserve"> </w:t>
      </w:r>
      <w:r w:rsidR="001335BA">
        <w:rPr>
          <w:rFonts w:ascii="Times New Roman" w:hint="eastAsia"/>
          <w:sz w:val="23"/>
          <w:szCs w:val="23"/>
        </w:rPr>
        <w:t>필요한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자금</w:t>
      </w:r>
      <w:r w:rsidRPr="00954D7F">
        <w:rPr>
          <w:rFonts w:ascii="Times New Roman" w:hint="eastAsia"/>
          <w:sz w:val="23"/>
          <w:szCs w:val="23"/>
        </w:rPr>
        <w:t>을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동원할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수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있는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능력을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가지</w:t>
      </w:r>
      <w:r w:rsidRPr="00954D7F">
        <w:rPr>
          <w:rFonts w:ascii="Times New Roman" w:hint="eastAsia"/>
          <w:sz w:val="23"/>
          <w:szCs w:val="23"/>
        </w:rPr>
        <w:t>고</w:t>
      </w:r>
      <w:r w:rsidR="000563DB" w:rsidRPr="00954D7F">
        <w:rPr>
          <w:rFonts w:ascii="Times New Roman" w:hint="eastAsia"/>
          <w:sz w:val="23"/>
          <w:szCs w:val="23"/>
        </w:rPr>
        <w:t xml:space="preserve"> </w:t>
      </w:r>
      <w:r w:rsidRPr="00954D7F">
        <w:rPr>
          <w:rFonts w:ascii="Times New Roman" w:hint="eastAsia"/>
          <w:sz w:val="23"/>
          <w:szCs w:val="23"/>
        </w:rPr>
        <w:t>있으</w:t>
      </w:r>
      <w:r w:rsidRPr="00954D7F">
        <w:rPr>
          <w:rFonts w:ascii="Times New Roman"/>
          <w:sz w:val="23"/>
          <w:szCs w:val="23"/>
        </w:rPr>
        <w:t>며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본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계약에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따라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지급</w:t>
      </w:r>
      <w:r w:rsidRPr="00954D7F">
        <w:rPr>
          <w:rFonts w:ascii="Times New Roman"/>
          <w:sz w:val="23"/>
          <w:szCs w:val="23"/>
        </w:rPr>
        <w:t>,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이행할</w:t>
      </w:r>
      <w:r w:rsidR="000563DB" w:rsidRPr="00954D7F">
        <w:rPr>
          <w:rFonts w:ascii="Times New Roman"/>
          <w:sz w:val="23"/>
          <w:szCs w:val="23"/>
        </w:rPr>
        <w:t xml:space="preserve"> </w:t>
      </w:r>
      <w:r w:rsidRPr="00954D7F">
        <w:rPr>
          <w:rFonts w:ascii="Times New Roman"/>
          <w:sz w:val="23"/>
          <w:szCs w:val="23"/>
        </w:rPr>
        <w:t>것이다</w:t>
      </w:r>
      <w:r w:rsidRPr="00954D7F">
        <w:rPr>
          <w:rFonts w:ascii="Times New Roman"/>
          <w:sz w:val="23"/>
          <w:szCs w:val="23"/>
        </w:rPr>
        <w:t>.</w:t>
      </w:r>
    </w:p>
    <w:p w14:paraId="4260AEE4" w14:textId="04B756F0" w:rsidR="00BC3D7A" w:rsidRPr="005E7696" w:rsidRDefault="009111A4" w:rsidP="005A608C">
      <w:pPr>
        <w:numPr>
          <w:ilvl w:val="1"/>
          <w:numId w:val="9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5E7696">
        <w:rPr>
          <w:rFonts w:ascii="Times New Roman"/>
          <w:sz w:val="23"/>
          <w:szCs w:val="23"/>
          <w:u w:val="single"/>
        </w:rPr>
        <w:t>공개목록</w:t>
      </w:r>
      <w:r w:rsidRPr="005E7696">
        <w:rPr>
          <w:rFonts w:ascii="Times New Roman"/>
          <w:sz w:val="23"/>
          <w:szCs w:val="23"/>
        </w:rPr>
        <w:t xml:space="preserve">. </w:t>
      </w:r>
      <w:r w:rsidRPr="005E7696">
        <w:rPr>
          <w:rFonts w:ascii="Times New Roman" w:hint="eastAsia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제</w:t>
      </w:r>
      <w:r w:rsidRPr="005E7696">
        <w:rPr>
          <w:rFonts w:ascii="Times New Roman" w:hint="eastAsia"/>
          <w:sz w:val="23"/>
          <w:szCs w:val="23"/>
        </w:rPr>
        <w:t>7.1</w:t>
      </w:r>
      <w:r w:rsidRPr="005E7696">
        <w:rPr>
          <w:rFonts w:ascii="Times New Roman"/>
          <w:sz w:val="23"/>
          <w:szCs w:val="23"/>
        </w:rPr>
        <w:t>조</w:t>
      </w:r>
      <w:r w:rsidRPr="005E7696">
        <w:rPr>
          <w:rFonts w:ascii="Times New Roman" w:hint="eastAsia"/>
          <w:sz w:val="23"/>
          <w:szCs w:val="23"/>
        </w:rPr>
        <w:t xml:space="preserve"> </w:t>
      </w:r>
      <w:r w:rsidR="0026677E">
        <w:rPr>
          <w:rFonts w:ascii="Times New Roman" w:hint="eastAsia"/>
          <w:sz w:val="23"/>
          <w:szCs w:val="23"/>
        </w:rPr>
        <w:t>내지</w:t>
      </w:r>
      <w:r w:rsidRPr="005E7696">
        <w:rPr>
          <w:rFonts w:ascii="Times New Roman" w:hint="eastAsia"/>
          <w:sz w:val="23"/>
          <w:szCs w:val="23"/>
        </w:rPr>
        <w:t xml:space="preserve"> </w:t>
      </w:r>
      <w:r w:rsidRPr="005E7696">
        <w:rPr>
          <w:rFonts w:ascii="Times New Roman" w:hint="eastAsia"/>
          <w:sz w:val="23"/>
          <w:szCs w:val="23"/>
        </w:rPr>
        <w:t>제</w:t>
      </w:r>
      <w:r w:rsidRPr="005E7696">
        <w:rPr>
          <w:rFonts w:ascii="Times New Roman" w:hint="eastAsia"/>
          <w:sz w:val="23"/>
          <w:szCs w:val="23"/>
        </w:rPr>
        <w:t>7.</w:t>
      </w:r>
      <w:r w:rsidR="00B55429" w:rsidRPr="005E7696">
        <w:rPr>
          <w:rFonts w:ascii="Times New Roman"/>
          <w:sz w:val="23"/>
          <w:szCs w:val="23"/>
        </w:rPr>
        <w:t>5</w:t>
      </w:r>
      <w:r w:rsidRPr="005E7696">
        <w:rPr>
          <w:rFonts w:ascii="Times New Roman" w:hint="eastAsia"/>
          <w:sz w:val="23"/>
          <w:szCs w:val="23"/>
        </w:rPr>
        <w:t>조</w:t>
      </w:r>
      <w:r w:rsidRPr="005E7696">
        <w:rPr>
          <w:rFonts w:ascii="Times New Roman"/>
          <w:sz w:val="23"/>
          <w:szCs w:val="23"/>
        </w:rPr>
        <w:t>에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기재된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매</w:t>
      </w:r>
      <w:r w:rsidR="001B0B74">
        <w:rPr>
          <w:rFonts w:ascii="Times New Roman" w:hint="eastAsia"/>
          <w:sz w:val="23"/>
          <w:szCs w:val="23"/>
        </w:rPr>
        <w:t>수</w:t>
      </w:r>
      <w:r w:rsidRPr="005E7696">
        <w:rPr>
          <w:rFonts w:ascii="Times New Roman"/>
          <w:sz w:val="23"/>
          <w:szCs w:val="23"/>
        </w:rPr>
        <w:t>인</w:t>
      </w:r>
      <w:r w:rsidRPr="005E7696">
        <w:rPr>
          <w:rFonts w:ascii="Times New Roman" w:hint="eastAsia"/>
          <w:sz w:val="23"/>
          <w:szCs w:val="23"/>
        </w:rPr>
        <w:t>의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진술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및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보장은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각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개별적이고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독립된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것이며</w:t>
      </w:r>
      <w:r w:rsidRPr="005E7696">
        <w:rPr>
          <w:rFonts w:ascii="Times New Roman"/>
          <w:sz w:val="23"/>
          <w:szCs w:val="23"/>
        </w:rPr>
        <w:t xml:space="preserve">, </w:t>
      </w:r>
      <w:r w:rsidRPr="005E7696">
        <w:rPr>
          <w:rFonts w:ascii="Times New Roman"/>
          <w:sz w:val="23"/>
          <w:szCs w:val="23"/>
        </w:rPr>
        <w:t>별</w:t>
      </w:r>
      <w:r w:rsidR="00BA5F27">
        <w:rPr>
          <w:rFonts w:ascii="Times New Roman" w:hint="eastAsia"/>
          <w:sz w:val="23"/>
          <w:szCs w:val="23"/>
        </w:rPr>
        <w:t>첨</w:t>
      </w:r>
      <w:r w:rsidRPr="005E7696">
        <w:rPr>
          <w:rFonts w:ascii="Times New Roman"/>
          <w:sz w:val="23"/>
          <w:szCs w:val="23"/>
        </w:rPr>
        <w:t>에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기재된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공개목록을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전제로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하고</w:t>
      </w:r>
      <w:r w:rsidRPr="005E7696">
        <w:rPr>
          <w:rFonts w:ascii="Times New Roman"/>
          <w:sz w:val="23"/>
          <w:szCs w:val="23"/>
        </w:rPr>
        <w:t xml:space="preserve"> </w:t>
      </w:r>
      <w:r w:rsidRPr="005E7696">
        <w:rPr>
          <w:rFonts w:ascii="Times New Roman"/>
          <w:sz w:val="23"/>
          <w:szCs w:val="23"/>
        </w:rPr>
        <w:t>있다</w:t>
      </w:r>
      <w:r w:rsidRPr="005E7696">
        <w:rPr>
          <w:rFonts w:ascii="Times New Roman"/>
          <w:sz w:val="23"/>
          <w:szCs w:val="23"/>
        </w:rPr>
        <w:t xml:space="preserve">. </w:t>
      </w:r>
      <w:r w:rsidRPr="005E7696">
        <w:rPr>
          <w:rFonts w:ascii="Times New Roman"/>
          <w:sz w:val="23"/>
          <w:szCs w:val="23"/>
        </w:rPr>
        <w:t>공개목록에</w:t>
      </w:r>
      <w:r w:rsidRPr="005E7696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의하여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공개된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사항들은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해당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공개목록의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인용조항에도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불구하고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본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계약상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관계되는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모든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진술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및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보장에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대하여</w:t>
      </w:r>
      <w:r w:rsidRPr="00A677FA">
        <w:rPr>
          <w:rFonts w:ascii="Times New Roman"/>
          <w:sz w:val="23"/>
          <w:szCs w:val="23"/>
        </w:rPr>
        <w:t xml:space="preserve"> </w:t>
      </w:r>
      <w:r w:rsidRPr="00A677FA">
        <w:rPr>
          <w:rFonts w:ascii="Times New Roman"/>
          <w:sz w:val="23"/>
          <w:szCs w:val="23"/>
        </w:rPr>
        <w:t>적용</w:t>
      </w:r>
      <w:r w:rsidR="00B04CA7" w:rsidRPr="00A677FA">
        <w:rPr>
          <w:rFonts w:ascii="Times New Roman" w:hint="eastAsia"/>
          <w:sz w:val="23"/>
          <w:szCs w:val="23"/>
        </w:rPr>
        <w:t>되며</w:t>
      </w:r>
      <w:r w:rsidR="00B04CA7" w:rsidRPr="00A677FA">
        <w:rPr>
          <w:rFonts w:ascii="Times New Roman" w:hint="eastAsia"/>
          <w:sz w:val="23"/>
          <w:szCs w:val="23"/>
        </w:rPr>
        <w:t xml:space="preserve">, </w:t>
      </w:r>
      <w:r w:rsidR="00B04CA7" w:rsidRPr="00A677FA">
        <w:rPr>
          <w:rFonts w:ascii="Times New Roman" w:hint="eastAsia"/>
          <w:bCs/>
          <w:sz w:val="23"/>
          <w:szCs w:val="23"/>
        </w:rPr>
        <w:t>어떠한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사항이나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사실이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공개목록에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공개되었다는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이유로</w:t>
      </w:r>
      <w:r w:rsidR="00B04CA7" w:rsidRPr="00A677FA">
        <w:rPr>
          <w:rFonts w:ascii="Times New Roman"/>
          <w:bCs/>
          <w:sz w:val="23"/>
          <w:szCs w:val="23"/>
        </w:rPr>
        <w:t xml:space="preserve"> (i) </w:t>
      </w:r>
      <w:r w:rsidR="00B04CA7" w:rsidRPr="00A677FA">
        <w:rPr>
          <w:rFonts w:ascii="Times New Roman" w:hint="eastAsia"/>
          <w:bCs/>
          <w:sz w:val="23"/>
          <w:szCs w:val="23"/>
        </w:rPr>
        <w:t>해당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사항이나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사실이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중요하거나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중대한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것으로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간주되거나</w:t>
      </w:r>
      <w:r w:rsidR="00B04CA7" w:rsidRPr="00A677FA">
        <w:rPr>
          <w:rFonts w:ascii="Times New Roman"/>
          <w:bCs/>
          <w:sz w:val="23"/>
          <w:szCs w:val="23"/>
        </w:rPr>
        <w:t xml:space="preserve">, </w:t>
      </w:r>
      <w:r w:rsidR="00B04CA7" w:rsidRPr="00A677FA">
        <w:rPr>
          <w:rFonts w:ascii="Times New Roman" w:hint="eastAsia"/>
          <w:bCs/>
          <w:sz w:val="23"/>
          <w:szCs w:val="23"/>
        </w:rPr>
        <w:t>본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계약상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중요성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또는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중대성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판단에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고려되어서는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아니되며</w:t>
      </w:r>
      <w:r w:rsidR="00B04CA7" w:rsidRPr="00A677FA">
        <w:rPr>
          <w:rFonts w:ascii="Times New Roman"/>
          <w:bCs/>
          <w:sz w:val="23"/>
          <w:szCs w:val="23"/>
        </w:rPr>
        <w:t>, (</w:t>
      </w:r>
      <w:r w:rsidR="00B04CA7" w:rsidRPr="00A677FA">
        <w:rPr>
          <w:rFonts w:ascii="Times New Roman" w:hint="eastAsia"/>
          <w:bCs/>
          <w:sz w:val="23"/>
          <w:szCs w:val="23"/>
        </w:rPr>
        <w:t>ii)</w:t>
      </w:r>
      <w:r w:rsidR="00B04CA7" w:rsidRPr="00A677FA">
        <w:rPr>
          <w:rFonts w:ascii="Times New Roman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제</w:t>
      </w:r>
      <w:r w:rsidR="00B04CA7" w:rsidRPr="00A677FA">
        <w:rPr>
          <w:rFonts w:ascii="Times New Roman"/>
          <w:bCs/>
          <w:sz w:val="23"/>
          <w:szCs w:val="23"/>
        </w:rPr>
        <w:t>3</w:t>
      </w:r>
      <w:r w:rsidR="00B04CA7" w:rsidRPr="00A677FA">
        <w:rPr>
          <w:rFonts w:ascii="Times New Roman" w:hint="eastAsia"/>
          <w:bCs/>
          <w:sz w:val="23"/>
          <w:szCs w:val="23"/>
        </w:rPr>
        <w:t>자에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대하여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당해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사항과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관련하여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어떠한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불이행이나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위반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또는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제</w:t>
      </w:r>
      <w:r w:rsidR="00B04CA7" w:rsidRPr="00A677FA">
        <w:rPr>
          <w:rFonts w:ascii="Times New Roman" w:hint="eastAsia"/>
          <w:bCs/>
          <w:sz w:val="23"/>
          <w:szCs w:val="23"/>
        </w:rPr>
        <w:t>3</w:t>
      </w:r>
      <w:r w:rsidR="00B04CA7" w:rsidRPr="00A677FA">
        <w:rPr>
          <w:rFonts w:ascii="Times New Roman" w:hint="eastAsia"/>
          <w:bCs/>
          <w:sz w:val="23"/>
          <w:szCs w:val="23"/>
        </w:rPr>
        <w:t>자의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권리를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인정하는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것으로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간주되거나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해석되어서는</w:t>
      </w:r>
      <w:r w:rsidR="00B04CA7" w:rsidRPr="00A677FA">
        <w:rPr>
          <w:rFonts w:ascii="Times New Roman" w:hint="eastAsia"/>
          <w:bCs/>
          <w:sz w:val="23"/>
          <w:szCs w:val="23"/>
        </w:rPr>
        <w:t xml:space="preserve"> </w:t>
      </w:r>
      <w:r w:rsidR="00B04CA7" w:rsidRPr="00A677FA">
        <w:rPr>
          <w:rFonts w:ascii="Times New Roman" w:hint="eastAsia"/>
          <w:bCs/>
          <w:sz w:val="23"/>
          <w:szCs w:val="23"/>
        </w:rPr>
        <w:t>아니</w:t>
      </w:r>
      <w:r w:rsidRPr="00A677FA">
        <w:rPr>
          <w:rFonts w:ascii="Times New Roman"/>
          <w:sz w:val="23"/>
          <w:szCs w:val="23"/>
        </w:rPr>
        <w:t>된다</w:t>
      </w:r>
      <w:r w:rsidRPr="00A677FA">
        <w:rPr>
          <w:rFonts w:ascii="Times New Roman"/>
          <w:sz w:val="23"/>
          <w:szCs w:val="23"/>
        </w:rPr>
        <w:t>.</w:t>
      </w:r>
      <w:r w:rsidRPr="00A677FA">
        <w:rPr>
          <w:rFonts w:ascii="Times New Roman" w:hint="eastAsia"/>
          <w:sz w:val="23"/>
          <w:szCs w:val="23"/>
        </w:rPr>
        <w:t xml:space="preserve"> </w:t>
      </w:r>
    </w:p>
    <w:p w14:paraId="1DA9FFAF" w14:textId="19867BA9" w:rsidR="0041257C" w:rsidRPr="0041257C" w:rsidRDefault="0041257C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41257C">
        <w:rPr>
          <w:rFonts w:ascii="Times New Roman"/>
          <w:b/>
          <w:sz w:val="23"/>
          <w:szCs w:val="23"/>
        </w:rPr>
        <w:t>확약사항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B76424" w14:paraId="0224B846" w14:textId="77777777" w:rsidTr="006168FF">
        <w:tc>
          <w:tcPr>
            <w:tcW w:w="9060" w:type="dxa"/>
            <w:shd w:val="clear" w:color="auto" w:fill="D9D9D9" w:themeFill="background1" w:themeFillShade="D9"/>
          </w:tcPr>
          <w:p w14:paraId="7BF6D445" w14:textId="36E862C1" w:rsidR="008E690A" w:rsidRDefault="00B76424" w:rsidP="006168F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21DCE">
              <w:rPr>
                <w:rFonts w:ascii="Times New Roman" w:hint="eastAsia"/>
                <w:b/>
                <w:sz w:val="22"/>
                <w:szCs w:val="22"/>
              </w:rPr>
              <w:lastRenderedPageBreak/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통상적으로</w:t>
            </w:r>
            <w:r w:rsidR="00310126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/>
                <w:sz w:val="22"/>
                <w:szCs w:val="22"/>
              </w:rPr>
              <w:t>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310126">
              <w:rPr>
                <w:rFonts w:ascii="Times New Roman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CE14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거래종결일까지</w:t>
            </w:r>
            <w:r w:rsidR="00310126">
              <w:rPr>
                <w:rFonts w:ascii="Times New Roman" w:hint="eastAsia"/>
                <w:sz w:val="22"/>
                <w:szCs w:val="22"/>
              </w:rPr>
              <w:t>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운영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방안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통상적인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사업과정으로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운영하되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주요한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사항에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대하여는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사전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동의를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받도록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함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310126">
              <w:rPr>
                <w:rFonts w:ascii="Times New Roman"/>
                <w:sz w:val="22"/>
                <w:szCs w:val="22"/>
              </w:rPr>
              <w:t xml:space="preserve"> 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00D69">
              <w:rPr>
                <w:rFonts w:ascii="Times New Roman"/>
                <w:sz w:val="22"/>
                <w:szCs w:val="22"/>
              </w:rPr>
              <w:t>i</w:t>
            </w:r>
            <w:r w:rsidR="00310126">
              <w:rPr>
                <w:rFonts w:ascii="Times New Roman"/>
                <w:sz w:val="22"/>
                <w:szCs w:val="22"/>
              </w:rPr>
              <w:t>)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절차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이행해야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하는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각종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의무</w:t>
            </w:r>
            <w:r w:rsidR="00235EDF" w:rsidRPr="00AB70EB">
              <w:rPr>
                <w:rFonts w:ascii="Times New Roman"/>
                <w:sz w:val="22"/>
                <w:szCs w:val="22"/>
              </w:rPr>
              <w:t>{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정부기관으로부터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받아야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하는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승인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9F4038">
              <w:rPr>
                <w:rFonts w:ascii="Times New Roman" w:hint="eastAsia"/>
                <w:sz w:val="22"/>
                <w:szCs w:val="22"/>
              </w:rPr>
              <w:t>예를</w:t>
            </w:r>
            <w:r w:rsidR="009F40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F4038">
              <w:rPr>
                <w:rFonts w:ascii="Times New Roman" w:hint="eastAsia"/>
                <w:sz w:val="22"/>
                <w:szCs w:val="22"/>
              </w:rPr>
              <w:t>들어</w:t>
            </w:r>
            <w:r w:rsidR="00310126">
              <w:rPr>
                <w:rFonts w:ascii="Times New Roman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공정거래위원회에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기업결합신고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="00235EDF"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본건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거래</w:t>
            </w:r>
            <w:r w:rsidR="00310126">
              <w:rPr>
                <w:rFonts w:ascii="Times New Roman" w:hint="eastAsia"/>
                <w:sz w:val="22"/>
                <w:szCs w:val="22"/>
              </w:rPr>
              <w:t>와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관련하여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제</w:t>
            </w:r>
            <w:r w:rsidR="00310126">
              <w:rPr>
                <w:rFonts w:ascii="Times New Roman" w:hint="eastAsia"/>
                <w:sz w:val="22"/>
                <w:szCs w:val="22"/>
              </w:rPr>
              <w:t>3</w:t>
            </w:r>
            <w:r w:rsidR="00310126">
              <w:rPr>
                <w:rFonts w:ascii="Times New Roman" w:hint="eastAsia"/>
                <w:sz w:val="22"/>
                <w:szCs w:val="22"/>
              </w:rPr>
              <w:t>자로부터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받아야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하는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동의</w:t>
            </w:r>
            <w:r w:rsidR="00310126">
              <w:rPr>
                <w:rFonts w:ascii="Times New Roman" w:hint="eastAsia"/>
                <w:sz w:val="22"/>
                <w:szCs w:val="22"/>
              </w:rPr>
              <w:t>/</w:t>
            </w:r>
            <w:r w:rsidR="00310126">
              <w:rPr>
                <w:rFonts w:ascii="Times New Roman" w:hint="eastAsia"/>
                <w:sz w:val="22"/>
                <w:szCs w:val="22"/>
              </w:rPr>
              <w:t>제</w:t>
            </w:r>
            <w:r w:rsidR="00310126">
              <w:rPr>
                <w:rFonts w:ascii="Times New Roman" w:hint="eastAsia"/>
                <w:sz w:val="22"/>
                <w:szCs w:val="22"/>
              </w:rPr>
              <w:t>3</w:t>
            </w:r>
            <w:r w:rsidR="00310126">
              <w:rPr>
                <w:rFonts w:ascii="Times New Roman" w:hint="eastAsia"/>
                <w:sz w:val="22"/>
                <w:szCs w:val="22"/>
              </w:rPr>
              <w:t>자에게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해야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하는</w:t>
            </w:r>
            <w:r w:rsidR="0031012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통지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235EDF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대상회사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등기임원</w:t>
            </w:r>
            <w:r w:rsidR="00310126">
              <w:rPr>
                <w:rFonts w:ascii="Times New Roman" w:hint="eastAsia"/>
                <w:sz w:val="22"/>
                <w:szCs w:val="22"/>
              </w:rPr>
              <w:t>들로부터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사임서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징구</w:t>
            </w:r>
            <w:r w:rsidR="00310126">
              <w:rPr>
                <w:rFonts w:ascii="Times New Roman"/>
                <w:sz w:val="22"/>
                <w:szCs w:val="22"/>
              </w:rPr>
              <w:t xml:space="preserve"> </w:t>
            </w:r>
            <w:r w:rsidR="00310126">
              <w:rPr>
                <w:rFonts w:ascii="Times New Roman" w:hint="eastAsia"/>
                <w:sz w:val="22"/>
                <w:szCs w:val="22"/>
              </w:rPr>
              <w:t>및</w:t>
            </w:r>
            <w:r w:rsidR="005946F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신규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등기임원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선임을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위한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주주총회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개최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46FB"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="00235EDF" w:rsidRPr="00AB70EB">
              <w:rPr>
                <w:rFonts w:ascii="Times New Roman" w:hint="eastAsia"/>
                <w:sz w:val="22"/>
                <w:szCs w:val="22"/>
              </w:rPr>
              <w:t>}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310126">
              <w:rPr>
                <w:rFonts w:ascii="Times New Roman"/>
                <w:sz w:val="22"/>
                <w:szCs w:val="22"/>
              </w:rPr>
              <w:t>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00D69">
              <w:rPr>
                <w:rFonts w:ascii="Times New Roman"/>
                <w:sz w:val="22"/>
                <w:szCs w:val="22"/>
              </w:rPr>
              <w:t>ii</w:t>
            </w:r>
            <w:r w:rsidR="00310126">
              <w:rPr>
                <w:rFonts w:ascii="Times New Roman"/>
                <w:sz w:val="22"/>
                <w:szCs w:val="22"/>
              </w:rPr>
              <w:t xml:space="preserve">)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접근권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310126">
              <w:rPr>
                <w:rFonts w:ascii="Times New Roman"/>
                <w:sz w:val="22"/>
                <w:szCs w:val="22"/>
              </w:rPr>
              <w:t>(</w:t>
            </w:r>
            <w:r w:rsidR="00F00D69">
              <w:rPr>
                <w:rFonts w:ascii="Times New Roman" w:hint="eastAsia"/>
                <w:sz w:val="22"/>
                <w:szCs w:val="22"/>
              </w:rPr>
              <w:t>i</w:t>
            </w:r>
            <w:r w:rsidR="00F00D69">
              <w:rPr>
                <w:rFonts w:ascii="Times New Roman"/>
                <w:sz w:val="22"/>
                <w:szCs w:val="22"/>
              </w:rPr>
              <w:t>v</w:t>
            </w:r>
            <w:r w:rsidR="00310126">
              <w:rPr>
                <w:rFonts w:ascii="Times New Roman"/>
                <w:sz w:val="22"/>
                <w:szCs w:val="22"/>
              </w:rPr>
              <w:t xml:space="preserve">)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위반</w:t>
            </w:r>
            <w:r w:rsidR="009202C8">
              <w:rPr>
                <w:rFonts w:ascii="Times New Roman" w:hint="eastAsia"/>
                <w:sz w:val="22"/>
                <w:szCs w:val="22"/>
              </w:rPr>
              <w:t>을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02C8">
              <w:rPr>
                <w:rFonts w:ascii="Times New Roman" w:hint="eastAsia"/>
                <w:sz w:val="22"/>
                <w:szCs w:val="22"/>
              </w:rPr>
              <w:t>구성할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02C8">
              <w:rPr>
                <w:rFonts w:ascii="Times New Roman" w:hint="eastAsia"/>
                <w:sz w:val="22"/>
                <w:szCs w:val="22"/>
              </w:rPr>
              <w:t>수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02C8">
              <w:rPr>
                <w:rFonts w:ascii="Times New Roman" w:hint="eastAsia"/>
                <w:sz w:val="22"/>
                <w:szCs w:val="22"/>
              </w:rPr>
              <w:t>있는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사항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발생시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306A6" w:rsidRPr="00AB70EB">
              <w:rPr>
                <w:rFonts w:ascii="Times New Roman" w:hint="eastAsia"/>
                <w:sz w:val="22"/>
                <w:szCs w:val="22"/>
              </w:rPr>
              <w:t>통지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Pr="00AB70EB">
              <w:rPr>
                <w:rFonts w:ascii="Times New Roman" w:hint="eastAsia"/>
                <w:sz w:val="22"/>
                <w:szCs w:val="22"/>
              </w:rPr>
              <w:t>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기본적인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확약사항으로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정하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며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8E690A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확인된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치유가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필요하거나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사항들에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치유를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는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것을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확약사항으로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것도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41FCB470" w14:textId="77777777" w:rsidR="00743B7D" w:rsidRPr="00AB70EB" w:rsidRDefault="00743B7D" w:rsidP="006168F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5E84717F" w14:textId="03E01DD9" w:rsidR="007232DE" w:rsidRDefault="00B76424" w:rsidP="006168F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이외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확약</w:t>
            </w:r>
            <w:r w:rsidR="009202C8">
              <w:rPr>
                <w:rFonts w:ascii="Times New Roman" w:hint="eastAsia"/>
                <w:sz w:val="22"/>
                <w:szCs w:val="22"/>
              </w:rPr>
              <w:t>사항</w:t>
            </w:r>
            <w:r w:rsidRPr="00AB70EB">
              <w:rPr>
                <w:rFonts w:ascii="Times New Roman" w:hint="eastAsia"/>
                <w:sz w:val="22"/>
                <w:szCs w:val="22"/>
              </w:rPr>
              <w:t>으로는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매도인의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경업금지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유인금지와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관련한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>규정이</w:t>
            </w:r>
            <w:r w:rsidR="008E690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통상적으로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규정되며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7232DE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과정에서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대상회사가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독립적으로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운영을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하기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위하여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일정한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기간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동안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측으로부터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서비스를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받아야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02C8">
              <w:rPr>
                <w:rFonts w:ascii="Times New Roman" w:hint="eastAsia"/>
                <w:sz w:val="22"/>
                <w:szCs w:val="22"/>
              </w:rPr>
              <w:t>것으로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02C8">
              <w:rPr>
                <w:rFonts w:ascii="Times New Roman" w:hint="eastAsia"/>
                <w:sz w:val="22"/>
                <w:szCs w:val="22"/>
              </w:rPr>
              <w:t>확인된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3B7D">
              <w:rPr>
                <w:rFonts w:ascii="Times New Roman"/>
                <w:sz w:val="22"/>
                <w:szCs w:val="22"/>
              </w:rPr>
              <w:t>t</w:t>
            </w:r>
            <w:r w:rsidR="007232DE" w:rsidRPr="00AB70EB">
              <w:rPr>
                <w:rFonts w:ascii="Times New Roman"/>
                <w:sz w:val="22"/>
                <w:szCs w:val="22"/>
              </w:rPr>
              <w:t xml:space="preserve">ransition </w:t>
            </w:r>
            <w:r w:rsidR="00743B7D">
              <w:rPr>
                <w:rFonts w:ascii="Times New Roman"/>
                <w:sz w:val="22"/>
                <w:szCs w:val="22"/>
              </w:rPr>
              <w:t>s</w:t>
            </w:r>
            <w:r w:rsidR="00743B7D" w:rsidRPr="00AB70EB">
              <w:rPr>
                <w:rFonts w:ascii="Times New Roman"/>
                <w:sz w:val="22"/>
                <w:szCs w:val="22"/>
              </w:rPr>
              <w:t>ervice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규정이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필요할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9202C8">
              <w:rPr>
                <w:rFonts w:ascii="Times New Roman" w:hint="eastAsia"/>
                <w:sz w:val="22"/>
                <w:szCs w:val="22"/>
              </w:rPr>
              <w:t>도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7232DE"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401902F0" w14:textId="77777777" w:rsidR="00743B7D" w:rsidRPr="00AB70EB" w:rsidRDefault="00743B7D" w:rsidP="006168F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0F59C69A" w14:textId="7C76F691" w:rsidR="005662FC" w:rsidRPr="00AB70EB" w:rsidRDefault="007232DE" w:rsidP="00204721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일부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매도인의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고용관계를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특정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기간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동안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유지하고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인위적인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해고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등을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하지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아니할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것을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요구하는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있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으며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D41A98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임직원에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/>
                <w:sz w:val="22"/>
                <w:szCs w:val="22"/>
              </w:rPr>
              <w:t xml:space="preserve">M&amp;A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보너스의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지급이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필요한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금액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B76424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지급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대상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지급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방식</w:t>
            </w:r>
            <w:r w:rsidR="009202C8">
              <w:rPr>
                <w:rFonts w:ascii="Times New Roman" w:hint="eastAsia"/>
                <w:sz w:val="22"/>
                <w:szCs w:val="22"/>
              </w:rPr>
              <w:t>을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02C8">
              <w:rPr>
                <w:rFonts w:ascii="Times New Roman" w:hint="eastAsia"/>
                <w:sz w:val="22"/>
                <w:szCs w:val="22"/>
              </w:rPr>
              <w:t>확약사항으로</w:t>
            </w:r>
            <w:r w:rsidR="009202C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규정할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9202C8">
              <w:rPr>
                <w:rFonts w:ascii="Times New Roman" w:hint="eastAsia"/>
                <w:sz w:val="22"/>
                <w:szCs w:val="22"/>
              </w:rPr>
              <w:t>도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있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습니다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보안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목적을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21DCE">
              <w:rPr>
                <w:rFonts w:ascii="Times New Roman" w:hint="eastAsia"/>
                <w:sz w:val="22"/>
                <w:szCs w:val="22"/>
              </w:rPr>
              <w:t>위해</w:t>
            </w:r>
            <w:r w:rsidR="00521D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별도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C74FB" w:rsidRPr="00AB70EB">
              <w:rPr>
                <w:rFonts w:ascii="Times New Roman" w:hint="eastAsia"/>
                <w:sz w:val="22"/>
                <w:szCs w:val="22"/>
              </w:rPr>
              <w:t>부속</w:t>
            </w:r>
            <w:r w:rsidR="00FC74F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C74FB" w:rsidRPr="00AB70EB">
              <w:rPr>
                <w:rFonts w:ascii="Times New Roman" w:hint="eastAsia"/>
                <w:sz w:val="22"/>
                <w:szCs w:val="22"/>
              </w:rPr>
              <w:t>합의서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로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처리하는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1A98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B76424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="00B76424" w:rsidRPr="00AB70EB">
              <w:rPr>
                <w:rFonts w:ascii="Times New Roman"/>
                <w:sz w:val="22"/>
                <w:szCs w:val="22"/>
              </w:rPr>
              <w:t>.</w:t>
            </w:r>
          </w:p>
        </w:tc>
      </w:tr>
    </w:tbl>
    <w:p w14:paraId="1DC29838" w14:textId="44A663E9" w:rsidR="0041257C" w:rsidRPr="00E43735" w:rsidRDefault="0041257C" w:rsidP="0041257C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43735">
        <w:rPr>
          <w:rFonts w:ascii="Times New Roman" w:hint="eastAsia"/>
          <w:sz w:val="23"/>
          <w:szCs w:val="23"/>
        </w:rPr>
        <w:t>매도인과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매수인은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상대방에게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아래와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같이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확약한다</w:t>
      </w:r>
      <w:r w:rsidRPr="00E43735">
        <w:rPr>
          <w:rFonts w:ascii="Times New Roman"/>
          <w:sz w:val="23"/>
          <w:szCs w:val="23"/>
        </w:rPr>
        <w:t>.</w:t>
      </w:r>
    </w:p>
    <w:p w14:paraId="4D56664C" w14:textId="34D2171A" w:rsidR="0041257C" w:rsidRPr="00E43735" w:rsidRDefault="0041257C" w:rsidP="0041257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43735">
        <w:rPr>
          <w:rFonts w:ascii="Times New Roman"/>
          <w:sz w:val="23"/>
          <w:szCs w:val="23"/>
          <w:u w:val="single"/>
        </w:rPr>
        <w:t>추가보장</w:t>
      </w:r>
      <w:r w:rsidRPr="00E43735">
        <w:rPr>
          <w:rFonts w:ascii="Times New Roman"/>
          <w:sz w:val="23"/>
          <w:szCs w:val="23"/>
        </w:rPr>
        <w:t xml:space="preserve">.  </w:t>
      </w:r>
      <w:r w:rsidRPr="00E43735">
        <w:rPr>
          <w:rFonts w:ascii="Times New Roman"/>
          <w:sz w:val="23"/>
          <w:szCs w:val="23"/>
        </w:rPr>
        <w:t>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계약의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규정에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따라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각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당사자는</w:t>
      </w:r>
      <w:r w:rsidRPr="00E43735">
        <w:rPr>
          <w:rFonts w:ascii="Times New Roman"/>
          <w:sz w:val="23"/>
          <w:szCs w:val="23"/>
        </w:rPr>
        <w:t xml:space="preserve">, </w:t>
      </w:r>
      <w:r w:rsidRPr="00E43735">
        <w:rPr>
          <w:rFonts w:ascii="Times New Roman"/>
          <w:sz w:val="23"/>
          <w:szCs w:val="23"/>
        </w:rPr>
        <w:t>거래종결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또는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이후에</w:t>
      </w:r>
      <w:r w:rsidRPr="00E43735">
        <w:rPr>
          <w:rFonts w:ascii="Times New Roman"/>
          <w:sz w:val="23"/>
          <w:szCs w:val="23"/>
        </w:rPr>
        <w:t xml:space="preserve">, (i) </w:t>
      </w:r>
      <w:r w:rsidRPr="00E43735">
        <w:rPr>
          <w:rFonts w:ascii="Times New Roman" w:hint="eastAsia"/>
          <w:sz w:val="23"/>
          <w:szCs w:val="23"/>
        </w:rPr>
        <w:t>본건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완수하고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유효하게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하는데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필요한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조치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사항을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취하거나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이행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또는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취해지거나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이행되도록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합리적인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노력을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기울이</w:t>
      </w:r>
      <w:r w:rsidR="00204721">
        <w:rPr>
          <w:rFonts w:ascii="Times New Roman" w:hint="eastAsia"/>
          <w:sz w:val="23"/>
          <w:szCs w:val="23"/>
        </w:rPr>
        <w:t>고</w:t>
      </w:r>
      <w:r w:rsidRPr="00E43735">
        <w:rPr>
          <w:rFonts w:ascii="Times New Roman"/>
          <w:sz w:val="23"/>
          <w:szCs w:val="23"/>
        </w:rPr>
        <w:t xml:space="preserve">, (ii) </w:t>
      </w:r>
      <w:r w:rsidRPr="00E43735">
        <w:rPr>
          <w:rFonts w:ascii="Times New Roman" w:hint="eastAsia"/>
          <w:sz w:val="23"/>
          <w:szCs w:val="23"/>
        </w:rPr>
        <w:t>본건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수행하는데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필요</w:t>
      </w:r>
      <w:r w:rsidRPr="00E43735">
        <w:rPr>
          <w:rFonts w:ascii="Times New Roman" w:hint="eastAsia"/>
          <w:sz w:val="23"/>
          <w:szCs w:val="23"/>
        </w:rPr>
        <w:t>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서류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증서를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작성하</w:t>
      </w:r>
      <w:r w:rsidR="00204721">
        <w:rPr>
          <w:rFonts w:ascii="Times New Roman" w:hint="eastAsia"/>
          <w:sz w:val="23"/>
          <w:szCs w:val="23"/>
        </w:rPr>
        <w:t>며</w:t>
      </w:r>
      <w:r w:rsidRPr="00E43735">
        <w:rPr>
          <w:rFonts w:ascii="Times New Roman"/>
          <w:sz w:val="23"/>
          <w:szCs w:val="23"/>
        </w:rPr>
        <w:t xml:space="preserve">, (iii) </w:t>
      </w:r>
      <w:r w:rsidRPr="00E43735">
        <w:rPr>
          <w:rFonts w:ascii="Times New Roman"/>
          <w:sz w:val="23"/>
          <w:szCs w:val="23"/>
        </w:rPr>
        <w:t>이를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위하여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상호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성실하게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협력하기로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한다</w:t>
      </w:r>
      <w:r w:rsidRPr="00E43735">
        <w:rPr>
          <w:rFonts w:ascii="Times New Roman"/>
          <w:sz w:val="23"/>
          <w:szCs w:val="23"/>
        </w:rPr>
        <w:t xml:space="preserve">. </w:t>
      </w:r>
      <w:r w:rsidRPr="00E43735">
        <w:rPr>
          <w:rFonts w:ascii="Times New Roman"/>
          <w:sz w:val="23"/>
          <w:szCs w:val="23"/>
        </w:rPr>
        <w:t>매도인과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매수인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각자는</w:t>
      </w:r>
      <w:r w:rsidRPr="00E43735">
        <w:rPr>
          <w:rFonts w:ascii="Times New Roman"/>
          <w:sz w:val="23"/>
          <w:szCs w:val="23"/>
        </w:rPr>
        <w:t xml:space="preserve"> (</w:t>
      </w:r>
      <w:r w:rsidR="00204721">
        <w:rPr>
          <w:rFonts w:ascii="Times New Roman"/>
          <w:sz w:val="23"/>
          <w:szCs w:val="23"/>
        </w:rPr>
        <w:t>x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 w:hint="eastAsia"/>
          <w:sz w:val="23"/>
          <w:szCs w:val="23"/>
        </w:rPr>
        <w:t>본건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관련하여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각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  <w:u w:val="single"/>
        </w:rPr>
        <w:t>별</w:t>
      </w:r>
      <w:r w:rsidR="00F75F13"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 w:rsidR="005F23A7">
        <w:rPr>
          <w:rFonts w:ascii="Times New Roman"/>
          <w:sz w:val="23"/>
          <w:szCs w:val="23"/>
          <w:u w:val="single"/>
        </w:rPr>
        <w:t>6</w:t>
      </w:r>
      <w:r w:rsidRPr="00E43735">
        <w:rPr>
          <w:rFonts w:ascii="Times New Roman" w:hint="eastAsia"/>
          <w:sz w:val="23"/>
          <w:szCs w:val="23"/>
          <w:u w:val="single"/>
        </w:rPr>
        <w:t>.1(c)</w:t>
      </w:r>
      <w:r w:rsidR="00F75F13" w:rsidRPr="00F75F13">
        <w:rPr>
          <w:rFonts w:ascii="Times New Roman"/>
          <w:sz w:val="23"/>
          <w:szCs w:val="23"/>
        </w:rPr>
        <w:t xml:space="preserve"> </w:t>
      </w:r>
      <w:r w:rsidR="00F75F13" w:rsidRPr="00F75F13">
        <w:rPr>
          <w:rFonts w:ascii="Times New Roman" w:hint="eastAsia"/>
          <w:sz w:val="23"/>
          <w:szCs w:val="23"/>
        </w:rPr>
        <w:t>및</w:t>
      </w:r>
      <w:r w:rsidR="00F75F13" w:rsidRPr="00F75F13">
        <w:rPr>
          <w:rFonts w:ascii="Times New Roman"/>
          <w:sz w:val="23"/>
          <w:szCs w:val="23"/>
        </w:rPr>
        <w:t xml:space="preserve"> </w:t>
      </w:r>
      <w:r w:rsidR="00F75F13">
        <w:rPr>
          <w:rFonts w:ascii="Times New Roman" w:hint="eastAsia"/>
          <w:sz w:val="23"/>
          <w:szCs w:val="23"/>
          <w:u w:val="single"/>
        </w:rPr>
        <w:t>별첨</w:t>
      </w:r>
      <w:r w:rsidR="00F75F13">
        <w:rPr>
          <w:rFonts w:ascii="Times New Roman" w:hint="eastAsia"/>
          <w:sz w:val="23"/>
          <w:szCs w:val="23"/>
          <w:u w:val="single"/>
        </w:rPr>
        <w:t xml:space="preserve"> 6.2(b)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사항과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  <w:u w:val="single"/>
        </w:rPr>
        <w:t>별</w:t>
      </w:r>
      <w:r w:rsidR="00F75F13"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 w:rsidR="005F23A7">
        <w:rPr>
          <w:rFonts w:ascii="Times New Roman"/>
          <w:sz w:val="23"/>
          <w:szCs w:val="23"/>
          <w:u w:val="single"/>
        </w:rPr>
        <w:t>7</w:t>
      </w:r>
      <w:r w:rsidRPr="00E43735">
        <w:rPr>
          <w:rFonts w:ascii="Times New Roman" w:hint="eastAsia"/>
          <w:sz w:val="23"/>
          <w:szCs w:val="23"/>
          <w:u w:val="single"/>
        </w:rPr>
        <w:t>.3(a)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사항을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이행</w:t>
      </w:r>
      <w:r w:rsidRPr="00E43735">
        <w:rPr>
          <w:rFonts w:ascii="Times New Roman"/>
          <w:sz w:val="23"/>
          <w:szCs w:val="23"/>
        </w:rPr>
        <w:t>하고</w:t>
      </w:r>
      <w:r w:rsidRPr="00E43735">
        <w:rPr>
          <w:rFonts w:ascii="Times New Roman"/>
          <w:sz w:val="23"/>
          <w:szCs w:val="23"/>
        </w:rPr>
        <w:t>, (</w:t>
      </w:r>
      <w:r w:rsidR="00204721">
        <w:rPr>
          <w:rFonts w:ascii="Times New Roman"/>
          <w:sz w:val="23"/>
          <w:szCs w:val="23"/>
        </w:rPr>
        <w:t>y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/>
          <w:sz w:val="23"/>
          <w:szCs w:val="23"/>
        </w:rPr>
        <w:t>정부기관이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요구하는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자료의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제출을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포함하여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필요한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등록</w:t>
      </w:r>
      <w:r w:rsidRPr="00E43735">
        <w:rPr>
          <w:rFonts w:ascii="Times New Roman"/>
          <w:sz w:val="23"/>
          <w:szCs w:val="23"/>
        </w:rPr>
        <w:t xml:space="preserve">, </w:t>
      </w:r>
      <w:r w:rsidRPr="00E43735">
        <w:rPr>
          <w:rFonts w:ascii="Times New Roman"/>
          <w:sz w:val="23"/>
          <w:szCs w:val="23"/>
        </w:rPr>
        <w:t>등기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서류제출을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이행하</w:t>
      </w:r>
      <w:r w:rsidR="009202C8">
        <w:rPr>
          <w:rFonts w:ascii="Times New Roman" w:hint="eastAsia"/>
          <w:sz w:val="23"/>
          <w:szCs w:val="23"/>
        </w:rPr>
        <w:t>며</w:t>
      </w:r>
      <w:r w:rsidRPr="00E43735">
        <w:rPr>
          <w:rFonts w:ascii="Times New Roman"/>
          <w:sz w:val="23"/>
          <w:szCs w:val="23"/>
        </w:rPr>
        <w:t>, (</w:t>
      </w:r>
      <w:r w:rsidR="00204721">
        <w:rPr>
          <w:rFonts w:ascii="Times New Roman"/>
          <w:sz w:val="23"/>
          <w:szCs w:val="23"/>
        </w:rPr>
        <w:t>z</w:t>
      </w:r>
      <w:r w:rsidRPr="00E43735">
        <w:rPr>
          <w:rFonts w:ascii="Times New Roman"/>
          <w:sz w:val="23"/>
          <w:szCs w:val="23"/>
        </w:rPr>
        <w:t xml:space="preserve">) </w:t>
      </w:r>
      <w:r w:rsidRPr="00E43735">
        <w:rPr>
          <w:rFonts w:ascii="Times New Roman"/>
          <w:sz w:val="23"/>
          <w:szCs w:val="23"/>
        </w:rPr>
        <w:t>자신에게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해당되는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계약의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모든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조건들을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충족하기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위하여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최선을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다하여야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한다</w:t>
      </w:r>
      <w:r w:rsidRPr="00E43735">
        <w:rPr>
          <w:rFonts w:ascii="Times New Roman"/>
          <w:sz w:val="23"/>
          <w:szCs w:val="23"/>
        </w:rPr>
        <w:t xml:space="preserve">. </w:t>
      </w:r>
    </w:p>
    <w:p w14:paraId="069F562B" w14:textId="5E3C43E6" w:rsidR="0041257C" w:rsidRPr="00BC3D7A" w:rsidRDefault="0041257C" w:rsidP="0041257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color w:val="000000"/>
          <w:sz w:val="23"/>
          <w:szCs w:val="23"/>
        </w:rPr>
      </w:pPr>
      <w:r w:rsidRPr="00E43735">
        <w:rPr>
          <w:rFonts w:ascii="Times New Roman"/>
          <w:sz w:val="23"/>
          <w:szCs w:val="23"/>
          <w:u w:val="single"/>
        </w:rPr>
        <w:t>특정</w:t>
      </w:r>
      <w:r w:rsidRPr="00E43735">
        <w:rPr>
          <w:rFonts w:ascii="Times New Roman"/>
          <w:sz w:val="23"/>
          <w:szCs w:val="23"/>
          <w:u w:val="single"/>
        </w:rPr>
        <w:t xml:space="preserve"> </w:t>
      </w:r>
      <w:r w:rsidRPr="00E43735">
        <w:rPr>
          <w:rFonts w:ascii="Times New Roman"/>
          <w:sz w:val="23"/>
          <w:szCs w:val="23"/>
          <w:u w:val="single"/>
        </w:rPr>
        <w:t>사항의</w:t>
      </w:r>
      <w:r w:rsidRPr="00E43735">
        <w:rPr>
          <w:rFonts w:ascii="Times New Roman"/>
          <w:sz w:val="23"/>
          <w:szCs w:val="23"/>
          <w:u w:val="single"/>
        </w:rPr>
        <w:t xml:space="preserve"> </w:t>
      </w:r>
      <w:r w:rsidRPr="00E43735">
        <w:rPr>
          <w:rFonts w:ascii="Times New Roman"/>
          <w:sz w:val="23"/>
          <w:szCs w:val="23"/>
          <w:u w:val="single"/>
        </w:rPr>
        <w:t>통지</w:t>
      </w:r>
      <w:r w:rsidRPr="00E43735">
        <w:rPr>
          <w:rFonts w:ascii="Times New Roman"/>
          <w:sz w:val="23"/>
          <w:szCs w:val="23"/>
        </w:rPr>
        <w:t xml:space="preserve">.  </w:t>
      </w:r>
      <w:r w:rsidRPr="00E43735">
        <w:rPr>
          <w:rFonts w:ascii="Times New Roman" w:hint="eastAsia"/>
          <w:sz w:val="23"/>
          <w:szCs w:val="23"/>
        </w:rPr>
        <w:t>매도인과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매수인은</w:t>
      </w:r>
      <w:r w:rsidRPr="00E43735">
        <w:rPr>
          <w:rFonts w:ascii="Times New Roman" w:hint="eastAsia"/>
          <w:sz w:val="23"/>
          <w:szCs w:val="23"/>
        </w:rPr>
        <w:t xml:space="preserve">, </w:t>
      </w:r>
      <w:r w:rsidRPr="00E43735">
        <w:rPr>
          <w:rFonts w:ascii="Times New Roman"/>
          <w:color w:val="000000"/>
          <w:sz w:val="23"/>
          <w:szCs w:val="23"/>
        </w:rPr>
        <w:t>거래종결일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전에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본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계약에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기재된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당사자의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진술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보장이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부정확하게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사유가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발생하는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경우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당사자가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본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계약에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따라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준수하거나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충족시켜야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확약</w:t>
      </w:r>
      <w:r w:rsidRPr="00E43735">
        <w:rPr>
          <w:rFonts w:ascii="Times New Roman"/>
          <w:color w:val="000000"/>
          <w:sz w:val="23"/>
          <w:szCs w:val="23"/>
        </w:rPr>
        <w:t xml:space="preserve">, </w:t>
      </w:r>
      <w:r w:rsidRPr="00E43735">
        <w:rPr>
          <w:rFonts w:ascii="Times New Roman"/>
          <w:color w:val="000000"/>
          <w:sz w:val="23"/>
          <w:szCs w:val="23"/>
        </w:rPr>
        <w:t>조건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합의사항을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준수하지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못하거나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충족시키지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못하는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경우</w:t>
      </w:r>
      <w:r w:rsidR="00743B7D">
        <w:rPr>
          <w:rFonts w:ascii="Times New Roman" w:hint="eastAsia"/>
          <w:color w:val="000000"/>
          <w:sz w:val="23"/>
          <w:szCs w:val="23"/>
        </w:rPr>
        <w:t>,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 w:hint="eastAsia"/>
          <w:color w:val="000000"/>
          <w:sz w:val="23"/>
          <w:szCs w:val="23"/>
        </w:rPr>
        <w:t>상대방</w:t>
      </w:r>
      <w:r w:rsidRPr="00E43735">
        <w:rPr>
          <w:rFonts w:ascii="Times New Roman" w:hint="eastAsia"/>
          <w:color w:val="000000"/>
          <w:sz w:val="23"/>
          <w:szCs w:val="23"/>
        </w:rPr>
        <w:t xml:space="preserve"> </w:t>
      </w:r>
      <w:r w:rsidRPr="00E43735">
        <w:rPr>
          <w:rFonts w:ascii="Times New Roman" w:hint="eastAsia"/>
          <w:color w:val="000000"/>
          <w:sz w:val="23"/>
          <w:szCs w:val="23"/>
        </w:rPr>
        <w:t>당사자</w:t>
      </w:r>
      <w:r w:rsidRPr="00E43735">
        <w:rPr>
          <w:rFonts w:ascii="Times New Roman"/>
          <w:color w:val="000000"/>
          <w:sz w:val="23"/>
          <w:szCs w:val="23"/>
        </w:rPr>
        <w:t>에게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이를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lastRenderedPageBreak/>
        <w:t>즉시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통지하여야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한다</w:t>
      </w:r>
      <w:r w:rsidRPr="00E43735">
        <w:rPr>
          <w:rFonts w:ascii="Times New Roman"/>
          <w:color w:val="000000"/>
          <w:sz w:val="23"/>
          <w:szCs w:val="23"/>
        </w:rPr>
        <w:t xml:space="preserve">. </w:t>
      </w:r>
      <w:r w:rsidRPr="00E43735">
        <w:rPr>
          <w:rFonts w:ascii="Times New Roman"/>
          <w:color w:val="000000"/>
          <w:sz w:val="23"/>
          <w:szCs w:val="23"/>
        </w:rPr>
        <w:t>단</w:t>
      </w:r>
      <w:r w:rsidRPr="00E43735">
        <w:rPr>
          <w:rFonts w:ascii="Times New Roman"/>
          <w:color w:val="000000"/>
          <w:sz w:val="23"/>
          <w:szCs w:val="23"/>
        </w:rPr>
        <w:t xml:space="preserve">, </w:t>
      </w:r>
      <w:r w:rsidRPr="00E43735">
        <w:rPr>
          <w:rFonts w:ascii="Times New Roman"/>
          <w:color w:val="000000"/>
          <w:sz w:val="23"/>
          <w:szCs w:val="23"/>
        </w:rPr>
        <w:t>이와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같은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통지는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진술</w:t>
      </w:r>
      <w:r w:rsidRPr="00E43735">
        <w:rPr>
          <w:rFonts w:ascii="Times New Roman"/>
          <w:color w:val="000000"/>
          <w:sz w:val="23"/>
          <w:szCs w:val="23"/>
        </w:rPr>
        <w:t xml:space="preserve">, </w:t>
      </w:r>
      <w:r w:rsidRPr="00E43735">
        <w:rPr>
          <w:rFonts w:ascii="Times New Roman"/>
          <w:color w:val="000000"/>
          <w:sz w:val="23"/>
          <w:szCs w:val="23"/>
        </w:rPr>
        <w:t>보장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확약의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변경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E43735">
        <w:rPr>
          <w:rFonts w:ascii="Times New Roman"/>
          <w:color w:val="000000"/>
          <w:sz w:val="23"/>
          <w:szCs w:val="23"/>
        </w:rPr>
        <w:t>또는</w:t>
      </w:r>
      <w:r w:rsidRPr="00E43735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위반의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시정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또는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조건의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충족으로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간주되지</w:t>
      </w:r>
      <w:r w:rsidRPr="00BC3D7A">
        <w:rPr>
          <w:rFonts w:ascii="Times New Roman"/>
          <w:color w:val="000000"/>
          <w:sz w:val="23"/>
          <w:szCs w:val="23"/>
        </w:rPr>
        <w:t xml:space="preserve"> </w:t>
      </w:r>
      <w:r w:rsidRPr="00BC3D7A">
        <w:rPr>
          <w:rFonts w:ascii="Times New Roman"/>
          <w:color w:val="000000"/>
          <w:sz w:val="23"/>
          <w:szCs w:val="23"/>
        </w:rPr>
        <w:t>아니한다</w:t>
      </w:r>
      <w:r w:rsidRPr="00BC3D7A">
        <w:rPr>
          <w:rFonts w:ascii="Times New Roman"/>
          <w:color w:val="000000"/>
          <w:sz w:val="23"/>
          <w:szCs w:val="23"/>
        </w:rPr>
        <w:t>.</w:t>
      </w:r>
    </w:p>
    <w:p w14:paraId="7B907186" w14:textId="4905BA9A" w:rsidR="005C67BA" w:rsidRPr="005C67BA" w:rsidRDefault="0041257C" w:rsidP="005C67BA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사업의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수행</w:t>
      </w:r>
      <w:r w:rsidRPr="00BC3D7A">
        <w:rPr>
          <w:rFonts w:ascii="Times New Roman"/>
          <w:sz w:val="23"/>
          <w:szCs w:val="23"/>
        </w:rPr>
        <w:t xml:space="preserve">.  </w:t>
      </w:r>
      <w:r w:rsidRPr="00BC3D7A">
        <w:rPr>
          <w:rFonts w:ascii="Times New Roman"/>
          <w:sz w:val="23"/>
          <w:szCs w:val="23"/>
        </w:rPr>
        <w:t>매도인은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본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계약</w:t>
      </w:r>
      <w:r w:rsidRPr="00BC3D7A">
        <w:rPr>
          <w:rFonts w:ascii="Times New Roman" w:hint="eastAsia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체결</w:t>
      </w:r>
      <w:r w:rsidRPr="00BC3D7A">
        <w:rPr>
          <w:rFonts w:ascii="Times New Roman"/>
          <w:sz w:val="23"/>
          <w:szCs w:val="23"/>
        </w:rPr>
        <w:t>일부터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 w:hint="eastAsia"/>
          <w:sz w:val="23"/>
          <w:szCs w:val="23"/>
        </w:rPr>
        <w:t>거래종결일</w:t>
      </w:r>
      <w:r w:rsidRPr="00BC3D7A">
        <w:rPr>
          <w:rFonts w:ascii="Times New Roman"/>
          <w:sz w:val="23"/>
          <w:szCs w:val="23"/>
        </w:rPr>
        <w:t>까지</w:t>
      </w:r>
      <w:r w:rsidR="00524ABD" w:rsidRPr="00BC3D7A">
        <w:rPr>
          <w:rFonts w:ascii="Times New Roman" w:hint="eastAsia"/>
          <w:sz w:val="23"/>
          <w:szCs w:val="23"/>
        </w:rPr>
        <w:t xml:space="preserve"> </w:t>
      </w:r>
      <w:r w:rsidR="003B2AEC" w:rsidRPr="00BC3D7A">
        <w:rPr>
          <w:rFonts w:ascii="Times New Roman" w:hint="eastAsia"/>
          <w:sz w:val="23"/>
          <w:szCs w:val="23"/>
        </w:rPr>
        <w:t>대상회사</w:t>
      </w:r>
      <w:r w:rsidR="00662CDD">
        <w:rPr>
          <w:rFonts w:ascii="Times New Roman" w:hint="eastAsia"/>
          <w:sz w:val="23"/>
          <w:szCs w:val="23"/>
        </w:rPr>
        <w:t xml:space="preserve"> </w:t>
      </w:r>
      <w:r w:rsidR="00662CDD">
        <w:rPr>
          <w:rFonts w:ascii="Times New Roman" w:hint="eastAsia"/>
          <w:sz w:val="23"/>
          <w:szCs w:val="23"/>
        </w:rPr>
        <w:t>및</w:t>
      </w:r>
      <w:r w:rsidR="00506936" w:rsidRPr="00BC3D7A">
        <w:rPr>
          <w:rFonts w:ascii="Times New Roman"/>
          <w:sz w:val="23"/>
          <w:szCs w:val="23"/>
        </w:rPr>
        <w:t xml:space="preserve"> </w:t>
      </w:r>
      <w:r w:rsidR="00506936" w:rsidRPr="00BC3D7A">
        <w:rPr>
          <w:rFonts w:ascii="Times New Roman" w:hint="eastAsia"/>
          <w:sz w:val="23"/>
          <w:szCs w:val="23"/>
        </w:rPr>
        <w:t>해외</w:t>
      </w:r>
      <w:r w:rsidR="00506936" w:rsidRPr="00BC3D7A">
        <w:rPr>
          <w:rFonts w:ascii="Times New Roman" w:hint="eastAsia"/>
          <w:sz w:val="23"/>
          <w:szCs w:val="23"/>
        </w:rPr>
        <w:t xml:space="preserve"> </w:t>
      </w:r>
      <w:r w:rsidR="00506936" w:rsidRPr="00BC3D7A">
        <w:rPr>
          <w:rFonts w:ascii="Times New Roman" w:hint="eastAsia"/>
          <w:sz w:val="23"/>
          <w:szCs w:val="23"/>
        </w:rPr>
        <w:t>종속회사</w:t>
      </w:r>
      <w:r w:rsidR="00524ABD" w:rsidRPr="00BC3D7A">
        <w:rPr>
          <w:rFonts w:ascii="Times New Roman" w:hint="eastAsia"/>
          <w:sz w:val="23"/>
          <w:szCs w:val="23"/>
        </w:rPr>
        <w:t>가</w:t>
      </w:r>
      <w:r w:rsidRPr="00BC3D7A">
        <w:rPr>
          <w:rFonts w:ascii="Times New Roman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통상적인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사업과정에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따라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운영될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수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있도록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하여야</w:t>
      </w:r>
      <w:r w:rsidR="005F23A7" w:rsidRPr="00BC3D7A">
        <w:rPr>
          <w:rFonts w:ascii="Times New Roman" w:hint="eastAsia"/>
          <w:sz w:val="23"/>
          <w:szCs w:val="23"/>
        </w:rPr>
        <w:t xml:space="preserve"> </w:t>
      </w:r>
      <w:r w:rsidR="005F23A7" w:rsidRPr="00BC3D7A">
        <w:rPr>
          <w:rFonts w:ascii="Times New Roman" w:hint="eastAsia"/>
          <w:sz w:val="23"/>
          <w:szCs w:val="23"/>
        </w:rPr>
        <w:t>한다</w:t>
      </w:r>
      <w:r w:rsidRPr="00BC3D7A">
        <w:rPr>
          <w:rFonts w:ascii="Times New Roman"/>
          <w:sz w:val="23"/>
          <w:szCs w:val="23"/>
        </w:rPr>
        <w:t xml:space="preserve">. </w:t>
      </w:r>
      <w:r w:rsidR="00740E72" w:rsidRPr="00BC3D7A">
        <w:rPr>
          <w:rFonts w:ascii="Times New Roman" w:eastAsia="바탕체" w:hint="eastAsia"/>
          <w:sz w:val="23"/>
          <w:szCs w:val="23"/>
        </w:rPr>
        <w:t>매도인은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거래종결일까지는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대상회사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및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2F6284" w:rsidRPr="00BC3D7A">
        <w:rPr>
          <w:rFonts w:ascii="Times New Roman" w:eastAsia="바탕체" w:hint="eastAsia"/>
          <w:sz w:val="23"/>
          <w:szCs w:val="23"/>
        </w:rPr>
        <w:t>해외</w:t>
      </w:r>
      <w:r w:rsidR="002F6284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2F6284" w:rsidRPr="00BC3D7A">
        <w:rPr>
          <w:rFonts w:ascii="Times New Roman" w:eastAsia="바탕체" w:hint="eastAsia"/>
          <w:sz w:val="23"/>
          <w:szCs w:val="23"/>
        </w:rPr>
        <w:t>종속</w:t>
      </w:r>
      <w:r w:rsidR="00740E72" w:rsidRPr="00BC3D7A">
        <w:rPr>
          <w:rFonts w:ascii="Times New Roman" w:eastAsia="바탕체" w:hint="eastAsia"/>
          <w:sz w:val="23"/>
          <w:szCs w:val="23"/>
        </w:rPr>
        <w:t>회사로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하여금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매수인의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사전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서면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동의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없이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다음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각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항의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어느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하나에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해당하는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행위를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하지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않도록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하여야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한다</w:t>
      </w:r>
      <w:r w:rsidR="00740E72" w:rsidRPr="00BC3D7A">
        <w:rPr>
          <w:rFonts w:ascii="Times New Roman" w:eastAsia="바탕체" w:hint="eastAsia"/>
          <w:sz w:val="23"/>
          <w:szCs w:val="23"/>
        </w:rPr>
        <w:t>.</w:t>
      </w:r>
      <w:r w:rsidR="00740E72" w:rsidRPr="00BC3D7A">
        <w:rPr>
          <w:rFonts w:ascii="Times New Roman" w:eastAsia="바탕체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다만</w:t>
      </w:r>
      <w:r w:rsidR="00740E72" w:rsidRPr="00BC3D7A">
        <w:rPr>
          <w:rFonts w:ascii="Times New Roman" w:eastAsia="바탕체" w:hint="eastAsia"/>
          <w:sz w:val="23"/>
          <w:szCs w:val="23"/>
        </w:rPr>
        <w:t>,</w:t>
      </w:r>
      <w:r w:rsidR="00740E72" w:rsidRPr="00BC3D7A">
        <w:rPr>
          <w:rFonts w:ascii="Times New Roman" w:eastAsia="바탕체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매수인은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불합리한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사유로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위와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같은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사전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서면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동의를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거절하거나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유보할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수</w:t>
      </w:r>
      <w:r w:rsidR="00740E72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BC3D7A">
        <w:rPr>
          <w:rFonts w:ascii="Times New Roman" w:eastAsia="바탕체" w:hint="eastAsia"/>
          <w:sz w:val="23"/>
          <w:szCs w:val="23"/>
        </w:rPr>
        <w:t>없</w:t>
      </w:r>
      <w:r w:rsidR="001B0B74">
        <w:rPr>
          <w:rFonts w:ascii="Times New Roman" w:eastAsia="바탕체" w:hint="eastAsia"/>
          <w:sz w:val="23"/>
          <w:szCs w:val="23"/>
        </w:rPr>
        <w:t>으며</w:t>
      </w:r>
      <w:r w:rsidR="001B0B74">
        <w:rPr>
          <w:rFonts w:ascii="Times New Roman" w:eastAsia="바탕체" w:hint="eastAsia"/>
          <w:sz w:val="23"/>
          <w:szCs w:val="23"/>
        </w:rPr>
        <w:t>,</w:t>
      </w:r>
      <w:r w:rsidR="001B0B74">
        <w:rPr>
          <w:rFonts w:ascii="Times New Roman" w:eastAsia="바탕체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매도인이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서면으로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매수인의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동의를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요청하였음에도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불구하고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매수인이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그로부터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5F3A30">
        <w:rPr>
          <w:rFonts w:ascii="Times New Roman" w:eastAsia="바탕체"/>
          <w:sz w:val="23"/>
          <w:szCs w:val="23"/>
        </w:rPr>
        <w:t>[</w:t>
      </w:r>
      <w:r w:rsidR="005F3A30">
        <w:rPr>
          <w:rFonts w:ascii="바탕체" w:eastAsia="바탕체" w:hAnsi="바탕체" w:hint="eastAsia"/>
          <w:sz w:val="23"/>
          <w:szCs w:val="23"/>
        </w:rPr>
        <w:t>•</w:t>
      </w:r>
      <w:r w:rsidR="005F3A30">
        <w:rPr>
          <w:rFonts w:ascii="Times New Roman" w:eastAsia="바탕체"/>
          <w:sz w:val="23"/>
          <w:szCs w:val="23"/>
        </w:rPr>
        <w:t>]</w:t>
      </w:r>
      <w:r w:rsidR="001B0B74">
        <w:rPr>
          <w:rFonts w:ascii="Times New Roman" w:eastAsia="바탕체" w:hint="eastAsia"/>
          <w:sz w:val="23"/>
          <w:szCs w:val="23"/>
        </w:rPr>
        <w:t>영업일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내에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회신하지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않는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경우에는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매수인의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사전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서면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동의가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있었던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것으로</w:t>
      </w:r>
      <w:r w:rsidR="001B0B74">
        <w:rPr>
          <w:rFonts w:ascii="Times New Roman" w:eastAsia="바탕체" w:hint="eastAsia"/>
          <w:sz w:val="23"/>
          <w:szCs w:val="23"/>
        </w:rPr>
        <w:t xml:space="preserve"> </w:t>
      </w:r>
      <w:r w:rsidR="001B0B74">
        <w:rPr>
          <w:rFonts w:ascii="Times New Roman" w:eastAsia="바탕체" w:hint="eastAsia"/>
          <w:sz w:val="23"/>
          <w:szCs w:val="23"/>
        </w:rPr>
        <w:t>본다</w:t>
      </w:r>
      <w:r w:rsidR="001B0B74">
        <w:rPr>
          <w:rFonts w:ascii="Times New Roman" w:eastAsia="바탕체" w:hint="eastAsia"/>
          <w:sz w:val="23"/>
          <w:szCs w:val="23"/>
        </w:rPr>
        <w:t>.</w:t>
      </w:r>
      <w:r w:rsidR="00227DC3">
        <w:rPr>
          <w:rFonts w:ascii="Times New Roman" w:eastAsia="바탕체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5C67BA" w14:paraId="5334ED20" w14:textId="77777777" w:rsidTr="005A7DA9">
        <w:tc>
          <w:tcPr>
            <w:tcW w:w="9060" w:type="dxa"/>
            <w:shd w:val="clear" w:color="auto" w:fill="D9D9D9" w:themeFill="background1" w:themeFillShade="D9"/>
          </w:tcPr>
          <w:p w14:paraId="6E0649EF" w14:textId="7BD47CEF" w:rsidR="005C67BA" w:rsidRDefault="005C67BA" w:rsidP="005A7DA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21DC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매도인이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계약체결일</w:t>
            </w:r>
            <w:r w:rsidR="00485BFA">
              <w:rPr>
                <w:rFonts w:ascii="Times New Roman" w:hint="eastAsia"/>
                <w:sz w:val="22"/>
                <w:szCs w:val="22"/>
              </w:rPr>
              <w:t>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거래종결일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사이에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운영함에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있어서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대상회사에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중대한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영향을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미칠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수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있는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행위를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하고자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동의를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받도록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</w:t>
            </w:r>
            <w:r w:rsidR="00485BFA">
              <w:rPr>
                <w:rFonts w:ascii="Times New Roman" w:hint="eastAsia"/>
                <w:sz w:val="22"/>
                <w:szCs w:val="22"/>
              </w:rPr>
              <w:t>으로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전까지의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동안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동의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value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영향을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미칠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사항을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최소화하기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</w:t>
            </w:r>
            <w:r w:rsidR="00485BFA">
              <w:rPr>
                <w:rFonts w:ascii="Times New Roman" w:hint="eastAsia"/>
                <w:sz w:val="22"/>
                <w:szCs w:val="22"/>
              </w:rPr>
              <w:t>해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규정되는</w:t>
            </w:r>
            <w:r w:rsidR="00485BF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85BFA">
              <w:rPr>
                <w:rFonts w:ascii="Times New Roman" w:hint="eastAsia"/>
                <w:sz w:val="22"/>
                <w:szCs w:val="22"/>
              </w:rPr>
              <w:t>내용</w:t>
            </w:r>
            <w:r>
              <w:rPr>
                <w:rFonts w:ascii="Times New Roman" w:hint="eastAsia"/>
                <w:sz w:val="22"/>
                <w:szCs w:val="22"/>
              </w:rPr>
              <w:t>입니다</w:t>
            </w:r>
            <w:r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51DDBD4B" w14:textId="77777777" w:rsidR="00BF7D41" w:rsidRDefault="00BF7D41" w:rsidP="005A7DA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6F600F39" w14:textId="18D0490C" w:rsidR="005C67BA" w:rsidRPr="00AB70EB" w:rsidRDefault="005C67BA" w:rsidP="00204721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다만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613E16">
              <w:rPr>
                <w:rFonts w:ascii="Times New Roman" w:hint="eastAsia"/>
                <w:sz w:val="22"/>
                <w:szCs w:val="22"/>
              </w:rPr>
              <w:t>계약의</w:t>
            </w:r>
            <w:r w:rsidR="00613E1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13E16">
              <w:rPr>
                <w:rFonts w:ascii="Times New Roman" w:hint="eastAsia"/>
                <w:sz w:val="22"/>
                <w:szCs w:val="22"/>
              </w:rPr>
              <w:t>준거법에</w:t>
            </w:r>
            <w:r w:rsidR="00613E1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13E16">
              <w:rPr>
                <w:rFonts w:ascii="Times New Roman" w:hint="eastAsia"/>
                <w:sz w:val="22"/>
                <w:szCs w:val="22"/>
              </w:rPr>
              <w:t>따라</w:t>
            </w:r>
            <w:r w:rsidR="00613E16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동의권이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33DB">
              <w:rPr>
                <w:rFonts w:ascii="Times New Roman" w:hint="eastAsia"/>
                <w:sz w:val="22"/>
                <w:szCs w:val="22"/>
              </w:rPr>
              <w:t>이른바</w:t>
            </w:r>
            <w:r w:rsidR="006433D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433DB"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/>
                <w:sz w:val="22"/>
                <w:szCs w:val="22"/>
              </w:rPr>
              <w:t>gun jumping</w:t>
            </w:r>
            <w:r w:rsidR="006433DB"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이슈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경쟁당국의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기업결합신고가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완료되기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이전에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사실상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취득하여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경영권을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행사하는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행위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해당하여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반독점법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</w:t>
            </w:r>
            <w:r w:rsidR="00204721">
              <w:rPr>
                <w:rFonts w:ascii="Times New Roman" w:hint="eastAsia"/>
                <w:sz w:val="22"/>
                <w:szCs w:val="22"/>
              </w:rPr>
              <w:t>이</w:t>
            </w:r>
            <w:r w:rsidR="0020472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04721">
              <w:rPr>
                <w:rFonts w:ascii="Times New Roman" w:hint="eastAsia"/>
                <w:sz w:val="22"/>
                <w:szCs w:val="22"/>
              </w:rPr>
              <w:t>문제될</w:t>
            </w:r>
            <w:r w:rsidR="00204721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리스크가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</w:t>
            </w:r>
            <w:r w:rsidR="00DD225F">
              <w:rPr>
                <w:rFonts w:ascii="Times New Roman" w:hint="eastAsia"/>
                <w:sz w:val="22"/>
                <w:szCs w:val="22"/>
              </w:rPr>
              <w:t>을</w:t>
            </w:r>
            <w:r w:rsidR="00DD225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225F">
              <w:rPr>
                <w:rFonts w:ascii="Times New Roman" w:hint="eastAsia"/>
                <w:sz w:val="22"/>
                <w:szCs w:val="22"/>
              </w:rPr>
              <w:t>수</w:t>
            </w:r>
            <w:r w:rsidR="00DD225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225F">
              <w:rPr>
                <w:rFonts w:ascii="Times New Roman" w:hint="eastAsia"/>
                <w:sz w:val="22"/>
                <w:szCs w:val="22"/>
              </w:rPr>
              <w:t>있</w:t>
            </w:r>
            <w:r>
              <w:rPr>
                <w:rFonts w:ascii="Times New Roman" w:hint="eastAsia"/>
                <w:sz w:val="22"/>
                <w:szCs w:val="22"/>
              </w:rPr>
              <w:t>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때문에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관련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준거법을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바탕으로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이슈가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있을지에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별도의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검토를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진행하는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안전</w:t>
            </w:r>
            <w:r w:rsidR="00485BFA">
              <w:rPr>
                <w:rFonts w:ascii="Times New Roman" w:hint="eastAsia"/>
                <w:sz w:val="22"/>
                <w:szCs w:val="22"/>
              </w:rPr>
              <w:t>합</w:t>
            </w:r>
            <w:r>
              <w:rPr>
                <w:rFonts w:ascii="Times New Roman" w:hint="eastAsia"/>
                <w:sz w:val="22"/>
                <w:szCs w:val="22"/>
              </w:rPr>
              <w:t>니다</w:t>
            </w:r>
            <w:r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</w:tc>
      </w:tr>
    </w:tbl>
    <w:p w14:paraId="47B97CF4" w14:textId="0BC5379F" w:rsidR="008B39F5" w:rsidRPr="00BC3D7A" w:rsidRDefault="008B39F5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주식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전환사채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신주인수권부사채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교환사채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대상회사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Pr="00BC3D7A">
        <w:rPr>
          <w:rFonts w:ascii="Times New Roman" w:eastAsia="바탕체" w:hint="eastAsia"/>
          <w:sz w:val="23"/>
          <w:szCs w:val="23"/>
        </w:rPr>
        <w:t>/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해외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종속회사의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주식에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대한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권리와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증권의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발행이나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주식매수선택권을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포함한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그러한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주식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사채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증권의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취득에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권리의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부여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6EF31D1E" w14:textId="1CB135D6" w:rsidR="008B39F5" w:rsidRPr="00BC3D7A" w:rsidRDefault="008B39F5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자본의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감소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주식의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병합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분할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주식의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종류의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대상회사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="00EF2D21" w:rsidRPr="00BC3D7A">
        <w:rPr>
          <w:rFonts w:ascii="Times New Roman" w:eastAsia="바탕체" w:hint="eastAsia"/>
          <w:sz w:val="23"/>
          <w:szCs w:val="23"/>
        </w:rPr>
        <w:t>/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해외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종속회사의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발행주식총수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액면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자본금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등에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증감변동을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가져올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있는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373FAB8C" w14:textId="41C88DA9" w:rsidR="00740E72" w:rsidRPr="00BC3D7A" w:rsidRDefault="00740E72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</w:rPr>
        <w:t>정관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이사회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임원보수규정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인사규정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등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내규</w:t>
      </w:r>
      <w:r w:rsidR="00227DC3">
        <w:rPr>
          <w:rFonts w:ascii="Times New Roman" w:eastAsia="바탕체" w:hint="eastAsia"/>
          <w:sz w:val="23"/>
          <w:szCs w:val="23"/>
        </w:rPr>
        <w:t>(</w:t>
      </w:r>
      <w:r w:rsidR="00227DC3">
        <w:rPr>
          <w:rFonts w:ascii="Times New Roman" w:eastAsia="바탕체" w:hint="eastAsia"/>
          <w:sz w:val="23"/>
          <w:szCs w:val="23"/>
        </w:rPr>
        <w:t>관련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법령이나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정관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등에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의해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그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 w:rsidRPr="00BC3D7A">
        <w:rPr>
          <w:rFonts w:ascii="Times New Roman" w:eastAsia="바탕체" w:hint="eastAsia"/>
          <w:sz w:val="23"/>
          <w:szCs w:val="23"/>
        </w:rPr>
        <w:t>제정</w:t>
      </w:r>
      <w:r w:rsidR="00B74058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B74058" w:rsidRPr="00BC3D7A">
        <w:rPr>
          <w:rFonts w:ascii="Times New Roman" w:eastAsia="바탕체" w:hint="eastAsia"/>
          <w:sz w:val="23"/>
          <w:szCs w:val="23"/>
        </w:rPr>
        <w:t>개정</w:t>
      </w:r>
      <w:r w:rsidR="00B74058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B74058" w:rsidRPr="00BC3D7A">
        <w:rPr>
          <w:rFonts w:ascii="Times New Roman" w:eastAsia="바탕체" w:hint="eastAsia"/>
          <w:sz w:val="23"/>
          <w:szCs w:val="23"/>
        </w:rPr>
        <w:t>폐지</w:t>
      </w:r>
      <w:r w:rsidR="00B74058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B74058" w:rsidRPr="00BC3D7A">
        <w:rPr>
          <w:rFonts w:ascii="Times New Roman" w:eastAsia="바탕체"/>
          <w:sz w:val="23"/>
          <w:szCs w:val="23"/>
        </w:rPr>
        <w:t>변경</w:t>
      </w:r>
      <w:r w:rsidR="00B74058">
        <w:rPr>
          <w:rFonts w:ascii="Times New Roman" w:eastAsia="바탕체" w:hint="eastAsia"/>
          <w:sz w:val="23"/>
          <w:szCs w:val="23"/>
        </w:rPr>
        <w:t>을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위해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이사회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227DC3">
        <w:rPr>
          <w:rFonts w:ascii="Times New Roman" w:eastAsia="바탕체" w:hint="eastAsia"/>
          <w:sz w:val="23"/>
          <w:szCs w:val="23"/>
        </w:rPr>
        <w:t>결의가</w:t>
      </w:r>
      <w:r w:rsidR="00227DC3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필요한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내규를</w:t>
      </w:r>
      <w:r w:rsidR="00B74058">
        <w:rPr>
          <w:rFonts w:ascii="Times New Roman" w:eastAsia="바탕체" w:hint="eastAsia"/>
          <w:sz w:val="23"/>
          <w:szCs w:val="23"/>
        </w:rPr>
        <w:t xml:space="preserve"> </w:t>
      </w:r>
      <w:r w:rsidR="00B74058">
        <w:rPr>
          <w:rFonts w:ascii="Times New Roman" w:eastAsia="바탕체" w:hint="eastAsia"/>
          <w:sz w:val="23"/>
          <w:szCs w:val="23"/>
        </w:rPr>
        <w:t>의미함</w:t>
      </w:r>
      <w:r w:rsidR="00B74058">
        <w:rPr>
          <w:rFonts w:ascii="Times New Roman" w:eastAsia="바탕체" w:hint="eastAsia"/>
          <w:sz w:val="23"/>
          <w:szCs w:val="23"/>
        </w:rPr>
        <w:t>)</w:t>
      </w:r>
      <w:r w:rsidRPr="00BC3D7A">
        <w:rPr>
          <w:rFonts w:ascii="Times New Roman" w:eastAsia="바탕체" w:hint="eastAsia"/>
          <w:sz w:val="23"/>
          <w:szCs w:val="23"/>
        </w:rPr>
        <w:t>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개정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폐지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변경</w:t>
      </w:r>
      <w:r w:rsidR="008B39F5" w:rsidRPr="00BC3D7A">
        <w:rPr>
          <w:rFonts w:ascii="Times New Roman" w:eastAsia="바탕체"/>
          <w:sz w:val="23"/>
          <w:szCs w:val="23"/>
        </w:rPr>
        <w:t>;</w:t>
      </w:r>
    </w:p>
    <w:p w14:paraId="3BECD04C" w14:textId="034D643D" w:rsidR="008B39F5" w:rsidRPr="00BC3D7A" w:rsidRDefault="008B39F5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해산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청산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파산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회생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워크아웃의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신청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70432CEF" w14:textId="36B689A7" w:rsidR="00740E72" w:rsidRPr="00BC3D7A" w:rsidRDefault="00740E72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</w:rPr>
        <w:lastRenderedPageBreak/>
        <w:t>합병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분할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분할합병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주식의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포괄적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교환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주식의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포괄적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이전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영업의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전부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일부의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양도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영업의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임대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경영위임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타인과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영업의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손익</w:t>
      </w:r>
      <w:r w:rsidRPr="00BC3D7A">
        <w:rPr>
          <w:rFonts w:ascii="Times New Roman" w:eastAsia="바탕체" w:hint="eastAsia"/>
          <w:sz w:val="23"/>
          <w:szCs w:val="23"/>
        </w:rPr>
        <w:t>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같이하는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계약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기타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이에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준하는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계약의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체결</w:t>
      </w:r>
      <w:r w:rsidRPr="00BC3D7A">
        <w:rPr>
          <w:rFonts w:ascii="Times New Roman" w:eastAsia="바탕체"/>
          <w:sz w:val="23"/>
          <w:szCs w:val="23"/>
        </w:rPr>
        <w:t>·</w:t>
      </w:r>
      <w:r w:rsidRPr="00BC3D7A">
        <w:rPr>
          <w:rFonts w:ascii="Times New Roman" w:eastAsia="바탕체"/>
          <w:sz w:val="23"/>
          <w:szCs w:val="23"/>
        </w:rPr>
        <w:t>변경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해약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다른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회사의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영업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전부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일부</w:t>
      </w:r>
      <w:r w:rsidRPr="00BC3D7A">
        <w:rPr>
          <w:rFonts w:ascii="Times New Roman" w:eastAsia="바탕체"/>
          <w:sz w:val="23"/>
          <w:szCs w:val="23"/>
        </w:rPr>
        <w:t>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양수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회사조직의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근본적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="004E0667" w:rsidRPr="00BC3D7A">
        <w:rPr>
          <w:rFonts w:ascii="Times New Roman" w:eastAsia="바탕체"/>
          <w:sz w:val="23"/>
          <w:szCs w:val="23"/>
        </w:rPr>
        <w:t>;</w:t>
      </w:r>
    </w:p>
    <w:p w14:paraId="6ADA0D10" w14:textId="5D9F14DE" w:rsidR="00140A19" w:rsidRPr="00BC3D7A" w:rsidRDefault="00140A19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배당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이익배당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중간배당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주식배당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등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포함</w:t>
      </w:r>
      <w:r w:rsidRPr="00BC3D7A">
        <w:rPr>
          <w:rFonts w:ascii="Times New Roman" w:eastAsia="바탕체" w:hint="eastAsia"/>
          <w:sz w:val="23"/>
          <w:szCs w:val="23"/>
        </w:rPr>
        <w:t>)</w:t>
      </w:r>
      <w:r w:rsidRPr="00BC3D7A">
        <w:rPr>
          <w:rFonts w:ascii="Times New Roman" w:eastAsia="바탕체" w:hint="eastAsia"/>
          <w:sz w:val="23"/>
          <w:szCs w:val="23"/>
        </w:rPr>
        <w:t>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결의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지급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배당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정책의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107E346C" w14:textId="4B60E6FC" w:rsidR="004E0667" w:rsidRPr="00BC3D7A" w:rsidRDefault="004E0667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</w:rPr>
        <w:t>(</w:t>
      </w:r>
      <w:r w:rsidR="00485BFA">
        <w:rPr>
          <w:rFonts w:ascii="Times New Roman"/>
          <w:sz w:val="23"/>
        </w:rPr>
        <w:t>i</w:t>
      </w:r>
      <w:r w:rsidRPr="00BC3D7A">
        <w:rPr>
          <w:rFonts w:ascii="Times New Roman"/>
          <w:sz w:val="23"/>
        </w:rPr>
        <w:t xml:space="preserve">) </w:t>
      </w:r>
      <w:r w:rsidRPr="00BC3D7A">
        <w:rPr>
          <w:rFonts w:ascii="Times New Roman" w:hint="eastAsia"/>
          <w:sz w:val="23"/>
        </w:rPr>
        <w:t>신규사업에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대한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진출</w:t>
      </w:r>
      <w:r w:rsidRPr="00BC3D7A">
        <w:rPr>
          <w:rFonts w:ascii="Times New Roman"/>
          <w:sz w:val="23"/>
        </w:rPr>
        <w:t>, (</w:t>
      </w:r>
      <w:r w:rsidR="00485BFA">
        <w:rPr>
          <w:rFonts w:ascii="Times New Roman"/>
          <w:sz w:val="23"/>
        </w:rPr>
        <w:t>ii</w:t>
      </w:r>
      <w:r w:rsidRPr="00BC3D7A">
        <w:rPr>
          <w:rFonts w:ascii="Times New Roman"/>
          <w:sz w:val="23"/>
        </w:rPr>
        <w:t xml:space="preserve">) </w:t>
      </w:r>
      <w:r w:rsidRPr="00BC3D7A">
        <w:rPr>
          <w:rFonts w:ascii="Times New Roman" w:hint="eastAsia"/>
          <w:sz w:val="23"/>
        </w:rPr>
        <w:t>기존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사업의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전부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또는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중요한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일부의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중단</w:t>
      </w:r>
      <w:r w:rsidRPr="00BC3D7A">
        <w:rPr>
          <w:rFonts w:ascii="Times New Roman"/>
          <w:sz w:val="23"/>
        </w:rPr>
        <w:t>, (</w:t>
      </w:r>
      <w:r w:rsidR="00485BFA">
        <w:rPr>
          <w:rFonts w:ascii="Times New Roman"/>
          <w:sz w:val="23"/>
        </w:rPr>
        <w:t>iii</w:t>
      </w:r>
      <w:r w:rsidRPr="00BC3D7A">
        <w:rPr>
          <w:rFonts w:ascii="Times New Roman"/>
          <w:sz w:val="23"/>
        </w:rPr>
        <w:t xml:space="preserve">) </w:t>
      </w:r>
      <w:r w:rsidRPr="00BC3D7A">
        <w:rPr>
          <w:rFonts w:ascii="Times New Roman" w:hint="eastAsia"/>
          <w:sz w:val="23"/>
        </w:rPr>
        <w:t>자회사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또는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합작회사의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설립</w:t>
      </w:r>
      <w:r w:rsidRPr="00BC3D7A">
        <w:rPr>
          <w:rFonts w:ascii="Times New Roman"/>
          <w:sz w:val="23"/>
        </w:rPr>
        <w:t>, (</w:t>
      </w:r>
      <w:r w:rsidR="00485BFA">
        <w:rPr>
          <w:rFonts w:ascii="Times New Roman"/>
          <w:sz w:val="23"/>
        </w:rPr>
        <w:t>iv</w:t>
      </w:r>
      <w:r w:rsidRPr="00BC3D7A">
        <w:rPr>
          <w:rFonts w:ascii="Times New Roman"/>
          <w:sz w:val="23"/>
        </w:rPr>
        <w:t xml:space="preserve">) </w:t>
      </w:r>
      <w:r w:rsidRPr="00BC3D7A">
        <w:rPr>
          <w:rFonts w:ascii="Times New Roman" w:hint="eastAsia"/>
          <w:sz w:val="23"/>
        </w:rPr>
        <w:t>다른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회사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또는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법인</w:t>
      </w:r>
      <w:r w:rsidRPr="00BC3D7A">
        <w:rPr>
          <w:rFonts w:ascii="Times New Roman"/>
          <w:sz w:val="23"/>
        </w:rPr>
        <w:t>·</w:t>
      </w:r>
      <w:r w:rsidRPr="00BC3D7A">
        <w:rPr>
          <w:rFonts w:ascii="Times New Roman" w:hint="eastAsia"/>
          <w:sz w:val="23"/>
        </w:rPr>
        <w:t>단체에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대한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출자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타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회사의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경영의</w:t>
      </w:r>
      <w:r w:rsidRPr="00BC3D7A">
        <w:rPr>
          <w:rFonts w:ascii="Times New Roman"/>
          <w:sz w:val="23"/>
        </w:rPr>
        <w:t xml:space="preserve"> </w:t>
      </w:r>
      <w:r w:rsidRPr="00BC3D7A">
        <w:rPr>
          <w:rFonts w:ascii="Times New Roman" w:hint="eastAsia"/>
          <w:sz w:val="23"/>
        </w:rPr>
        <w:t>인수</w:t>
      </w:r>
      <w:r w:rsidR="00141AAE" w:rsidRPr="00BC3D7A">
        <w:rPr>
          <w:rFonts w:ascii="Times New Roman" w:eastAsia="바탕체" w:hint="eastAsia"/>
          <w:sz w:val="23"/>
          <w:szCs w:val="23"/>
        </w:rPr>
        <w:t>;</w:t>
      </w:r>
    </w:p>
    <w:p w14:paraId="54ADBADF" w14:textId="6C5EA3B9" w:rsidR="004E0667" w:rsidRDefault="004E0667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단일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건의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금액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일련의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건들을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합산한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금액이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연간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금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="004C71E9">
        <w:rPr>
          <w:rFonts w:ascii="Times New Roman" w:eastAsia="바탕체"/>
          <w:sz w:val="23"/>
          <w:szCs w:val="23"/>
        </w:rPr>
        <w:t>[</w:t>
      </w:r>
      <w:r w:rsidR="004C71E9">
        <w:rPr>
          <w:rFonts w:ascii="바탕체" w:eastAsia="바탕체" w:hAnsi="바탕체" w:hint="eastAsia"/>
          <w:sz w:val="23"/>
          <w:szCs w:val="23"/>
        </w:rPr>
        <w:t>•</w:t>
      </w:r>
      <w:r w:rsidR="004C71E9">
        <w:rPr>
          <w:rFonts w:ascii="Times New Roman" w:eastAsia="바탕체"/>
          <w:sz w:val="23"/>
          <w:szCs w:val="23"/>
        </w:rPr>
        <w:t>]</w:t>
      </w:r>
      <w:r w:rsidRPr="00BC3D7A">
        <w:rPr>
          <w:rFonts w:ascii="Times New Roman" w:eastAsia="바탕체" w:hint="eastAsia"/>
          <w:sz w:val="23"/>
          <w:szCs w:val="23"/>
        </w:rPr>
        <w:t>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자본적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지출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2109DAC4" w14:textId="2A794503" w:rsidR="00740E72" w:rsidRDefault="00740E72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</w:rPr>
        <w:t>중요계약의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체결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개정</w:t>
      </w:r>
      <w:r w:rsidRPr="00BC3D7A">
        <w:rPr>
          <w:rFonts w:ascii="Times New Roman" w:eastAsia="바탕체"/>
          <w:sz w:val="23"/>
          <w:szCs w:val="23"/>
        </w:rPr>
        <w:t xml:space="preserve">, </w:t>
      </w:r>
      <w:r w:rsidRPr="00BC3D7A">
        <w:rPr>
          <w:rFonts w:ascii="Times New Roman" w:eastAsia="바탕체"/>
          <w:sz w:val="23"/>
          <w:szCs w:val="23"/>
        </w:rPr>
        <w:t>해제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또는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/>
          <w:sz w:val="23"/>
          <w:szCs w:val="23"/>
        </w:rPr>
        <w:t>해지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계약기간의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만료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합의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자동갱신조항에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따라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해당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계약에서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예정되어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있던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바에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따라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동일한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조건으로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갱신되는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경우는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제외</w:t>
      </w:r>
      <w:r w:rsidR="004E0667" w:rsidRPr="00BC3D7A">
        <w:rPr>
          <w:rFonts w:ascii="Times New Roman" w:eastAsia="바탕체" w:hint="eastAsia"/>
          <w:sz w:val="23"/>
          <w:szCs w:val="23"/>
        </w:rPr>
        <w:t>);</w:t>
      </w:r>
    </w:p>
    <w:p w14:paraId="5BD928AC" w14:textId="7F0610E8" w:rsidR="004E0667" w:rsidRPr="00BC3D7A" w:rsidRDefault="004E0667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금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232DE">
        <w:rPr>
          <w:rFonts w:ascii="Times New Roman" w:eastAsia="바탕체"/>
          <w:sz w:val="23"/>
          <w:szCs w:val="23"/>
        </w:rPr>
        <w:t>[</w:t>
      </w:r>
      <w:r w:rsidR="007232DE">
        <w:rPr>
          <w:rFonts w:ascii="바탕체" w:eastAsia="바탕체" w:hAnsi="바탕체" w:hint="eastAsia"/>
          <w:sz w:val="23"/>
          <w:szCs w:val="23"/>
        </w:rPr>
        <w:t>•</w:t>
      </w:r>
      <w:r w:rsidR="007232DE">
        <w:rPr>
          <w:rFonts w:ascii="Times New Roman" w:eastAsia="바탕체"/>
          <w:sz w:val="23"/>
          <w:szCs w:val="23"/>
        </w:rPr>
        <w:t>]</w:t>
      </w:r>
      <w:r w:rsidRPr="00BC3D7A">
        <w:rPr>
          <w:rFonts w:ascii="Times New Roman" w:eastAsia="바탕체" w:hint="eastAsia"/>
          <w:sz w:val="23"/>
          <w:szCs w:val="23"/>
        </w:rPr>
        <w:t>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이상의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채권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권리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청구권의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포기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채무의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면제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인수</w:t>
      </w:r>
      <w:r w:rsidRPr="00BC3D7A">
        <w:rPr>
          <w:rFonts w:ascii="Times New Roman" w:eastAsia="바탕체" w:hint="eastAsia"/>
          <w:sz w:val="23"/>
          <w:szCs w:val="23"/>
        </w:rPr>
        <w:t>;</w:t>
      </w:r>
      <w:r w:rsidRPr="00BC3D7A">
        <w:rPr>
          <w:rFonts w:ascii="Times New Roman" w:eastAsia="바탕체"/>
          <w:sz w:val="23"/>
          <w:szCs w:val="23"/>
        </w:rPr>
        <w:t xml:space="preserve"> </w:t>
      </w:r>
    </w:p>
    <w:p w14:paraId="09E69BF3" w14:textId="2576CEF3" w:rsidR="00140A19" w:rsidRPr="00BC3D7A" w:rsidRDefault="00433212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>
        <w:rPr>
          <w:rFonts w:ascii="Times New Roman" w:eastAsia="바탕체" w:hint="eastAsia"/>
          <w:sz w:val="23"/>
          <w:szCs w:val="23"/>
        </w:rPr>
        <w:t>소가</w:t>
      </w:r>
      <w:r w:rsidR="001C0426">
        <w:rPr>
          <w:rFonts w:ascii="Times New Roman" w:eastAsia="바탕체" w:hint="eastAsia"/>
          <w:sz w:val="23"/>
          <w:szCs w:val="23"/>
        </w:rPr>
        <w:t>가</w:t>
      </w:r>
      <w:r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금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7232DE">
        <w:rPr>
          <w:rFonts w:ascii="Times New Roman" w:eastAsia="바탕체"/>
          <w:sz w:val="23"/>
          <w:szCs w:val="23"/>
        </w:rPr>
        <w:t>[</w:t>
      </w:r>
      <w:r w:rsidR="007232DE">
        <w:rPr>
          <w:rFonts w:ascii="바탕체" w:eastAsia="바탕체" w:hAnsi="바탕체" w:hint="eastAsia"/>
          <w:sz w:val="23"/>
          <w:szCs w:val="23"/>
        </w:rPr>
        <w:t>•</w:t>
      </w:r>
      <w:r w:rsidR="007232DE">
        <w:rPr>
          <w:rFonts w:ascii="Times New Roman" w:eastAsia="바탕체"/>
          <w:sz w:val="23"/>
          <w:szCs w:val="23"/>
        </w:rPr>
        <w:t>]</w:t>
      </w:r>
      <w:r w:rsidR="00140A19" w:rsidRPr="00BC3D7A">
        <w:rPr>
          <w:rFonts w:ascii="Times New Roman" w:eastAsia="바탕체" w:hint="eastAsia"/>
          <w:sz w:val="23"/>
          <w:szCs w:val="23"/>
        </w:rPr>
        <w:t>원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이상의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소송의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제기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취하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포기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인낙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조정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양도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40A19" w:rsidRPr="00BC3D7A">
        <w:rPr>
          <w:rFonts w:ascii="Times New Roman" w:eastAsia="바탕체" w:hint="eastAsia"/>
          <w:sz w:val="23"/>
          <w:szCs w:val="23"/>
        </w:rPr>
        <w:t>합의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또는</w:t>
      </w:r>
      <w:r w:rsidR="00140A19" w:rsidRPr="00BC3D7A">
        <w:rPr>
          <w:rFonts w:ascii="Times New Roman" w:eastAsia="바탕체" w:hint="eastAsia"/>
          <w:sz w:val="23"/>
          <w:szCs w:val="23"/>
        </w:rPr>
        <w:t xml:space="preserve"> </w:t>
      </w:r>
      <w:r w:rsidR="00140A19" w:rsidRPr="00BC3D7A">
        <w:rPr>
          <w:rFonts w:ascii="Times New Roman" w:eastAsia="바탕체" w:hint="eastAsia"/>
          <w:sz w:val="23"/>
          <w:szCs w:val="23"/>
        </w:rPr>
        <w:t>화해</w:t>
      </w:r>
      <w:r w:rsidR="00140A19" w:rsidRPr="00BC3D7A">
        <w:rPr>
          <w:rFonts w:ascii="Times New Roman" w:eastAsia="바탕체" w:hint="eastAsia"/>
          <w:sz w:val="23"/>
          <w:szCs w:val="23"/>
        </w:rPr>
        <w:t>;</w:t>
      </w:r>
    </w:p>
    <w:p w14:paraId="00BF4E27" w14:textId="0E66ED11" w:rsidR="00122043" w:rsidRPr="00122043" w:rsidRDefault="00122043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주요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세무신고사항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단</w:t>
      </w:r>
      <w:r w:rsidRPr="00BC3D7A">
        <w:rPr>
          <w:rFonts w:ascii="Times New Roman" w:eastAsia="바탕체" w:hint="eastAsia"/>
          <w:sz w:val="23"/>
          <w:szCs w:val="23"/>
        </w:rPr>
        <w:t>,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통상적인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사업과정에서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이루어지는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경우는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제외함</w:t>
      </w:r>
      <w:r w:rsidRPr="00BC3D7A">
        <w:rPr>
          <w:rFonts w:ascii="Times New Roman" w:eastAsia="바탕체" w:hint="eastAsia"/>
          <w:sz w:val="23"/>
          <w:szCs w:val="23"/>
        </w:rPr>
        <w:t xml:space="preserve">)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세무처리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원칙의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회사에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부정적인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영향을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미치는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조세선택사항의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선택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선택사항의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>(</w:t>
      </w:r>
      <w:r w:rsidRPr="00BC3D7A">
        <w:rPr>
          <w:rFonts w:ascii="Times New Roman" w:eastAsia="바탕체" w:hint="eastAsia"/>
          <w:sz w:val="23"/>
          <w:szCs w:val="23"/>
        </w:rPr>
        <w:t>단</w:t>
      </w:r>
      <w:r w:rsidRPr="00BC3D7A">
        <w:rPr>
          <w:rFonts w:ascii="Times New Roman" w:eastAsia="바탕체" w:hint="eastAsia"/>
          <w:sz w:val="23"/>
          <w:szCs w:val="23"/>
        </w:rPr>
        <w:t>,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통상적인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사업과정에서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이루어지는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경우는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제외함</w:t>
      </w:r>
      <w:r w:rsidRPr="00BC3D7A">
        <w:rPr>
          <w:rFonts w:ascii="Times New Roman" w:eastAsia="바탕체" w:hint="eastAsia"/>
          <w:sz w:val="23"/>
          <w:szCs w:val="23"/>
        </w:rPr>
        <w:t xml:space="preserve">), </w:t>
      </w:r>
      <w:r w:rsidRPr="00BC3D7A">
        <w:rPr>
          <w:rFonts w:ascii="Times New Roman" w:eastAsia="바탕체" w:hint="eastAsia"/>
          <w:sz w:val="23"/>
          <w:szCs w:val="23"/>
        </w:rPr>
        <w:t>세무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소송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세무조사와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관련하여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과세관청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기타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제</w:t>
      </w:r>
      <w:r w:rsidRPr="00BC3D7A">
        <w:rPr>
          <w:rFonts w:ascii="Times New Roman" w:eastAsia="바탕체" w:hint="eastAsia"/>
          <w:sz w:val="23"/>
          <w:szCs w:val="23"/>
        </w:rPr>
        <w:t>3</w:t>
      </w:r>
      <w:r w:rsidRPr="00BC3D7A">
        <w:rPr>
          <w:rFonts w:ascii="Times New Roman" w:eastAsia="바탕체" w:hint="eastAsia"/>
          <w:sz w:val="23"/>
          <w:szCs w:val="23"/>
        </w:rPr>
        <w:t>자와의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분쟁을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취하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조정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합의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화해하는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제척기간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소멸시효의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포기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그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연장에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대한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동의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세금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환급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권리의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포기</w:t>
      </w:r>
      <w:r w:rsidRPr="00BC3D7A">
        <w:rPr>
          <w:rFonts w:ascii="Times New Roman" w:eastAsia="바탕체" w:hint="eastAsia"/>
          <w:sz w:val="23"/>
          <w:szCs w:val="23"/>
        </w:rPr>
        <w:t>;</w:t>
      </w:r>
    </w:p>
    <w:p w14:paraId="29B959F5" w14:textId="67D7D026" w:rsidR="0041257C" w:rsidRDefault="00D82BA6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122043">
        <w:rPr>
          <w:rFonts w:ascii="Times New Roman" w:eastAsia="바탕체"/>
          <w:sz w:val="23"/>
          <w:szCs w:val="23"/>
        </w:rPr>
        <w:t>기존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계약</w:t>
      </w:r>
      <w:r w:rsidRPr="00122043">
        <w:rPr>
          <w:rFonts w:ascii="Times New Roman" w:eastAsia="바탕체"/>
          <w:sz w:val="23"/>
          <w:szCs w:val="23"/>
        </w:rPr>
        <w:t xml:space="preserve">, </w:t>
      </w:r>
      <w:r w:rsidRPr="00122043">
        <w:rPr>
          <w:rFonts w:ascii="Times New Roman" w:eastAsia="바탕체"/>
          <w:sz w:val="23"/>
          <w:szCs w:val="23"/>
        </w:rPr>
        <w:t>관련</w:t>
      </w:r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법령</w:t>
      </w:r>
      <w:r w:rsidRPr="00122043">
        <w:rPr>
          <w:rFonts w:ascii="Times New Roman" w:eastAsia="바탕체"/>
          <w:sz w:val="23"/>
          <w:szCs w:val="23"/>
        </w:rPr>
        <w:t xml:space="preserve">, </w:t>
      </w:r>
      <w:r w:rsidRPr="00122043">
        <w:rPr>
          <w:rFonts w:ascii="Times New Roman" w:eastAsia="바탕체"/>
          <w:sz w:val="23"/>
          <w:szCs w:val="23"/>
        </w:rPr>
        <w:t>회사규정</w:t>
      </w:r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및</w:t>
      </w:r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종전</w:t>
      </w:r>
      <w:r w:rsidRPr="00122043">
        <w:rPr>
          <w:rFonts w:ascii="Times New Roman" w:eastAsia="바탕체" w:hint="eastAsia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관행</w:t>
      </w:r>
      <w:r w:rsidRPr="00122043">
        <w:rPr>
          <w:rFonts w:ascii="Times New Roman" w:eastAsia="바탕체"/>
          <w:sz w:val="23"/>
          <w:szCs w:val="23"/>
        </w:rPr>
        <w:t>에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따라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통상적인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 w:hint="eastAsia"/>
          <w:sz w:val="23"/>
          <w:szCs w:val="23"/>
        </w:rPr>
        <w:t>사업과정</w:t>
      </w:r>
      <w:r w:rsidRPr="00122043">
        <w:rPr>
          <w:rFonts w:ascii="Times New Roman" w:eastAsia="바탕체"/>
          <w:sz w:val="23"/>
          <w:szCs w:val="23"/>
        </w:rPr>
        <w:t>의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일환으로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Pr="00122043">
        <w:rPr>
          <w:rFonts w:ascii="Times New Roman" w:eastAsia="바탕체"/>
          <w:sz w:val="23"/>
          <w:szCs w:val="23"/>
        </w:rPr>
        <w:t>이루어지는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/>
          <w:sz w:val="23"/>
          <w:szCs w:val="23"/>
        </w:rPr>
        <w:t>경우</w:t>
      </w:r>
      <w:r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및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계약이나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법령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등에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따라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요구되는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경우를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제외하고</w:t>
      </w:r>
      <w:r>
        <w:rPr>
          <w:rFonts w:ascii="Times New Roman" w:eastAsia="바탕체" w:hint="eastAsia"/>
          <w:sz w:val="23"/>
          <w:szCs w:val="23"/>
        </w:rPr>
        <w:t>,</w:t>
      </w:r>
      <w:r w:rsidRPr="00122043">
        <w:rPr>
          <w:rFonts w:ascii="Times New Roman" w:eastAsia="바탕체"/>
          <w:sz w:val="23"/>
          <w:szCs w:val="23"/>
        </w:rPr>
        <w:t xml:space="preserve"> </w:t>
      </w:r>
      <w:r w:rsidR="00BF6A7B">
        <w:rPr>
          <w:rFonts w:ascii="Times New Roman" w:eastAsia="바탕체" w:hint="eastAsia"/>
          <w:sz w:val="23"/>
          <w:szCs w:val="23"/>
        </w:rPr>
        <w:t>대상회사의</w:t>
      </w:r>
      <w:r w:rsidR="00BF6A7B">
        <w:rPr>
          <w:rFonts w:ascii="Times New Roman" w:eastAsia="바탕체" w:hint="eastAsia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임직원</w:t>
      </w:r>
      <w:r w:rsidR="00433212" w:rsidRPr="00122043">
        <w:rPr>
          <w:rFonts w:ascii="Times New Roman" w:eastAsia="바탕체" w:hint="eastAsia"/>
          <w:sz w:val="23"/>
          <w:szCs w:val="23"/>
        </w:rPr>
        <w:t>과</w:t>
      </w:r>
      <w:r w:rsidR="00433212" w:rsidRPr="00122043">
        <w:rPr>
          <w:rFonts w:ascii="Times New Roman" w:eastAsia="바탕체" w:hint="eastAsia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해외</w:t>
      </w:r>
      <w:r w:rsidR="00433212" w:rsidRPr="00122043">
        <w:rPr>
          <w:rFonts w:ascii="Times New Roman" w:eastAsia="바탕체" w:hint="eastAsia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종속회사</w:t>
      </w:r>
      <w:r w:rsidR="00740E72" w:rsidRPr="00122043">
        <w:rPr>
          <w:rFonts w:ascii="Times New Roman" w:eastAsia="바탕체"/>
          <w:sz w:val="23"/>
          <w:szCs w:val="23"/>
        </w:rPr>
        <w:t>에</w:t>
      </w:r>
      <w:r w:rsidR="00433212" w:rsidRPr="00122043">
        <w:rPr>
          <w:rFonts w:ascii="Times New Roman" w:eastAsia="바탕체" w:hint="eastAsia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소속</w:t>
      </w:r>
      <w:r w:rsidR="00433212" w:rsidRPr="00122043">
        <w:rPr>
          <w:rFonts w:ascii="Times New Roman" w:eastAsia="바탕체" w:hint="eastAsia"/>
          <w:sz w:val="23"/>
          <w:szCs w:val="23"/>
        </w:rPr>
        <w:lastRenderedPageBreak/>
        <w:t>된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433212" w:rsidRPr="00122043">
        <w:rPr>
          <w:rFonts w:ascii="Times New Roman" w:eastAsia="바탕체" w:hint="eastAsia"/>
          <w:sz w:val="23"/>
          <w:szCs w:val="23"/>
        </w:rPr>
        <w:t>임직원</w:t>
      </w:r>
      <w:r w:rsidR="00172957">
        <w:rPr>
          <w:rFonts w:ascii="Times New Roman" w:eastAsia="바탕체" w:hint="eastAsia"/>
          <w:sz w:val="23"/>
          <w:szCs w:val="23"/>
        </w:rPr>
        <w:t>과</w:t>
      </w:r>
      <w:r w:rsidR="00172957">
        <w:rPr>
          <w:rFonts w:ascii="Times New Roman" w:eastAsia="바탕체" w:hint="eastAsia"/>
          <w:sz w:val="23"/>
          <w:szCs w:val="23"/>
        </w:rPr>
        <w:t xml:space="preserve"> </w:t>
      </w:r>
      <w:r w:rsidR="00172957">
        <w:rPr>
          <w:rFonts w:ascii="Times New Roman" w:eastAsia="바탕체" w:hint="eastAsia"/>
          <w:sz w:val="23"/>
          <w:szCs w:val="23"/>
        </w:rPr>
        <w:t>관련한</w:t>
      </w:r>
      <w:r w:rsidR="00172957">
        <w:rPr>
          <w:rFonts w:ascii="Times New Roman" w:eastAsia="바탕체" w:hint="eastAsia"/>
          <w:sz w:val="23"/>
          <w:szCs w:val="23"/>
        </w:rPr>
        <w:t>,</w:t>
      </w:r>
      <w:r w:rsidR="00172957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 w:hint="eastAsia"/>
          <w:sz w:val="23"/>
          <w:szCs w:val="23"/>
        </w:rPr>
        <w:t>(i)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임금</w:t>
      </w:r>
      <w:r w:rsidR="00740E72" w:rsidRPr="00122043">
        <w:rPr>
          <w:rFonts w:ascii="Times New Roman" w:eastAsia="바탕체"/>
          <w:sz w:val="23"/>
          <w:szCs w:val="23"/>
        </w:rPr>
        <w:t xml:space="preserve">, </w:t>
      </w:r>
      <w:r w:rsidR="00740E72" w:rsidRPr="00122043">
        <w:rPr>
          <w:rFonts w:ascii="Times New Roman" w:eastAsia="바탕체"/>
          <w:sz w:val="23"/>
          <w:szCs w:val="23"/>
        </w:rPr>
        <w:t>상여금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또는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기타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보수의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인상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및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기타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이에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준하는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근로조건의</w:t>
      </w:r>
      <w:r w:rsidR="00740E72" w:rsidRPr="00122043">
        <w:rPr>
          <w:rFonts w:ascii="Times New Roman" w:eastAsia="바탕체"/>
          <w:sz w:val="23"/>
          <w:szCs w:val="23"/>
        </w:rPr>
        <w:t xml:space="preserve"> </w:t>
      </w:r>
      <w:r w:rsidR="00740E72" w:rsidRPr="00122043">
        <w:rPr>
          <w:rFonts w:ascii="Times New Roman" w:eastAsia="바탕체"/>
          <w:sz w:val="23"/>
          <w:szCs w:val="23"/>
        </w:rPr>
        <w:t>변경</w:t>
      </w:r>
      <w:r w:rsidR="00122043">
        <w:rPr>
          <w:rFonts w:ascii="Times New Roman" w:eastAsia="바탕체" w:hint="eastAsia"/>
          <w:sz w:val="23"/>
          <w:szCs w:val="23"/>
        </w:rPr>
        <w:t>,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/>
          <w:sz w:val="23"/>
          <w:szCs w:val="23"/>
        </w:rPr>
        <w:t xml:space="preserve">(ii) </w:t>
      </w:r>
      <w:r w:rsidR="00122043" w:rsidRPr="00BC3D7A">
        <w:rPr>
          <w:rFonts w:ascii="Times New Roman" w:eastAsia="바탕체"/>
          <w:sz w:val="23"/>
          <w:szCs w:val="23"/>
        </w:rPr>
        <w:t>퇴직금</w:t>
      </w:r>
      <w:r w:rsidR="00122043" w:rsidRPr="00BC3D7A">
        <w:rPr>
          <w:rFonts w:ascii="Times New Roman" w:eastAsia="바탕체"/>
          <w:sz w:val="23"/>
          <w:szCs w:val="23"/>
        </w:rPr>
        <w:t xml:space="preserve">, </w:t>
      </w:r>
      <w:r w:rsidR="00122043" w:rsidRPr="00BC3D7A">
        <w:rPr>
          <w:rFonts w:ascii="Times New Roman" w:eastAsia="바탕체"/>
          <w:sz w:val="23"/>
          <w:szCs w:val="23"/>
        </w:rPr>
        <w:t>특별상여금</w:t>
      </w:r>
      <w:r w:rsidR="00122043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22043" w:rsidRPr="00BC3D7A">
        <w:rPr>
          <w:rFonts w:ascii="Times New Roman" w:eastAsia="바탕체" w:hint="eastAsia"/>
          <w:sz w:val="23"/>
          <w:szCs w:val="23"/>
        </w:rPr>
        <w:t>위로금</w:t>
      </w:r>
      <w:r w:rsidR="00122043" w:rsidRPr="00BC3D7A">
        <w:rPr>
          <w:rFonts w:ascii="Times New Roman" w:eastAsia="바탕체" w:hint="eastAsia"/>
          <w:sz w:val="23"/>
          <w:szCs w:val="23"/>
        </w:rPr>
        <w:t xml:space="preserve">, </w:t>
      </w:r>
      <w:r w:rsidR="00122043" w:rsidRPr="00BC3D7A">
        <w:rPr>
          <w:rFonts w:ascii="Times New Roman" w:eastAsia="바탕체" w:hint="eastAsia"/>
          <w:sz w:val="23"/>
          <w:szCs w:val="23"/>
        </w:rPr>
        <w:t>퇴직위로금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또는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이와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유사하거나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이에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준하는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금원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내지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대가의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지급</w:t>
      </w:r>
      <w:r w:rsidR="00172957">
        <w:rPr>
          <w:rFonts w:ascii="Times New Roman" w:eastAsia="바탕체" w:hint="eastAsia"/>
          <w:sz w:val="23"/>
          <w:szCs w:val="23"/>
        </w:rPr>
        <w:t>, (iii)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임직원의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고용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또는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선임</w:t>
      </w:r>
      <w:r w:rsidR="00563CA6">
        <w:rPr>
          <w:rFonts w:ascii="Times New Roman" w:eastAsia="바탕체"/>
          <w:sz w:val="23"/>
          <w:szCs w:val="23"/>
        </w:rPr>
        <w:t>,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/>
          <w:sz w:val="23"/>
          <w:szCs w:val="23"/>
        </w:rPr>
        <w:t xml:space="preserve">(iv) </w:t>
      </w:r>
      <w:r w:rsidR="00122043" w:rsidRPr="00BC3D7A">
        <w:rPr>
          <w:rFonts w:ascii="Times New Roman" w:eastAsia="바탕체"/>
          <w:sz w:val="23"/>
          <w:szCs w:val="23"/>
        </w:rPr>
        <w:t>임직원의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해임</w:t>
      </w:r>
      <w:r w:rsidR="00122043" w:rsidRPr="00BC3D7A">
        <w:rPr>
          <w:rFonts w:ascii="Times New Roman" w:eastAsia="바탕체"/>
          <w:sz w:val="23"/>
          <w:szCs w:val="23"/>
        </w:rPr>
        <w:t>∙</w:t>
      </w:r>
      <w:r w:rsidR="00122043" w:rsidRPr="00BC3D7A">
        <w:rPr>
          <w:rFonts w:ascii="Times New Roman" w:eastAsia="바탕체"/>
          <w:sz w:val="23"/>
          <w:szCs w:val="23"/>
        </w:rPr>
        <w:t>해고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또는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퇴사의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권유</w:t>
      </w:r>
      <w:r w:rsidR="00563CA6">
        <w:rPr>
          <w:rFonts w:ascii="Times New Roman" w:eastAsia="바탕체"/>
          <w:sz w:val="23"/>
          <w:szCs w:val="23"/>
        </w:rPr>
        <w:t>,</w:t>
      </w:r>
      <w:r w:rsidR="00563CA6" w:rsidRPr="00BC3D7A">
        <w:rPr>
          <w:rFonts w:ascii="Times New Roman" w:eastAsia="바탕체"/>
          <w:sz w:val="23"/>
          <w:szCs w:val="23"/>
        </w:rPr>
        <w:t xml:space="preserve"> </w:t>
      </w:r>
      <w:r w:rsidR="00172957">
        <w:rPr>
          <w:rFonts w:ascii="Times New Roman" w:eastAsia="바탕체"/>
          <w:sz w:val="23"/>
          <w:szCs w:val="23"/>
        </w:rPr>
        <w:t xml:space="preserve">(v) </w:t>
      </w:r>
      <w:r w:rsidR="00122043" w:rsidRPr="00BC3D7A">
        <w:rPr>
          <w:rFonts w:ascii="Times New Roman" w:eastAsia="바탕체"/>
          <w:sz w:val="23"/>
          <w:szCs w:val="23"/>
        </w:rPr>
        <w:t>임직원에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대한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보수</w:t>
      </w:r>
      <w:r w:rsidR="00122043" w:rsidRPr="00BC3D7A">
        <w:rPr>
          <w:rFonts w:ascii="Times New Roman" w:eastAsia="바탕체"/>
          <w:sz w:val="23"/>
          <w:szCs w:val="23"/>
        </w:rPr>
        <w:t xml:space="preserve">, </w:t>
      </w:r>
      <w:r w:rsidR="00122043" w:rsidRPr="00BC3D7A">
        <w:rPr>
          <w:rFonts w:ascii="Times New Roman" w:eastAsia="바탕체"/>
          <w:sz w:val="23"/>
          <w:szCs w:val="23"/>
        </w:rPr>
        <w:t>혜택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등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근로조건과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관련한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규정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내지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정책의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제정</w:t>
      </w:r>
      <w:r w:rsidR="00122043" w:rsidRPr="00BC3D7A">
        <w:rPr>
          <w:rFonts w:ascii="Times New Roman" w:eastAsia="바탕체"/>
          <w:sz w:val="23"/>
          <w:szCs w:val="23"/>
        </w:rPr>
        <w:t xml:space="preserve">, </w:t>
      </w:r>
      <w:r w:rsidR="00122043" w:rsidRPr="00BC3D7A">
        <w:rPr>
          <w:rFonts w:ascii="Times New Roman" w:eastAsia="바탕체"/>
          <w:sz w:val="23"/>
          <w:szCs w:val="23"/>
        </w:rPr>
        <w:t>개정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및</w:t>
      </w:r>
      <w:r w:rsidR="00122043" w:rsidRPr="00BC3D7A">
        <w:rPr>
          <w:rFonts w:ascii="Times New Roman" w:eastAsia="바탕체"/>
          <w:sz w:val="23"/>
          <w:szCs w:val="23"/>
        </w:rPr>
        <w:t xml:space="preserve"> </w:t>
      </w:r>
      <w:r w:rsidR="00122043" w:rsidRPr="00BC3D7A">
        <w:rPr>
          <w:rFonts w:ascii="Times New Roman" w:eastAsia="바탕체"/>
          <w:sz w:val="23"/>
          <w:szCs w:val="23"/>
        </w:rPr>
        <w:t>폐지</w:t>
      </w:r>
      <w:r w:rsidR="001C58EF" w:rsidRPr="00122043">
        <w:rPr>
          <w:rFonts w:ascii="Times New Roman" w:eastAsia="바탕체"/>
          <w:sz w:val="23"/>
          <w:szCs w:val="23"/>
        </w:rPr>
        <w:t>;</w:t>
      </w:r>
      <w:r w:rsidR="001C58EF">
        <w:rPr>
          <w:rFonts w:ascii="Times New Roman" w:eastAsia="바탕체"/>
          <w:sz w:val="23"/>
          <w:szCs w:val="23"/>
        </w:rPr>
        <w:t xml:space="preserve"> </w:t>
      </w:r>
    </w:p>
    <w:p w14:paraId="214B8C21" w14:textId="397B7E95" w:rsidR="00122043" w:rsidRPr="00BC3D7A" w:rsidRDefault="00122043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회계기준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절차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정책의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 xml:space="preserve">, </w:t>
      </w:r>
      <w:r w:rsidRPr="00BC3D7A">
        <w:rPr>
          <w:rFonts w:ascii="Times New Roman" w:eastAsia="바탕체" w:hint="eastAsia"/>
          <w:sz w:val="23"/>
          <w:szCs w:val="23"/>
        </w:rPr>
        <w:t>사업연도의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변경</w:t>
      </w:r>
      <w:r w:rsidRPr="00BC3D7A">
        <w:rPr>
          <w:rFonts w:ascii="Times New Roman" w:eastAsia="바탕체" w:hint="eastAsia"/>
          <w:sz w:val="23"/>
          <w:szCs w:val="23"/>
        </w:rPr>
        <w:t>;</w:t>
      </w:r>
      <w:r w:rsidRPr="00BC3D7A">
        <w:rPr>
          <w:rFonts w:ascii="Times New Roman" w:eastAsia="바탕체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및</w:t>
      </w:r>
    </w:p>
    <w:p w14:paraId="311D9A10" w14:textId="3BA553D0" w:rsidR="00140A19" w:rsidRPr="00BC3D7A" w:rsidRDefault="00140A19" w:rsidP="00A43F8A">
      <w:pPr>
        <w:numPr>
          <w:ilvl w:val="0"/>
          <w:numId w:val="54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 w:hint="eastAsia"/>
          <w:sz w:val="23"/>
          <w:szCs w:val="23"/>
        </w:rPr>
        <w:t>이상의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각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목적으로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하거나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그러한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행위를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내용으로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하는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구속력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있는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합의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또는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계약의</w:t>
      </w:r>
      <w:r w:rsidRPr="00BC3D7A">
        <w:rPr>
          <w:rFonts w:ascii="Times New Roman" w:eastAsia="바탕체" w:hint="eastAsia"/>
          <w:sz w:val="23"/>
          <w:szCs w:val="23"/>
        </w:rPr>
        <w:t xml:space="preserve"> </w:t>
      </w:r>
      <w:r w:rsidRPr="00BC3D7A">
        <w:rPr>
          <w:rFonts w:ascii="Times New Roman" w:eastAsia="바탕체" w:hint="eastAsia"/>
          <w:sz w:val="23"/>
          <w:szCs w:val="23"/>
        </w:rPr>
        <w:t>체결</w:t>
      </w:r>
      <w:r w:rsidRPr="00BC3D7A">
        <w:rPr>
          <w:rFonts w:ascii="Times New Roman" w:eastAsia="바탕체" w:hint="eastAsia"/>
          <w:sz w:val="23"/>
          <w:szCs w:val="23"/>
        </w:rPr>
        <w:t>.</w:t>
      </w:r>
    </w:p>
    <w:p w14:paraId="50617779" w14:textId="77777777" w:rsidR="00C70589" w:rsidRDefault="00740E72" w:rsidP="00740E72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BC3D7A">
        <w:rPr>
          <w:rFonts w:ascii="Times New Roman" w:eastAsia="바탕체"/>
          <w:sz w:val="23"/>
          <w:szCs w:val="23"/>
          <w:u w:val="single"/>
        </w:rPr>
        <w:t>특수관계인과</w:t>
      </w:r>
      <w:r w:rsidRPr="00BC3D7A">
        <w:rPr>
          <w:rFonts w:ascii="Times New Roman" w:eastAsia="바탕체"/>
          <w:sz w:val="23"/>
          <w:szCs w:val="23"/>
          <w:u w:val="single"/>
        </w:rPr>
        <w:t xml:space="preserve"> </w:t>
      </w:r>
      <w:r w:rsidRPr="00BC3D7A">
        <w:rPr>
          <w:rFonts w:ascii="Times New Roman" w:eastAsia="바탕체"/>
          <w:sz w:val="23"/>
          <w:szCs w:val="23"/>
          <w:u w:val="single"/>
        </w:rPr>
        <w:t>체결한</w:t>
      </w:r>
      <w:r w:rsidRPr="00BC3D7A">
        <w:rPr>
          <w:rFonts w:ascii="Times New Roman" w:eastAsia="바탕체"/>
          <w:sz w:val="23"/>
          <w:szCs w:val="23"/>
          <w:u w:val="single"/>
        </w:rPr>
        <w:t xml:space="preserve"> </w:t>
      </w:r>
      <w:r w:rsidRPr="00BC3D7A">
        <w:rPr>
          <w:rFonts w:ascii="Times New Roman" w:eastAsia="바탕체"/>
          <w:sz w:val="23"/>
          <w:szCs w:val="23"/>
          <w:u w:val="single"/>
        </w:rPr>
        <w:t>계약</w:t>
      </w:r>
      <w:r w:rsidRPr="00BC3D7A">
        <w:rPr>
          <w:rFonts w:ascii="Times New Roman" w:eastAsia="바탕체"/>
          <w:sz w:val="23"/>
          <w:szCs w:val="23"/>
        </w:rPr>
        <w:t xml:space="preserve">.  </w:t>
      </w:r>
    </w:p>
    <w:p w14:paraId="61ECDD52" w14:textId="5275FFBA" w:rsidR="00C70589" w:rsidRPr="00911909" w:rsidRDefault="00C70589" w:rsidP="00A43F8A">
      <w:pPr>
        <w:numPr>
          <w:ilvl w:val="0"/>
          <w:numId w:val="56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911909">
        <w:rPr>
          <w:rFonts w:ascii="Times New Roman" w:eastAsia="바탕체" w:hint="eastAsia"/>
          <w:sz w:val="23"/>
          <w:szCs w:val="23"/>
        </w:rPr>
        <w:t>당사자들은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  <w:u w:val="single"/>
        </w:rPr>
        <w:t>별</w:t>
      </w:r>
      <w:r w:rsidR="00BA5F27">
        <w:rPr>
          <w:rFonts w:ascii="Times New Roman" w:eastAsia="바탕체" w:hint="eastAsia"/>
          <w:sz w:val="23"/>
          <w:szCs w:val="23"/>
          <w:u w:val="single"/>
        </w:rPr>
        <w:t>첨</w:t>
      </w:r>
      <w:r w:rsidRPr="00911909">
        <w:rPr>
          <w:rFonts w:ascii="Times New Roman" w:eastAsia="바탕체"/>
          <w:sz w:val="23"/>
          <w:szCs w:val="23"/>
          <w:u w:val="single"/>
        </w:rPr>
        <w:t xml:space="preserve"> </w:t>
      </w:r>
      <w:r w:rsidR="00E17FA2" w:rsidRPr="00911909">
        <w:rPr>
          <w:rFonts w:ascii="Times New Roman" w:eastAsia="바탕체"/>
          <w:sz w:val="23"/>
          <w:szCs w:val="23"/>
          <w:u w:val="single"/>
        </w:rPr>
        <w:t>8.4(a)</w:t>
      </w:r>
      <w:r w:rsidRPr="00911909">
        <w:rPr>
          <w:rFonts w:ascii="Times New Roman" w:eastAsia="바탕체"/>
          <w:sz w:val="23"/>
          <w:szCs w:val="23"/>
        </w:rPr>
        <w:t>에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기재된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="001A0B0F" w:rsidRPr="00911909">
        <w:rPr>
          <w:rFonts w:ascii="Times New Roman" w:eastAsia="바탕체" w:hint="eastAsia"/>
          <w:sz w:val="23"/>
          <w:szCs w:val="23"/>
        </w:rPr>
        <w:t>대상회사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1A0B0F" w:rsidRPr="00911909">
        <w:rPr>
          <w:rFonts w:ascii="Times New Roman" w:eastAsia="바탕체" w:hint="eastAsia"/>
          <w:sz w:val="23"/>
          <w:szCs w:val="23"/>
        </w:rPr>
        <w:t>및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F6C7F">
        <w:rPr>
          <w:rFonts w:ascii="Times New Roman" w:eastAsia="바탕체" w:hint="eastAsia"/>
          <w:sz w:val="23"/>
          <w:szCs w:val="23"/>
        </w:rPr>
        <w:t>해외</w:t>
      </w:r>
      <w:r w:rsidR="007F6C7F">
        <w:rPr>
          <w:rFonts w:ascii="Times New Roman" w:eastAsia="바탕체"/>
          <w:sz w:val="23"/>
          <w:szCs w:val="23"/>
        </w:rPr>
        <w:t xml:space="preserve"> </w:t>
      </w:r>
      <w:r w:rsidR="007F6C7F">
        <w:rPr>
          <w:rFonts w:ascii="Times New Roman" w:eastAsia="바탕체" w:hint="eastAsia"/>
          <w:sz w:val="23"/>
          <w:szCs w:val="23"/>
        </w:rPr>
        <w:t>종속</w:t>
      </w:r>
      <w:r w:rsidR="001A0B0F" w:rsidRPr="00911909">
        <w:rPr>
          <w:rFonts w:ascii="Times New Roman" w:eastAsia="바탕체" w:hint="eastAsia"/>
          <w:sz w:val="23"/>
          <w:szCs w:val="23"/>
        </w:rPr>
        <w:t>회사와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1A0B0F" w:rsidRPr="00911909">
        <w:rPr>
          <w:rFonts w:ascii="Times New Roman" w:eastAsia="바탕체" w:hint="eastAsia"/>
          <w:sz w:val="23"/>
          <w:szCs w:val="23"/>
        </w:rPr>
        <w:t>그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1A0B0F" w:rsidRPr="00911909">
        <w:rPr>
          <w:rFonts w:ascii="Times New Roman" w:eastAsia="바탕체" w:hint="eastAsia"/>
          <w:sz w:val="23"/>
          <w:szCs w:val="23"/>
        </w:rPr>
        <w:t>특수관계인</w:t>
      </w:r>
      <w:r w:rsidR="001A0B0F" w:rsidRPr="00911909">
        <w:rPr>
          <w:rFonts w:ascii="Times New Roman" w:eastAsia="바탕체"/>
          <w:sz w:val="23"/>
          <w:szCs w:val="23"/>
        </w:rPr>
        <w:t>과</w:t>
      </w:r>
      <w:r w:rsidR="001A0B0F">
        <w:rPr>
          <w:rFonts w:ascii="Times New Roman" w:eastAsia="바탕체" w:hint="eastAsia"/>
          <w:sz w:val="23"/>
          <w:szCs w:val="23"/>
        </w:rPr>
        <w:t>의</w:t>
      </w:r>
      <w:r w:rsidR="001A0B0F"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</w:t>
      </w:r>
      <w:r w:rsidRPr="00911909">
        <w:rPr>
          <w:rFonts w:ascii="Times New Roman" w:eastAsia="바탕체"/>
          <w:sz w:val="23"/>
          <w:szCs w:val="23"/>
        </w:rPr>
        <w:t>(</w:t>
      </w:r>
      <w:r w:rsidRPr="00911909">
        <w:rPr>
          <w:rFonts w:ascii="Times New Roman" w:eastAsia="바탕체"/>
          <w:sz w:val="23"/>
          <w:szCs w:val="23"/>
        </w:rPr>
        <w:t>통상적인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사업</w:t>
      </w:r>
      <w:r w:rsidRPr="00911909">
        <w:rPr>
          <w:rFonts w:ascii="Times New Roman" w:eastAsia="바탕체"/>
          <w:sz w:val="23"/>
          <w:szCs w:val="23"/>
        </w:rPr>
        <w:t>과정으로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정상적인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계약기간의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만료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계약이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갱신된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경우를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포함</w:t>
      </w:r>
      <w:r w:rsidR="001A0B0F">
        <w:rPr>
          <w:rFonts w:ascii="Times New Roman" w:eastAsia="바탕체" w:hint="eastAsia"/>
          <w:sz w:val="23"/>
          <w:szCs w:val="23"/>
        </w:rPr>
        <w:t>함</w:t>
      </w:r>
      <w:r w:rsidR="001A0B0F">
        <w:rPr>
          <w:rFonts w:ascii="Times New Roman" w:eastAsia="바탕체" w:hint="eastAsia"/>
          <w:sz w:val="23"/>
          <w:szCs w:val="23"/>
        </w:rPr>
        <w:t>)</w:t>
      </w:r>
      <w:r w:rsidRPr="00911909">
        <w:rPr>
          <w:rFonts w:ascii="Times New Roman" w:eastAsia="바탕체"/>
          <w:sz w:val="23"/>
          <w:szCs w:val="23"/>
        </w:rPr>
        <w:t>과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관련하여</w:t>
      </w:r>
      <w:r w:rsidR="00911909"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="00D82BA6" w:rsidRPr="00691F33">
        <w:rPr>
          <w:rFonts w:ascii="Times New Roman" w:eastAsia="바탕체" w:hint="eastAsia"/>
          <w:sz w:val="23"/>
          <w:szCs w:val="23"/>
          <w:u w:val="single"/>
        </w:rPr>
        <w:t>별</w:t>
      </w:r>
      <w:r w:rsidR="00BA5F27">
        <w:rPr>
          <w:rFonts w:ascii="Times New Roman" w:eastAsia="바탕체" w:hint="eastAsia"/>
          <w:sz w:val="23"/>
          <w:szCs w:val="23"/>
          <w:u w:val="single"/>
        </w:rPr>
        <w:t>첨</w:t>
      </w:r>
      <w:r w:rsidR="00D82BA6" w:rsidRPr="00691F33">
        <w:rPr>
          <w:rFonts w:ascii="Times New Roman" w:eastAsia="바탕체" w:hint="eastAsia"/>
          <w:sz w:val="23"/>
          <w:szCs w:val="23"/>
          <w:u w:val="single"/>
        </w:rPr>
        <w:t xml:space="preserve"> </w:t>
      </w:r>
      <w:r w:rsidR="00D82BA6" w:rsidRPr="00691F33">
        <w:rPr>
          <w:rFonts w:ascii="Times New Roman" w:eastAsia="바탕체"/>
          <w:sz w:val="23"/>
          <w:szCs w:val="23"/>
          <w:u w:val="single"/>
        </w:rPr>
        <w:t>8.4(a)</w:t>
      </w:r>
      <w:r w:rsidR="00D82BA6">
        <w:rPr>
          <w:rFonts w:ascii="Times New Roman" w:eastAsia="바탕체" w:hint="eastAsia"/>
          <w:sz w:val="23"/>
          <w:szCs w:val="23"/>
        </w:rPr>
        <w:t>에</w:t>
      </w:r>
      <w:r w:rsidR="00D82BA6">
        <w:rPr>
          <w:rFonts w:ascii="Times New Roman" w:eastAsia="바탕체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기재된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바에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따라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각</w:t>
      </w:r>
      <w:r w:rsidR="00D82BA6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해당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계약</w:t>
      </w:r>
      <w:r w:rsidR="00D82BA6">
        <w:rPr>
          <w:rFonts w:ascii="Times New Roman" w:eastAsia="바탕체" w:hint="eastAsia"/>
          <w:sz w:val="23"/>
          <w:szCs w:val="23"/>
        </w:rPr>
        <w:t>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일정</w:t>
      </w:r>
      <w:r w:rsidRPr="00911909">
        <w:rPr>
          <w:rFonts w:ascii="Times New Roman" w:eastAsia="바탕체"/>
          <w:sz w:val="23"/>
          <w:szCs w:val="23"/>
        </w:rPr>
        <w:t>기간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동안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계속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유지</w:t>
      </w:r>
      <w:r w:rsidR="00D82BA6">
        <w:rPr>
          <w:rFonts w:ascii="Times New Roman" w:eastAsia="바탕체" w:hint="eastAsia"/>
          <w:sz w:val="23"/>
          <w:szCs w:val="23"/>
        </w:rPr>
        <w:t>하거나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거래종결일자로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/>
          <w:sz w:val="23"/>
          <w:szCs w:val="23"/>
        </w:rPr>
        <w:t>해지되도록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="00D82BA6">
        <w:rPr>
          <w:rFonts w:ascii="Times New Roman" w:eastAsia="바탕체" w:hint="eastAsia"/>
          <w:sz w:val="23"/>
          <w:szCs w:val="23"/>
        </w:rPr>
        <w:t>한다</w:t>
      </w:r>
      <w:r w:rsidR="00D82BA6">
        <w:rPr>
          <w:rFonts w:ascii="Times New Roman" w:eastAsia="바탕체" w:hint="eastAsia"/>
          <w:sz w:val="23"/>
          <w:szCs w:val="23"/>
        </w:rPr>
        <w:t>.</w:t>
      </w:r>
      <w:r w:rsidR="00D82BA6">
        <w:rPr>
          <w:rFonts w:ascii="Times New Roman" w:eastAsia="바탕체"/>
          <w:sz w:val="23"/>
          <w:szCs w:val="23"/>
        </w:rPr>
        <w:t xml:space="preserve"> </w:t>
      </w:r>
    </w:p>
    <w:p w14:paraId="15880A21" w14:textId="510C5CA5" w:rsidR="00BA04E2" w:rsidRPr="00711904" w:rsidRDefault="00C70589" w:rsidP="00A43F8A">
      <w:pPr>
        <w:numPr>
          <w:ilvl w:val="0"/>
          <w:numId w:val="56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911909">
        <w:rPr>
          <w:rFonts w:ascii="Times New Roman" w:eastAsia="바탕체" w:hint="eastAsia"/>
          <w:sz w:val="23"/>
          <w:szCs w:val="23"/>
        </w:rPr>
        <w:t>매도인은</w:t>
      </w:r>
      <w:r w:rsidR="00C3690F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대상회사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및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해외</w:t>
      </w:r>
      <w:r w:rsidR="0091190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종속</w:t>
      </w:r>
      <w:r w:rsidRPr="00911909">
        <w:rPr>
          <w:rFonts w:ascii="Times New Roman" w:eastAsia="바탕체" w:hint="eastAsia"/>
          <w:sz w:val="23"/>
          <w:szCs w:val="23"/>
        </w:rPr>
        <w:t>회사가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662CDD">
        <w:rPr>
          <w:rFonts w:ascii="Times New Roman" w:eastAsia="바탕체" w:hint="eastAsia"/>
          <w:sz w:val="23"/>
          <w:szCs w:val="23"/>
        </w:rPr>
        <w:t>영위하던</w:t>
      </w:r>
      <w:r w:rsidR="00662CDD">
        <w:rPr>
          <w:rFonts w:ascii="Times New Roman" w:eastAsia="바탕체" w:hint="eastAsia"/>
          <w:sz w:val="23"/>
          <w:szCs w:val="23"/>
        </w:rPr>
        <w:t xml:space="preserve"> </w:t>
      </w:r>
      <w:r w:rsidR="00662CDD">
        <w:rPr>
          <w:rFonts w:ascii="Times New Roman" w:eastAsia="바탕체" w:hint="eastAsia"/>
          <w:sz w:val="23"/>
          <w:szCs w:val="23"/>
        </w:rPr>
        <w:t>사업을</w:t>
      </w:r>
      <w:r w:rsidR="00662CDD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거래종결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직전에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수행하던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것과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실질적으로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동일하게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수행할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있도록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위하여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매도인으로부터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제공받아야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공유</w:t>
      </w:r>
      <w:r w:rsidR="0073369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서비스</w:t>
      </w:r>
      <w:r w:rsidR="00733699">
        <w:rPr>
          <w:rFonts w:ascii="Times New Roman" w:eastAsia="바탕체" w:hint="eastAsia"/>
          <w:sz w:val="23"/>
          <w:szCs w:val="23"/>
        </w:rPr>
        <w:t>(</w:t>
      </w:r>
      <w:r w:rsidRPr="00911909">
        <w:rPr>
          <w:rFonts w:ascii="Times New Roman" w:eastAsia="바탕체" w:hint="eastAsia"/>
          <w:sz w:val="23"/>
          <w:szCs w:val="23"/>
        </w:rPr>
        <w:t>shared services</w:t>
      </w:r>
      <w:r w:rsidR="00733699">
        <w:rPr>
          <w:rFonts w:ascii="Times New Roman" w:eastAsia="바탕체"/>
          <w:sz w:val="23"/>
          <w:szCs w:val="23"/>
        </w:rPr>
        <w:t>)</w:t>
      </w:r>
      <w:r w:rsidRPr="00911909">
        <w:rPr>
          <w:rFonts w:ascii="Times New Roman" w:eastAsia="바탕체" w:hint="eastAsia"/>
          <w:sz w:val="23"/>
          <w:szCs w:val="23"/>
        </w:rPr>
        <w:t>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있거나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매도인의</w:t>
      </w:r>
      <w:r w:rsidR="0096386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63869" w:rsidRPr="00911909">
        <w:rPr>
          <w:rFonts w:ascii="Times New Roman" w:eastAsia="바탕체" w:hint="eastAsia"/>
          <w:sz w:val="23"/>
          <w:szCs w:val="23"/>
        </w:rPr>
        <w:t>특수관계인으</w:t>
      </w:r>
      <w:r w:rsidRPr="00911909">
        <w:rPr>
          <w:rFonts w:ascii="Times New Roman" w:eastAsia="바탕체" w:hint="eastAsia"/>
          <w:sz w:val="23"/>
          <w:szCs w:val="23"/>
        </w:rPr>
        <w:t>로부터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제공받아야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기타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다른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서비스가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경우</w:t>
      </w:r>
      <w:r w:rsidR="00736512" w:rsidRPr="00911909">
        <w:rPr>
          <w:rFonts w:ascii="Times New Roman" w:eastAsia="바탕체" w:hint="eastAsia"/>
          <w:sz w:val="23"/>
          <w:szCs w:val="23"/>
        </w:rPr>
        <w:t>(</w:t>
      </w:r>
      <w:r w:rsidR="00736512" w:rsidRPr="00911909">
        <w:rPr>
          <w:rFonts w:ascii="Times New Roman" w:eastAsia="바탕체"/>
          <w:sz w:val="23"/>
          <w:szCs w:val="23"/>
        </w:rPr>
        <w:t>“</w:t>
      </w:r>
      <w:r w:rsidR="00736512" w:rsidRPr="00911909">
        <w:rPr>
          <w:rFonts w:ascii="Times New Roman" w:eastAsia="바탕체" w:hint="eastAsia"/>
          <w:b/>
          <w:sz w:val="23"/>
          <w:szCs w:val="23"/>
          <w:u w:val="single"/>
        </w:rPr>
        <w:t>본건</w:t>
      </w:r>
      <w:r w:rsidR="00736512" w:rsidRPr="00911909">
        <w:rPr>
          <w:rFonts w:ascii="Times New Roman" w:eastAsia="바탕체" w:hint="eastAsia"/>
          <w:b/>
          <w:sz w:val="23"/>
          <w:szCs w:val="23"/>
          <w:u w:val="single"/>
        </w:rPr>
        <w:t xml:space="preserve"> </w:t>
      </w:r>
      <w:r w:rsidR="00736512" w:rsidRPr="00911909">
        <w:rPr>
          <w:rFonts w:ascii="Times New Roman" w:eastAsia="바탕체" w:hint="eastAsia"/>
          <w:b/>
          <w:sz w:val="23"/>
          <w:szCs w:val="23"/>
          <w:u w:val="single"/>
        </w:rPr>
        <w:t>서비스</w:t>
      </w:r>
      <w:r w:rsidR="00736512" w:rsidRPr="00911909">
        <w:rPr>
          <w:rFonts w:ascii="Times New Roman" w:eastAsia="바탕체"/>
          <w:sz w:val="23"/>
          <w:szCs w:val="23"/>
        </w:rPr>
        <w:t>”)</w:t>
      </w:r>
      <w:r w:rsidRPr="00911909">
        <w:rPr>
          <w:rFonts w:ascii="Times New Roman" w:eastAsia="바탕체" w:hint="eastAsia"/>
          <w:sz w:val="23"/>
          <w:szCs w:val="23"/>
        </w:rPr>
        <w:t xml:space="preserve">, </w:t>
      </w:r>
      <w:r w:rsidRPr="00911909">
        <w:rPr>
          <w:rFonts w:ascii="Times New Roman" w:eastAsia="바탕체" w:hint="eastAsia"/>
          <w:sz w:val="23"/>
          <w:szCs w:val="23"/>
        </w:rPr>
        <w:t>법령이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허용하는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한도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내에서</w:t>
      </w:r>
      <w:r w:rsidRPr="00911909">
        <w:rPr>
          <w:rFonts w:ascii="Times New Roman" w:eastAsia="바탕체" w:hint="eastAsia"/>
          <w:sz w:val="23"/>
          <w:szCs w:val="23"/>
        </w:rPr>
        <w:t xml:space="preserve">, </w:t>
      </w:r>
      <w:r w:rsidRPr="00911909">
        <w:rPr>
          <w:rFonts w:ascii="Times New Roman" w:eastAsia="바탕체" w:hint="eastAsia"/>
          <w:sz w:val="23"/>
          <w:szCs w:val="23"/>
        </w:rPr>
        <w:t>대상회사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및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해외</w:t>
      </w:r>
      <w:r w:rsidR="0091190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11909" w:rsidRPr="00911909">
        <w:rPr>
          <w:rFonts w:ascii="Times New Roman" w:eastAsia="바탕체" w:hint="eastAsia"/>
          <w:sz w:val="23"/>
          <w:szCs w:val="23"/>
        </w:rPr>
        <w:t>종속회</w:t>
      </w:r>
      <w:r w:rsidRPr="00911909">
        <w:rPr>
          <w:rFonts w:ascii="Times New Roman" w:eastAsia="바탕체" w:hint="eastAsia"/>
          <w:sz w:val="23"/>
          <w:szCs w:val="23"/>
        </w:rPr>
        <w:t>사가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63869" w:rsidRPr="00911909">
        <w:rPr>
          <w:rFonts w:ascii="Times New Roman" w:eastAsia="바탕체" w:hint="eastAsia"/>
          <w:sz w:val="23"/>
          <w:szCs w:val="23"/>
        </w:rPr>
        <w:t>특수관계인으로</w:t>
      </w:r>
      <w:r w:rsidRPr="00911909">
        <w:rPr>
          <w:rFonts w:ascii="Times New Roman" w:eastAsia="바탕체" w:hint="eastAsia"/>
          <w:sz w:val="23"/>
          <w:szCs w:val="23"/>
        </w:rPr>
        <w:t>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6512" w:rsidRPr="00911909">
        <w:rPr>
          <w:rFonts w:ascii="Times New Roman" w:eastAsia="바탕체" w:hint="eastAsia"/>
          <w:sz w:val="23"/>
          <w:szCs w:val="23"/>
        </w:rPr>
        <w:t>본건</w:t>
      </w:r>
      <w:r w:rsidR="00736512"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서비스를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6512" w:rsidRPr="00911909">
        <w:rPr>
          <w:rFonts w:ascii="Times New Roman" w:eastAsia="바탕체" w:hint="eastAsia"/>
          <w:sz w:val="23"/>
          <w:szCs w:val="23"/>
        </w:rPr>
        <w:t>계속적으로</w:t>
      </w:r>
      <w:r w:rsidR="00736512"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제공받을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있도록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신의성실의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원칙에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따라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협의하고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963869" w:rsidRPr="00911909">
        <w:rPr>
          <w:rFonts w:ascii="Times New Roman" w:eastAsia="바탕체" w:hint="eastAsia"/>
          <w:sz w:val="23"/>
          <w:szCs w:val="23"/>
        </w:rPr>
        <w:t>특수관계인으로</w:t>
      </w:r>
      <w:r w:rsidR="00963869"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하여금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협의하도록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하여야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한다</w:t>
      </w:r>
      <w:r w:rsidR="00B96739">
        <w:rPr>
          <w:rFonts w:ascii="Times New Roman" w:eastAsia="바탕체" w:hint="eastAsia"/>
          <w:sz w:val="23"/>
          <w:szCs w:val="23"/>
        </w:rPr>
        <w:t>.</w:t>
      </w:r>
      <w:r w:rsidR="00B96739">
        <w:rPr>
          <w:rFonts w:ascii="Times New Roman" w:eastAsia="바탕체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본건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서비스의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내용</w:t>
      </w:r>
      <w:r w:rsidR="00691F33">
        <w:rPr>
          <w:rFonts w:ascii="Times New Roman" w:eastAsia="바탕체" w:hint="eastAsia"/>
          <w:sz w:val="23"/>
          <w:szCs w:val="23"/>
        </w:rPr>
        <w:t xml:space="preserve">, </w:t>
      </w:r>
      <w:r w:rsidR="00691F33">
        <w:rPr>
          <w:rFonts w:ascii="Times New Roman" w:eastAsia="바탕체" w:hint="eastAsia"/>
          <w:sz w:val="23"/>
          <w:szCs w:val="23"/>
        </w:rPr>
        <w:t>범위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및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그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제공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조건은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거래종결일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전까지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당사자들이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별도로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협의하여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정하기로</w:t>
      </w:r>
      <w:r w:rsidR="00691F33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하되</w:t>
      </w:r>
      <w:r w:rsidR="00691F33">
        <w:rPr>
          <w:rFonts w:ascii="Times New Roman" w:eastAsia="바탕체" w:hint="eastAsia"/>
          <w:sz w:val="23"/>
          <w:szCs w:val="23"/>
        </w:rPr>
        <w:t xml:space="preserve">, </w:t>
      </w:r>
      <w:r w:rsidR="00B96739">
        <w:rPr>
          <w:rFonts w:ascii="Times New Roman" w:eastAsia="바탕체" w:hint="eastAsia"/>
          <w:sz w:val="23"/>
          <w:szCs w:val="23"/>
        </w:rPr>
        <w:t>본건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서비스의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제공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조건은</w:t>
      </w:r>
      <w:r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(i) </w:t>
      </w:r>
      <w:r w:rsidRPr="00911909">
        <w:rPr>
          <w:rFonts w:ascii="Times New Roman" w:eastAsia="바탕체" w:hint="eastAsia"/>
          <w:sz w:val="23"/>
          <w:szCs w:val="23"/>
        </w:rPr>
        <w:t>과거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691F33">
        <w:rPr>
          <w:rFonts w:ascii="Times New Roman" w:eastAsia="바탕체" w:hint="eastAsia"/>
          <w:sz w:val="23"/>
          <w:szCs w:val="23"/>
        </w:rPr>
        <w:t>동일</w:t>
      </w:r>
      <w:r w:rsidR="00691F33">
        <w:rPr>
          <w:rFonts w:ascii="Times New Roman" w:eastAsia="바탕체" w:hint="eastAsia"/>
          <w:sz w:val="23"/>
          <w:szCs w:val="23"/>
        </w:rPr>
        <w:t xml:space="preserve">, </w:t>
      </w:r>
      <w:r w:rsidR="00B96739">
        <w:rPr>
          <w:rFonts w:ascii="Times New Roman" w:eastAsia="바탕체" w:hint="eastAsia"/>
          <w:sz w:val="23"/>
          <w:szCs w:val="23"/>
        </w:rPr>
        <w:t>유사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서비스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제공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시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적용되었던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통상적인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거래조건과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실질적으로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동일</w:t>
      </w:r>
      <w:r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유사해야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하며</w:t>
      </w:r>
      <w:r w:rsidRPr="00911909">
        <w:rPr>
          <w:rFonts w:ascii="Times New Roman" w:eastAsia="바탕체" w:hint="eastAsia"/>
          <w:sz w:val="23"/>
          <w:szCs w:val="23"/>
        </w:rPr>
        <w:t>,</w:t>
      </w:r>
      <w:r w:rsidRPr="00911909">
        <w:rPr>
          <w:rFonts w:ascii="Times New Roman" w:eastAsia="바탕체"/>
          <w:sz w:val="23"/>
          <w:szCs w:val="23"/>
        </w:rPr>
        <w:t xml:space="preserve"> (ii) </w:t>
      </w:r>
      <w:r w:rsidRPr="00911909">
        <w:rPr>
          <w:rFonts w:ascii="Times New Roman" w:eastAsia="바탕체" w:hint="eastAsia"/>
          <w:sz w:val="23"/>
          <w:szCs w:val="23"/>
        </w:rPr>
        <w:t>독립된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</w:t>
      </w:r>
      <w:r w:rsidRPr="00911909">
        <w:rPr>
          <w:rFonts w:ascii="Times New Roman" w:eastAsia="바탕체"/>
          <w:sz w:val="23"/>
          <w:szCs w:val="23"/>
        </w:rPr>
        <w:t>3</w:t>
      </w:r>
      <w:r w:rsidRPr="00911909">
        <w:rPr>
          <w:rFonts w:ascii="Times New Roman" w:eastAsia="바탕체" w:hint="eastAsia"/>
          <w:sz w:val="23"/>
          <w:szCs w:val="23"/>
        </w:rPr>
        <w:t>자간의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정상적인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거래조건을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기준으로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하되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특수관계인의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다른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계열회사와의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동일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유사한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거래에서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적용되는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조건보다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대상회사</w:t>
      </w:r>
      <w:r w:rsidR="00C3690F">
        <w:rPr>
          <w:rFonts w:ascii="Times New Roman" w:eastAsia="바탕체" w:hint="eastAsia"/>
          <w:sz w:val="23"/>
          <w:szCs w:val="23"/>
        </w:rPr>
        <w:t xml:space="preserve"> </w:t>
      </w:r>
      <w:r w:rsidR="00C3690F">
        <w:rPr>
          <w:rFonts w:ascii="Times New Roman" w:eastAsia="바탕체" w:hint="eastAsia"/>
          <w:sz w:val="23"/>
          <w:szCs w:val="23"/>
        </w:rPr>
        <w:t>또는</w:t>
      </w:r>
      <w:r w:rsidR="00C3690F">
        <w:rPr>
          <w:rFonts w:ascii="Times New Roman" w:eastAsia="바탕체" w:hint="eastAsia"/>
          <w:sz w:val="23"/>
          <w:szCs w:val="23"/>
        </w:rPr>
        <w:t xml:space="preserve"> </w:t>
      </w:r>
      <w:r w:rsidR="00C3690F">
        <w:rPr>
          <w:rFonts w:ascii="Times New Roman" w:eastAsia="바탕체" w:hint="eastAsia"/>
          <w:sz w:val="23"/>
          <w:szCs w:val="23"/>
        </w:rPr>
        <w:t>종속회사</w:t>
      </w:r>
      <w:r w:rsidRPr="00911909">
        <w:rPr>
          <w:rFonts w:ascii="Times New Roman" w:eastAsia="바탕체" w:hint="eastAsia"/>
          <w:sz w:val="23"/>
          <w:szCs w:val="23"/>
        </w:rPr>
        <w:t>에게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합리적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사유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없이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불리하지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않</w:t>
      </w:r>
      <w:r w:rsidR="00B96739">
        <w:rPr>
          <w:rFonts w:ascii="Times New Roman" w:eastAsia="바탕체" w:hint="eastAsia"/>
          <w:sz w:val="23"/>
          <w:szCs w:val="23"/>
        </w:rPr>
        <w:t>아</w:t>
      </w:r>
      <w:r w:rsidRPr="00911909">
        <w:rPr>
          <w:rFonts w:ascii="Times New Roman" w:eastAsia="바탕체" w:hint="eastAsia"/>
          <w:sz w:val="23"/>
          <w:szCs w:val="23"/>
        </w:rPr>
        <w:t>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한다</w:t>
      </w:r>
      <w:r w:rsidRPr="00911909">
        <w:rPr>
          <w:rFonts w:ascii="Times New Roman" w:eastAsia="바탕체" w:hint="eastAsia"/>
          <w:sz w:val="23"/>
          <w:szCs w:val="23"/>
        </w:rPr>
        <w:t>.</w:t>
      </w:r>
      <w:r w:rsidRPr="00911909">
        <w:rPr>
          <w:rFonts w:ascii="Times New Roman" w:eastAsia="바탕체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만약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매도인의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특수관계인이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대상회사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또는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해외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종속</w:t>
      </w:r>
      <w:r w:rsidRPr="00911909">
        <w:rPr>
          <w:rFonts w:ascii="Times New Roman" w:eastAsia="바탕체" w:hint="eastAsia"/>
          <w:sz w:val="23"/>
          <w:szCs w:val="23"/>
        </w:rPr>
        <w:t>회사로부터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</w:t>
      </w:r>
      <w:r w:rsidR="00C3690F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받고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있거나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제공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받아야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할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공유</w:t>
      </w:r>
      <w:r w:rsidR="00733699">
        <w:rPr>
          <w:rFonts w:ascii="Times New Roman" w:eastAsia="바탕체" w:hint="eastAsia"/>
          <w:sz w:val="23"/>
          <w:szCs w:val="23"/>
        </w:rPr>
        <w:t xml:space="preserve"> </w:t>
      </w:r>
      <w:r w:rsidR="00733699">
        <w:rPr>
          <w:rFonts w:ascii="Times New Roman" w:eastAsia="바탕체" w:hint="eastAsia"/>
          <w:sz w:val="23"/>
          <w:szCs w:val="23"/>
        </w:rPr>
        <w:t>서비스</w:t>
      </w:r>
      <w:r w:rsidR="00733699">
        <w:rPr>
          <w:rFonts w:ascii="Times New Roman" w:eastAsia="바탕체" w:hint="eastAsia"/>
          <w:sz w:val="23"/>
          <w:szCs w:val="23"/>
        </w:rPr>
        <w:t>(</w:t>
      </w:r>
      <w:r w:rsidRPr="00911909">
        <w:rPr>
          <w:rFonts w:ascii="Times New Roman" w:eastAsia="바탕체"/>
          <w:sz w:val="23"/>
          <w:szCs w:val="23"/>
        </w:rPr>
        <w:t>shared service</w:t>
      </w:r>
      <w:r w:rsidR="00733699">
        <w:rPr>
          <w:rFonts w:ascii="Times New Roman" w:eastAsia="바탕체"/>
          <w:sz w:val="23"/>
          <w:szCs w:val="23"/>
        </w:rPr>
        <w:t>)</w:t>
      </w:r>
      <w:r w:rsidRPr="00911909">
        <w:rPr>
          <w:rFonts w:ascii="Times New Roman" w:eastAsia="바탕체" w:hint="eastAsia"/>
          <w:sz w:val="23"/>
          <w:szCs w:val="23"/>
        </w:rPr>
        <w:t>나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기타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다른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lastRenderedPageBreak/>
        <w:t>서비스가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있을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Pr="00911909">
        <w:rPr>
          <w:rFonts w:ascii="Times New Roman" w:eastAsia="바탕체" w:hint="eastAsia"/>
          <w:sz w:val="23"/>
          <w:szCs w:val="23"/>
        </w:rPr>
        <w:t>경우에도</w:t>
      </w:r>
      <w:r w:rsidRPr="0091190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위와</w:t>
      </w:r>
      <w:r w:rsidR="00B96739">
        <w:rPr>
          <w:rFonts w:ascii="Times New Roman" w:eastAsia="바탕체" w:hint="eastAsia"/>
          <w:sz w:val="23"/>
          <w:szCs w:val="23"/>
        </w:rPr>
        <w:t xml:space="preserve"> </w:t>
      </w:r>
      <w:r w:rsidR="00B96739">
        <w:rPr>
          <w:rFonts w:ascii="Times New Roman" w:eastAsia="바탕체" w:hint="eastAsia"/>
          <w:sz w:val="23"/>
          <w:szCs w:val="23"/>
        </w:rPr>
        <w:t>같다</w:t>
      </w:r>
      <w:r w:rsidRPr="00911909">
        <w:rPr>
          <w:rFonts w:ascii="Times New Roman" w:eastAsia="바탕체" w:hint="eastAsia"/>
          <w:sz w:val="23"/>
          <w:szCs w:val="23"/>
        </w:rPr>
        <w:t>.</w:t>
      </w:r>
      <w:r w:rsidRPr="00911909">
        <w:rPr>
          <w:rFonts w:ascii="Times New Roman" w:eastAsia="바탕체"/>
          <w:sz w:val="23"/>
          <w:szCs w:val="23"/>
        </w:rPr>
        <w:t xml:space="preserve"> </w:t>
      </w:r>
    </w:p>
    <w:p w14:paraId="6686A217" w14:textId="3ED0743B" w:rsidR="0041257C" w:rsidRPr="00BC3D7A" w:rsidRDefault="0041257C" w:rsidP="0041257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정보에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대한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접근</w:t>
      </w:r>
      <w:r w:rsidRPr="00BC3D7A">
        <w:rPr>
          <w:rFonts w:ascii="Times New Roman"/>
          <w:sz w:val="23"/>
          <w:szCs w:val="23"/>
        </w:rPr>
        <w:t xml:space="preserve">.  </w:t>
      </w:r>
      <w:r w:rsidRPr="00BC3D7A">
        <w:rPr>
          <w:rFonts w:ascii="Times New Roman"/>
          <w:sz w:val="23"/>
          <w:szCs w:val="23"/>
        </w:rPr>
        <w:t>매수인</w:t>
      </w:r>
      <w:r w:rsidR="00E40067" w:rsidRPr="00BC3D7A">
        <w:rPr>
          <w:rFonts w:ascii="Times New Roman"/>
          <w:sz w:val="23"/>
          <w:szCs w:val="23"/>
        </w:rPr>
        <w:t xml:space="preserve"> </w:t>
      </w:r>
      <w:r w:rsidR="00E40067" w:rsidRPr="00BC3D7A">
        <w:rPr>
          <w:rFonts w:ascii="Times New Roman" w:hint="eastAsia"/>
          <w:sz w:val="23"/>
          <w:szCs w:val="23"/>
        </w:rPr>
        <w:t>및</w:t>
      </w:r>
      <w:r w:rsidR="00E40067">
        <w:rPr>
          <w:rFonts w:ascii="Times New Roman" w:hint="eastAsia"/>
          <w:sz w:val="23"/>
          <w:szCs w:val="23"/>
        </w:rPr>
        <w:t xml:space="preserve"> </w:t>
      </w:r>
      <w:r w:rsidR="00E40067">
        <w:rPr>
          <w:rFonts w:ascii="Times New Roman" w:hint="eastAsia"/>
          <w:sz w:val="23"/>
          <w:szCs w:val="23"/>
        </w:rPr>
        <w:t>그</w:t>
      </w:r>
      <w:r w:rsidR="00E40067">
        <w:rPr>
          <w:rFonts w:ascii="Times New Roman" w:hint="eastAsia"/>
          <w:sz w:val="23"/>
          <w:szCs w:val="23"/>
        </w:rPr>
        <w:t xml:space="preserve"> </w:t>
      </w:r>
      <w:r w:rsidR="00E40067">
        <w:rPr>
          <w:rFonts w:ascii="Times New Roman" w:hint="eastAsia"/>
          <w:sz w:val="23"/>
          <w:szCs w:val="23"/>
        </w:rPr>
        <w:t>자문사와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대리인</w:t>
      </w:r>
      <w:r w:rsidRPr="00E43735">
        <w:rPr>
          <w:rFonts w:ascii="Times New Roman" w:hint="eastAsia"/>
          <w:sz w:val="23"/>
          <w:szCs w:val="23"/>
        </w:rPr>
        <w:t>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거래종결일까지</w:t>
      </w:r>
      <w:r w:rsidRPr="00E43735">
        <w:rPr>
          <w:rFonts w:ascii="Times New Roman"/>
          <w:sz w:val="23"/>
          <w:szCs w:val="23"/>
        </w:rPr>
        <w:t xml:space="preserve"> </w:t>
      </w:r>
      <w:r w:rsidR="003B2AEC" w:rsidRPr="00E43735">
        <w:rPr>
          <w:rFonts w:ascii="Times New Roman" w:hint="eastAsia"/>
          <w:sz w:val="23"/>
          <w:szCs w:val="23"/>
        </w:rPr>
        <w:t>매도인</w:t>
      </w:r>
      <w:r w:rsidR="00E40067">
        <w:rPr>
          <w:rFonts w:ascii="Times New Roman" w:hint="eastAsia"/>
          <w:sz w:val="23"/>
          <w:szCs w:val="23"/>
        </w:rPr>
        <w:t xml:space="preserve">, </w:t>
      </w:r>
      <w:r w:rsidR="00E40067">
        <w:rPr>
          <w:rFonts w:ascii="Times New Roman" w:hint="eastAsia"/>
          <w:sz w:val="23"/>
          <w:szCs w:val="23"/>
        </w:rPr>
        <w:t>해외</w:t>
      </w:r>
      <w:r w:rsidR="00E40067">
        <w:rPr>
          <w:rFonts w:ascii="Times New Roman" w:hint="eastAsia"/>
          <w:sz w:val="23"/>
          <w:szCs w:val="23"/>
        </w:rPr>
        <w:t xml:space="preserve"> </w:t>
      </w:r>
      <w:r w:rsidR="00E40067">
        <w:rPr>
          <w:rFonts w:ascii="Times New Roman" w:hint="eastAsia"/>
          <w:sz w:val="23"/>
          <w:szCs w:val="23"/>
        </w:rPr>
        <w:t>종속회사</w:t>
      </w:r>
      <w:r w:rsidR="003B2AEC" w:rsidRPr="00E43735">
        <w:rPr>
          <w:rFonts w:ascii="Times New Roman" w:hint="eastAsia"/>
          <w:sz w:val="23"/>
          <w:szCs w:val="23"/>
        </w:rPr>
        <w:t xml:space="preserve"> </w:t>
      </w:r>
      <w:r w:rsidR="003B2AEC" w:rsidRPr="00E43735">
        <w:rPr>
          <w:rFonts w:ascii="Times New Roman" w:hint="eastAsia"/>
          <w:sz w:val="23"/>
          <w:szCs w:val="23"/>
        </w:rPr>
        <w:t>및</w:t>
      </w:r>
      <w:r w:rsidR="003B2AEC" w:rsidRPr="00E43735">
        <w:rPr>
          <w:rFonts w:ascii="Times New Roman" w:hint="eastAsia"/>
          <w:sz w:val="23"/>
          <w:szCs w:val="23"/>
        </w:rPr>
        <w:t>/</w:t>
      </w:r>
      <w:r w:rsidR="003B2AEC" w:rsidRPr="00E43735">
        <w:rPr>
          <w:rFonts w:ascii="Times New Roman" w:hint="eastAsia"/>
          <w:sz w:val="23"/>
          <w:szCs w:val="23"/>
        </w:rPr>
        <w:t>또는</w:t>
      </w:r>
      <w:r w:rsidR="003B2AEC" w:rsidRPr="00E43735">
        <w:rPr>
          <w:rFonts w:ascii="Times New Roman" w:hint="eastAsia"/>
          <w:sz w:val="23"/>
          <w:szCs w:val="23"/>
        </w:rPr>
        <w:t xml:space="preserve"> </w:t>
      </w:r>
      <w:r w:rsidR="003B2AEC" w:rsidRPr="00E43735">
        <w:rPr>
          <w:rFonts w:ascii="Times New Roman" w:hint="eastAsia"/>
          <w:sz w:val="23"/>
          <w:szCs w:val="23"/>
        </w:rPr>
        <w:t>대상회사</w:t>
      </w:r>
      <w:r w:rsidRPr="00E43735">
        <w:rPr>
          <w:rFonts w:ascii="Times New Roman"/>
          <w:sz w:val="23"/>
          <w:szCs w:val="23"/>
        </w:rPr>
        <w:t>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정상</w:t>
      </w:r>
      <w:r w:rsidRPr="00E43735">
        <w:rPr>
          <w:rFonts w:ascii="Times New Roman"/>
          <w:sz w:val="23"/>
          <w:szCs w:val="23"/>
        </w:rPr>
        <w:t>적인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영</w:t>
      </w:r>
      <w:r w:rsidRPr="00E43735">
        <w:rPr>
          <w:rFonts w:ascii="Times New Roman"/>
          <w:sz w:val="23"/>
          <w:szCs w:val="23"/>
        </w:rPr>
        <w:t>업에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방해가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되지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않는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범위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내에서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매수인이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본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계약에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예정된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의무사항의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이행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및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거래종결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후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통합절차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준비를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위하여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합리적으로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필요한</w:t>
      </w:r>
      <w:r w:rsidRPr="00E43735">
        <w:rPr>
          <w:rFonts w:ascii="Times New Roman"/>
          <w:sz w:val="23"/>
          <w:szCs w:val="23"/>
        </w:rPr>
        <w:t xml:space="preserve"> </w:t>
      </w:r>
      <w:r w:rsidR="00FF78F6">
        <w:rPr>
          <w:rFonts w:ascii="Times New Roman" w:hint="eastAsia"/>
          <w:sz w:val="23"/>
          <w:szCs w:val="23"/>
        </w:rPr>
        <w:t>자료</w:t>
      </w:r>
      <w:r w:rsidR="00FF78F6">
        <w:rPr>
          <w:rFonts w:ascii="Times New Roman"/>
          <w:sz w:val="23"/>
          <w:szCs w:val="23"/>
        </w:rPr>
        <w:t xml:space="preserve">, </w:t>
      </w:r>
      <w:r w:rsidR="00FF78F6">
        <w:rPr>
          <w:rFonts w:ascii="Times New Roman" w:hint="eastAsia"/>
          <w:sz w:val="23"/>
          <w:szCs w:val="23"/>
        </w:rPr>
        <w:t>정보</w:t>
      </w:r>
      <w:r w:rsidRPr="00E43735">
        <w:rPr>
          <w:rFonts w:ascii="Times New Roman" w:hint="eastAsia"/>
          <w:sz w:val="23"/>
          <w:szCs w:val="23"/>
        </w:rPr>
        <w:t>의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제공을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매도인에게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요청할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수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있으며</w:t>
      </w:r>
      <w:r w:rsidRPr="00E43735">
        <w:rPr>
          <w:rFonts w:ascii="Times New Roman" w:hint="eastAsia"/>
          <w:sz w:val="23"/>
          <w:szCs w:val="23"/>
        </w:rPr>
        <w:t xml:space="preserve">, </w:t>
      </w:r>
      <w:r w:rsidRPr="00E43735">
        <w:rPr>
          <w:rFonts w:ascii="Times New Roman" w:hint="eastAsia"/>
          <w:sz w:val="23"/>
          <w:szCs w:val="23"/>
        </w:rPr>
        <w:t>매도인은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이에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응하여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요청받은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="00FF78F6">
        <w:rPr>
          <w:rFonts w:ascii="Times New Roman" w:hint="eastAsia"/>
          <w:sz w:val="23"/>
          <w:szCs w:val="23"/>
        </w:rPr>
        <w:t>자료</w:t>
      </w:r>
      <w:r w:rsidR="00FF78F6">
        <w:rPr>
          <w:rFonts w:ascii="Times New Roman" w:hint="eastAsia"/>
          <w:sz w:val="23"/>
          <w:szCs w:val="23"/>
        </w:rPr>
        <w:t xml:space="preserve">, </w:t>
      </w:r>
      <w:r w:rsidR="00CE5527">
        <w:rPr>
          <w:rFonts w:ascii="Times New Roman" w:hint="eastAsia"/>
          <w:sz w:val="23"/>
          <w:szCs w:val="23"/>
        </w:rPr>
        <w:t>정보</w:t>
      </w:r>
      <w:r w:rsidRPr="00E43735">
        <w:rPr>
          <w:rFonts w:ascii="Times New Roman" w:hint="eastAsia"/>
          <w:sz w:val="23"/>
          <w:szCs w:val="23"/>
        </w:rPr>
        <w:t>를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제공하여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주도록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한다</w:t>
      </w:r>
      <w:r w:rsidRPr="00E43735">
        <w:rPr>
          <w:rFonts w:ascii="Times New Roman"/>
          <w:sz w:val="23"/>
          <w:szCs w:val="23"/>
        </w:rPr>
        <w:t xml:space="preserve">. </w:t>
      </w:r>
      <w:r w:rsidR="002D6522" w:rsidRPr="00E43735">
        <w:rPr>
          <w:rFonts w:ascii="Times New Roman"/>
          <w:sz w:val="23"/>
          <w:szCs w:val="23"/>
        </w:rPr>
        <w:t>다만</w:t>
      </w:r>
      <w:r w:rsidR="002D6522" w:rsidRPr="00E43735">
        <w:rPr>
          <w:rFonts w:ascii="Times New Roman"/>
          <w:sz w:val="23"/>
          <w:szCs w:val="23"/>
        </w:rPr>
        <w:t xml:space="preserve">, </w:t>
      </w:r>
      <w:r w:rsidR="002D6522" w:rsidRPr="00E43735">
        <w:rPr>
          <w:rFonts w:ascii="Times New Roman"/>
          <w:sz w:val="23"/>
          <w:szCs w:val="23"/>
        </w:rPr>
        <w:t>본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항에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따른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정보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접근은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영업시간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중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BF6A7B">
        <w:rPr>
          <w:rFonts w:ascii="Times New Roman" w:hint="eastAsia"/>
          <w:sz w:val="23"/>
          <w:szCs w:val="23"/>
        </w:rPr>
        <w:t>대상회사의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통상적인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업무에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방해가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되지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않고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해당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자료나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정보의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제공이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관련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2D6522" w:rsidRPr="00E43735">
        <w:rPr>
          <w:rFonts w:ascii="Times New Roman"/>
          <w:sz w:val="23"/>
          <w:szCs w:val="23"/>
        </w:rPr>
        <w:t>법률이나</w:t>
      </w:r>
      <w:r w:rsidR="002D6522" w:rsidRPr="00E43735">
        <w:rPr>
          <w:rFonts w:ascii="Times New Roman"/>
          <w:sz w:val="23"/>
          <w:szCs w:val="23"/>
        </w:rPr>
        <w:t xml:space="preserve"> </w:t>
      </w:r>
      <w:r w:rsidR="007773C1" w:rsidRPr="00E43735">
        <w:rPr>
          <w:rFonts w:ascii="Times New Roman" w:hint="eastAsia"/>
          <w:sz w:val="23"/>
          <w:szCs w:val="23"/>
        </w:rPr>
        <w:t>매도인</w:t>
      </w:r>
      <w:r w:rsidR="007773C1" w:rsidRPr="00BC3D7A">
        <w:rPr>
          <w:rFonts w:ascii="Times New Roman" w:hint="eastAsia"/>
          <w:sz w:val="23"/>
          <w:szCs w:val="23"/>
        </w:rPr>
        <w:t xml:space="preserve">, </w:t>
      </w:r>
      <w:r w:rsidR="007773C1" w:rsidRPr="00BC3D7A">
        <w:rPr>
          <w:rFonts w:ascii="Times New Roman" w:hint="eastAsia"/>
          <w:sz w:val="23"/>
          <w:szCs w:val="23"/>
        </w:rPr>
        <w:t>해외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종속회사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및</w:t>
      </w:r>
      <w:r w:rsidR="007773C1" w:rsidRPr="00BC3D7A">
        <w:rPr>
          <w:rFonts w:ascii="Times New Roman" w:hint="eastAsia"/>
          <w:sz w:val="23"/>
          <w:szCs w:val="23"/>
        </w:rPr>
        <w:t>/</w:t>
      </w:r>
      <w:r w:rsidR="007773C1" w:rsidRPr="00BC3D7A">
        <w:rPr>
          <w:rFonts w:ascii="Times New Roman" w:hint="eastAsia"/>
          <w:sz w:val="23"/>
          <w:szCs w:val="23"/>
        </w:rPr>
        <w:t>또는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대상회사가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체결한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계약에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위반되지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아니하는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범위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내에서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이루어져야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한다</w:t>
      </w:r>
      <w:r w:rsidR="002D6522" w:rsidRPr="00BC3D7A">
        <w:rPr>
          <w:rFonts w:ascii="Times New Roman"/>
          <w:sz w:val="23"/>
          <w:szCs w:val="23"/>
        </w:rPr>
        <w:t xml:space="preserve">. </w:t>
      </w:r>
      <w:r w:rsidR="002D6522" w:rsidRPr="00BC3D7A">
        <w:rPr>
          <w:rFonts w:ascii="Times New Roman"/>
          <w:sz w:val="23"/>
          <w:szCs w:val="23"/>
        </w:rPr>
        <w:t>매수인은</w:t>
      </w:r>
      <w:r w:rsidR="007773C1" w:rsidRPr="00BC3D7A">
        <w:rPr>
          <w:rFonts w:ascii="Times New Roman" w:hint="eastAsia"/>
          <w:sz w:val="23"/>
          <w:szCs w:val="23"/>
        </w:rPr>
        <w:t xml:space="preserve">, </w:t>
      </w:r>
      <w:r w:rsidR="007773C1" w:rsidRPr="00BC3D7A">
        <w:rPr>
          <w:rFonts w:ascii="Times New Roman" w:hint="eastAsia"/>
          <w:sz w:val="23"/>
          <w:szCs w:val="23"/>
        </w:rPr>
        <w:t>통상적인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사업과정에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의한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경우로서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본건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거래와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무관하게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이루어지는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경우가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아닌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한</w:t>
      </w:r>
      <w:r w:rsidR="007773C1" w:rsidRPr="00BC3D7A">
        <w:rPr>
          <w:rFonts w:ascii="Times New Roman" w:hint="eastAsia"/>
          <w:sz w:val="23"/>
          <w:szCs w:val="23"/>
        </w:rPr>
        <w:t>,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거래종결</w:t>
      </w:r>
      <w:r w:rsidR="002D6522" w:rsidRPr="00BC3D7A">
        <w:rPr>
          <w:rFonts w:ascii="Times New Roman" w:hint="eastAsia"/>
          <w:sz w:val="23"/>
          <w:szCs w:val="23"/>
        </w:rPr>
        <w:t>일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전에는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매도인의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사전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서면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동의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없이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 w:hint="eastAsia"/>
          <w:sz w:val="23"/>
          <w:szCs w:val="23"/>
        </w:rPr>
        <w:t>대상회사의</w:t>
      </w:r>
      <w:r w:rsidR="002D6522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 w:hint="eastAsia"/>
          <w:sz w:val="23"/>
          <w:szCs w:val="23"/>
        </w:rPr>
        <w:t>임직원</w:t>
      </w:r>
      <w:r w:rsidR="002D6522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 w:hint="eastAsia"/>
          <w:sz w:val="23"/>
          <w:szCs w:val="23"/>
        </w:rPr>
        <w:t>및</w:t>
      </w:r>
      <w:r w:rsidR="002D6522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거래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상대방을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7773C1" w:rsidRPr="00BC3D7A">
        <w:rPr>
          <w:rFonts w:ascii="Times New Roman" w:hint="eastAsia"/>
          <w:sz w:val="23"/>
          <w:szCs w:val="23"/>
        </w:rPr>
        <w:t>직접</w:t>
      </w:r>
      <w:r w:rsidR="007773C1" w:rsidRPr="00BC3D7A">
        <w:rPr>
          <w:rFonts w:ascii="Times New Roman" w:hint="eastAsia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접촉해서는</w:t>
      </w:r>
      <w:r w:rsidR="002D6522" w:rsidRPr="00BC3D7A">
        <w:rPr>
          <w:rFonts w:ascii="Times New Roman"/>
          <w:sz w:val="23"/>
          <w:szCs w:val="23"/>
        </w:rPr>
        <w:t xml:space="preserve"> </w:t>
      </w:r>
      <w:r w:rsidR="002D6522" w:rsidRPr="00BC3D7A">
        <w:rPr>
          <w:rFonts w:ascii="Times New Roman"/>
          <w:sz w:val="23"/>
          <w:szCs w:val="23"/>
        </w:rPr>
        <w:t>아니된다</w:t>
      </w:r>
      <w:r w:rsidR="002D6522" w:rsidRPr="00BC3D7A">
        <w:rPr>
          <w:rFonts w:ascii="Times New Roman"/>
          <w:sz w:val="23"/>
          <w:szCs w:val="23"/>
        </w:rPr>
        <w:t>.</w:t>
      </w:r>
      <w:r w:rsidR="00FF78F6" w:rsidRPr="00BC3D7A">
        <w:rPr>
          <w:rFonts w:ascii="Times New Roman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명확히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하면</w:t>
      </w:r>
      <w:r w:rsidR="00FF78F6" w:rsidRPr="00BC3D7A">
        <w:rPr>
          <w:rFonts w:ascii="Times New Roman" w:hint="eastAsia"/>
          <w:sz w:val="23"/>
          <w:szCs w:val="23"/>
        </w:rPr>
        <w:t>,</w:t>
      </w:r>
      <w:r w:rsidR="00FF78F6" w:rsidRPr="00BC3D7A">
        <w:rPr>
          <w:rFonts w:ascii="Times New Roman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확인실사에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대해서는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제</w:t>
      </w:r>
      <w:r w:rsidR="00FF78F6" w:rsidRPr="00BC3D7A">
        <w:rPr>
          <w:rFonts w:ascii="Times New Roman" w:hint="eastAsia"/>
          <w:sz w:val="23"/>
          <w:szCs w:val="23"/>
        </w:rPr>
        <w:t>4.2</w:t>
      </w:r>
      <w:r w:rsidR="00FF78F6" w:rsidRPr="00BC3D7A">
        <w:rPr>
          <w:rFonts w:ascii="Times New Roman" w:hint="eastAsia"/>
          <w:sz w:val="23"/>
          <w:szCs w:val="23"/>
        </w:rPr>
        <w:t>조</w:t>
      </w:r>
      <w:r w:rsidR="001C58EF">
        <w:rPr>
          <w:rFonts w:ascii="Times New Roman" w:hint="eastAsia"/>
          <w:sz w:val="23"/>
          <w:szCs w:val="23"/>
        </w:rPr>
        <w:t>가</w:t>
      </w:r>
      <w:r w:rsidR="008B39F5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본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조보다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우선하여</w:t>
      </w:r>
      <w:r w:rsidR="00FF78F6" w:rsidRPr="00BC3D7A">
        <w:rPr>
          <w:rFonts w:ascii="Times New Roman" w:hint="eastAsia"/>
          <w:sz w:val="23"/>
          <w:szCs w:val="23"/>
        </w:rPr>
        <w:t xml:space="preserve"> </w:t>
      </w:r>
      <w:r w:rsidR="00FF78F6" w:rsidRPr="00BC3D7A">
        <w:rPr>
          <w:rFonts w:ascii="Times New Roman" w:hint="eastAsia"/>
          <w:sz w:val="23"/>
          <w:szCs w:val="23"/>
        </w:rPr>
        <w:t>적용된다</w:t>
      </w:r>
      <w:r w:rsidR="00FF78F6" w:rsidRPr="00BC3D7A">
        <w:rPr>
          <w:rFonts w:ascii="Times New Roman" w:hint="eastAsia"/>
          <w:sz w:val="23"/>
          <w:szCs w:val="23"/>
        </w:rPr>
        <w:t>.</w:t>
      </w:r>
      <w:r w:rsidR="00984F99" w:rsidRPr="00BC3D7A">
        <w:rPr>
          <w:rFonts w:ascii="Times New Roman"/>
          <w:sz w:val="23"/>
          <w:szCs w:val="23"/>
        </w:rPr>
        <w:t xml:space="preserve"> </w:t>
      </w:r>
    </w:p>
    <w:p w14:paraId="56052C90" w14:textId="423C4A25" w:rsidR="0041257C" w:rsidRDefault="0041257C" w:rsidP="00BC3BCA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고용</w:t>
      </w:r>
      <w:r w:rsidRPr="00BC3D7A">
        <w:rPr>
          <w:rFonts w:ascii="Times New Roman"/>
          <w:sz w:val="23"/>
          <w:szCs w:val="23"/>
          <w:u w:val="single"/>
        </w:rPr>
        <w:t xml:space="preserve"> </w:t>
      </w:r>
      <w:r w:rsidRPr="00BC3D7A">
        <w:rPr>
          <w:rFonts w:ascii="Times New Roman"/>
          <w:sz w:val="23"/>
          <w:szCs w:val="23"/>
          <w:u w:val="single"/>
        </w:rPr>
        <w:t>안정</w:t>
      </w:r>
      <w:r w:rsidRPr="00BC3D7A">
        <w:rPr>
          <w:rFonts w:ascii="Times New Roman"/>
          <w:sz w:val="23"/>
          <w:szCs w:val="23"/>
        </w:rPr>
        <w:t xml:space="preserve">.  </w:t>
      </w:r>
      <w:r w:rsidR="00BC3BCA" w:rsidRPr="00BC3D7A">
        <w:rPr>
          <w:rFonts w:ascii="Times New Roman" w:hint="eastAsia"/>
          <w:sz w:val="23"/>
          <w:szCs w:val="23"/>
        </w:rPr>
        <w:t>매수인은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거래종결일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후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996C51" w:rsidRPr="00BC3D7A">
        <w:rPr>
          <w:rFonts w:ascii="Times New Roman"/>
          <w:sz w:val="23"/>
          <w:szCs w:val="23"/>
        </w:rPr>
        <w:t>3</w:t>
      </w:r>
      <w:r w:rsidR="00BC3BCA" w:rsidRPr="00BC3D7A">
        <w:rPr>
          <w:rFonts w:ascii="Times New Roman" w:hint="eastAsia"/>
          <w:sz w:val="23"/>
          <w:szCs w:val="23"/>
        </w:rPr>
        <w:t>년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동안</w:t>
      </w:r>
      <w:r w:rsidR="00BC3BCA" w:rsidRPr="00BC3D7A">
        <w:rPr>
          <w:rFonts w:ascii="Times New Roman" w:hint="eastAsia"/>
          <w:sz w:val="23"/>
          <w:szCs w:val="23"/>
        </w:rPr>
        <w:t xml:space="preserve">, </w:t>
      </w:r>
      <w:r w:rsidR="006E1C0B" w:rsidRPr="00BC3D7A">
        <w:rPr>
          <w:rFonts w:ascii="Times New Roman" w:hint="eastAsia"/>
          <w:sz w:val="23"/>
          <w:szCs w:val="23"/>
        </w:rPr>
        <w:t>대상회사</w:t>
      </w:r>
      <w:r w:rsidR="00BC3BCA" w:rsidRPr="00BC3D7A">
        <w:rPr>
          <w:rFonts w:ascii="Times New Roman" w:hint="eastAsia"/>
          <w:sz w:val="23"/>
          <w:szCs w:val="23"/>
        </w:rPr>
        <w:t>가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본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계약의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체결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및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이행</w:t>
      </w:r>
      <w:r w:rsidR="00BC3BCA" w:rsidRPr="00BC3D7A">
        <w:rPr>
          <w:rFonts w:ascii="Times New Roman" w:hint="eastAsia"/>
          <w:sz w:val="23"/>
          <w:szCs w:val="23"/>
        </w:rPr>
        <w:t xml:space="preserve">, </w:t>
      </w:r>
      <w:r w:rsidR="00BC3BCA" w:rsidRPr="00BC3D7A">
        <w:rPr>
          <w:rFonts w:ascii="Times New Roman" w:hint="eastAsia"/>
          <w:sz w:val="23"/>
          <w:szCs w:val="23"/>
        </w:rPr>
        <w:t>또는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본건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거래를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이유로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거래종결일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현재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6E1C0B" w:rsidRPr="00BC3D7A">
        <w:rPr>
          <w:rFonts w:ascii="Times New Roman" w:hint="eastAsia"/>
          <w:sz w:val="23"/>
          <w:szCs w:val="23"/>
        </w:rPr>
        <w:t>대상회사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직원과의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고용관계를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정당한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사유없이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해지</w:t>
      </w:r>
      <w:r w:rsidR="00BC3BCA" w:rsidRPr="00BC3D7A">
        <w:rPr>
          <w:rFonts w:ascii="Times New Roman" w:hint="eastAsia"/>
          <w:sz w:val="23"/>
          <w:szCs w:val="23"/>
        </w:rPr>
        <w:t xml:space="preserve">, </w:t>
      </w:r>
      <w:r w:rsidR="00BC3BCA" w:rsidRPr="00BC3D7A">
        <w:rPr>
          <w:rFonts w:ascii="Times New Roman" w:hint="eastAsia"/>
          <w:sz w:val="23"/>
          <w:szCs w:val="23"/>
        </w:rPr>
        <w:t>변경</w:t>
      </w:r>
      <w:r w:rsidR="00BC3BCA" w:rsidRPr="00BC3D7A">
        <w:rPr>
          <w:rFonts w:ascii="Times New Roman" w:hint="eastAsia"/>
          <w:sz w:val="23"/>
          <w:szCs w:val="23"/>
        </w:rPr>
        <w:t xml:space="preserve">, </w:t>
      </w:r>
      <w:r w:rsidR="00BC3BCA" w:rsidRPr="00BC3D7A">
        <w:rPr>
          <w:rFonts w:ascii="Times New Roman" w:hint="eastAsia"/>
          <w:sz w:val="23"/>
          <w:szCs w:val="23"/>
        </w:rPr>
        <w:t>중단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또는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정지하거나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또는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근로조건을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불이익하게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변경하지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않도록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하여야</w:t>
      </w:r>
      <w:r w:rsidR="00BC3BCA" w:rsidRPr="00BC3D7A">
        <w:rPr>
          <w:rFonts w:ascii="Times New Roman" w:hint="eastAsia"/>
          <w:sz w:val="23"/>
          <w:szCs w:val="23"/>
        </w:rPr>
        <w:t xml:space="preserve"> </w:t>
      </w:r>
      <w:r w:rsidR="00BC3BCA" w:rsidRPr="00BC3D7A">
        <w:rPr>
          <w:rFonts w:ascii="Times New Roman" w:hint="eastAsia"/>
          <w:sz w:val="23"/>
          <w:szCs w:val="23"/>
        </w:rPr>
        <w:t>한다</w:t>
      </w:r>
      <w:r w:rsidR="00BC3BCA" w:rsidRPr="00BC3D7A">
        <w:rPr>
          <w:rFonts w:ascii="Times New Roman" w:hint="eastAsia"/>
          <w:sz w:val="23"/>
          <w:szCs w:val="23"/>
        </w:rPr>
        <w:t>.</w:t>
      </w:r>
      <w:r w:rsidRPr="00BC3D7A">
        <w:rPr>
          <w:rFonts w:ascii="Times New Roman" w:hint="eastAsia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5A7DA9" w14:paraId="4DDAE111" w14:textId="77777777" w:rsidTr="005A7DA9">
        <w:tc>
          <w:tcPr>
            <w:tcW w:w="9060" w:type="dxa"/>
            <w:shd w:val="clear" w:color="auto" w:fill="D9D9D9" w:themeFill="background1" w:themeFillShade="D9"/>
          </w:tcPr>
          <w:p w14:paraId="71244906" w14:textId="295748F8" w:rsidR="005A7DA9" w:rsidRDefault="005A7DA9" w:rsidP="005A7DA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21DC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335EA7">
              <w:rPr>
                <w:rFonts w:ascii="Times New Roman" w:hint="eastAsia"/>
                <w:sz w:val="22"/>
                <w:szCs w:val="22"/>
              </w:rPr>
              <w:t>고용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안정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관련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조항은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주로</w:t>
            </w:r>
            <w:r w:rsidR="00335EA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35EA7">
              <w:rPr>
                <w:rFonts w:ascii="Times New Roman" w:hint="eastAsia"/>
                <w:sz w:val="22"/>
                <w:szCs w:val="22"/>
              </w:rPr>
              <w:t>노조</w:t>
            </w:r>
            <w:r w:rsidR="00D44571">
              <w:rPr>
                <w:rFonts w:ascii="Times New Roman" w:hint="eastAsia"/>
                <w:sz w:val="22"/>
                <w:szCs w:val="22"/>
              </w:rPr>
              <w:t>에</w:t>
            </w:r>
            <w:r w:rsidR="00D44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4571">
              <w:rPr>
                <w:rFonts w:ascii="Times New Roman" w:hint="eastAsia"/>
                <w:sz w:val="22"/>
                <w:szCs w:val="22"/>
              </w:rPr>
              <w:t>대한</w:t>
            </w:r>
            <w:r w:rsidR="00D44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4571">
              <w:rPr>
                <w:rFonts w:ascii="Times New Roman" w:hint="eastAsia"/>
                <w:sz w:val="22"/>
                <w:szCs w:val="22"/>
              </w:rPr>
              <w:t>관계</w:t>
            </w:r>
            <w:r w:rsidR="00D44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4571">
              <w:rPr>
                <w:rFonts w:ascii="Times New Roman" w:hint="eastAsia"/>
                <w:sz w:val="22"/>
                <w:szCs w:val="22"/>
              </w:rPr>
              <w:t>측면에서</w:t>
            </w:r>
            <w:r w:rsidR="00D44571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한국의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경영권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인수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있어서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포함되는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조항입니다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다만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한국의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근로기준법상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없다고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하더라도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정당한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이유없이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직원과의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고용관계를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해지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변경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중단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불이익하게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변경하는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금지되기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때문에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계약서에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모두의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입장에서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별다른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이슈가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되지는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않습니다</w:t>
            </w:r>
            <w:r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75F5543C" w14:textId="77777777" w:rsidR="00743B7D" w:rsidRDefault="00743B7D" w:rsidP="005A7DA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34C36B0" w14:textId="5425725D" w:rsidR="005A7DA9" w:rsidRPr="00AB70EB" w:rsidRDefault="000F57B3" w:rsidP="00743B7D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한편</w:t>
            </w:r>
            <w:r w:rsidR="005A7DA9">
              <w:rPr>
                <w:rFonts w:ascii="Times New Roman" w:hint="eastAsia"/>
                <w:sz w:val="22"/>
                <w:szCs w:val="22"/>
              </w:rPr>
              <w:t>,</w:t>
            </w:r>
            <w:r w:rsidR="005A7DA9">
              <w:rPr>
                <w:rFonts w:ascii="Times New Roman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위와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같은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고용안정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조항의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범위에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직원뿐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아니라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3B7D">
              <w:rPr>
                <w:rFonts w:ascii="Times New Roman"/>
                <w:sz w:val="22"/>
                <w:szCs w:val="22"/>
              </w:rPr>
              <w:t>‘</w:t>
            </w:r>
            <w:r w:rsidR="005A7DA9">
              <w:rPr>
                <w:rFonts w:ascii="Times New Roman" w:hint="eastAsia"/>
                <w:sz w:val="22"/>
                <w:szCs w:val="22"/>
              </w:rPr>
              <w:t>임원</w:t>
            </w:r>
            <w:r w:rsidR="00743B7D">
              <w:rPr>
                <w:rFonts w:ascii="Times New Roman"/>
                <w:sz w:val="22"/>
                <w:szCs w:val="22"/>
              </w:rPr>
              <w:t>’</w:t>
            </w:r>
            <w:r w:rsidR="005A7DA9">
              <w:rPr>
                <w:rFonts w:ascii="Times New Roman" w:hint="eastAsia"/>
                <w:sz w:val="22"/>
                <w:szCs w:val="22"/>
              </w:rPr>
              <w:t>이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포함되는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경우</w:t>
            </w:r>
            <w:r w:rsidR="005A7DA9">
              <w:rPr>
                <w:rFonts w:ascii="Times New Roman" w:hint="eastAsia"/>
                <w:sz w:val="22"/>
                <w:szCs w:val="22"/>
              </w:rPr>
              <w:t>,</w:t>
            </w:r>
            <w:r w:rsidR="005A7DA9">
              <w:rPr>
                <w:rFonts w:ascii="Times New Roman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임원은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근로기준법의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적용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대상이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아니고</w:t>
            </w:r>
            <w:r w:rsidR="005A7DA9">
              <w:rPr>
                <w:rFonts w:ascii="Times New Roman" w:hint="eastAsia"/>
                <w:sz w:val="22"/>
                <w:szCs w:val="22"/>
              </w:rPr>
              <w:t>,</w:t>
            </w:r>
            <w:r w:rsidR="005A7DA9">
              <w:rPr>
                <w:rFonts w:ascii="Times New Roman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상황에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따라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A7DA9">
              <w:rPr>
                <w:rFonts w:ascii="Times New Roman" w:hint="eastAsia"/>
                <w:sz w:val="22"/>
                <w:szCs w:val="22"/>
              </w:rPr>
              <w:t>자유롭게</w:t>
            </w:r>
            <w:r w:rsidR="005A7D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고용관계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중단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등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불이익변경이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가능한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바</w:t>
            </w:r>
            <w:r w:rsidR="00282B6D">
              <w:rPr>
                <w:rFonts w:ascii="Times New Roman" w:hint="eastAsia"/>
                <w:sz w:val="22"/>
                <w:szCs w:val="22"/>
              </w:rPr>
              <w:t>,</w:t>
            </w:r>
            <w:r w:rsidR="00282B6D">
              <w:rPr>
                <w:rFonts w:ascii="Times New Roman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매수인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고용안정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조항의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범위에서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3B7D">
              <w:rPr>
                <w:rFonts w:ascii="Times New Roman"/>
                <w:sz w:val="22"/>
                <w:szCs w:val="22"/>
              </w:rPr>
              <w:t>‘</w:t>
            </w:r>
            <w:r w:rsidR="00282B6D">
              <w:rPr>
                <w:rFonts w:ascii="Times New Roman" w:hint="eastAsia"/>
                <w:sz w:val="22"/>
                <w:szCs w:val="22"/>
              </w:rPr>
              <w:t>임원</w:t>
            </w:r>
            <w:r w:rsidR="00743B7D">
              <w:rPr>
                <w:rFonts w:ascii="Times New Roman"/>
                <w:sz w:val="22"/>
                <w:szCs w:val="22"/>
              </w:rPr>
              <w:t>’</w:t>
            </w:r>
            <w:r w:rsidR="00282B6D">
              <w:rPr>
                <w:rFonts w:ascii="Times New Roman" w:hint="eastAsia"/>
                <w:sz w:val="22"/>
                <w:szCs w:val="22"/>
              </w:rPr>
              <w:t>은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범위에서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제외하도록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함이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82B6D">
              <w:rPr>
                <w:rFonts w:ascii="Times New Roman" w:hint="eastAsia"/>
                <w:sz w:val="22"/>
                <w:szCs w:val="22"/>
              </w:rPr>
              <w:t>일반적입니다</w:t>
            </w:r>
            <w:r w:rsidR="00282B6D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</w:tc>
      </w:tr>
    </w:tbl>
    <w:p w14:paraId="1F8B72D8" w14:textId="6AA847B9" w:rsidR="0041257C" w:rsidRDefault="0041257C" w:rsidP="0041257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BC3D7A">
        <w:rPr>
          <w:rFonts w:ascii="Times New Roman"/>
          <w:sz w:val="23"/>
          <w:szCs w:val="23"/>
          <w:u w:val="single"/>
        </w:rPr>
        <w:t>발표</w:t>
      </w:r>
      <w:r w:rsidRPr="00BC3D7A">
        <w:rPr>
          <w:rFonts w:ascii="Times New Roman"/>
          <w:sz w:val="23"/>
          <w:szCs w:val="23"/>
        </w:rPr>
        <w:t xml:space="preserve">.  </w:t>
      </w:r>
      <w:r w:rsidRPr="00BC3D7A">
        <w:rPr>
          <w:rFonts w:ascii="Times New Roman"/>
          <w:sz w:val="23"/>
          <w:szCs w:val="23"/>
        </w:rPr>
        <w:t>당사자들은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본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계약의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체결</w:t>
      </w:r>
      <w:r w:rsidRPr="00BC3D7A">
        <w:rPr>
          <w:rFonts w:ascii="Times New Roman"/>
          <w:sz w:val="23"/>
          <w:szCs w:val="23"/>
        </w:rPr>
        <w:t xml:space="preserve">, </w:t>
      </w:r>
      <w:r w:rsidRPr="00BC3D7A">
        <w:rPr>
          <w:rFonts w:ascii="Times New Roman"/>
          <w:sz w:val="23"/>
          <w:szCs w:val="23"/>
        </w:rPr>
        <w:t>그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내용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및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해제에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관한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언론발표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또는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외부공개의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내용과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시기에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대하여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합의하여야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하며</w:t>
      </w:r>
      <w:r w:rsidRPr="00BC3D7A">
        <w:rPr>
          <w:rFonts w:ascii="Times New Roman"/>
          <w:sz w:val="23"/>
          <w:szCs w:val="23"/>
        </w:rPr>
        <w:t xml:space="preserve">, </w:t>
      </w:r>
      <w:r w:rsidRPr="00BC3D7A">
        <w:rPr>
          <w:rFonts w:ascii="Times New Roman"/>
          <w:sz w:val="23"/>
          <w:szCs w:val="23"/>
        </w:rPr>
        <w:t>상대방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당사자의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사전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동의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없이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언론발표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또는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외부공개를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할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없다</w:t>
      </w:r>
      <w:r w:rsidRPr="00BC3D7A">
        <w:rPr>
          <w:rFonts w:ascii="Times New Roman"/>
          <w:sz w:val="23"/>
          <w:szCs w:val="23"/>
        </w:rPr>
        <w:t xml:space="preserve">. </w:t>
      </w:r>
      <w:r w:rsidRPr="00BC3D7A">
        <w:rPr>
          <w:rFonts w:ascii="Times New Roman"/>
          <w:sz w:val="23"/>
          <w:szCs w:val="23"/>
        </w:rPr>
        <w:t>단</w:t>
      </w:r>
      <w:r w:rsidRPr="00BC3D7A">
        <w:rPr>
          <w:rFonts w:ascii="Times New Roman"/>
          <w:sz w:val="23"/>
          <w:szCs w:val="23"/>
        </w:rPr>
        <w:t xml:space="preserve">, </w:t>
      </w:r>
      <w:r w:rsidRPr="00BC3D7A">
        <w:rPr>
          <w:rFonts w:ascii="Times New Roman"/>
          <w:sz w:val="23"/>
          <w:szCs w:val="23"/>
        </w:rPr>
        <w:t>관련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법령상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언론발표나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외부공개가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요구되는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것으로</w:t>
      </w:r>
      <w:r w:rsidRPr="00BC3D7A">
        <w:rPr>
          <w:rFonts w:ascii="Times New Roman"/>
          <w:sz w:val="23"/>
          <w:szCs w:val="23"/>
        </w:rPr>
        <w:t xml:space="preserve"> </w:t>
      </w:r>
      <w:r w:rsidRPr="00BC3D7A">
        <w:rPr>
          <w:rFonts w:ascii="Times New Roman"/>
          <w:sz w:val="23"/>
          <w:szCs w:val="23"/>
        </w:rPr>
        <w:t>판단되는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경우에는</w:t>
      </w:r>
      <w:r w:rsidRPr="00E43735">
        <w:rPr>
          <w:rFonts w:ascii="Times New Roman"/>
          <w:sz w:val="23"/>
          <w:szCs w:val="23"/>
        </w:rPr>
        <w:t xml:space="preserve"> (</w:t>
      </w:r>
      <w:r w:rsidRPr="00E43735">
        <w:rPr>
          <w:rFonts w:ascii="Times New Roman"/>
          <w:sz w:val="23"/>
          <w:szCs w:val="23"/>
        </w:rPr>
        <w:t>변호사의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의견을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기초로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합리적인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판단에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기초하여</w:t>
      </w:r>
      <w:r w:rsidR="006E1C0B" w:rsidRPr="00E43735">
        <w:rPr>
          <w:rFonts w:ascii="Times New Roman"/>
          <w:sz w:val="23"/>
          <w:szCs w:val="23"/>
        </w:rPr>
        <w:t>)</w:t>
      </w:r>
      <w:r w:rsidRPr="00E43735">
        <w:rPr>
          <w:rFonts w:ascii="Times New Roman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상대방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당사자에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대한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사전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통지</w:t>
      </w:r>
      <w:r w:rsidR="007773C1">
        <w:rPr>
          <w:rFonts w:ascii="Times New Roman" w:hint="eastAsia"/>
          <w:sz w:val="23"/>
          <w:szCs w:val="23"/>
        </w:rPr>
        <w:t xml:space="preserve"> </w:t>
      </w:r>
      <w:r w:rsidR="007773C1">
        <w:rPr>
          <w:rFonts w:ascii="Times New Roman" w:hint="eastAsia"/>
          <w:sz w:val="23"/>
          <w:szCs w:val="23"/>
        </w:rPr>
        <w:t>후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언론발표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및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외부공개를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할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수</w:t>
      </w:r>
      <w:r w:rsidRPr="00E43735">
        <w:rPr>
          <w:rFonts w:ascii="Times New Roman"/>
          <w:sz w:val="23"/>
          <w:szCs w:val="23"/>
        </w:rPr>
        <w:t xml:space="preserve"> </w:t>
      </w:r>
      <w:r w:rsidRPr="00E43735">
        <w:rPr>
          <w:rFonts w:ascii="Times New Roman"/>
          <w:sz w:val="23"/>
          <w:szCs w:val="23"/>
        </w:rPr>
        <w:t>있다</w:t>
      </w:r>
      <w:r w:rsidRPr="00E43735">
        <w:rPr>
          <w:rFonts w:ascii="Times New Roman"/>
          <w:sz w:val="23"/>
          <w:szCs w:val="23"/>
        </w:rPr>
        <w:t>.</w:t>
      </w:r>
    </w:p>
    <w:p w14:paraId="293F4F6B" w14:textId="05EFCB49" w:rsidR="00DB5580" w:rsidRPr="00DB5580" w:rsidRDefault="00DB5580" w:rsidP="004A418E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DB5580">
        <w:rPr>
          <w:rFonts w:ascii="Times New Roman" w:hint="eastAsia"/>
          <w:sz w:val="23"/>
          <w:szCs w:val="23"/>
          <w:u w:val="single"/>
        </w:rPr>
        <w:lastRenderedPageBreak/>
        <w:t>실사결과</w:t>
      </w:r>
      <w:r w:rsidRPr="00DB5580">
        <w:rPr>
          <w:rFonts w:ascii="Times New Roman"/>
          <w:sz w:val="23"/>
          <w:szCs w:val="23"/>
          <w:u w:val="single"/>
        </w:rPr>
        <w:t xml:space="preserve"> </w:t>
      </w:r>
      <w:r w:rsidRPr="00DB5580">
        <w:rPr>
          <w:rFonts w:ascii="Times New Roman" w:hint="eastAsia"/>
          <w:sz w:val="23"/>
          <w:szCs w:val="23"/>
          <w:u w:val="single"/>
        </w:rPr>
        <w:t>조치</w:t>
      </w:r>
      <w:r w:rsidRPr="00DB5580">
        <w:rPr>
          <w:rFonts w:ascii="Times New Roman"/>
          <w:sz w:val="23"/>
          <w:szCs w:val="23"/>
        </w:rPr>
        <w:t xml:space="preserve">.  </w:t>
      </w:r>
      <w:r w:rsidRPr="00DB5580">
        <w:rPr>
          <w:rFonts w:ascii="Times New Roman" w:hint="eastAsia"/>
          <w:sz w:val="23"/>
          <w:szCs w:val="23"/>
        </w:rPr>
        <w:t>매도인은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거래종결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전까지</w:t>
      </w:r>
      <w:r w:rsidRPr="00DB5580">
        <w:rPr>
          <w:rFonts w:ascii="Times New Roman"/>
          <w:sz w:val="23"/>
          <w:szCs w:val="23"/>
        </w:rPr>
        <w:t xml:space="preserve"> </w:t>
      </w:r>
      <w:r w:rsidRPr="00844A02">
        <w:rPr>
          <w:rFonts w:ascii="Times New Roman" w:hint="eastAsia"/>
          <w:sz w:val="23"/>
          <w:szCs w:val="23"/>
          <w:u w:val="single"/>
        </w:rPr>
        <w:t>별</w:t>
      </w:r>
      <w:r w:rsidR="00BA5F27">
        <w:rPr>
          <w:rFonts w:ascii="Times New Roman" w:hint="eastAsia"/>
          <w:sz w:val="23"/>
          <w:szCs w:val="23"/>
          <w:u w:val="single"/>
        </w:rPr>
        <w:t>첨</w:t>
      </w:r>
      <w:r w:rsidRPr="00844A02">
        <w:rPr>
          <w:rFonts w:ascii="Times New Roman"/>
          <w:sz w:val="23"/>
          <w:szCs w:val="23"/>
          <w:u w:val="single"/>
        </w:rPr>
        <w:t xml:space="preserve"> </w:t>
      </w:r>
      <w:r w:rsidR="00FE1DDF">
        <w:rPr>
          <w:rFonts w:ascii="Times New Roman"/>
          <w:sz w:val="23"/>
          <w:szCs w:val="23"/>
          <w:u w:val="single"/>
        </w:rPr>
        <w:t>8.</w:t>
      </w:r>
      <w:r w:rsidR="00E12F26">
        <w:rPr>
          <w:rFonts w:ascii="Times New Roman"/>
          <w:sz w:val="23"/>
          <w:szCs w:val="23"/>
          <w:u w:val="single"/>
        </w:rPr>
        <w:t>8</w:t>
      </w:r>
      <w:r w:rsidRPr="00DB5580">
        <w:rPr>
          <w:rFonts w:ascii="Times New Roman" w:hint="eastAsia"/>
          <w:sz w:val="23"/>
          <w:szCs w:val="23"/>
        </w:rPr>
        <w:t>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기재된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사항을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이행하고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그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이행을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확인할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수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있는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자료를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매수인에게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제공하여야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하며</w:t>
      </w:r>
      <w:r w:rsidRPr="00DB5580">
        <w:rPr>
          <w:rFonts w:ascii="Times New Roman"/>
          <w:sz w:val="23"/>
          <w:szCs w:val="23"/>
        </w:rPr>
        <w:t xml:space="preserve">, </w:t>
      </w:r>
      <w:r w:rsidRPr="00DB5580">
        <w:rPr>
          <w:rFonts w:ascii="Times New Roman" w:hint="eastAsia"/>
          <w:sz w:val="23"/>
          <w:szCs w:val="23"/>
        </w:rPr>
        <w:t>매수인이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합리적인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범위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내에서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현황에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대한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정보제공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및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이행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방식에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관한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협의를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요청하는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경우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이에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성실히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응해야</w:t>
      </w:r>
      <w:r w:rsidRPr="00DB5580">
        <w:rPr>
          <w:rFonts w:ascii="Times New Roman"/>
          <w:sz w:val="23"/>
          <w:szCs w:val="23"/>
        </w:rPr>
        <w:t xml:space="preserve"> </w:t>
      </w:r>
      <w:r w:rsidRPr="00DB5580">
        <w:rPr>
          <w:rFonts w:ascii="Times New Roman" w:hint="eastAsia"/>
          <w:sz w:val="23"/>
          <w:szCs w:val="23"/>
        </w:rPr>
        <w:t>한다</w:t>
      </w:r>
      <w:r w:rsidRPr="00DB5580">
        <w:rPr>
          <w:rFonts w:ascii="Times New Roman"/>
          <w:sz w:val="23"/>
          <w:szCs w:val="23"/>
        </w:rPr>
        <w:t>.</w:t>
      </w:r>
      <w:r w:rsidR="005C37BA">
        <w:rPr>
          <w:rFonts w:ascii="Times New Roman"/>
          <w:sz w:val="23"/>
          <w:szCs w:val="23"/>
        </w:rPr>
        <w:t xml:space="preserve"> </w:t>
      </w:r>
    </w:p>
    <w:p w14:paraId="7DC48474" w14:textId="11D5BC54" w:rsidR="00A47A5C" w:rsidRPr="00503F46" w:rsidRDefault="00A47A5C" w:rsidP="004F5E94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395E08">
        <w:rPr>
          <w:rFonts w:ascii="Times New Roman" w:eastAsia="바탕체"/>
          <w:sz w:val="23"/>
          <w:szCs w:val="23"/>
          <w:u w:val="single"/>
        </w:rPr>
        <w:t>경</w:t>
      </w:r>
      <w:r w:rsidR="004B5F9D" w:rsidRPr="00395E08">
        <w:rPr>
          <w:rFonts w:ascii="Times New Roman" w:eastAsia="바탕체" w:hint="eastAsia"/>
          <w:sz w:val="23"/>
          <w:szCs w:val="23"/>
          <w:u w:val="single"/>
        </w:rPr>
        <w:t>업</w:t>
      </w:r>
      <w:r w:rsidRPr="00395E08">
        <w:rPr>
          <w:rFonts w:ascii="Times New Roman" w:eastAsia="바탕체"/>
          <w:sz w:val="23"/>
          <w:szCs w:val="23"/>
          <w:u w:val="single"/>
        </w:rPr>
        <w:t>금지</w:t>
      </w:r>
      <w:r w:rsidRPr="00395E08">
        <w:rPr>
          <w:rFonts w:ascii="Times New Roman" w:eastAsia="바탕체"/>
          <w:sz w:val="23"/>
          <w:szCs w:val="23"/>
        </w:rPr>
        <w:t xml:space="preserve">.  </w:t>
      </w:r>
      <w:r w:rsidRPr="00395E08">
        <w:rPr>
          <w:rFonts w:ascii="Times New Roman" w:eastAsia="바탕체"/>
          <w:sz w:val="23"/>
          <w:szCs w:val="23"/>
        </w:rPr>
        <w:t>매수인이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대상주식을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모두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매도</w:t>
      </w:r>
      <w:r w:rsidRPr="00395E08">
        <w:rPr>
          <w:rFonts w:ascii="Times New Roman" w:eastAsia="바탕체"/>
          <w:sz w:val="23"/>
          <w:szCs w:val="23"/>
        </w:rPr>
        <w:t>·</w:t>
      </w:r>
      <w:r w:rsidRPr="00395E08">
        <w:rPr>
          <w:rFonts w:ascii="Times New Roman" w:eastAsia="바탕체"/>
          <w:sz w:val="23"/>
          <w:szCs w:val="23"/>
        </w:rPr>
        <w:t>처분하거나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대상회사를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직접</w:t>
      </w:r>
      <w:r w:rsidRPr="00395E08">
        <w:rPr>
          <w:rFonts w:ascii="Times New Roman" w:eastAsia="바탕체"/>
          <w:sz w:val="23"/>
          <w:szCs w:val="23"/>
        </w:rPr>
        <w:t xml:space="preserve">, </w:t>
      </w:r>
      <w:r w:rsidRPr="00395E08">
        <w:rPr>
          <w:rFonts w:ascii="Times New Roman" w:eastAsia="바탕체"/>
          <w:sz w:val="23"/>
          <w:szCs w:val="23"/>
        </w:rPr>
        <w:t>간접적으로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지배하지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않게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되는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날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또는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거래종결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="00426FFC" w:rsidRPr="00395E08">
        <w:rPr>
          <w:rFonts w:ascii="Times New Roman" w:eastAsia="바탕체"/>
          <w:sz w:val="23"/>
          <w:szCs w:val="23"/>
        </w:rPr>
        <w:t>[</w:t>
      </w:r>
      <w:r w:rsidR="00426FFC" w:rsidRPr="00395E08">
        <w:rPr>
          <w:rFonts w:ascii="바탕체" w:eastAsia="바탕체" w:hAnsi="바탕체" w:hint="eastAsia"/>
          <w:sz w:val="23"/>
          <w:szCs w:val="23"/>
        </w:rPr>
        <w:t>•</w:t>
      </w:r>
      <w:r w:rsidR="00426FFC" w:rsidRPr="00395E08">
        <w:rPr>
          <w:rFonts w:ascii="Times New Roman" w:eastAsia="바탕체"/>
          <w:sz w:val="23"/>
          <w:szCs w:val="23"/>
        </w:rPr>
        <w:t>]</w:t>
      </w:r>
      <w:r w:rsidRPr="00395E08">
        <w:rPr>
          <w:rFonts w:ascii="Times New Roman" w:eastAsia="바탕체"/>
          <w:sz w:val="23"/>
          <w:szCs w:val="23"/>
        </w:rPr>
        <w:t>년이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경과한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날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중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먼저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도래하는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날까지의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기간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동안</w:t>
      </w:r>
      <w:r w:rsidRPr="00395E08">
        <w:rPr>
          <w:rFonts w:ascii="Times New Roman" w:eastAsia="바탕체"/>
          <w:sz w:val="23"/>
          <w:szCs w:val="23"/>
        </w:rPr>
        <w:t xml:space="preserve">, </w:t>
      </w:r>
      <w:r w:rsidRPr="00395E08">
        <w:rPr>
          <w:rFonts w:ascii="Times New Roman" w:eastAsia="바탕체"/>
          <w:sz w:val="23"/>
          <w:szCs w:val="23"/>
        </w:rPr>
        <w:t>매도인은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매수인의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사전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서면</w:t>
      </w:r>
      <w:r w:rsidR="004B5F9D" w:rsidRPr="00395E08">
        <w:rPr>
          <w:rFonts w:ascii="Times New Roman" w:eastAsia="바탕체" w:hint="eastAsia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동의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없이</w:t>
      </w:r>
      <w:r w:rsidR="00652CE4" w:rsidRPr="00395E08">
        <w:rPr>
          <w:rFonts w:ascii="Times New Roman" w:eastAsia="바탕체" w:hint="eastAsia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직접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또는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그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특수관계인을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Pr="00395E08">
        <w:rPr>
          <w:rFonts w:ascii="Times New Roman" w:eastAsia="바탕체"/>
          <w:sz w:val="23"/>
          <w:szCs w:val="23"/>
        </w:rPr>
        <w:t>통하여</w:t>
      </w:r>
      <w:r w:rsidRPr="00395E08">
        <w:rPr>
          <w:rFonts w:ascii="Times New Roman" w:eastAsia="바탕체"/>
          <w:sz w:val="23"/>
          <w:szCs w:val="23"/>
        </w:rPr>
        <w:t xml:space="preserve"> </w:t>
      </w:r>
      <w:r w:rsidR="00652CE4" w:rsidRPr="00FB61E5">
        <w:rPr>
          <w:rFonts w:ascii="Times New Roman" w:eastAsia="바탕체"/>
          <w:sz w:val="23"/>
          <w:szCs w:val="23"/>
        </w:rPr>
        <w:t xml:space="preserve">(i) </w:t>
      </w:r>
      <w:r w:rsidRPr="00FB61E5">
        <w:rPr>
          <w:rFonts w:ascii="Times New Roman" w:eastAsia="바탕체"/>
          <w:sz w:val="23"/>
          <w:szCs w:val="23"/>
        </w:rPr>
        <w:t>대상회사</w:t>
      </w:r>
      <w:r w:rsidR="00756F36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756F36" w:rsidRPr="00FB61E5">
        <w:rPr>
          <w:rFonts w:ascii="Times New Roman" w:eastAsia="바탕체" w:hint="eastAsia"/>
          <w:sz w:val="23"/>
          <w:szCs w:val="23"/>
        </w:rPr>
        <w:t>및</w:t>
      </w:r>
      <w:r w:rsidR="00756F36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756F36" w:rsidRPr="00FB61E5">
        <w:rPr>
          <w:rFonts w:ascii="Times New Roman" w:eastAsia="바탕체" w:hint="eastAsia"/>
          <w:sz w:val="23"/>
          <w:szCs w:val="23"/>
        </w:rPr>
        <w:t>해외</w:t>
      </w:r>
      <w:r w:rsidR="00756F36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756F36" w:rsidRPr="00FB61E5">
        <w:rPr>
          <w:rFonts w:ascii="Times New Roman" w:eastAsia="바탕체" w:hint="eastAsia"/>
          <w:sz w:val="23"/>
          <w:szCs w:val="23"/>
        </w:rPr>
        <w:t>종속회사</w:t>
      </w:r>
      <w:r w:rsidRPr="00FB61E5">
        <w:rPr>
          <w:rFonts w:ascii="Times New Roman" w:eastAsia="바탕체"/>
          <w:sz w:val="23"/>
          <w:szCs w:val="23"/>
        </w:rPr>
        <w:t>가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현재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영위하는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사업과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경쟁</w:t>
      </w:r>
      <w:r w:rsidR="00652CE4" w:rsidRPr="00FB61E5">
        <w:rPr>
          <w:rFonts w:ascii="Times New Roman" w:eastAsia="바탕체" w:hint="eastAsia"/>
          <w:sz w:val="23"/>
          <w:szCs w:val="23"/>
        </w:rPr>
        <w:t>관계에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있거나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그</w:t>
      </w:r>
      <w:r w:rsidR="00395E08" w:rsidRPr="00FB61E5">
        <w:rPr>
          <w:rFonts w:ascii="Times New Roman" w:eastAsia="바탕체" w:hint="eastAsia"/>
          <w:sz w:val="23"/>
          <w:szCs w:val="23"/>
        </w:rPr>
        <w:t>러한</w:t>
      </w:r>
      <w:r w:rsidR="00395E08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395E08" w:rsidRPr="00FB61E5">
        <w:rPr>
          <w:rFonts w:ascii="Times New Roman" w:eastAsia="바탕체" w:hint="eastAsia"/>
          <w:sz w:val="23"/>
          <w:szCs w:val="23"/>
        </w:rPr>
        <w:t>경쟁관계에</w:t>
      </w:r>
      <w:r w:rsidR="00395E08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395E08" w:rsidRPr="00FB61E5">
        <w:rPr>
          <w:rFonts w:ascii="Times New Roman" w:eastAsia="바탕체" w:hint="eastAsia"/>
          <w:sz w:val="23"/>
          <w:szCs w:val="23"/>
        </w:rPr>
        <w:t>있는</w:t>
      </w:r>
      <w:r w:rsidR="00395E08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395E08" w:rsidRPr="00FB61E5">
        <w:rPr>
          <w:rFonts w:ascii="Times New Roman" w:eastAsia="바탕체" w:hint="eastAsia"/>
          <w:sz w:val="23"/>
          <w:szCs w:val="23"/>
        </w:rPr>
        <w:t>사업에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컨설팅</w:t>
      </w:r>
      <w:r w:rsidR="00652CE4" w:rsidRPr="00FB61E5">
        <w:rPr>
          <w:rFonts w:ascii="Times New Roman" w:eastAsia="바탕체" w:hint="eastAsia"/>
          <w:sz w:val="23"/>
          <w:szCs w:val="23"/>
        </w:rPr>
        <w:t>,</w:t>
      </w:r>
      <w:r w:rsidR="00652CE4" w:rsidRPr="00FB61E5">
        <w:rPr>
          <w:rFonts w:ascii="Times New Roman" w:eastAsia="바탕체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자문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또는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유사한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서비스를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제공하는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사업</w:t>
      </w:r>
      <w:r w:rsidR="00CE140F">
        <w:rPr>
          <w:rFonts w:ascii="Times New Roman" w:eastAsia="바탕체"/>
          <w:sz w:val="23"/>
          <w:szCs w:val="23"/>
        </w:rPr>
        <w:t>(</w:t>
      </w:r>
      <w:r w:rsidRPr="00FB61E5">
        <w:rPr>
          <w:rFonts w:ascii="Times New Roman" w:eastAsia="바탕체"/>
          <w:sz w:val="23"/>
          <w:szCs w:val="23"/>
        </w:rPr>
        <w:t>“</w:t>
      </w:r>
      <w:r w:rsidRPr="00FB61E5">
        <w:rPr>
          <w:rFonts w:ascii="Times New Roman" w:eastAsia="바탕체"/>
          <w:b/>
          <w:sz w:val="23"/>
          <w:szCs w:val="23"/>
          <w:u w:val="single"/>
        </w:rPr>
        <w:t>경쟁사업</w:t>
      </w:r>
      <w:r w:rsidRPr="00FB61E5">
        <w:rPr>
          <w:rFonts w:ascii="Times New Roman" w:eastAsia="바탕체"/>
          <w:sz w:val="23"/>
          <w:szCs w:val="23"/>
        </w:rPr>
        <w:t>”)</w:t>
      </w:r>
      <w:r w:rsidR="00652CE4" w:rsidRPr="00FB61E5">
        <w:rPr>
          <w:rFonts w:ascii="Times New Roman" w:eastAsia="바탕체" w:hint="eastAsia"/>
          <w:sz w:val="23"/>
          <w:szCs w:val="23"/>
        </w:rPr>
        <w:t>을</w:t>
      </w:r>
      <w:r w:rsidR="00652CE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823A8">
        <w:rPr>
          <w:rFonts w:ascii="Times New Roman" w:eastAsia="바탕체" w:hint="eastAsia"/>
          <w:sz w:val="23"/>
          <w:szCs w:val="23"/>
        </w:rPr>
        <w:t>국내외에서</w:t>
      </w:r>
      <w:r w:rsidR="002823A8">
        <w:rPr>
          <w:rFonts w:ascii="Times New Roman" w:eastAsia="바탕체" w:hint="eastAsia"/>
          <w:sz w:val="23"/>
          <w:szCs w:val="23"/>
        </w:rPr>
        <w:t xml:space="preserve"> </w:t>
      </w:r>
      <w:r w:rsidR="00652CE4" w:rsidRPr="00FB61E5">
        <w:rPr>
          <w:rFonts w:ascii="Times New Roman" w:eastAsia="바탕체" w:hint="eastAsia"/>
          <w:sz w:val="23"/>
          <w:szCs w:val="23"/>
        </w:rPr>
        <w:t>영위하거나</w:t>
      </w:r>
      <w:r w:rsidR="00652CE4" w:rsidRPr="00FB61E5">
        <w:rPr>
          <w:rFonts w:ascii="Times New Roman" w:eastAsia="바탕체" w:hint="eastAsia"/>
          <w:sz w:val="23"/>
          <w:szCs w:val="23"/>
        </w:rPr>
        <w:t>,</w:t>
      </w:r>
      <w:r w:rsidR="00652CE4" w:rsidRPr="00FB61E5">
        <w:rPr>
          <w:rFonts w:ascii="Times New Roman" w:eastAsia="바탕체"/>
          <w:sz w:val="23"/>
          <w:szCs w:val="23"/>
        </w:rPr>
        <w:t xml:space="preserve"> </w:t>
      </w:r>
      <w:r w:rsidR="00652CE4" w:rsidRPr="00FB61E5">
        <w:rPr>
          <w:rFonts w:ascii="Times New Roman"/>
          <w:sz w:val="23"/>
          <w:szCs w:val="23"/>
        </w:rPr>
        <w:t xml:space="preserve">(ii) </w:t>
      </w:r>
      <w:r w:rsidR="00652CE4" w:rsidRPr="00FB61E5">
        <w:rPr>
          <w:rFonts w:ascii="Times New Roman"/>
          <w:sz w:val="23"/>
          <w:szCs w:val="23"/>
        </w:rPr>
        <w:t>경쟁사업을</w:t>
      </w:r>
      <w:r w:rsidR="00652CE4" w:rsidRPr="00FB61E5">
        <w:rPr>
          <w:rFonts w:ascii="Times New Roman"/>
          <w:sz w:val="23"/>
          <w:szCs w:val="23"/>
        </w:rPr>
        <w:t xml:space="preserve"> </w:t>
      </w:r>
      <w:r w:rsidR="00652CE4" w:rsidRPr="00FB61E5">
        <w:rPr>
          <w:rFonts w:ascii="Times New Roman"/>
          <w:sz w:val="23"/>
          <w:szCs w:val="23"/>
        </w:rPr>
        <w:t>영위하는</w:t>
      </w:r>
      <w:r w:rsidR="00652CE4" w:rsidRPr="00FB61E5">
        <w:rPr>
          <w:rFonts w:ascii="Times New Roman"/>
          <w:sz w:val="23"/>
          <w:szCs w:val="23"/>
        </w:rPr>
        <w:t xml:space="preserve"> </w:t>
      </w:r>
      <w:r w:rsidR="00652CE4" w:rsidRPr="00FB61E5">
        <w:rPr>
          <w:rFonts w:ascii="Times New Roman"/>
          <w:sz w:val="23"/>
          <w:szCs w:val="23"/>
        </w:rPr>
        <w:t>회사</w:t>
      </w:r>
      <w:r w:rsidR="00652CE4" w:rsidRPr="00FB61E5">
        <w:rPr>
          <w:rFonts w:ascii="Times New Roman" w:hint="eastAsia"/>
          <w:sz w:val="23"/>
          <w:szCs w:val="23"/>
        </w:rPr>
        <w:t>의</w:t>
      </w:r>
      <w:r w:rsidR="00652CE4" w:rsidRPr="00FB61E5">
        <w:rPr>
          <w:rFonts w:ascii="Times New Roman" w:hint="eastAsia"/>
          <w:sz w:val="23"/>
          <w:szCs w:val="23"/>
        </w:rPr>
        <w:t xml:space="preserve"> </w:t>
      </w:r>
      <w:r w:rsidR="00652CE4" w:rsidRPr="00FB61E5">
        <w:rPr>
          <w:rFonts w:ascii="Times New Roman" w:hint="eastAsia"/>
          <w:sz w:val="23"/>
          <w:szCs w:val="23"/>
        </w:rPr>
        <w:t>업무집행조합원</w:t>
      </w:r>
      <w:r w:rsidR="00652CE4" w:rsidRPr="00FB61E5">
        <w:rPr>
          <w:rFonts w:ascii="Times New Roman" w:hint="eastAsia"/>
          <w:sz w:val="23"/>
          <w:szCs w:val="23"/>
        </w:rPr>
        <w:t xml:space="preserve">, </w:t>
      </w:r>
      <w:r w:rsidR="00652CE4" w:rsidRPr="00FB61E5">
        <w:rPr>
          <w:rFonts w:ascii="Times New Roman" w:hint="eastAsia"/>
          <w:sz w:val="23"/>
          <w:szCs w:val="23"/>
        </w:rPr>
        <w:t>주주</w:t>
      </w:r>
      <w:r w:rsidR="00652CE4" w:rsidRPr="00FB61E5">
        <w:rPr>
          <w:rFonts w:ascii="Times New Roman"/>
          <w:sz w:val="23"/>
          <w:szCs w:val="23"/>
        </w:rPr>
        <w:t xml:space="preserve"> </w:t>
      </w:r>
      <w:r w:rsidR="00652CE4" w:rsidRPr="00FB61E5">
        <w:rPr>
          <w:rFonts w:ascii="Times New Roman" w:hint="eastAsia"/>
          <w:sz w:val="23"/>
          <w:szCs w:val="23"/>
        </w:rPr>
        <w:t>및</w:t>
      </w:r>
      <w:r w:rsidR="00652CE4" w:rsidRPr="00FB61E5">
        <w:rPr>
          <w:rFonts w:ascii="Times New Roman" w:hint="eastAsia"/>
          <w:sz w:val="23"/>
          <w:szCs w:val="23"/>
        </w:rPr>
        <w:t>/</w:t>
      </w:r>
      <w:r w:rsidR="00652CE4" w:rsidRPr="00FB61E5">
        <w:rPr>
          <w:rFonts w:ascii="Times New Roman" w:hint="eastAsia"/>
          <w:sz w:val="23"/>
          <w:szCs w:val="23"/>
        </w:rPr>
        <w:t>또는</w:t>
      </w:r>
      <w:r w:rsidR="00652CE4" w:rsidRPr="00FB61E5">
        <w:rPr>
          <w:rFonts w:ascii="Times New Roman"/>
          <w:sz w:val="23"/>
          <w:szCs w:val="23"/>
        </w:rPr>
        <w:t xml:space="preserve"> </w:t>
      </w:r>
      <w:r w:rsidR="00652CE4" w:rsidRPr="00FB61E5">
        <w:rPr>
          <w:rFonts w:ascii="Times New Roman" w:hint="eastAsia"/>
          <w:sz w:val="23"/>
          <w:szCs w:val="23"/>
        </w:rPr>
        <w:t>임직원이</w:t>
      </w:r>
      <w:r w:rsidR="00652CE4" w:rsidRPr="00FB61E5">
        <w:rPr>
          <w:rFonts w:ascii="Times New Roman" w:hint="eastAsia"/>
          <w:sz w:val="23"/>
          <w:szCs w:val="23"/>
        </w:rPr>
        <w:t xml:space="preserve"> </w:t>
      </w:r>
      <w:r w:rsidR="00652CE4" w:rsidRPr="00FB61E5">
        <w:rPr>
          <w:rFonts w:ascii="Times New Roman" w:hint="eastAsia"/>
          <w:sz w:val="23"/>
          <w:szCs w:val="23"/>
        </w:rPr>
        <w:t>되거나</w:t>
      </w:r>
      <w:r w:rsidR="00652CE4" w:rsidRPr="00FB61E5">
        <w:rPr>
          <w:rFonts w:ascii="Times New Roman"/>
          <w:sz w:val="23"/>
          <w:szCs w:val="23"/>
        </w:rPr>
        <w:t>, (</w:t>
      </w:r>
      <w:r w:rsidR="00756F36" w:rsidRPr="00FB61E5">
        <w:rPr>
          <w:rFonts w:ascii="Times New Roman"/>
          <w:sz w:val="23"/>
          <w:szCs w:val="23"/>
        </w:rPr>
        <w:t xml:space="preserve">iii) </w:t>
      </w:r>
      <w:r w:rsidR="00395E08" w:rsidRPr="00FB61E5">
        <w:rPr>
          <w:rFonts w:ascii="Times New Roman" w:hint="eastAsia"/>
          <w:sz w:val="23"/>
          <w:szCs w:val="23"/>
        </w:rPr>
        <w:t>경쟁사업을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영위하는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제</w:t>
      </w:r>
      <w:r w:rsidR="00395E08" w:rsidRPr="00FB61E5">
        <w:rPr>
          <w:rFonts w:ascii="Times New Roman" w:hint="eastAsia"/>
          <w:sz w:val="23"/>
          <w:szCs w:val="23"/>
        </w:rPr>
        <w:t>3</w:t>
      </w:r>
      <w:r w:rsidR="00395E08" w:rsidRPr="00FB61E5">
        <w:rPr>
          <w:rFonts w:ascii="Times New Roman" w:hint="eastAsia"/>
          <w:sz w:val="23"/>
          <w:szCs w:val="23"/>
        </w:rPr>
        <w:t>자에게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영업정보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등을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제공함으로써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제</w:t>
      </w:r>
      <w:r w:rsidR="00395E08" w:rsidRPr="00FB61E5">
        <w:rPr>
          <w:rFonts w:ascii="Times New Roman" w:hint="eastAsia"/>
          <w:sz w:val="23"/>
          <w:szCs w:val="23"/>
        </w:rPr>
        <w:t>3</w:t>
      </w:r>
      <w:r w:rsidR="00395E08" w:rsidRPr="00FB61E5">
        <w:rPr>
          <w:rFonts w:ascii="Times New Roman" w:hint="eastAsia"/>
          <w:sz w:val="23"/>
          <w:szCs w:val="23"/>
        </w:rPr>
        <w:t>자가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그러한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정보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등을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활용할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수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있게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하거나</w:t>
      </w:r>
      <w:r w:rsidR="00395E08" w:rsidRPr="00FB61E5">
        <w:rPr>
          <w:rFonts w:ascii="Times New Roman" w:hint="eastAsia"/>
          <w:sz w:val="23"/>
          <w:szCs w:val="23"/>
        </w:rPr>
        <w:t>,</w:t>
      </w:r>
      <w:r w:rsidR="00395E08" w:rsidRPr="00FB61E5">
        <w:rPr>
          <w:rFonts w:ascii="Times New Roman"/>
          <w:sz w:val="23"/>
          <w:szCs w:val="23"/>
        </w:rPr>
        <w:t xml:space="preserve"> (iv) </w:t>
      </w:r>
      <w:r w:rsidR="00756F36" w:rsidRPr="00FB61E5">
        <w:rPr>
          <w:rFonts w:ascii="Times New Roman" w:hint="eastAsia"/>
          <w:sz w:val="23"/>
          <w:szCs w:val="23"/>
        </w:rPr>
        <w:t>대상회사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및</w:t>
      </w:r>
      <w:r w:rsidR="00756F36" w:rsidRPr="00FB61E5">
        <w:rPr>
          <w:rFonts w:ascii="Times New Roman" w:hint="eastAsia"/>
          <w:sz w:val="23"/>
          <w:szCs w:val="23"/>
        </w:rPr>
        <w:t>/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해외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종속회사의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공급자로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하여금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대상회사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및</w:t>
      </w:r>
      <w:r w:rsidR="00756F36" w:rsidRPr="00FB61E5">
        <w:rPr>
          <w:rFonts w:ascii="Times New Roman" w:hint="eastAsia"/>
          <w:sz w:val="23"/>
          <w:szCs w:val="23"/>
        </w:rPr>
        <w:t>/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해외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종속회사에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대한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공급을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중단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공급조건을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제한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변경하도록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하거나</w:t>
      </w:r>
      <w:r w:rsidR="00756F36" w:rsidRPr="00FB61E5">
        <w:rPr>
          <w:rFonts w:ascii="Times New Roman" w:hint="eastAsia"/>
          <w:sz w:val="23"/>
          <w:szCs w:val="23"/>
        </w:rPr>
        <w:t>,</w:t>
      </w:r>
      <w:r w:rsidR="00756F36" w:rsidRPr="00FB61E5">
        <w:rPr>
          <w:rFonts w:ascii="Times New Roman"/>
          <w:sz w:val="23"/>
          <w:szCs w:val="23"/>
        </w:rPr>
        <w:t xml:space="preserve"> (v) </w:t>
      </w:r>
      <w:r w:rsidR="00756F36" w:rsidRPr="00FB61E5">
        <w:rPr>
          <w:rFonts w:ascii="Times New Roman" w:hint="eastAsia"/>
          <w:sz w:val="23"/>
          <w:szCs w:val="23"/>
        </w:rPr>
        <w:t>대상회사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및</w:t>
      </w:r>
      <w:r w:rsidR="00756F36" w:rsidRPr="00FB61E5">
        <w:rPr>
          <w:rFonts w:ascii="Times New Roman" w:hint="eastAsia"/>
          <w:sz w:val="23"/>
          <w:szCs w:val="23"/>
        </w:rPr>
        <w:t>/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해외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종속회사의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고객으로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하여금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대상회사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및</w:t>
      </w:r>
      <w:r w:rsidR="00756F36" w:rsidRPr="00FB61E5">
        <w:rPr>
          <w:rFonts w:ascii="Times New Roman" w:hint="eastAsia"/>
          <w:sz w:val="23"/>
          <w:szCs w:val="23"/>
        </w:rPr>
        <w:t>/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해외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종속회사로부터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서비스를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제공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받는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것을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중단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서비스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조건을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제한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또는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변경하도록</w:t>
      </w:r>
      <w:r w:rsidR="00756F36" w:rsidRPr="00FB61E5">
        <w:rPr>
          <w:rFonts w:ascii="Times New Roman" w:hint="eastAsia"/>
          <w:sz w:val="23"/>
          <w:szCs w:val="23"/>
        </w:rPr>
        <w:t xml:space="preserve"> </w:t>
      </w:r>
      <w:r w:rsidR="00756F36" w:rsidRPr="00FB61E5">
        <w:rPr>
          <w:rFonts w:ascii="Times New Roman" w:hint="eastAsia"/>
          <w:sz w:val="23"/>
          <w:szCs w:val="23"/>
        </w:rPr>
        <w:t>하거나</w:t>
      </w:r>
      <w:r w:rsidR="00756F36" w:rsidRPr="00FB61E5">
        <w:rPr>
          <w:rFonts w:ascii="Times New Roman" w:hint="eastAsia"/>
          <w:sz w:val="23"/>
          <w:szCs w:val="23"/>
        </w:rPr>
        <w:t>,</w:t>
      </w:r>
      <w:r w:rsidR="00756F36" w:rsidRPr="00FB61E5">
        <w:rPr>
          <w:rFonts w:ascii="Times New Roman"/>
          <w:sz w:val="23"/>
          <w:szCs w:val="23"/>
        </w:rPr>
        <w:t xml:space="preserve"> (v</w:t>
      </w:r>
      <w:r w:rsidR="00395E08" w:rsidRPr="00FB61E5">
        <w:rPr>
          <w:rFonts w:ascii="Times New Roman"/>
          <w:sz w:val="23"/>
          <w:szCs w:val="23"/>
        </w:rPr>
        <w:t>i</w:t>
      </w:r>
      <w:r w:rsidR="00756F36" w:rsidRPr="00FB61E5">
        <w:rPr>
          <w:rFonts w:ascii="Times New Roman"/>
          <w:sz w:val="23"/>
          <w:szCs w:val="23"/>
        </w:rPr>
        <w:t xml:space="preserve">) </w:t>
      </w:r>
      <w:r w:rsidR="00756F36" w:rsidRPr="00FB61E5">
        <w:rPr>
          <w:rFonts w:ascii="Times New Roman" w:hint="eastAsia"/>
          <w:sz w:val="23"/>
          <w:szCs w:val="23"/>
        </w:rPr>
        <w:t>대상회사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및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해외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종속회사의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상호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또는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그들이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보유한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상표와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동일하거나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유사한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상호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또는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상표를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영업활동에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사용하거나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이를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사용한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제품을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제조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또는</w:t>
      </w:r>
      <w:r w:rsidR="00395E08" w:rsidRPr="00FB61E5">
        <w:rPr>
          <w:rFonts w:ascii="Times New Roman" w:hint="eastAsia"/>
          <w:sz w:val="23"/>
          <w:szCs w:val="23"/>
        </w:rPr>
        <w:t xml:space="preserve"> </w:t>
      </w:r>
      <w:r w:rsidR="00395E08" w:rsidRPr="00FB61E5">
        <w:rPr>
          <w:rFonts w:ascii="Times New Roman" w:hint="eastAsia"/>
          <w:sz w:val="23"/>
          <w:szCs w:val="23"/>
        </w:rPr>
        <w:t>판매하</w:t>
      </w:r>
      <w:r w:rsidR="004F5E94" w:rsidRPr="00FB61E5">
        <w:rPr>
          <w:rFonts w:ascii="Times New Roman" w:hint="eastAsia"/>
          <w:sz w:val="23"/>
          <w:szCs w:val="23"/>
        </w:rPr>
        <w:t>는</w:t>
      </w:r>
      <w:r w:rsidR="004F5E94" w:rsidRPr="00FB61E5">
        <w:rPr>
          <w:rFonts w:ascii="Times New Roman" w:hint="eastAsia"/>
          <w:sz w:val="23"/>
          <w:szCs w:val="23"/>
        </w:rPr>
        <w:t xml:space="preserve"> </w:t>
      </w:r>
      <w:r w:rsidR="004F5E94" w:rsidRPr="00FB61E5">
        <w:rPr>
          <w:rFonts w:ascii="Times New Roman" w:hint="eastAsia"/>
          <w:sz w:val="23"/>
          <w:szCs w:val="23"/>
        </w:rPr>
        <w:t>행위를</w:t>
      </w:r>
      <w:r w:rsidR="004F5E94" w:rsidRPr="00FB61E5">
        <w:rPr>
          <w:rFonts w:ascii="Times New Roman" w:hint="eastAsia"/>
          <w:sz w:val="23"/>
          <w:szCs w:val="23"/>
        </w:rPr>
        <w:t xml:space="preserve"> </w:t>
      </w:r>
      <w:r w:rsidR="004F5E94" w:rsidRPr="00FB61E5">
        <w:rPr>
          <w:rFonts w:ascii="Times New Roman" w:hint="eastAsia"/>
          <w:sz w:val="23"/>
          <w:szCs w:val="23"/>
        </w:rPr>
        <w:t>할</w:t>
      </w:r>
      <w:r w:rsidR="004F5E94" w:rsidRPr="00FB61E5">
        <w:rPr>
          <w:rFonts w:ascii="Times New Roman" w:hint="eastAsia"/>
          <w:sz w:val="23"/>
          <w:szCs w:val="23"/>
        </w:rPr>
        <w:t xml:space="preserve"> </w:t>
      </w:r>
      <w:r w:rsidR="004F5E94" w:rsidRPr="00FB61E5">
        <w:rPr>
          <w:rFonts w:ascii="Times New Roman" w:hint="eastAsia"/>
          <w:sz w:val="23"/>
          <w:szCs w:val="23"/>
        </w:rPr>
        <w:t>수</w:t>
      </w:r>
      <w:r w:rsidR="004F5E94" w:rsidRPr="00FB61E5">
        <w:rPr>
          <w:rFonts w:ascii="Times New Roman" w:hint="eastAsia"/>
          <w:sz w:val="23"/>
          <w:szCs w:val="23"/>
        </w:rPr>
        <w:t xml:space="preserve"> </w:t>
      </w:r>
      <w:r w:rsidR="004F5E94" w:rsidRPr="00FB61E5">
        <w:rPr>
          <w:rFonts w:ascii="Times New Roman" w:hint="eastAsia"/>
          <w:sz w:val="23"/>
          <w:szCs w:val="23"/>
        </w:rPr>
        <w:t>없다</w:t>
      </w:r>
      <w:r w:rsidR="004F5E94" w:rsidRPr="00FB61E5">
        <w:rPr>
          <w:rFonts w:ascii="Times New Roman" w:hint="eastAsia"/>
          <w:sz w:val="23"/>
          <w:szCs w:val="23"/>
        </w:rPr>
        <w:t xml:space="preserve">.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503F46" w14:paraId="09961A49" w14:textId="77777777" w:rsidTr="00503F46">
        <w:tc>
          <w:tcPr>
            <w:tcW w:w="9060" w:type="dxa"/>
            <w:shd w:val="clear" w:color="auto" w:fill="D9D9D9" w:themeFill="background1" w:themeFillShade="D9"/>
          </w:tcPr>
          <w:p w14:paraId="75E266FE" w14:textId="25023E0D" w:rsidR="00503F46" w:rsidRPr="00B41173" w:rsidRDefault="00503F46" w:rsidP="00A57570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경업금지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사이에서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첨예하게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협상이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이루어지는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부분입니다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특히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</w:t>
            </w:r>
            <w:r w:rsidR="00767F0E">
              <w:rPr>
                <w:rFonts w:ascii="Times New Roman" w:hint="eastAsia"/>
                <w:sz w:val="22"/>
                <w:szCs w:val="22"/>
              </w:rPr>
              <w:t>업금지의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예외의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범위를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설정하는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것이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중요한데</w:t>
            </w:r>
            <w:r w:rsidR="00767F0E"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(1) </w:t>
            </w:r>
            <w:r>
              <w:rPr>
                <w:rFonts w:ascii="Times New Roman" w:hint="eastAsia"/>
                <w:sz w:val="22"/>
                <w:szCs w:val="22"/>
              </w:rPr>
              <w:t>매도인의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계열회사를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경업도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해당할지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(2)</w:t>
            </w:r>
            <w:r w:rsidR="00767F0E">
              <w:rPr>
                <w:rFonts w:ascii="Times New Roman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매도인측의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기존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사업의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경우를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제외할지</w:t>
            </w:r>
            <w:r w:rsidR="00767F0E">
              <w:rPr>
                <w:rFonts w:ascii="Times New Roman" w:hint="eastAsia"/>
                <w:sz w:val="22"/>
                <w:szCs w:val="22"/>
              </w:rPr>
              <w:t>,</w:t>
            </w:r>
            <w:r w:rsidR="00767F0E">
              <w:rPr>
                <w:rFonts w:ascii="Times New Roman"/>
                <w:sz w:val="22"/>
                <w:szCs w:val="22"/>
              </w:rPr>
              <w:t xml:space="preserve"> (3) </w:t>
            </w:r>
            <w:r w:rsidR="00767F0E">
              <w:rPr>
                <w:rFonts w:ascii="Times New Roman" w:hint="eastAsia"/>
                <w:sz w:val="22"/>
                <w:szCs w:val="22"/>
              </w:rPr>
              <w:t>직접적인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영업이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아니라</w:t>
            </w:r>
            <w:r w:rsidR="00767F0E">
              <w:rPr>
                <w:rFonts w:ascii="Times New Roman" w:hint="eastAsia"/>
                <w:sz w:val="22"/>
                <w:szCs w:val="22"/>
              </w:rPr>
              <w:t>,</w:t>
            </w:r>
            <w:r w:rsidR="00767F0E">
              <w:rPr>
                <w:rFonts w:ascii="Times New Roman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지분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취득</w:t>
            </w:r>
            <w:r w:rsidR="00767F0E">
              <w:rPr>
                <w:rFonts w:ascii="Times New Roman" w:hint="eastAsia"/>
                <w:sz w:val="22"/>
                <w:szCs w:val="22"/>
              </w:rPr>
              <w:t>,</w:t>
            </w:r>
            <w:r w:rsidR="00767F0E">
              <w:rPr>
                <w:rFonts w:ascii="Times New Roman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자문제공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등도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금지되는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경업의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범위에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포함될지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등이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통상적으로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다투어지며</w:t>
            </w:r>
            <w:r w:rsidR="00767F0E">
              <w:rPr>
                <w:rFonts w:ascii="Times New Roman" w:hint="eastAsia"/>
                <w:sz w:val="22"/>
                <w:szCs w:val="22"/>
              </w:rPr>
              <w:t>,</w:t>
            </w:r>
            <w:r w:rsidR="00767F0E">
              <w:rPr>
                <w:rFonts w:ascii="Times New Roman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경업금지의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기간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또한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통상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/>
                <w:sz w:val="22"/>
                <w:szCs w:val="22"/>
              </w:rPr>
              <w:t>1</w:t>
            </w:r>
            <w:r w:rsidR="00767F0E">
              <w:rPr>
                <w:rFonts w:ascii="Times New Roman" w:hint="eastAsia"/>
                <w:sz w:val="22"/>
                <w:szCs w:val="22"/>
              </w:rPr>
              <w:t>년에서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7570">
              <w:rPr>
                <w:rFonts w:ascii="Times New Roman"/>
                <w:sz w:val="22"/>
                <w:szCs w:val="22"/>
              </w:rPr>
              <w:t>5</w:t>
            </w:r>
            <w:r w:rsidR="00767F0E">
              <w:rPr>
                <w:rFonts w:ascii="Times New Roman" w:hint="eastAsia"/>
                <w:sz w:val="22"/>
                <w:szCs w:val="22"/>
              </w:rPr>
              <w:t>년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정도의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사이에서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협의가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되는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경우가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7F0E">
              <w:rPr>
                <w:rFonts w:ascii="Times New Roman" w:hint="eastAsia"/>
                <w:sz w:val="22"/>
                <w:szCs w:val="22"/>
              </w:rPr>
              <w:t>많습니다</w:t>
            </w:r>
            <w:r w:rsidR="00767F0E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</w:tc>
      </w:tr>
    </w:tbl>
    <w:p w14:paraId="771A5DD5" w14:textId="60CF998F" w:rsidR="00A47A5C" w:rsidRDefault="00A47A5C" w:rsidP="00A47A5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427699">
        <w:rPr>
          <w:rFonts w:ascii="Times New Roman" w:eastAsia="바탕체"/>
          <w:sz w:val="23"/>
          <w:szCs w:val="23"/>
          <w:u w:val="single"/>
        </w:rPr>
        <w:t>유인금지</w:t>
      </w:r>
      <w:r w:rsidRPr="00427699">
        <w:rPr>
          <w:rFonts w:ascii="Times New Roman" w:eastAsia="바탕체"/>
          <w:sz w:val="23"/>
          <w:szCs w:val="23"/>
        </w:rPr>
        <w:t xml:space="preserve">.  </w:t>
      </w:r>
      <w:r w:rsidRPr="00427699">
        <w:rPr>
          <w:rFonts w:ascii="Times New Roman" w:eastAsia="바탕체"/>
          <w:sz w:val="23"/>
          <w:szCs w:val="23"/>
        </w:rPr>
        <w:t>거래종결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="00426FFC">
        <w:rPr>
          <w:rFonts w:ascii="Times New Roman" w:eastAsia="바탕체"/>
          <w:sz w:val="23"/>
          <w:szCs w:val="23"/>
        </w:rPr>
        <w:t>[</w:t>
      </w:r>
      <w:r w:rsidR="00426FFC">
        <w:rPr>
          <w:rFonts w:ascii="바탕체" w:eastAsia="바탕체" w:hAnsi="바탕체" w:hint="eastAsia"/>
          <w:sz w:val="23"/>
          <w:szCs w:val="23"/>
        </w:rPr>
        <w:t>•</w:t>
      </w:r>
      <w:r w:rsidR="00426FFC"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년의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기간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동안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매도인은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매수인의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사전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서면동의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없이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직접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그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특수관계인을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통하여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임</w:t>
      </w:r>
      <w:r w:rsidRPr="00FB61E5">
        <w:rPr>
          <w:rFonts w:ascii="Times New Roman" w:eastAsia="바탕체"/>
          <w:sz w:val="23"/>
          <w:szCs w:val="23"/>
        </w:rPr>
        <w:t>직원을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고용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목적으로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유인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또는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Pr="00FB61E5">
        <w:rPr>
          <w:rFonts w:ascii="Times New Roman" w:eastAsia="바탕체"/>
          <w:sz w:val="23"/>
          <w:szCs w:val="23"/>
        </w:rPr>
        <w:t>채용하거나</w:t>
      </w:r>
      <w:r w:rsidRPr="00FB61E5">
        <w:rPr>
          <w:rFonts w:ascii="Times New Roman" w:eastAsia="바탕체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대상회사의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임직원으로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하여금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대상회사와의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고용관계를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종료하도록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종용하거나</w:t>
      </w:r>
      <w:r w:rsidR="00247844" w:rsidRPr="00FB61E5">
        <w:rPr>
          <w:rFonts w:ascii="Times New Roman" w:eastAsia="바탕체" w:hint="eastAsia"/>
          <w:sz w:val="23"/>
          <w:szCs w:val="23"/>
        </w:rPr>
        <w:t xml:space="preserve"> </w:t>
      </w:r>
      <w:r w:rsidR="00247844" w:rsidRPr="00FB61E5">
        <w:rPr>
          <w:rFonts w:ascii="Times New Roman" w:eastAsia="바탕체" w:hint="eastAsia"/>
          <w:sz w:val="23"/>
          <w:szCs w:val="23"/>
        </w:rPr>
        <w:t>권유</w:t>
      </w:r>
      <w:r w:rsidRPr="00427699">
        <w:rPr>
          <w:rFonts w:ascii="Times New Roman" w:eastAsia="바탕체"/>
          <w:sz w:val="23"/>
          <w:szCs w:val="23"/>
        </w:rPr>
        <w:t>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행위를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할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없다</w:t>
      </w:r>
      <w:r w:rsidRPr="00427699">
        <w:rPr>
          <w:rFonts w:ascii="Times New Roman" w:eastAsia="바탕체"/>
          <w:sz w:val="23"/>
          <w:szCs w:val="23"/>
        </w:rPr>
        <w:t xml:space="preserve">. </w:t>
      </w:r>
      <w:r w:rsidRPr="00427699">
        <w:rPr>
          <w:rFonts w:ascii="Times New Roman" w:eastAsia="바탕체"/>
          <w:sz w:val="23"/>
          <w:szCs w:val="23"/>
        </w:rPr>
        <w:t>단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대상회사의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직원을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의도로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하지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않은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일반적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채용공고를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통한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경우는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예외로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한다</w:t>
      </w:r>
      <w:r w:rsidRPr="00427699">
        <w:rPr>
          <w:rFonts w:ascii="Times New Roman" w:eastAsia="바탕체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D427BB" w14:paraId="202AA7D1" w14:textId="77777777" w:rsidTr="004278B8">
        <w:tc>
          <w:tcPr>
            <w:tcW w:w="9060" w:type="dxa"/>
            <w:shd w:val="clear" w:color="auto" w:fill="D9D9D9" w:themeFill="background1" w:themeFillShade="D9"/>
          </w:tcPr>
          <w:p w14:paraId="76CC8C2E" w14:textId="1C78C3CA" w:rsidR="00D427BB" w:rsidRPr="00B41173" w:rsidRDefault="00D427BB" w:rsidP="00D427BB">
            <w:pPr>
              <w:adjustRightInd w:val="0"/>
              <w:snapToGrid w:val="0"/>
              <w:spacing w:line="360" w:lineRule="atLeast"/>
              <w:rPr>
                <w:rFonts w:ascii="Times New Roman"/>
                <w:sz w:val="23"/>
                <w:szCs w:val="23"/>
              </w:rPr>
            </w:pPr>
            <w:r w:rsidRPr="005B0097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유인금지의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경우에도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예외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사유를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어느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범위까지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규정할지가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주요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협상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항목이며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일반적인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채용공고의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해당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직원이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자발적으로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이직하는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예외사항이기는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하나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이에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입증의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문제가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40BE9">
              <w:rPr>
                <w:rFonts w:ascii="Times New Roman" w:hint="eastAsia"/>
                <w:sz w:val="22"/>
                <w:szCs w:val="22"/>
              </w:rPr>
              <w:t>항상</w:t>
            </w:r>
            <w:r w:rsidR="00740BE9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어려우므로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임직원의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retention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중요한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사업의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아예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예외를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두지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방안도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고려해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</w:t>
            </w:r>
            <w:r>
              <w:rPr>
                <w:rFonts w:ascii="Times New Roman" w:hint="eastAsia"/>
                <w:sz w:val="22"/>
                <w:szCs w:val="22"/>
              </w:rPr>
              <w:lastRenderedPageBreak/>
              <w:t>겠습니다</w:t>
            </w:r>
            <w:r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</w:tc>
      </w:tr>
    </w:tbl>
    <w:p w14:paraId="39AA0959" w14:textId="6069294E" w:rsidR="00A47A5C" w:rsidRPr="00427699" w:rsidRDefault="00A47A5C" w:rsidP="00A47A5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427699">
        <w:rPr>
          <w:rFonts w:ascii="Times New Roman" w:eastAsia="바탕체"/>
          <w:sz w:val="23"/>
          <w:szCs w:val="23"/>
          <w:u w:val="single"/>
        </w:rPr>
        <w:lastRenderedPageBreak/>
        <w:t>임원에</w:t>
      </w:r>
      <w:r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Pr="00427699">
        <w:rPr>
          <w:rFonts w:ascii="Times New Roman" w:eastAsia="바탕체"/>
          <w:sz w:val="23"/>
          <w:szCs w:val="23"/>
          <w:u w:val="single"/>
        </w:rPr>
        <w:t>대한</w:t>
      </w:r>
      <w:r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Pr="00427699">
        <w:rPr>
          <w:rFonts w:ascii="Times New Roman" w:eastAsia="바탕체"/>
          <w:sz w:val="23"/>
          <w:szCs w:val="23"/>
          <w:u w:val="single"/>
        </w:rPr>
        <w:t>면책</w:t>
      </w:r>
      <w:r w:rsidRPr="00427699">
        <w:rPr>
          <w:rFonts w:ascii="Times New Roman" w:eastAsia="바탕체"/>
          <w:sz w:val="23"/>
          <w:szCs w:val="23"/>
        </w:rPr>
        <w:t xml:space="preserve">.  </w:t>
      </w:r>
      <w:r w:rsidRPr="00427699">
        <w:rPr>
          <w:rFonts w:ascii="Times New Roman" w:eastAsia="바탕체"/>
          <w:sz w:val="23"/>
          <w:szCs w:val="23"/>
        </w:rPr>
        <w:t>매수인은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거래종결일자로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사임하는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및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감사</w:t>
      </w:r>
      <w:r w:rsidRPr="00427699">
        <w:rPr>
          <w:rFonts w:ascii="Times New Roman" w:eastAsia="바탕체"/>
          <w:sz w:val="23"/>
          <w:szCs w:val="23"/>
        </w:rPr>
        <w:t>(</w:t>
      </w:r>
      <w:r w:rsidRPr="00427699">
        <w:rPr>
          <w:rFonts w:ascii="Times New Roman" w:eastAsia="바탕체"/>
          <w:sz w:val="23"/>
          <w:szCs w:val="23"/>
        </w:rPr>
        <w:t>들</w:t>
      </w:r>
      <w:r w:rsidRPr="00427699">
        <w:rPr>
          <w:rFonts w:ascii="Times New Roman" w:eastAsia="바탕체"/>
          <w:sz w:val="23"/>
          <w:szCs w:val="23"/>
        </w:rPr>
        <w:t>)</w:t>
      </w:r>
      <w:r w:rsidRPr="00427699">
        <w:rPr>
          <w:rFonts w:ascii="Times New Roman" w:eastAsia="바탕체"/>
          <w:sz w:val="23"/>
          <w:szCs w:val="23"/>
        </w:rPr>
        <w:t>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대상회사에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재임</w:t>
      </w:r>
      <w:r w:rsidR="00C3690F">
        <w:rPr>
          <w:rFonts w:ascii="Times New Roman" w:eastAsia="바탕체" w:hint="eastAsia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그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직무와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관련하여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행한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작위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부작위로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인하여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대상회사에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발생하거나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발생할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있는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손해로부터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및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감사</w:t>
      </w:r>
      <w:r w:rsidRPr="00427699">
        <w:rPr>
          <w:rFonts w:ascii="Times New Roman" w:eastAsia="바탕체"/>
          <w:sz w:val="23"/>
          <w:szCs w:val="23"/>
        </w:rPr>
        <w:t>(</w:t>
      </w:r>
      <w:r w:rsidRPr="00427699">
        <w:rPr>
          <w:rFonts w:ascii="Times New Roman" w:eastAsia="바탕체"/>
          <w:sz w:val="23"/>
          <w:szCs w:val="23"/>
        </w:rPr>
        <w:t>들</w:t>
      </w:r>
      <w:r w:rsidRPr="00427699">
        <w:rPr>
          <w:rFonts w:ascii="Times New Roman" w:eastAsia="바탕체"/>
          <w:sz w:val="23"/>
          <w:szCs w:val="23"/>
        </w:rPr>
        <w:t>)</w:t>
      </w:r>
      <w:r w:rsidRPr="00427699">
        <w:rPr>
          <w:rFonts w:ascii="Times New Roman" w:eastAsia="바탕체"/>
          <w:sz w:val="23"/>
          <w:szCs w:val="23"/>
        </w:rPr>
        <w:t>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면책되도록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하여야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한다</w:t>
      </w:r>
      <w:r w:rsidRPr="00427699">
        <w:rPr>
          <w:rFonts w:ascii="Times New Roman" w:eastAsia="바탕체"/>
          <w:sz w:val="23"/>
          <w:szCs w:val="23"/>
        </w:rPr>
        <w:t xml:space="preserve">. </w:t>
      </w:r>
      <w:r w:rsidRPr="00427699">
        <w:rPr>
          <w:rFonts w:ascii="Times New Roman" w:eastAsia="바탕체"/>
          <w:sz w:val="23"/>
          <w:szCs w:val="23"/>
        </w:rPr>
        <w:t>단</w:t>
      </w:r>
      <w:r w:rsidR="00C3690F">
        <w:rPr>
          <w:rFonts w:ascii="Times New Roman" w:eastAsia="바탕체" w:hint="eastAsia"/>
          <w:sz w:val="23"/>
          <w:szCs w:val="23"/>
        </w:rPr>
        <w:t>,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고의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사기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기망으로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인한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손해의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경우는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제외한다</w:t>
      </w:r>
      <w:r w:rsidRPr="00427699">
        <w:rPr>
          <w:rFonts w:ascii="Times New Roman" w:eastAsia="바탕체"/>
          <w:sz w:val="23"/>
          <w:szCs w:val="23"/>
        </w:rPr>
        <w:t>.</w:t>
      </w:r>
    </w:p>
    <w:p w14:paraId="4B35759F" w14:textId="2D70C1E0" w:rsidR="00A47A5C" w:rsidRDefault="00A47A5C" w:rsidP="00A47A5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427699">
        <w:rPr>
          <w:rFonts w:ascii="Times New Roman" w:eastAsia="바탕체"/>
          <w:sz w:val="23"/>
          <w:szCs w:val="23"/>
          <w:u w:val="single"/>
        </w:rPr>
        <w:t>거래종결을</w:t>
      </w:r>
      <w:r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Pr="00427699">
        <w:rPr>
          <w:rFonts w:ascii="Times New Roman" w:eastAsia="바탕체"/>
          <w:sz w:val="23"/>
          <w:szCs w:val="23"/>
          <w:u w:val="single"/>
        </w:rPr>
        <w:t>위한</w:t>
      </w:r>
      <w:r w:rsidRPr="00427699">
        <w:rPr>
          <w:rFonts w:ascii="Times New Roman" w:eastAsia="바탕체"/>
          <w:sz w:val="23"/>
          <w:szCs w:val="23"/>
          <w:u w:val="single"/>
        </w:rPr>
        <w:t xml:space="preserve"> </w:t>
      </w:r>
      <w:r w:rsidRPr="00427699">
        <w:rPr>
          <w:rFonts w:ascii="Times New Roman" w:eastAsia="바탕체"/>
          <w:sz w:val="23"/>
          <w:szCs w:val="23"/>
          <w:u w:val="single"/>
        </w:rPr>
        <w:t>노력</w:t>
      </w:r>
      <w:r w:rsidRPr="00427699">
        <w:rPr>
          <w:rFonts w:ascii="Times New Roman" w:eastAsia="바탕체"/>
          <w:sz w:val="23"/>
          <w:szCs w:val="23"/>
        </w:rPr>
        <w:t xml:space="preserve">.  </w:t>
      </w:r>
      <w:r w:rsidRPr="00427699">
        <w:rPr>
          <w:rFonts w:ascii="Times New Roman" w:eastAsia="바탕체"/>
          <w:sz w:val="23"/>
          <w:szCs w:val="23"/>
        </w:rPr>
        <w:t>당사자들은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거래종결이</w:t>
      </w:r>
      <w:r w:rsidRPr="00427699">
        <w:rPr>
          <w:rFonts w:ascii="Times New Roman" w:eastAsia="바탕체"/>
          <w:sz w:val="23"/>
          <w:szCs w:val="23"/>
        </w:rPr>
        <w:t xml:space="preserve"> 20</w:t>
      </w:r>
      <w:r w:rsidR="00426FFC">
        <w:rPr>
          <w:rFonts w:ascii="Times New Roman" w:eastAsia="바탕체"/>
          <w:sz w:val="23"/>
          <w:szCs w:val="23"/>
        </w:rPr>
        <w:t>[</w:t>
      </w:r>
      <w:r w:rsidR="00426FFC">
        <w:rPr>
          <w:rFonts w:ascii="바탕체" w:eastAsia="바탕체" w:hAnsi="바탕체" w:hint="eastAsia"/>
          <w:sz w:val="23"/>
          <w:szCs w:val="23"/>
        </w:rPr>
        <w:t>•</w:t>
      </w:r>
      <w:r w:rsidR="00426FFC"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="00426FFC">
        <w:rPr>
          <w:rFonts w:ascii="Times New Roman" w:eastAsia="바탕체"/>
          <w:sz w:val="23"/>
          <w:szCs w:val="23"/>
        </w:rPr>
        <w:t>[</w:t>
      </w:r>
      <w:r w:rsidR="00426FFC">
        <w:rPr>
          <w:rFonts w:ascii="바탕체" w:eastAsia="바탕체" w:hAnsi="바탕체" w:hint="eastAsia"/>
          <w:sz w:val="23"/>
          <w:szCs w:val="23"/>
        </w:rPr>
        <w:t>•</w:t>
      </w:r>
      <w:r w:rsidR="00426FFC"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="00426FFC">
        <w:rPr>
          <w:rFonts w:ascii="Times New Roman" w:eastAsia="바탕체"/>
          <w:sz w:val="23"/>
          <w:szCs w:val="23"/>
        </w:rPr>
        <w:t>[</w:t>
      </w:r>
      <w:r w:rsidR="00426FFC">
        <w:rPr>
          <w:rFonts w:ascii="바탕체" w:eastAsia="바탕체" w:hAnsi="바탕체" w:hint="eastAsia"/>
          <w:sz w:val="23"/>
          <w:szCs w:val="23"/>
        </w:rPr>
        <w:t>•</w:t>
      </w:r>
      <w:r w:rsidR="00426FFC">
        <w:rPr>
          <w:rFonts w:ascii="Times New Roman" w:eastAsia="바탕체"/>
          <w:sz w:val="23"/>
          <w:szCs w:val="23"/>
        </w:rPr>
        <w:t>]</w:t>
      </w:r>
      <w:r w:rsidRPr="00427699">
        <w:rPr>
          <w:rFonts w:ascii="Times New Roman" w:eastAsia="바탕체"/>
          <w:sz w:val="23"/>
          <w:szCs w:val="23"/>
        </w:rPr>
        <w:t>일까지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이루어질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있도록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신의성실의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원칙에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입각하여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최선을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다해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노력하기로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하고</w:t>
      </w:r>
      <w:r>
        <w:rPr>
          <w:rFonts w:ascii="Times New Roman" w:eastAsia="바탕체" w:hint="eastAsia"/>
          <w:sz w:val="23"/>
          <w:szCs w:val="23"/>
        </w:rPr>
        <w:t xml:space="preserve">, </w:t>
      </w:r>
      <w:r>
        <w:rPr>
          <w:rFonts w:ascii="Times New Roman" w:eastAsia="바탕체" w:hint="eastAsia"/>
          <w:sz w:val="23"/>
          <w:szCs w:val="23"/>
        </w:rPr>
        <w:t>거래종결에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지장을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초래할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있는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이해관계자들의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요청사항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등이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있는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경우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이에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대하여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상호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협의하는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등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본건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거래에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지장이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없도록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노력</w:t>
      </w:r>
      <w:r w:rsidRPr="00427699">
        <w:rPr>
          <w:rFonts w:ascii="Times New Roman" w:eastAsia="바탕체"/>
          <w:sz w:val="23"/>
          <w:szCs w:val="23"/>
        </w:rPr>
        <w:t>한다</w:t>
      </w:r>
      <w:r w:rsidRPr="00427699">
        <w:rPr>
          <w:rFonts w:ascii="Times New Roman" w:eastAsia="바탕체"/>
          <w:sz w:val="23"/>
          <w:szCs w:val="23"/>
        </w:rPr>
        <w:t xml:space="preserve">. </w:t>
      </w:r>
    </w:p>
    <w:p w14:paraId="775FA4E2" w14:textId="61FA13F7" w:rsidR="006D2643" w:rsidRPr="006D2643" w:rsidRDefault="006D2643" w:rsidP="006D2643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504FC4">
        <w:rPr>
          <w:rFonts w:ascii="Times New Roman"/>
          <w:sz w:val="23"/>
          <w:szCs w:val="23"/>
          <w:u w:val="single"/>
        </w:rPr>
        <w:t>“</w:t>
      </w:r>
      <w:r>
        <w:rPr>
          <w:rFonts w:ascii="Times New Roman" w:hint="eastAsia"/>
          <w:sz w:val="23"/>
          <w:szCs w:val="23"/>
          <w:u w:val="single"/>
        </w:rPr>
        <w:t>매도인</w:t>
      </w:r>
      <w:r w:rsidRPr="00504FC4">
        <w:rPr>
          <w:rFonts w:ascii="Times New Roman"/>
          <w:sz w:val="23"/>
          <w:szCs w:val="23"/>
          <w:u w:val="single"/>
        </w:rPr>
        <w:t xml:space="preserve">” </w:t>
      </w:r>
      <w:r w:rsidRPr="00504FC4">
        <w:rPr>
          <w:rFonts w:ascii="Times New Roman"/>
          <w:sz w:val="23"/>
          <w:szCs w:val="23"/>
          <w:u w:val="single"/>
        </w:rPr>
        <w:t>표시</w:t>
      </w:r>
      <w:r w:rsidRPr="00504FC4">
        <w:rPr>
          <w:rFonts w:ascii="Times New Roman"/>
          <w:sz w:val="23"/>
          <w:szCs w:val="23"/>
        </w:rPr>
        <w:t xml:space="preserve">.  </w:t>
      </w:r>
      <w:r>
        <w:rPr>
          <w:rFonts w:ascii="Times New Roman" w:hint="eastAsia"/>
          <w:sz w:val="23"/>
          <w:szCs w:val="23"/>
        </w:rPr>
        <w:t>매수인은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거래종결일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이후에도</w:t>
      </w:r>
      <w:r>
        <w:rPr>
          <w:rFonts w:ascii="Times New Roman" w:hint="eastAsia"/>
          <w:sz w:val="23"/>
          <w:szCs w:val="23"/>
        </w:rPr>
        <w:t xml:space="preserve"> </w:t>
      </w:r>
      <w:r w:rsidRPr="00504FC4">
        <w:rPr>
          <w:rFonts w:ascii="Times New Roman"/>
          <w:sz w:val="23"/>
          <w:szCs w:val="23"/>
        </w:rPr>
        <w:t>“</w:t>
      </w:r>
      <w:r>
        <w:rPr>
          <w:rFonts w:ascii="Times New Roman"/>
          <w:sz w:val="23"/>
          <w:szCs w:val="23"/>
        </w:rPr>
        <w:t>[</w:t>
      </w:r>
      <w:r>
        <w:rPr>
          <w:rFonts w:ascii="Times New Roman" w:hint="eastAsia"/>
          <w:sz w:val="23"/>
          <w:szCs w:val="23"/>
        </w:rPr>
        <w:t>매도인상호</w:t>
      </w:r>
      <w:r>
        <w:rPr>
          <w:rFonts w:ascii="Times New Roman" w:hint="eastAsia"/>
          <w:sz w:val="23"/>
          <w:szCs w:val="23"/>
        </w:rPr>
        <w:t>]</w:t>
      </w:r>
      <w:r w:rsidRPr="00504FC4">
        <w:rPr>
          <w:rFonts w:ascii="Times New Roman"/>
          <w:sz w:val="23"/>
          <w:szCs w:val="23"/>
        </w:rPr>
        <w:t>”</w:t>
      </w:r>
      <w:r w:rsidRPr="00504FC4">
        <w:rPr>
          <w:rFonts w:ascii="Times New Roman" w:hint="eastAsia"/>
          <w:sz w:val="23"/>
          <w:szCs w:val="23"/>
        </w:rPr>
        <w:t xml:space="preserve"> </w:t>
      </w:r>
      <w:r w:rsidRPr="00504FC4">
        <w:rPr>
          <w:rFonts w:ascii="Times New Roman"/>
          <w:sz w:val="23"/>
          <w:szCs w:val="23"/>
        </w:rPr>
        <w:t>표시</w:t>
      </w:r>
      <w:r w:rsidRPr="00504FC4">
        <w:rPr>
          <w:rFonts w:ascii="Times New Roman"/>
          <w:sz w:val="23"/>
          <w:szCs w:val="23"/>
        </w:rPr>
        <w:t xml:space="preserve">, </w:t>
      </w:r>
      <w:r w:rsidRPr="00504FC4">
        <w:rPr>
          <w:rFonts w:ascii="Times New Roman"/>
          <w:sz w:val="23"/>
          <w:szCs w:val="23"/>
        </w:rPr>
        <w:t>상호</w:t>
      </w:r>
      <w:r w:rsidRPr="00504FC4">
        <w:rPr>
          <w:rFonts w:ascii="Times New Roman"/>
          <w:sz w:val="23"/>
          <w:szCs w:val="23"/>
        </w:rPr>
        <w:t xml:space="preserve">, </w:t>
      </w:r>
      <w:r w:rsidRPr="00504FC4">
        <w:rPr>
          <w:rFonts w:ascii="Times New Roman"/>
          <w:sz w:val="23"/>
          <w:szCs w:val="23"/>
        </w:rPr>
        <w:t>표식</w:t>
      </w:r>
      <w:r w:rsidRPr="00504FC4">
        <w:rPr>
          <w:rFonts w:ascii="Times New Roman"/>
          <w:sz w:val="23"/>
          <w:szCs w:val="23"/>
        </w:rPr>
        <w:t xml:space="preserve">, </w:t>
      </w:r>
      <w:r w:rsidRPr="00504FC4">
        <w:rPr>
          <w:rFonts w:ascii="Times New Roman"/>
          <w:sz w:val="23"/>
          <w:szCs w:val="23"/>
        </w:rPr>
        <w:t>로고</w:t>
      </w:r>
      <w:r w:rsidRPr="00504FC4">
        <w:rPr>
          <w:rFonts w:ascii="Times New Roman"/>
          <w:sz w:val="23"/>
          <w:szCs w:val="23"/>
        </w:rPr>
        <w:t xml:space="preserve"> </w:t>
      </w:r>
      <w:r w:rsidRPr="00504FC4">
        <w:rPr>
          <w:rFonts w:ascii="Times New Roman"/>
          <w:sz w:val="23"/>
          <w:szCs w:val="23"/>
        </w:rPr>
        <w:t>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표지를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대상회사의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사업과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관련하여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계속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사용할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수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있으며</w:t>
      </w:r>
      <w:r>
        <w:rPr>
          <w:rFonts w:ascii="Times New Roman" w:hint="eastAsia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</w:rPr>
        <w:t>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위해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 w:rsidR="00A8508F">
        <w:rPr>
          <w:rFonts w:ascii="Times New Roman" w:hint="eastAsia"/>
          <w:sz w:val="23"/>
          <w:szCs w:val="23"/>
        </w:rPr>
        <w:t xml:space="preserve"> </w:t>
      </w:r>
      <w:r w:rsidR="00A8508F">
        <w:rPr>
          <w:rFonts w:ascii="Times New Roman" w:hint="eastAsia"/>
          <w:sz w:val="23"/>
          <w:szCs w:val="23"/>
        </w:rPr>
        <w:t>체결</w:t>
      </w:r>
      <w:r>
        <w:rPr>
          <w:rFonts w:ascii="Times New Roman" w:hint="eastAsia"/>
          <w:sz w:val="23"/>
          <w:szCs w:val="23"/>
        </w:rPr>
        <w:t>일자로</w:t>
      </w:r>
      <w:r>
        <w:rPr>
          <w:rFonts w:ascii="Times New Roman" w:hint="eastAsia"/>
          <w:sz w:val="23"/>
          <w:szCs w:val="23"/>
        </w:rPr>
        <w:t xml:space="preserve"> </w:t>
      </w:r>
      <w:r w:rsidRPr="0025540A">
        <w:rPr>
          <w:rFonts w:ascii="Times New Roman" w:hint="eastAsia"/>
          <w:sz w:val="23"/>
          <w:szCs w:val="23"/>
          <w:u w:val="single"/>
        </w:rPr>
        <w:t>별지</w:t>
      </w:r>
      <w:r w:rsidRPr="0025540A"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8.13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양식에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라이센스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체결한다</w:t>
      </w:r>
      <w:r>
        <w:rPr>
          <w:rFonts w:ascii="Times New Roman" w:hint="eastAsia"/>
          <w:sz w:val="23"/>
          <w:szCs w:val="23"/>
        </w:rPr>
        <w:t xml:space="preserve">.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6D2643" w14:paraId="20228466" w14:textId="77777777" w:rsidTr="006D2643">
        <w:tc>
          <w:tcPr>
            <w:tcW w:w="9060" w:type="dxa"/>
            <w:shd w:val="clear" w:color="auto" w:fill="D9D9D9" w:themeFill="background1" w:themeFillShade="D9"/>
          </w:tcPr>
          <w:p w14:paraId="58FD4E81" w14:textId="77777777" w:rsidR="004946A9" w:rsidRDefault="006D2643" w:rsidP="000F57B3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21DC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경영권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이후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매도인측의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표시나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상호를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계속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사용하도록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것인지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여부가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문제될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거래종결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이후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매도인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관련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상호의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사용을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중단하도록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요구하는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경우가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많으며</w:t>
            </w:r>
            <w:r w:rsidR="004946A9">
              <w:rPr>
                <w:rFonts w:ascii="Times New Roman" w:hint="eastAsia"/>
                <w:sz w:val="22"/>
                <w:szCs w:val="22"/>
              </w:rPr>
              <w:t>,</w:t>
            </w:r>
            <w:r w:rsid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예시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문구는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아래와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같습니다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1C496972" w14:textId="7CEF6F86" w:rsidR="004946A9" w:rsidRPr="000F57B3" w:rsidRDefault="000F57B3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[</w:t>
            </w:r>
            <w:r w:rsidR="004946A9" w:rsidRPr="000F57B3">
              <w:rPr>
                <w:rFonts w:ascii="Times New Roman" w:hint="eastAsia"/>
                <w:sz w:val="22"/>
                <w:szCs w:val="22"/>
              </w:rPr>
              <w:t>예시</w:t>
            </w:r>
            <w:r w:rsidR="0076159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0F57B3">
              <w:rPr>
                <w:rFonts w:ascii="Times New Roman" w:hint="eastAsia"/>
                <w:sz w:val="22"/>
                <w:szCs w:val="22"/>
              </w:rPr>
              <w:t>문구</w:t>
            </w:r>
            <w:r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1F9949A5" w14:textId="5F34ABC4" w:rsidR="004946A9" w:rsidRDefault="000F57B3" w:rsidP="000F57B3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“</w:t>
            </w:r>
            <w:r w:rsidR="004946A9" w:rsidRPr="004946A9">
              <w:rPr>
                <w:rFonts w:ascii="Times New Roman"/>
                <w:sz w:val="22"/>
                <w:szCs w:val="22"/>
              </w:rPr>
              <w:t>매수인은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거래종결일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이후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대상회사로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하여금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“</w:t>
            </w:r>
            <w:r w:rsidR="004946A9">
              <w:rPr>
                <w:rFonts w:ascii="Times New Roman"/>
                <w:sz w:val="22"/>
                <w:szCs w:val="22"/>
              </w:rPr>
              <w:t>**</w:t>
            </w:r>
            <w:r w:rsidR="004946A9" w:rsidRPr="004946A9">
              <w:rPr>
                <w:rFonts w:ascii="Times New Roman"/>
                <w:sz w:val="22"/>
                <w:szCs w:val="22"/>
              </w:rPr>
              <w:t>”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를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표시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또는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지칭하거나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이를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포함하는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국문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또는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영문의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상표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,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서비스표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,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도메인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,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로고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,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도안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>
              <w:rPr>
                <w:rFonts w:ascii="Times New Roman" w:hint="eastAsia"/>
                <w:sz w:val="22"/>
                <w:szCs w:val="22"/>
              </w:rPr>
              <w:t>및</w:t>
            </w:r>
            <w:r w:rsid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기타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 w:hint="eastAsia"/>
                <w:sz w:val="22"/>
                <w:szCs w:val="22"/>
              </w:rPr>
              <w:t>상징</w:t>
            </w:r>
            <w:r w:rsidR="004946A9" w:rsidRPr="004946A9">
              <w:rPr>
                <w:rFonts w:ascii="Times New Roman"/>
                <w:sz w:val="22"/>
                <w:szCs w:val="22"/>
              </w:rPr>
              <w:t>(“</w:t>
            </w:r>
            <w:r w:rsidR="004946A9"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>매도인</w:t>
            </w:r>
            <w:r w:rsidR="004946A9" w:rsidRPr="00CF45D9">
              <w:rPr>
                <w:rFonts w:ascii="Times New Roman" w:hint="eastAsia"/>
                <w:b/>
                <w:sz w:val="22"/>
                <w:szCs w:val="22"/>
                <w:u w:val="single"/>
              </w:rPr>
              <w:t xml:space="preserve"> </w:t>
            </w:r>
            <w:r w:rsidR="004946A9" w:rsidRPr="00CF45D9">
              <w:rPr>
                <w:rFonts w:ascii="Times New Roman"/>
                <w:b/>
                <w:sz w:val="22"/>
                <w:szCs w:val="22"/>
                <w:u w:val="single"/>
              </w:rPr>
              <w:t>상호</w:t>
            </w:r>
            <w:r w:rsidR="004946A9" w:rsidRPr="00CF45D9">
              <w:rPr>
                <w:rFonts w:ascii="Times New Roman"/>
                <w:b/>
                <w:sz w:val="22"/>
                <w:szCs w:val="22"/>
                <w:u w:val="single"/>
              </w:rPr>
              <w:t xml:space="preserve"> </w:t>
            </w:r>
            <w:r w:rsidR="004946A9" w:rsidRPr="00CF45D9">
              <w:rPr>
                <w:rFonts w:ascii="Times New Roman"/>
                <w:b/>
                <w:sz w:val="22"/>
                <w:szCs w:val="22"/>
                <w:u w:val="single"/>
              </w:rPr>
              <w:t>등</w:t>
            </w:r>
            <w:r w:rsidR="004946A9" w:rsidRPr="004946A9">
              <w:rPr>
                <w:rFonts w:ascii="Times New Roman"/>
                <w:sz w:val="22"/>
                <w:szCs w:val="22"/>
              </w:rPr>
              <w:t>”)</w:t>
            </w:r>
            <w:r w:rsidR="004946A9" w:rsidRPr="004946A9">
              <w:rPr>
                <w:rFonts w:ascii="Times New Roman"/>
                <w:sz w:val="22"/>
                <w:szCs w:val="22"/>
              </w:rPr>
              <w:t>의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사용을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중단하도록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하여야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="004946A9" w:rsidRPr="004946A9">
              <w:rPr>
                <w:rFonts w:ascii="Times New Roman"/>
                <w:sz w:val="22"/>
                <w:szCs w:val="22"/>
              </w:rPr>
              <w:t>한다</w:t>
            </w:r>
            <w:r w:rsidR="004946A9" w:rsidRPr="004946A9">
              <w:rPr>
                <w:rFonts w:ascii="Times New Roman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>”</w:t>
            </w:r>
            <w:r w:rsidR="004946A9" w:rsidRPr="004946A9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D19A0EA" w14:textId="19332E2E" w:rsidR="004946A9" w:rsidRDefault="004946A9" w:rsidP="004946A9">
            <w:pPr>
              <w:adjustRightInd w:val="0"/>
              <w:snapToGrid w:val="0"/>
              <w:spacing w:line="360" w:lineRule="atLeast"/>
              <w:ind w:left="215"/>
              <w:rPr>
                <w:rFonts w:ascii="Times New Roman"/>
                <w:sz w:val="22"/>
                <w:szCs w:val="22"/>
              </w:rPr>
            </w:pPr>
          </w:p>
          <w:p w14:paraId="2B456438" w14:textId="6AD780CA" w:rsidR="006D2643" w:rsidRPr="00AB70EB" w:rsidRDefault="004946A9" w:rsidP="00C3690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매수인으로서는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57B3">
              <w:rPr>
                <w:rFonts w:ascii="Times New Roman" w:hint="eastAsia"/>
                <w:sz w:val="22"/>
                <w:szCs w:val="22"/>
              </w:rPr>
              <w:t>(</w:t>
            </w:r>
            <w:r w:rsidR="009F4038">
              <w:rPr>
                <w:rFonts w:ascii="Times New Roman"/>
                <w:sz w:val="22"/>
                <w:szCs w:val="22"/>
              </w:rPr>
              <w:t>i</w:t>
            </w:r>
            <w:r w:rsidR="000F57B3">
              <w:rPr>
                <w:rFonts w:ascii="Times New Roman" w:hint="eastAsia"/>
                <w:sz w:val="22"/>
                <w:szCs w:val="22"/>
              </w:rPr>
              <w:t xml:space="preserve">) </w:t>
            </w:r>
            <w:r w:rsidR="000F57B3">
              <w:rPr>
                <w:rFonts w:ascii="Times New Roman" w:hint="eastAsia"/>
                <w:sz w:val="22"/>
                <w:szCs w:val="22"/>
              </w:rPr>
              <w:t>단</w:t>
            </w:r>
            <w:r>
              <w:rPr>
                <w:rFonts w:ascii="Times New Roman" w:hint="eastAsia"/>
                <w:sz w:val="22"/>
                <w:szCs w:val="22"/>
              </w:rPr>
              <w:t>기간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상호의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 w:rsidR="000F57B3">
              <w:rPr>
                <w:rFonts w:ascii="Times New Roman" w:hint="eastAsia"/>
                <w:sz w:val="22"/>
                <w:szCs w:val="22"/>
              </w:rPr>
              <w:t>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 w:rsidRPr="004946A9">
              <w:rPr>
                <w:rFonts w:ascii="Times New Roman"/>
                <w:sz w:val="22"/>
                <w:szCs w:val="22"/>
              </w:rPr>
              <w:t>다만</w:t>
            </w:r>
            <w:r w:rsidRPr="004946A9">
              <w:rPr>
                <w:rFonts w:ascii="Times New Roman"/>
                <w:sz w:val="22"/>
                <w:szCs w:val="22"/>
              </w:rPr>
              <w:t xml:space="preserve">, </w:t>
            </w:r>
            <w:r w:rsidRPr="004946A9">
              <w:rPr>
                <w:rFonts w:ascii="Times New Roman"/>
                <w:sz w:val="22"/>
                <w:szCs w:val="22"/>
              </w:rPr>
              <w:t>대상회사는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거래종결일로부터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[</w:t>
            </w:r>
            <w:r w:rsidRPr="004946A9">
              <w:rPr>
                <w:rFonts w:ascii="Times New Roman"/>
                <w:sz w:val="22"/>
                <w:szCs w:val="22"/>
              </w:rPr>
              <w:t>3</w:t>
            </w:r>
            <w:r>
              <w:rPr>
                <w:rFonts w:ascii="Times New Roman"/>
                <w:sz w:val="22"/>
                <w:szCs w:val="22"/>
              </w:rPr>
              <w:t>]</w:t>
            </w:r>
            <w:r w:rsidRPr="004946A9">
              <w:rPr>
                <w:rFonts w:ascii="Times New Roman"/>
                <w:sz w:val="22"/>
                <w:szCs w:val="22"/>
              </w:rPr>
              <w:t>개월이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되는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날까지는</w:t>
            </w:r>
            <w:r w:rsidRPr="004946A9">
              <w:rPr>
                <w:rFonts w:ascii="Times New Roman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상호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 w:hint="eastAsia"/>
                <w:sz w:val="22"/>
                <w:szCs w:val="22"/>
              </w:rPr>
              <w:t>이미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 w:hint="eastAsia"/>
                <w:sz w:val="22"/>
                <w:szCs w:val="22"/>
              </w:rPr>
              <w:t>인쇄되어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 w:hint="eastAsia"/>
                <w:sz w:val="22"/>
                <w:szCs w:val="22"/>
              </w:rPr>
              <w:t>있는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 w:hint="eastAsia"/>
                <w:sz w:val="22"/>
                <w:szCs w:val="22"/>
              </w:rPr>
              <w:t>문</w:t>
            </w:r>
            <w:r w:rsidR="00D44571">
              <w:rPr>
                <w:rFonts w:ascii="Times New Roman" w:hint="eastAsia"/>
                <w:sz w:val="22"/>
                <w:szCs w:val="22"/>
              </w:rPr>
              <w:t>구류</w:t>
            </w:r>
            <w:r w:rsidRPr="004946A9">
              <w:rPr>
                <w:rFonts w:ascii="Times New Roman" w:hint="eastAsia"/>
                <w:sz w:val="22"/>
                <w:szCs w:val="22"/>
              </w:rPr>
              <w:t>를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 w:hint="eastAsia"/>
                <w:sz w:val="22"/>
                <w:szCs w:val="22"/>
              </w:rPr>
              <w:t>사용하거나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4946A9">
              <w:rPr>
                <w:rFonts w:ascii="Times New Roman" w:hint="eastAsia"/>
                <w:sz w:val="22"/>
                <w:szCs w:val="22"/>
              </w:rPr>
              <w:t>이에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 w:hint="eastAsia"/>
                <w:sz w:val="22"/>
                <w:szCs w:val="22"/>
              </w:rPr>
              <w:t>준하는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 w:hint="eastAsia"/>
                <w:sz w:val="22"/>
                <w:szCs w:val="22"/>
              </w:rPr>
              <w:t>것으로</w:t>
            </w:r>
            <w:r w:rsidRPr="004946A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거래종결일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전에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대상회사가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사용하던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방식의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한도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내에서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불가피한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범위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내에서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상호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등을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사용할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수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>있다</w:t>
            </w:r>
            <w:r>
              <w:rPr>
                <w:rFonts w:ascii="Times New Roman"/>
                <w:sz w:val="22"/>
                <w:szCs w:val="22"/>
              </w:rPr>
              <w:t xml:space="preserve">” </w:t>
            </w:r>
            <w:r>
              <w:rPr>
                <w:rFonts w:ascii="Times New Roman" w:hint="eastAsia"/>
                <w:sz w:val="22"/>
                <w:szCs w:val="22"/>
              </w:rPr>
              <w:t>정도의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요구하기도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하며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0F57B3">
              <w:rPr>
                <w:rFonts w:ascii="Times New Roman"/>
                <w:sz w:val="22"/>
                <w:szCs w:val="22"/>
              </w:rPr>
              <w:t>(</w:t>
            </w:r>
            <w:r w:rsidR="009F4038">
              <w:rPr>
                <w:rFonts w:ascii="Times New Roman"/>
                <w:sz w:val="22"/>
                <w:szCs w:val="22"/>
              </w:rPr>
              <w:t>ii</w:t>
            </w:r>
            <w:r w:rsidR="000F57B3">
              <w:rPr>
                <w:rFonts w:ascii="Times New Roman"/>
                <w:sz w:val="22"/>
                <w:szCs w:val="22"/>
              </w:rPr>
              <w:t xml:space="preserve">) </w:t>
            </w:r>
            <w:r>
              <w:rPr>
                <w:rFonts w:ascii="Times New Roman" w:hint="eastAsia"/>
                <w:sz w:val="22"/>
                <w:szCs w:val="22"/>
              </w:rPr>
              <w:t>장기간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상호를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사용할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8.13</w:t>
            </w:r>
            <w:r>
              <w:rPr>
                <w:rFonts w:ascii="Times New Roman" w:hint="eastAsia"/>
                <w:sz w:val="22"/>
                <w:szCs w:val="22"/>
              </w:rPr>
              <w:t>조의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정식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라이선스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</w:t>
            </w:r>
            <w:r w:rsidR="000F57B3">
              <w:rPr>
                <w:rFonts w:ascii="Times New Roman" w:hint="eastAsia"/>
                <w:sz w:val="22"/>
                <w:szCs w:val="22"/>
              </w:rPr>
              <w:t>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체결</w:t>
            </w:r>
            <w:r w:rsidR="000F57B3">
              <w:rPr>
                <w:rFonts w:ascii="Times New Roman" w:hint="eastAsia"/>
                <w:sz w:val="22"/>
                <w:szCs w:val="22"/>
              </w:rPr>
              <w:t>을</w:t>
            </w:r>
            <w:r w:rsidR="000F57B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F57B3">
              <w:rPr>
                <w:rFonts w:ascii="Times New Roman" w:hint="eastAsia"/>
                <w:sz w:val="22"/>
                <w:szCs w:val="22"/>
              </w:rPr>
              <w:t>요구하는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Pr="004946A9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51E4A6C3" w14:textId="03E71093" w:rsidR="00447496" w:rsidRDefault="00447496" w:rsidP="00447496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427699">
        <w:rPr>
          <w:rFonts w:ascii="Times New Roman" w:eastAsia="바탕체"/>
          <w:sz w:val="23"/>
          <w:szCs w:val="23"/>
          <w:u w:val="single"/>
        </w:rPr>
        <w:t>임시주주총회</w:t>
      </w:r>
      <w:r w:rsidRPr="00427699">
        <w:rPr>
          <w:rFonts w:ascii="Times New Roman" w:eastAsia="바탕체"/>
          <w:sz w:val="23"/>
          <w:szCs w:val="23"/>
        </w:rPr>
        <w:t xml:space="preserve">.  </w:t>
      </w:r>
      <w:r w:rsidRPr="00427699">
        <w:rPr>
          <w:rFonts w:ascii="Times New Roman" w:eastAsia="바탕체"/>
          <w:sz w:val="23"/>
          <w:szCs w:val="23"/>
        </w:rPr>
        <w:t>매도인은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거래종결일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그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이전까지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매수인이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지명하는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사람들을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대상회사의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등기임원으로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선임하는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것을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안건</w:t>
      </w:r>
      <w:r>
        <w:rPr>
          <w:rFonts w:ascii="Times New Roman" w:eastAsia="바탕체" w:hint="eastAsia"/>
          <w:sz w:val="23"/>
          <w:szCs w:val="23"/>
        </w:rPr>
        <w:t>(</w:t>
      </w:r>
      <w:r>
        <w:rPr>
          <w:rFonts w:ascii="Times New Roman" w:eastAsia="바탕체" w:hint="eastAsia"/>
          <w:sz w:val="23"/>
          <w:szCs w:val="23"/>
        </w:rPr>
        <w:t>단</w:t>
      </w:r>
      <w:r>
        <w:rPr>
          <w:rFonts w:ascii="Times New Roman" w:eastAsia="바탕체" w:hint="eastAsia"/>
          <w:sz w:val="23"/>
          <w:szCs w:val="23"/>
        </w:rPr>
        <w:t>,</w:t>
      </w:r>
      <w:r>
        <w:rPr>
          <w:rFonts w:ascii="Times New Roman" w:eastAsia="바탕체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당사자간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협의로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안건을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추가할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수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있음</w:t>
      </w:r>
      <w:r>
        <w:rPr>
          <w:rFonts w:ascii="Times New Roman" w:eastAsia="바탕체" w:hint="eastAsia"/>
          <w:sz w:val="23"/>
          <w:szCs w:val="23"/>
        </w:rPr>
        <w:t>)</w:t>
      </w:r>
      <w:r w:rsidRPr="00427699">
        <w:rPr>
          <w:rFonts w:ascii="Times New Roman" w:eastAsia="바탕체"/>
          <w:sz w:val="23"/>
          <w:szCs w:val="23"/>
        </w:rPr>
        <w:t>으로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주주총회가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개최되어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해당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안건이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승인되도록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하며</w:t>
      </w:r>
      <w:r w:rsidRPr="00427699">
        <w:rPr>
          <w:rFonts w:ascii="Times New Roman" w:eastAsia="바탕체"/>
          <w:sz w:val="23"/>
          <w:szCs w:val="23"/>
        </w:rPr>
        <w:t>(</w:t>
      </w:r>
      <w:r w:rsidRPr="00427699">
        <w:rPr>
          <w:rFonts w:ascii="Times New Roman" w:eastAsia="바탕체"/>
          <w:sz w:val="23"/>
          <w:szCs w:val="23"/>
        </w:rPr>
        <w:t>단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거래종결일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이전에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주주총회가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개최되는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경우에는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거래종결을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조건으로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결의하도록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함</w:t>
      </w:r>
      <w:r w:rsidRPr="00427699">
        <w:rPr>
          <w:rFonts w:ascii="Times New Roman" w:eastAsia="바탕체"/>
          <w:sz w:val="23"/>
          <w:szCs w:val="23"/>
        </w:rPr>
        <w:t xml:space="preserve">), </w:t>
      </w:r>
      <w:r w:rsidRPr="00427699">
        <w:rPr>
          <w:rFonts w:ascii="Times New Roman" w:eastAsia="바탕체"/>
          <w:sz w:val="23"/>
          <w:szCs w:val="23"/>
        </w:rPr>
        <w:t>이를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위하여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필요한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제반조치</w:t>
      </w:r>
      <w:r w:rsidRPr="00427699">
        <w:rPr>
          <w:rFonts w:ascii="Times New Roman" w:eastAsia="바탕체"/>
          <w:sz w:val="23"/>
          <w:szCs w:val="23"/>
        </w:rPr>
        <w:t>(</w:t>
      </w:r>
      <w:r w:rsidRPr="00427699">
        <w:rPr>
          <w:rFonts w:ascii="Times New Roman" w:eastAsia="바탕체"/>
          <w:sz w:val="23"/>
          <w:szCs w:val="23"/>
        </w:rPr>
        <w:t>주주총회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소집을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위한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이사회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결의</w:t>
      </w:r>
      <w:r w:rsidRPr="00427699">
        <w:rPr>
          <w:rFonts w:ascii="Times New Roman" w:eastAsia="바탕체"/>
          <w:sz w:val="23"/>
          <w:szCs w:val="23"/>
        </w:rPr>
        <w:t xml:space="preserve">, </w:t>
      </w:r>
      <w:r w:rsidRPr="00427699">
        <w:rPr>
          <w:rFonts w:ascii="Times New Roman" w:eastAsia="바탕체"/>
          <w:sz w:val="23"/>
          <w:szCs w:val="23"/>
        </w:rPr>
        <w:t>주주총회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소집통지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등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관련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법령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및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정관상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요구되는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조치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lastRenderedPageBreak/>
        <w:t>및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해당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주주총회에서의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의결권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행사를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포함함</w:t>
      </w:r>
      <w:r w:rsidRPr="00427699">
        <w:rPr>
          <w:rFonts w:ascii="Times New Roman" w:eastAsia="바탕체"/>
          <w:sz w:val="23"/>
          <w:szCs w:val="23"/>
        </w:rPr>
        <w:t>)</w:t>
      </w:r>
      <w:r w:rsidRPr="00427699">
        <w:rPr>
          <w:rFonts w:ascii="Times New Roman" w:eastAsia="바탕체"/>
          <w:sz w:val="23"/>
          <w:szCs w:val="23"/>
        </w:rPr>
        <w:t>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취하여야</w:t>
      </w:r>
      <w:r w:rsidRPr="00427699">
        <w:rPr>
          <w:rFonts w:ascii="Times New Roman" w:eastAsia="바탕체"/>
          <w:sz w:val="23"/>
          <w:szCs w:val="23"/>
        </w:rPr>
        <w:t xml:space="preserve"> </w:t>
      </w:r>
      <w:r w:rsidRPr="00427699">
        <w:rPr>
          <w:rFonts w:ascii="Times New Roman" w:eastAsia="바탕체"/>
          <w:sz w:val="23"/>
          <w:szCs w:val="23"/>
        </w:rPr>
        <w:t>한다</w:t>
      </w:r>
      <w:r w:rsidRPr="00427699">
        <w:rPr>
          <w:rFonts w:ascii="Times New Roman" w:eastAsia="바탕체"/>
          <w:sz w:val="23"/>
          <w:szCs w:val="23"/>
        </w:rPr>
        <w:t xml:space="preserve">.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4452C5" w14:paraId="0BCC80F0" w14:textId="77777777" w:rsidTr="006D2643">
        <w:tc>
          <w:tcPr>
            <w:tcW w:w="9060" w:type="dxa"/>
            <w:shd w:val="clear" w:color="auto" w:fill="D9D9D9" w:themeFill="background1" w:themeFillShade="D9"/>
          </w:tcPr>
          <w:p w14:paraId="64C52951" w14:textId="6874B0E7" w:rsidR="00E02100" w:rsidRDefault="004452C5" w:rsidP="00BD7470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21DC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대표이사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변경은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 w:rsidR="00445330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이사회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결의사항에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해당하</w:t>
            </w:r>
            <w:r>
              <w:rPr>
                <w:rFonts w:ascii="Times New Roman" w:hint="eastAsia"/>
                <w:sz w:val="22"/>
                <w:szCs w:val="22"/>
              </w:rPr>
              <w:t>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때문에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거래종결일에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측이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임명한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신규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이사들</w:t>
            </w:r>
            <w:r w:rsidR="00BD7470">
              <w:rPr>
                <w:rFonts w:ascii="Times New Roman" w:hint="eastAsia"/>
                <w:sz w:val="22"/>
                <w:szCs w:val="22"/>
              </w:rPr>
              <w:t>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별도로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이사회를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개최하여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대표이사를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변경하는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경우가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일반적</w:t>
            </w:r>
            <w:r w:rsidR="00D44571">
              <w:rPr>
                <w:rFonts w:ascii="Times New Roman" w:hint="eastAsia"/>
                <w:sz w:val="22"/>
                <w:szCs w:val="22"/>
              </w:rPr>
              <w:t>이므로</w:t>
            </w:r>
            <w:r w:rsidR="00B5222A">
              <w:rPr>
                <w:rFonts w:ascii="Times New Roman" w:hint="eastAsia"/>
                <w:sz w:val="22"/>
                <w:szCs w:val="22"/>
              </w:rPr>
              <w:t>,</w:t>
            </w:r>
            <w:r w:rsidR="00B5222A">
              <w:rPr>
                <w:rFonts w:ascii="Times New Roman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주식매매계약에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대표이사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변경까지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확약사항으로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규정</w:t>
            </w:r>
            <w:r w:rsidR="00B5222A">
              <w:rPr>
                <w:rFonts w:ascii="Times New Roman" w:hint="eastAsia"/>
                <w:sz w:val="22"/>
                <w:szCs w:val="22"/>
              </w:rPr>
              <w:t>하는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경우는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많지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5222A">
              <w:rPr>
                <w:rFonts w:ascii="Times New Roman" w:hint="eastAsia"/>
                <w:sz w:val="22"/>
                <w:szCs w:val="22"/>
              </w:rPr>
              <w:t>않습니다</w:t>
            </w:r>
            <w:r w:rsidR="00B5222A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0779AA73" w14:textId="77777777" w:rsidR="00E02100" w:rsidRDefault="00E02100" w:rsidP="00BD7470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655BBF73" w14:textId="5FB380EE" w:rsidR="004452C5" w:rsidRPr="00AB70EB" w:rsidRDefault="00B5222A" w:rsidP="002A1D0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다만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이와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별개로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하여금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대표이사를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포함한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이사들의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사임서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등기에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서류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개인인감증명서</w:t>
            </w:r>
            <w:r w:rsidR="00761590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761590">
              <w:rPr>
                <w:rFonts w:ascii="Times New Roman" w:hint="eastAsia"/>
                <w:sz w:val="22"/>
                <w:szCs w:val="22"/>
              </w:rPr>
              <w:t>대표이사의</w:t>
            </w:r>
            <w:r w:rsidR="0076159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1590">
              <w:rPr>
                <w:rFonts w:ascii="Times New Roman" w:hint="eastAsia"/>
                <w:sz w:val="22"/>
                <w:szCs w:val="22"/>
              </w:rPr>
              <w:t>경우</w:t>
            </w:r>
            <w:r w:rsidR="0076159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61590">
              <w:rPr>
                <w:rFonts w:ascii="Times New Roman" w:hint="eastAsia"/>
                <w:sz w:val="22"/>
                <w:szCs w:val="22"/>
              </w:rPr>
              <w:t>주민등록표초본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징구</w:t>
            </w:r>
            <w:r w:rsidR="00BD7470">
              <w:rPr>
                <w:rFonts w:ascii="Times New Roman" w:hint="eastAsia"/>
                <w:sz w:val="22"/>
                <w:szCs w:val="22"/>
              </w:rPr>
              <w:t>해야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하며</w:t>
            </w:r>
            <w:r w:rsidR="00BD7470">
              <w:rPr>
                <w:rFonts w:ascii="Times New Roman" w:hint="eastAsia"/>
                <w:sz w:val="22"/>
                <w:szCs w:val="22"/>
              </w:rPr>
              <w:t>,</w:t>
            </w:r>
            <w:r w:rsidR="00BD7470">
              <w:rPr>
                <w:rFonts w:ascii="Times New Roman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이와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같은</w:t>
            </w:r>
            <w:r w:rsidR="00BD747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D7470">
              <w:rPr>
                <w:rFonts w:ascii="Times New Roman" w:hint="eastAsia"/>
                <w:sz w:val="22"/>
                <w:szCs w:val="22"/>
              </w:rPr>
              <w:t>내용은</w:t>
            </w:r>
            <w:r w:rsidR="00E050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050D9">
              <w:rPr>
                <w:rFonts w:ascii="Times New Roman" w:hint="eastAsia"/>
                <w:sz w:val="22"/>
                <w:szCs w:val="22"/>
              </w:rPr>
              <w:t>제</w:t>
            </w:r>
            <w:r w:rsidR="00E050D9">
              <w:rPr>
                <w:rFonts w:ascii="Times New Roman" w:hint="eastAsia"/>
                <w:sz w:val="22"/>
                <w:szCs w:val="22"/>
              </w:rPr>
              <w:t>5</w:t>
            </w:r>
            <w:r w:rsidR="00E050D9">
              <w:rPr>
                <w:rFonts w:ascii="Times New Roman"/>
                <w:sz w:val="22"/>
                <w:szCs w:val="22"/>
              </w:rPr>
              <w:t>.2</w:t>
            </w:r>
            <w:r w:rsidR="00E050D9">
              <w:rPr>
                <w:rFonts w:ascii="Times New Roman" w:hint="eastAsia"/>
                <w:sz w:val="22"/>
                <w:szCs w:val="22"/>
              </w:rPr>
              <w:t>조</w:t>
            </w:r>
            <w:r w:rsidR="0035177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5177F">
              <w:rPr>
                <w:rFonts w:ascii="Times New Roman" w:hint="eastAsia"/>
                <w:sz w:val="22"/>
                <w:szCs w:val="22"/>
              </w:rPr>
              <w:t>제</w:t>
            </w:r>
            <w:r w:rsidR="00E050D9">
              <w:rPr>
                <w:rFonts w:ascii="Times New Roman" w:hint="eastAsia"/>
                <w:sz w:val="22"/>
                <w:szCs w:val="22"/>
              </w:rPr>
              <w:t>(c)</w:t>
            </w:r>
            <w:r w:rsidR="00E050D9">
              <w:rPr>
                <w:rFonts w:ascii="Times New Roman" w:hint="eastAsia"/>
                <w:sz w:val="22"/>
                <w:szCs w:val="22"/>
              </w:rPr>
              <w:t>항에</w:t>
            </w:r>
            <w:r w:rsidR="00E050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050D9">
              <w:rPr>
                <w:rFonts w:ascii="Times New Roman" w:hint="eastAsia"/>
                <w:sz w:val="22"/>
                <w:szCs w:val="22"/>
              </w:rPr>
              <w:t>포함되어</w:t>
            </w:r>
            <w:r w:rsidR="00E050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050D9">
              <w:rPr>
                <w:rFonts w:ascii="Times New Roman" w:hint="eastAsia"/>
                <w:sz w:val="22"/>
                <w:szCs w:val="22"/>
              </w:rPr>
              <w:t>있습니다</w:t>
            </w:r>
            <w:r w:rsidR="00E050D9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</w:tc>
      </w:tr>
    </w:tbl>
    <w:p w14:paraId="212192D2" w14:textId="2812AD78" w:rsidR="007B3449" w:rsidRDefault="0059046B" w:rsidP="005A608C">
      <w:pPr>
        <w:numPr>
          <w:ilvl w:val="1"/>
          <w:numId w:val="1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3A60F5">
        <w:rPr>
          <w:rFonts w:ascii="Times New Roman"/>
          <w:sz w:val="23"/>
          <w:szCs w:val="23"/>
          <w:u w:val="single"/>
        </w:rPr>
        <w:t>기타</w:t>
      </w:r>
      <w:r w:rsidRPr="003A60F5">
        <w:rPr>
          <w:rFonts w:ascii="Times New Roman"/>
          <w:sz w:val="23"/>
          <w:szCs w:val="23"/>
          <w:u w:val="single"/>
        </w:rPr>
        <w:t xml:space="preserve"> </w:t>
      </w:r>
      <w:r w:rsidRPr="003A60F5">
        <w:rPr>
          <w:rFonts w:ascii="Times New Roman"/>
          <w:sz w:val="23"/>
          <w:szCs w:val="23"/>
          <w:u w:val="single"/>
        </w:rPr>
        <w:t>의무</w:t>
      </w:r>
      <w:r w:rsidRPr="003A60F5">
        <w:rPr>
          <w:rFonts w:ascii="Times New Roman"/>
          <w:sz w:val="23"/>
          <w:szCs w:val="23"/>
        </w:rPr>
        <w:t xml:space="preserve">.  </w:t>
      </w:r>
      <w:r w:rsidRPr="003A60F5">
        <w:rPr>
          <w:rFonts w:ascii="Times New Roman" w:hint="eastAsia"/>
          <w:sz w:val="23"/>
          <w:szCs w:val="23"/>
        </w:rPr>
        <w:t>거래종결일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이후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매수인은</w:t>
      </w:r>
      <w:r w:rsidRPr="003A60F5">
        <w:rPr>
          <w:rFonts w:ascii="Times New Roman"/>
          <w:sz w:val="23"/>
          <w:szCs w:val="23"/>
        </w:rPr>
        <w:t xml:space="preserve"> </w:t>
      </w:r>
      <w:r w:rsidR="00B327C4">
        <w:rPr>
          <w:rFonts w:ascii="Times New Roman"/>
          <w:sz w:val="23"/>
          <w:szCs w:val="23"/>
        </w:rPr>
        <w:t>(i</w:t>
      </w:r>
      <w:r w:rsidR="00B327C4">
        <w:rPr>
          <w:rFonts w:ascii="Times New Roman" w:hint="eastAsia"/>
          <w:sz w:val="23"/>
          <w:szCs w:val="23"/>
        </w:rPr>
        <w:t>)</w:t>
      </w:r>
      <w:r w:rsidR="00B327C4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매도인이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법</w:t>
      </w:r>
      <w:r w:rsidR="000F093E" w:rsidRPr="003A60F5">
        <w:rPr>
          <w:rFonts w:ascii="Times New Roman" w:hint="eastAsia"/>
          <w:sz w:val="23"/>
          <w:szCs w:val="23"/>
        </w:rPr>
        <w:t>령</w:t>
      </w:r>
      <w:r w:rsidRPr="003A60F5">
        <w:rPr>
          <w:rFonts w:ascii="Times New Roman" w:hint="eastAsia"/>
          <w:sz w:val="23"/>
          <w:szCs w:val="23"/>
        </w:rPr>
        <w:t>에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의해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요구되거나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또는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정부기관의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조사</w:t>
      </w:r>
      <w:r w:rsidR="003502E7" w:rsidRPr="003A60F5">
        <w:rPr>
          <w:rFonts w:ascii="Times New Roman" w:hint="eastAsia"/>
          <w:sz w:val="23"/>
          <w:szCs w:val="23"/>
        </w:rPr>
        <w:t>나</w:t>
      </w:r>
      <w:r w:rsidR="003502E7" w:rsidRPr="003A60F5">
        <w:rPr>
          <w:rFonts w:ascii="Times New Roman" w:hint="eastAsia"/>
          <w:sz w:val="23"/>
          <w:szCs w:val="23"/>
        </w:rPr>
        <w:t xml:space="preserve"> </w:t>
      </w:r>
      <w:r w:rsidR="003502E7" w:rsidRPr="003A60F5">
        <w:rPr>
          <w:rFonts w:ascii="Times New Roman" w:hint="eastAsia"/>
          <w:sz w:val="23"/>
          <w:szCs w:val="23"/>
        </w:rPr>
        <w:t>법적</w:t>
      </w:r>
      <w:r w:rsidR="003502E7" w:rsidRPr="003A60F5">
        <w:rPr>
          <w:rFonts w:ascii="Times New Roman" w:hint="eastAsia"/>
          <w:sz w:val="23"/>
          <w:szCs w:val="23"/>
        </w:rPr>
        <w:t xml:space="preserve"> </w:t>
      </w:r>
      <w:r w:rsidR="003502E7" w:rsidRPr="003A60F5">
        <w:rPr>
          <w:rFonts w:ascii="Times New Roman" w:hint="eastAsia"/>
          <w:sz w:val="23"/>
          <w:szCs w:val="23"/>
        </w:rPr>
        <w:t>절차</w:t>
      </w:r>
      <w:r w:rsidRPr="003A60F5">
        <w:rPr>
          <w:rFonts w:ascii="Times New Roman" w:hint="eastAsia"/>
          <w:sz w:val="23"/>
          <w:szCs w:val="23"/>
        </w:rPr>
        <w:t>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관련하여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방어권을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행사하거나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자신이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당사자인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소송의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수행을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위해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필요하여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대상회사의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장부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기록의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열람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대상회사의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자료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정보의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제공을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요청하는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경우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법</w:t>
      </w:r>
      <w:r w:rsidR="00E478AA" w:rsidRPr="003A60F5">
        <w:rPr>
          <w:rFonts w:ascii="Times New Roman" w:hint="eastAsia"/>
          <w:sz w:val="23"/>
          <w:szCs w:val="23"/>
        </w:rPr>
        <w:t>령</w:t>
      </w:r>
      <w:r w:rsidRPr="003A60F5">
        <w:rPr>
          <w:rFonts w:ascii="Times New Roman" w:hint="eastAsia"/>
          <w:sz w:val="23"/>
          <w:szCs w:val="23"/>
        </w:rPr>
        <w:t>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허용하는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범위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대상회사의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정상적인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영업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활동이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불합리하게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방해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받지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않는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범위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내에서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대상회사로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하여금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매도인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또는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그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대리인들에게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그와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같은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장부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기록의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열람을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허용하고</w:t>
      </w:r>
      <w:r w:rsidRPr="003A60F5">
        <w:rPr>
          <w:rFonts w:ascii="Times New Roman" w:hint="eastAsia"/>
          <w:sz w:val="23"/>
          <w:szCs w:val="23"/>
        </w:rPr>
        <w:t xml:space="preserve">, </w:t>
      </w:r>
      <w:r w:rsidRPr="003A60F5">
        <w:rPr>
          <w:rFonts w:ascii="Times New Roman" w:hint="eastAsia"/>
          <w:sz w:val="23"/>
          <w:szCs w:val="23"/>
        </w:rPr>
        <w:t>필요한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자료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및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정보를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제공하도록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하여야</w:t>
      </w:r>
      <w:r w:rsidRPr="003A60F5">
        <w:rPr>
          <w:rFonts w:ascii="Times New Roman" w:hint="eastAsia"/>
          <w:sz w:val="23"/>
          <w:szCs w:val="23"/>
        </w:rPr>
        <w:t xml:space="preserve"> </w:t>
      </w:r>
      <w:r w:rsidRPr="003A60F5">
        <w:rPr>
          <w:rFonts w:ascii="Times New Roman" w:hint="eastAsia"/>
          <w:sz w:val="23"/>
          <w:szCs w:val="23"/>
        </w:rPr>
        <w:t>하며</w:t>
      </w:r>
      <w:r w:rsidRPr="003A60F5">
        <w:rPr>
          <w:rFonts w:ascii="Times New Roman" w:hint="eastAsia"/>
          <w:sz w:val="23"/>
          <w:szCs w:val="23"/>
        </w:rPr>
        <w:t>,</w:t>
      </w:r>
      <w:r w:rsidRPr="003A60F5">
        <w:rPr>
          <w:rFonts w:ascii="Times New Roman"/>
          <w:sz w:val="23"/>
          <w:szCs w:val="23"/>
        </w:rPr>
        <w:t xml:space="preserve"> (ii) </w:t>
      </w:r>
      <w:r w:rsidRPr="003A60F5">
        <w:rPr>
          <w:rFonts w:ascii="Times New Roman"/>
          <w:sz w:val="23"/>
          <w:szCs w:val="23"/>
        </w:rPr>
        <w:t>매도인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또는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매도인의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계열회사의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거래종결일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이전에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완료된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과세연도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또는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기간에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대한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조세와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관련된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평가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또는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책임에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영향을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미칠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것으로</w:t>
      </w:r>
      <w:r w:rsidRPr="003A60F5">
        <w:rPr>
          <w:rFonts w:ascii="Times New Roman"/>
          <w:sz w:val="23"/>
          <w:szCs w:val="23"/>
        </w:rPr>
        <w:t xml:space="preserve"> </w:t>
      </w:r>
      <w:r w:rsidRPr="003A60F5">
        <w:rPr>
          <w:rFonts w:ascii="Times New Roman"/>
          <w:sz w:val="23"/>
          <w:szCs w:val="23"/>
        </w:rPr>
        <w:t>예상되는</w:t>
      </w:r>
      <w:r w:rsidRPr="003A60F5">
        <w:rPr>
          <w:rFonts w:ascii="Times New Roman"/>
          <w:sz w:val="23"/>
          <w:szCs w:val="23"/>
        </w:rPr>
        <w:t xml:space="preserve"> </w:t>
      </w:r>
      <w:r w:rsidR="00096A35" w:rsidRPr="003A60F5">
        <w:rPr>
          <w:rFonts w:ascii="Times New Roman" w:hint="eastAsia"/>
          <w:sz w:val="23"/>
          <w:szCs w:val="23"/>
        </w:rPr>
        <w:t>행위를</w:t>
      </w:r>
      <w:r w:rsidR="00096A35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하려는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경우에는</w:t>
      </w:r>
      <w:r w:rsidR="00096A35" w:rsidRPr="003A60F5">
        <w:rPr>
          <w:rFonts w:ascii="Times New Roman" w:hint="eastAsia"/>
          <w:sz w:val="23"/>
          <w:szCs w:val="23"/>
        </w:rPr>
        <w:t xml:space="preserve"> </w:t>
      </w:r>
      <w:r w:rsidR="00096A35" w:rsidRPr="003A60F5">
        <w:rPr>
          <w:rFonts w:ascii="Times New Roman" w:hint="eastAsia"/>
          <w:sz w:val="23"/>
          <w:szCs w:val="23"/>
        </w:rPr>
        <w:t>매도인과</w:t>
      </w:r>
      <w:r w:rsidR="00096A35" w:rsidRPr="003A60F5">
        <w:rPr>
          <w:rFonts w:ascii="Times New Roman" w:hint="eastAsia"/>
          <w:sz w:val="23"/>
          <w:szCs w:val="23"/>
        </w:rPr>
        <w:t xml:space="preserve"> </w:t>
      </w:r>
      <w:r w:rsidR="00096A35" w:rsidRPr="003A60F5">
        <w:rPr>
          <w:rFonts w:ascii="Times New Roman" w:hint="eastAsia"/>
          <w:sz w:val="23"/>
          <w:szCs w:val="23"/>
        </w:rPr>
        <w:t>사전</w:t>
      </w:r>
      <w:r w:rsidR="00096A35" w:rsidRPr="003A60F5">
        <w:rPr>
          <w:rFonts w:ascii="Times New Roman" w:hint="eastAsia"/>
          <w:sz w:val="23"/>
          <w:szCs w:val="23"/>
        </w:rPr>
        <w:t xml:space="preserve"> </w:t>
      </w:r>
      <w:r w:rsidR="00096A35" w:rsidRPr="003A60F5">
        <w:rPr>
          <w:rFonts w:ascii="Times New Roman" w:hint="eastAsia"/>
          <w:sz w:val="23"/>
          <w:szCs w:val="23"/>
        </w:rPr>
        <w:t>협의하</w:t>
      </w:r>
      <w:r w:rsidR="00B327C4">
        <w:rPr>
          <w:rFonts w:ascii="Times New Roman" w:hint="eastAsia"/>
          <w:sz w:val="23"/>
          <w:szCs w:val="23"/>
        </w:rPr>
        <w:t>고</w:t>
      </w:r>
      <w:r w:rsidR="00B327C4">
        <w:rPr>
          <w:rFonts w:ascii="Times New Roman" w:hint="eastAsia"/>
          <w:sz w:val="23"/>
          <w:szCs w:val="23"/>
        </w:rPr>
        <w:t xml:space="preserve"> </w:t>
      </w:r>
      <w:r w:rsidR="00B327C4">
        <w:rPr>
          <w:rFonts w:ascii="Times New Roman" w:hint="eastAsia"/>
          <w:sz w:val="23"/>
          <w:szCs w:val="23"/>
        </w:rPr>
        <w:t>매도인의</w:t>
      </w:r>
      <w:r w:rsidR="00B327C4">
        <w:rPr>
          <w:rFonts w:ascii="Times New Roman" w:hint="eastAsia"/>
          <w:sz w:val="23"/>
          <w:szCs w:val="23"/>
        </w:rPr>
        <w:t xml:space="preserve"> </w:t>
      </w:r>
      <w:r w:rsidR="00B327C4">
        <w:rPr>
          <w:rFonts w:ascii="Times New Roman" w:hint="eastAsia"/>
          <w:sz w:val="23"/>
          <w:szCs w:val="23"/>
        </w:rPr>
        <w:t>요청에</w:t>
      </w:r>
      <w:r w:rsidR="00B327C4">
        <w:rPr>
          <w:rFonts w:ascii="Times New Roman" w:hint="eastAsia"/>
          <w:sz w:val="23"/>
          <w:szCs w:val="23"/>
        </w:rPr>
        <w:t xml:space="preserve"> </w:t>
      </w:r>
      <w:r w:rsidR="00B327C4">
        <w:rPr>
          <w:rFonts w:ascii="Times New Roman" w:hint="eastAsia"/>
          <w:sz w:val="23"/>
          <w:szCs w:val="23"/>
        </w:rPr>
        <w:t>따라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합리적인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범위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내에서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필요한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조치를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284B19" w:rsidRPr="003A60F5">
        <w:rPr>
          <w:rFonts w:ascii="Times New Roman" w:hint="eastAsia"/>
          <w:sz w:val="23"/>
          <w:szCs w:val="23"/>
        </w:rPr>
        <w:t>취하기로</w:t>
      </w:r>
      <w:r w:rsidR="00284B19" w:rsidRPr="003A60F5">
        <w:rPr>
          <w:rFonts w:ascii="Times New Roman" w:hint="eastAsia"/>
          <w:sz w:val="23"/>
          <w:szCs w:val="23"/>
        </w:rPr>
        <w:t xml:space="preserve"> </w:t>
      </w:r>
      <w:r w:rsidR="00096A35" w:rsidRPr="003A60F5">
        <w:rPr>
          <w:rFonts w:ascii="Times New Roman" w:hint="eastAsia"/>
          <w:sz w:val="23"/>
          <w:szCs w:val="23"/>
        </w:rPr>
        <w:t>한다</w:t>
      </w:r>
      <w:r w:rsidRPr="003A60F5">
        <w:rPr>
          <w:rFonts w:ascii="Times New Roman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426FFC" w14:paraId="38014355" w14:textId="77777777" w:rsidTr="00426FFC">
        <w:tc>
          <w:tcPr>
            <w:tcW w:w="9060" w:type="dxa"/>
            <w:shd w:val="clear" w:color="auto" w:fill="D9D9D9" w:themeFill="background1" w:themeFillShade="D9"/>
          </w:tcPr>
          <w:p w14:paraId="4A28D20E" w14:textId="312C7FE8" w:rsidR="00AD6F1A" w:rsidRPr="00C37937" w:rsidRDefault="00426FFC" w:rsidP="00426FF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73369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>독점규제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>공정거래에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>관한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>법률에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733699">
              <w:rPr>
                <w:rFonts w:ascii="Times New Roman" w:hint="eastAsia"/>
                <w:sz w:val="22"/>
                <w:szCs w:val="22"/>
              </w:rPr>
              <w:t>만일</w:t>
            </w:r>
            <w:r w:rsidR="007336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매수인</w:t>
            </w:r>
            <w:r w:rsidR="00733699">
              <w:rPr>
                <w:rFonts w:ascii="Times New Roman" w:hint="eastAsia"/>
                <w:sz w:val="22"/>
                <w:szCs w:val="22"/>
              </w:rPr>
              <w:t>이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자산총액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매출액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/>
                <w:sz w:val="22"/>
                <w:szCs w:val="22"/>
              </w:rPr>
              <w:t>2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조원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이상의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기업이</w:t>
            </w:r>
            <w:r w:rsidR="00733699">
              <w:rPr>
                <w:rFonts w:ascii="Times New Roman" w:hint="eastAsia"/>
                <w:sz w:val="22"/>
                <w:szCs w:val="22"/>
              </w:rPr>
              <w:t>고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BB6D52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대상회사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자회사의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자산총액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매출액이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/>
                <w:sz w:val="22"/>
                <w:szCs w:val="22"/>
              </w:rPr>
              <w:t>300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억원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이상이라면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매수인은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사전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기업결합신고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의무가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있고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E74E39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기업결합승인을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받을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때까지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거래종결을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없습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AD6F1A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D6F1A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기업결합신고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 w:hint="eastAsia"/>
                <w:sz w:val="22"/>
                <w:szCs w:val="22"/>
              </w:rPr>
              <w:t>의무를</w:t>
            </w:r>
            <w:r w:rsidR="00053881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확약사항으로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정하는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통상적입니다</w:t>
            </w:r>
            <w:r w:rsidR="00AD6F1A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AD6F1A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55D4C1E" w14:textId="73655728" w:rsidR="00AD6F1A" w:rsidRPr="00AB70EB" w:rsidRDefault="00AD6F1A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–</w:t>
            </w:r>
            <w:r w:rsidR="001531C5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기업결합신고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15ADECFC" w14:textId="4ECD1685" w:rsidR="00AD6F1A" w:rsidRPr="00AB70EB" w:rsidRDefault="00AD6F1A" w:rsidP="00AD6F1A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/>
                <w:sz w:val="22"/>
                <w:szCs w:val="22"/>
              </w:rPr>
              <w:t>당사자들은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독점규제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공정거래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관한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74E39" w:rsidRPr="00AB70EB">
              <w:rPr>
                <w:rFonts w:ascii="Times New Roman" w:hint="eastAsia"/>
                <w:sz w:val="22"/>
                <w:szCs w:val="22"/>
              </w:rPr>
              <w:t>법률</w:t>
            </w:r>
            <w:r w:rsidRPr="00AB70EB">
              <w:rPr>
                <w:rFonts w:ascii="Times New Roman"/>
                <w:sz w:val="22"/>
                <w:szCs w:val="22"/>
              </w:rPr>
              <w:t>상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기업결합승인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해외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경쟁당국의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기업결합승인을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포함하여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관련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법령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당해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당사자가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체결한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의하여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요구되는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허가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인가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동의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승인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신고수리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등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본건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거래와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관련하여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필요한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절차를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이행하기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위해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FB61E5">
              <w:rPr>
                <w:rFonts w:ascii="Times New Roman" w:hint="eastAsia"/>
                <w:sz w:val="22"/>
                <w:szCs w:val="22"/>
              </w:rPr>
              <w:t>상업적으로</w:t>
            </w:r>
            <w:r w:rsidR="00FB61E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61E5">
              <w:rPr>
                <w:rFonts w:ascii="Times New Roman" w:hint="eastAsia"/>
                <w:sz w:val="22"/>
                <w:szCs w:val="22"/>
              </w:rPr>
              <w:t>합리적인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노력을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다하여야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한다</w:t>
            </w:r>
            <w:r w:rsidRPr="00AB70EB">
              <w:rPr>
                <w:rFonts w:ascii="Times New Roman"/>
                <w:sz w:val="22"/>
                <w:szCs w:val="22"/>
              </w:rPr>
              <w:t xml:space="preserve">. </w:t>
            </w:r>
            <w:r w:rsidRPr="00AB70EB">
              <w:rPr>
                <w:rFonts w:ascii="Times New Roman"/>
                <w:sz w:val="22"/>
                <w:szCs w:val="22"/>
              </w:rPr>
              <w:t>매수인</w:t>
            </w:r>
            <w:r w:rsidR="00655715">
              <w:rPr>
                <w:rFonts w:ascii="Times New Roman" w:hint="eastAsia"/>
                <w:sz w:val="22"/>
                <w:szCs w:val="22"/>
              </w:rPr>
              <w:t>이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기업결합승인을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얻을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수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있도록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상업적으로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합리적인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노력을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다하였음에도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불구하고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매수인이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대한민국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공정거래위원회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또는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해외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경쟁당국으로부터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본건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거래에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대한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기업결합승인을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받지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A7BD7">
              <w:rPr>
                <w:rFonts w:ascii="Times New Roman" w:hint="eastAsia"/>
                <w:sz w:val="22"/>
                <w:szCs w:val="22"/>
              </w:rPr>
              <w:t>못하</w:t>
            </w:r>
            <w:r w:rsidR="00655715">
              <w:rPr>
                <w:rFonts w:ascii="Times New Roman" w:hint="eastAsia"/>
                <w:sz w:val="22"/>
                <w:szCs w:val="22"/>
              </w:rPr>
              <w:t>거나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일부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또는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조건부로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승인을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받게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되어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선행조건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충족이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불가능하게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된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경우에는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매수인의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책임이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없는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사유로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인한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것으로</w:t>
            </w:r>
            <w:r w:rsidR="00655715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55715">
              <w:rPr>
                <w:rFonts w:ascii="Times New Roman" w:hint="eastAsia"/>
                <w:sz w:val="22"/>
                <w:szCs w:val="22"/>
              </w:rPr>
              <w:t>간주한다</w:t>
            </w:r>
            <w:r w:rsidR="00655715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</w:p>
          <w:p w14:paraId="5F7507A7" w14:textId="6BA734C9" w:rsidR="00AD6F1A" w:rsidRPr="00AB70EB" w:rsidRDefault="00AD6F1A" w:rsidP="002C1F0A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397EE8F3" w14:textId="083F847D" w:rsidR="00426FFC" w:rsidRPr="00AB70EB" w:rsidRDefault="002C1F0A" w:rsidP="00426FF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lastRenderedPageBreak/>
              <w:t>다만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동종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산업에서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경쟁을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시장점유율이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비교적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높거나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상방시장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하방시장에서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사업을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영위하고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시장점유율이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높다는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경쟁제한성이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공정거래위원회가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기업결합을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불허하거나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경쟁제한이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문제되는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사업부문이나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회사를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매각하도록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하거나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구조적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조치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가격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상승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행위를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동안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조치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행태적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조치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취할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‘</w:t>
            </w:r>
            <w:r w:rsidR="00743B7D">
              <w:rPr>
                <w:rFonts w:ascii="Times New Roman"/>
                <w:sz w:val="22"/>
                <w:szCs w:val="22"/>
              </w:rPr>
              <w:t>d</w:t>
            </w:r>
            <w:r w:rsidRPr="00AB70EB">
              <w:rPr>
                <w:rFonts w:ascii="Times New Roman"/>
                <w:sz w:val="22"/>
                <w:szCs w:val="22"/>
              </w:rPr>
              <w:t xml:space="preserve">eal </w:t>
            </w:r>
            <w:r w:rsidR="00743B7D">
              <w:rPr>
                <w:rFonts w:ascii="Times New Roman"/>
                <w:sz w:val="22"/>
                <w:szCs w:val="22"/>
              </w:rPr>
              <w:t>c</w:t>
            </w:r>
            <w:r w:rsidR="00743B7D" w:rsidRPr="00AB70EB">
              <w:rPr>
                <w:rFonts w:ascii="Times New Roman"/>
                <w:sz w:val="22"/>
                <w:szCs w:val="22"/>
              </w:rPr>
              <w:t>ertainty’</w:t>
            </w:r>
            <w:r w:rsidRPr="00AB70EB">
              <w:rPr>
                <w:rFonts w:ascii="Times New Roman" w:hint="eastAsia"/>
                <w:sz w:val="22"/>
                <w:szCs w:val="22"/>
              </w:rPr>
              <w:t>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고려사항인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공정거래위원회의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조치에도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불구하고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조항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D44571">
              <w:rPr>
                <w:rFonts w:ascii="Times New Roman" w:hint="eastAsia"/>
                <w:sz w:val="22"/>
                <w:szCs w:val="22"/>
              </w:rPr>
              <w:t>이른바</w:t>
            </w:r>
            <w:r w:rsidR="00D4457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44571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/>
                <w:sz w:val="22"/>
                <w:szCs w:val="22"/>
              </w:rPr>
              <w:t>Hell or High</w:t>
            </w:r>
            <w:r w:rsidR="005557D2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733699">
              <w:rPr>
                <w:rFonts w:ascii="Times New Roman"/>
                <w:sz w:val="22"/>
                <w:szCs w:val="22"/>
              </w:rPr>
              <w:t>W</w:t>
            </w:r>
            <w:r w:rsidRPr="00AB70EB">
              <w:rPr>
                <w:rFonts w:ascii="Times New Roman"/>
                <w:sz w:val="22"/>
                <w:szCs w:val="22"/>
              </w:rPr>
              <w:t>ater</w:t>
            </w:r>
            <w:r w:rsidR="00D44571">
              <w:rPr>
                <w:rFonts w:ascii="Times New Roman"/>
                <w:sz w:val="22"/>
                <w:szCs w:val="22"/>
              </w:rPr>
              <w:t>”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조항</w:t>
            </w:r>
            <w:r w:rsidRPr="00AB70EB">
              <w:rPr>
                <w:rFonts w:ascii="Times New Roman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을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요구하는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7B72B491" w14:textId="1877E268" w:rsidR="002C1F0A" w:rsidRPr="00AB70EB" w:rsidRDefault="002C1F0A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– Hell or High</w:t>
            </w:r>
            <w:r w:rsidR="005557D2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733699">
              <w:rPr>
                <w:rFonts w:ascii="Times New Roman"/>
                <w:sz w:val="22"/>
                <w:szCs w:val="22"/>
              </w:rPr>
              <w:t>W</w:t>
            </w:r>
            <w:r w:rsidRPr="00AB70EB">
              <w:rPr>
                <w:rFonts w:ascii="Times New Roman"/>
                <w:sz w:val="22"/>
                <w:szCs w:val="22"/>
              </w:rPr>
              <w:t xml:space="preserve">ater </w:t>
            </w:r>
            <w:r w:rsidRPr="00AB70EB">
              <w:rPr>
                <w:rFonts w:ascii="Times New Roman" w:hint="eastAsia"/>
                <w:sz w:val="22"/>
                <w:szCs w:val="22"/>
              </w:rPr>
              <w:t>조항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54BB7EEE" w14:textId="01F7CD31" w:rsidR="00426FFC" w:rsidRPr="00AB70EB" w:rsidRDefault="002C1F0A" w:rsidP="00743B7D">
            <w:pPr>
              <w:pStyle w:val="af3"/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매수인은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본건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거래가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합리적으로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가능한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범위에서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최대한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신속하게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(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단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어떠한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경우에도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거래종결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시한까지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)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종결될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있도록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하기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위하여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13C93">
              <w:rPr>
                <w:rFonts w:ascii="Times New Roman" w:hint="eastAsia"/>
                <w:sz w:val="22"/>
                <w:szCs w:val="22"/>
              </w:rPr>
              <w:t>독점규제</w:t>
            </w:r>
            <w:r w:rsidR="00013C9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13C93">
              <w:rPr>
                <w:rFonts w:ascii="Times New Roman" w:hint="eastAsia"/>
                <w:sz w:val="22"/>
                <w:szCs w:val="22"/>
              </w:rPr>
              <w:t>및</w:t>
            </w:r>
            <w:r w:rsidR="00013C9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13C93">
              <w:rPr>
                <w:rFonts w:ascii="Times New Roman" w:hint="eastAsia"/>
                <w:sz w:val="22"/>
                <w:szCs w:val="22"/>
              </w:rPr>
              <w:t>공정거래에</w:t>
            </w:r>
            <w:r w:rsidR="00013C9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13C93">
              <w:rPr>
                <w:rFonts w:ascii="Times New Roman" w:hint="eastAsia"/>
                <w:sz w:val="22"/>
                <w:szCs w:val="22"/>
              </w:rPr>
              <w:t>관한</w:t>
            </w:r>
            <w:r w:rsidR="00013C9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13C93">
              <w:rPr>
                <w:rFonts w:ascii="Times New Roman" w:hint="eastAsia"/>
                <w:sz w:val="22"/>
                <w:szCs w:val="22"/>
              </w:rPr>
              <w:t>법률</w:t>
            </w:r>
            <w:r w:rsidR="000025AD">
              <w:rPr>
                <w:rFonts w:ascii="Times New Roman" w:hint="eastAsia"/>
                <w:sz w:val="22"/>
                <w:szCs w:val="22"/>
              </w:rPr>
              <w:t>을</w:t>
            </w:r>
            <w:r w:rsidR="000025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25AD">
              <w:rPr>
                <w:rFonts w:ascii="Times New Roman" w:hint="eastAsia"/>
                <w:sz w:val="22"/>
                <w:szCs w:val="22"/>
              </w:rPr>
              <w:t>포함한</w:t>
            </w:r>
            <w:r w:rsidR="000025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25AD">
              <w:rPr>
                <w:rFonts w:ascii="Times New Roman" w:hint="eastAsia"/>
                <w:sz w:val="22"/>
                <w:szCs w:val="22"/>
              </w:rPr>
              <w:t>국내외</w:t>
            </w:r>
            <w:r w:rsidR="000025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25AD">
              <w:rPr>
                <w:rFonts w:ascii="Times New Roman" w:hint="eastAsia"/>
                <w:sz w:val="22"/>
                <w:szCs w:val="22"/>
              </w:rPr>
              <w:t>경쟁</w:t>
            </w:r>
            <w:r w:rsidR="000025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25AD">
              <w:rPr>
                <w:rFonts w:ascii="Times New Roman" w:hint="eastAsia"/>
                <w:sz w:val="22"/>
                <w:szCs w:val="22"/>
              </w:rPr>
              <w:t>관련</w:t>
            </w:r>
            <w:r w:rsidR="000025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025AD">
              <w:rPr>
                <w:rFonts w:ascii="Times New Roman" w:hint="eastAsia"/>
                <w:sz w:val="22"/>
                <w:szCs w:val="22"/>
              </w:rPr>
              <w:t>법률</w:t>
            </w:r>
            <w:r w:rsidR="000025AD">
              <w:rPr>
                <w:rFonts w:ascii="Times New Roman" w:hint="eastAsia"/>
                <w:sz w:val="22"/>
                <w:szCs w:val="22"/>
              </w:rPr>
              <w:t>(</w:t>
            </w:r>
            <w:r w:rsidR="000025AD">
              <w:rPr>
                <w:rFonts w:ascii="Times New Roman"/>
                <w:sz w:val="22"/>
                <w:szCs w:val="22"/>
              </w:rPr>
              <w:t>“</w:t>
            </w:r>
            <w:r w:rsidR="000025AD" w:rsidRPr="00053881">
              <w:rPr>
                <w:rFonts w:ascii="Times New Roman" w:hint="eastAsia"/>
                <w:b/>
                <w:sz w:val="22"/>
                <w:szCs w:val="22"/>
                <w:u w:val="single"/>
              </w:rPr>
              <w:t>경쟁법</w:t>
            </w:r>
            <w:r w:rsidR="000025AD">
              <w:rPr>
                <w:rFonts w:ascii="Times New Roman"/>
                <w:sz w:val="22"/>
                <w:szCs w:val="22"/>
              </w:rPr>
              <w:t>”)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에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따른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장애요인이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발생하지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않도록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하거나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이러한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장애요인을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해소하기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위하여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필요한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모든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(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경쟁당국이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요청하는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모든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조치를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취하고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경쟁당국이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경쟁법에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근거하여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본건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거래와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관련하여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문제를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제기할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있는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사항을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해소하기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위해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필요한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모든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조치를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취하는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것을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포함함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)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취하여야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하고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매수인의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계열회사들로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하여금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이러한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모든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조치를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취하도록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하여야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한다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.</w:t>
            </w:r>
            <w:r w:rsid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기업결합신고에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대한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승인이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매수인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매수인의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계열회사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및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/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또는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대상회사에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대한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여하한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조건을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부가하여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이루어지는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경우에도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매수인은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거래종결을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지연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또는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거부하거나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본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계약에서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합의된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조건의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변경을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요청할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없고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매수인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자신의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비용으로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위와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같이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부과된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조건을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이행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및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충족하여야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한다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.</w:t>
            </w:r>
            <w:r w:rsid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본건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거래와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관련하여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A1E3E">
              <w:rPr>
                <w:rFonts w:ascii="Times New Roman" w:hint="eastAsia"/>
                <w:sz w:val="22"/>
                <w:szCs w:val="22"/>
              </w:rPr>
              <w:t>경쟁법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상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요구되는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기업결합신고에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대한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대한민국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공정거래위원회의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여하한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결정을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포함하여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본건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거래의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종결이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관련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법령에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위반되도록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하거나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본건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거래의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종결을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지연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제한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방해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또는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금지하는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항구적·사전적·잠정적인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금지명령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결정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명령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판단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판결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법령이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발효되거나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발효될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것이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소송등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및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기타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여하한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조사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과정에서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합리적으로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예견되는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>경우</w:t>
            </w:r>
            <w:r w:rsidR="009548DC" w:rsidRPr="009548D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9548DC" w:rsidRPr="003A1E3E">
              <w:rPr>
                <w:rFonts w:ascii="Times New Roman"/>
                <w:sz w:val="22"/>
                <w:szCs w:val="22"/>
              </w:rPr>
              <w:t>거래종결일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전에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매수인의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필요적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정부승인을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취득하기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위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하여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필요한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범위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내에서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, </w:t>
            </w:r>
            <w:r w:rsidR="009548DC" w:rsidRPr="003A1E3E">
              <w:rPr>
                <w:rFonts w:ascii="Times New Roman"/>
                <w:sz w:val="22"/>
                <w:szCs w:val="22"/>
              </w:rPr>
              <w:t>매수인은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즉시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해당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정부기관에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승인조건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제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공·준수를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합의하</w:t>
            </w:r>
            <w:r w:rsidR="009548DC" w:rsidRPr="003A1E3E">
              <w:rPr>
                <w:rFonts w:ascii="Times New Roman"/>
                <w:sz w:val="22"/>
                <w:szCs w:val="22"/>
              </w:rPr>
              <w:t>고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, </w:t>
            </w:r>
            <w:r w:rsidR="009548DC" w:rsidRPr="003A1E3E">
              <w:rPr>
                <w:rFonts w:ascii="Times New Roman"/>
                <w:sz w:val="22"/>
                <w:szCs w:val="22"/>
              </w:rPr>
              <w:t>그러한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합의를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철회하지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아니하며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,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기타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해당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정부기관이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합리적으로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요청하는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사항에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동의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및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 w:hint="eastAsia"/>
                <w:sz w:val="22"/>
                <w:szCs w:val="22"/>
              </w:rPr>
              <w:t>응하여</w:t>
            </w:r>
            <w:r w:rsidR="009548DC" w:rsidRPr="003A1E3E">
              <w:rPr>
                <w:rFonts w:ascii="Times New Roman"/>
                <w:sz w:val="22"/>
                <w:szCs w:val="22"/>
              </w:rPr>
              <w:t>야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한다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. </w:t>
            </w:r>
            <w:r w:rsidR="009548DC" w:rsidRPr="003A1E3E">
              <w:rPr>
                <w:rFonts w:ascii="Times New Roman"/>
                <w:sz w:val="22"/>
                <w:szCs w:val="22"/>
              </w:rPr>
              <w:t>승인조건을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조건으로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매수인의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필요적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정부승인이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부여된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경우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, </w:t>
            </w:r>
            <w:r w:rsidR="009548DC" w:rsidRPr="003A1E3E">
              <w:rPr>
                <w:rFonts w:ascii="Times New Roman"/>
                <w:sz w:val="22"/>
                <w:szCs w:val="22"/>
              </w:rPr>
              <w:t>매수인은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그러한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매수인의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필요적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정부승인을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수용하고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어떠한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방식으로도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그에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대해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이의를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제기하지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아니한다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. </w:t>
            </w:r>
            <w:r w:rsidR="009548DC" w:rsidRPr="003A1E3E">
              <w:rPr>
                <w:rFonts w:ascii="Times New Roman"/>
                <w:sz w:val="22"/>
                <w:szCs w:val="22"/>
              </w:rPr>
              <w:t>승인조건을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조건으로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하는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어떠한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매수인의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필요적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정부승인도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, </w:t>
            </w:r>
            <w:r w:rsidR="009548DC" w:rsidRPr="003A1E3E">
              <w:rPr>
                <w:rFonts w:ascii="Times New Roman"/>
                <w:sz w:val="22"/>
                <w:szCs w:val="22"/>
              </w:rPr>
              <w:t>매수인이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거래종결시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자신의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의무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이행을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거절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, </w:t>
            </w:r>
            <w:r w:rsidR="009548DC" w:rsidRPr="003A1E3E">
              <w:rPr>
                <w:rFonts w:ascii="Times New Roman"/>
                <w:sz w:val="22"/>
                <w:szCs w:val="22"/>
              </w:rPr>
              <w:t>유보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또는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연기하거나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본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계약의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조건에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대한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변경을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요구할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있는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사유가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될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수</w:t>
            </w:r>
            <w:r w:rsidR="009548DC" w:rsidRPr="003A1E3E">
              <w:rPr>
                <w:rFonts w:ascii="Times New Roman"/>
                <w:sz w:val="22"/>
                <w:szCs w:val="22"/>
              </w:rPr>
              <w:t xml:space="preserve"> </w:t>
            </w:r>
            <w:r w:rsidR="009548DC" w:rsidRPr="003A1E3E">
              <w:rPr>
                <w:rFonts w:ascii="Times New Roman"/>
                <w:sz w:val="22"/>
                <w:szCs w:val="22"/>
              </w:rPr>
              <w:t>없다</w:t>
            </w:r>
            <w:r w:rsidR="009548DC" w:rsidRPr="003A1E3E">
              <w:rPr>
                <w:rFonts w:ascii="Times New Roman"/>
                <w:sz w:val="22"/>
                <w:szCs w:val="22"/>
              </w:rPr>
              <w:t>.</w:t>
            </w:r>
            <w:r w:rsidR="00CC26C5">
              <w:rPr>
                <w:rFonts w:ascii="Times New Roman"/>
                <w:sz w:val="22"/>
                <w:szCs w:val="22"/>
              </w:rPr>
              <w:t>”</w:t>
            </w:r>
          </w:p>
        </w:tc>
      </w:tr>
    </w:tbl>
    <w:p w14:paraId="1275EEF8" w14:textId="3468BFF8" w:rsidR="0041257C" w:rsidRDefault="0041257C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41257C">
        <w:rPr>
          <w:rFonts w:ascii="Times New Roman"/>
          <w:b/>
          <w:sz w:val="23"/>
          <w:szCs w:val="23"/>
        </w:rPr>
        <w:lastRenderedPageBreak/>
        <w:t>거래종결의</w:t>
      </w:r>
      <w:r w:rsidRPr="0041257C">
        <w:rPr>
          <w:rFonts w:ascii="Times New Roman"/>
          <w:b/>
          <w:sz w:val="23"/>
          <w:szCs w:val="23"/>
        </w:rPr>
        <w:t xml:space="preserve"> </w:t>
      </w:r>
      <w:r w:rsidRPr="0041257C">
        <w:rPr>
          <w:rFonts w:ascii="Times New Roman"/>
          <w:b/>
          <w:sz w:val="23"/>
          <w:szCs w:val="23"/>
        </w:rPr>
        <w:t>선행조건</w:t>
      </w:r>
      <w:r w:rsidRPr="0041257C">
        <w:rPr>
          <w:rFonts w:ascii="Times New Roman" w:hint="eastAsia"/>
          <w:b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A33335" w14:paraId="1B8E14A1" w14:textId="77777777" w:rsidTr="006168FF">
        <w:tc>
          <w:tcPr>
            <w:tcW w:w="9060" w:type="dxa"/>
            <w:shd w:val="clear" w:color="auto" w:fill="D9D9D9" w:themeFill="background1" w:themeFillShade="D9"/>
          </w:tcPr>
          <w:p w14:paraId="21A03E98" w14:textId="7BA421E4" w:rsidR="00ED41A2" w:rsidRPr="00AB70EB" w:rsidRDefault="00A33335" w:rsidP="009F403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73369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선행조건은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당사자에게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규정된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조건이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충족되는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특정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당사자에게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</w:t>
            </w:r>
            <w:r w:rsidR="00733699">
              <w:rPr>
                <w:rFonts w:ascii="Times New Roman" w:hint="eastAsia"/>
                <w:sz w:val="22"/>
                <w:szCs w:val="22"/>
              </w:rPr>
              <w:lastRenderedPageBreak/>
              <w:t>를</w:t>
            </w:r>
            <w:r w:rsidR="007336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종결할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의무</w:t>
            </w:r>
            <w:r w:rsidR="00053881">
              <w:rPr>
                <w:rFonts w:ascii="Times New Roman" w:hint="eastAsia"/>
                <w:sz w:val="22"/>
                <w:szCs w:val="22"/>
              </w:rPr>
              <w:t>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</w:t>
            </w:r>
            <w:r w:rsidR="00053881">
              <w:rPr>
                <w:rFonts w:ascii="Times New Roman" w:hint="eastAsia"/>
                <w:sz w:val="22"/>
                <w:szCs w:val="22"/>
              </w:rPr>
              <w:t>시키는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것으로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80506F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053881">
              <w:rPr>
                <w:rFonts w:ascii="Times New Roman" w:hint="eastAsia"/>
                <w:sz w:val="22"/>
                <w:szCs w:val="22"/>
              </w:rPr>
              <w:t>은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선행조건을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줄여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/>
                <w:sz w:val="22"/>
                <w:szCs w:val="22"/>
              </w:rPr>
              <w:t>‘</w:t>
            </w:r>
            <w:r w:rsidR="00743B7D">
              <w:rPr>
                <w:rFonts w:ascii="Times New Roman"/>
                <w:sz w:val="22"/>
                <w:szCs w:val="22"/>
              </w:rPr>
              <w:t>d</w:t>
            </w:r>
            <w:r w:rsidR="0080506F" w:rsidRPr="00AB70EB">
              <w:rPr>
                <w:rFonts w:ascii="Times New Roman"/>
                <w:sz w:val="22"/>
                <w:szCs w:val="22"/>
              </w:rPr>
              <w:t xml:space="preserve">eal </w:t>
            </w:r>
            <w:r w:rsidR="00743B7D">
              <w:rPr>
                <w:rFonts w:ascii="Times New Roman"/>
                <w:sz w:val="22"/>
                <w:szCs w:val="22"/>
              </w:rPr>
              <w:t>c</w:t>
            </w:r>
            <w:r w:rsidR="00743B7D" w:rsidRPr="00AB70EB">
              <w:rPr>
                <w:rFonts w:ascii="Times New Roman"/>
                <w:sz w:val="22"/>
                <w:szCs w:val="22"/>
              </w:rPr>
              <w:t>ertainty’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를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확보하고자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하며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80506F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매수인</w:t>
            </w:r>
            <w:r w:rsidR="00053881">
              <w:rPr>
                <w:rFonts w:ascii="Times New Roman" w:hint="eastAsia"/>
                <w:sz w:val="22"/>
                <w:szCs w:val="22"/>
              </w:rPr>
              <w:t>은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/>
                <w:sz w:val="22"/>
                <w:szCs w:val="22"/>
              </w:rPr>
              <w:t>(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결과</w:t>
            </w:r>
            <w:r w:rsidR="00053881">
              <w:rPr>
                <w:rFonts w:ascii="Times New Roman" w:hint="eastAsia"/>
                <w:sz w:val="22"/>
                <w:szCs w:val="22"/>
              </w:rPr>
              <w:t>로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 w:hint="eastAsia"/>
                <w:sz w:val="22"/>
                <w:szCs w:val="22"/>
              </w:rPr>
              <w:t>확인된</w:t>
            </w:r>
            <w:r w:rsidR="00053881">
              <w:rPr>
                <w:rFonts w:ascii="Times New Roman" w:hint="eastAsia"/>
                <w:sz w:val="22"/>
                <w:szCs w:val="22"/>
              </w:rPr>
              <w:t>)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전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매도인</w:t>
            </w:r>
            <w:r w:rsidR="00053881">
              <w:rPr>
                <w:rFonts w:ascii="Times New Roman"/>
                <w:sz w:val="22"/>
                <w:szCs w:val="22"/>
              </w:rPr>
              <w:t>/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이행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필요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0506F" w:rsidRPr="00AB70EB">
              <w:rPr>
                <w:rFonts w:ascii="Times New Roman" w:hint="eastAsia"/>
                <w:sz w:val="22"/>
                <w:szCs w:val="22"/>
              </w:rPr>
              <w:t>사항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등을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구체적으로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규정</w:t>
            </w:r>
            <w:r w:rsidR="00053881">
              <w:rPr>
                <w:rFonts w:ascii="Times New Roman" w:hint="eastAsia"/>
                <w:sz w:val="22"/>
                <w:szCs w:val="22"/>
              </w:rPr>
              <w:t>함으로써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해당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선행조건이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충족되지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아니하면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거래종결을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하지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않을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있도록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안전장치를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확보하고</w:t>
            </w:r>
            <w:r w:rsidR="00053881">
              <w:rPr>
                <w:rFonts w:ascii="Times New Roman" w:hint="eastAsia"/>
                <w:sz w:val="22"/>
                <w:szCs w:val="22"/>
              </w:rPr>
              <w:t>자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 w:hint="eastAsia"/>
                <w:sz w:val="22"/>
                <w:szCs w:val="22"/>
              </w:rPr>
              <w:t>합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>니다</w:t>
            </w:r>
            <w:r w:rsidR="00441AC0"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</w:tc>
      </w:tr>
    </w:tbl>
    <w:p w14:paraId="515D4F00" w14:textId="13757452" w:rsidR="0041257C" w:rsidRPr="0041257C" w:rsidRDefault="0041257C" w:rsidP="0041257C">
      <w:pPr>
        <w:numPr>
          <w:ilvl w:val="1"/>
          <w:numId w:val="11"/>
        </w:num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41257C">
        <w:rPr>
          <w:rFonts w:ascii="Times New Roman" w:hint="eastAsia"/>
          <w:sz w:val="23"/>
          <w:szCs w:val="23"/>
          <w:u w:val="single"/>
        </w:rPr>
        <w:lastRenderedPageBreak/>
        <w:t>매</w:t>
      </w:r>
      <w:r w:rsidR="000C03C8">
        <w:rPr>
          <w:rFonts w:ascii="Times New Roman" w:hint="eastAsia"/>
          <w:sz w:val="23"/>
          <w:szCs w:val="23"/>
          <w:u w:val="single"/>
        </w:rPr>
        <w:t>수</w:t>
      </w:r>
      <w:r w:rsidRPr="0041257C">
        <w:rPr>
          <w:rFonts w:ascii="Times New Roman" w:hint="eastAsia"/>
          <w:sz w:val="23"/>
          <w:szCs w:val="23"/>
          <w:u w:val="single"/>
        </w:rPr>
        <w:t>인의</w:t>
      </w:r>
      <w:r w:rsidRPr="0041257C">
        <w:rPr>
          <w:rFonts w:ascii="Times New Roman" w:hint="eastAsia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거래종결의무의</w:t>
      </w:r>
      <w:r w:rsidRPr="0041257C">
        <w:rPr>
          <w:rFonts w:ascii="Times New Roman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선행조건</w:t>
      </w:r>
      <w:r w:rsidRPr="0041257C">
        <w:rPr>
          <w:rFonts w:ascii="Times New Roman"/>
          <w:sz w:val="23"/>
          <w:szCs w:val="23"/>
        </w:rPr>
        <w:t xml:space="preserve">. </w:t>
      </w:r>
      <w:r w:rsidRPr="0041257C">
        <w:rPr>
          <w:rFonts w:ascii="Times New Roman" w:hint="eastAsia"/>
          <w:sz w:val="23"/>
          <w:szCs w:val="23"/>
        </w:rPr>
        <w:t xml:space="preserve"> </w:t>
      </w:r>
      <w:r w:rsidRPr="0041257C">
        <w:rPr>
          <w:rFonts w:ascii="Times New Roman" w:hint="eastAsia"/>
          <w:sz w:val="23"/>
          <w:szCs w:val="23"/>
        </w:rPr>
        <w:t>매</w:t>
      </w:r>
      <w:r w:rsidR="000C03C8">
        <w:rPr>
          <w:rFonts w:ascii="Times New Roman" w:hint="eastAsia"/>
          <w:sz w:val="23"/>
          <w:szCs w:val="23"/>
        </w:rPr>
        <w:t>수</w:t>
      </w:r>
      <w:r w:rsidRPr="0041257C">
        <w:rPr>
          <w:rFonts w:ascii="Times New Roman" w:hint="eastAsia"/>
          <w:sz w:val="23"/>
          <w:szCs w:val="23"/>
        </w:rPr>
        <w:t>인의</w:t>
      </w:r>
      <w:r w:rsidRPr="0041257C">
        <w:rPr>
          <w:rFonts w:ascii="Times New Roman" w:hint="eastAsia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본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계약상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거래종결</w:t>
      </w:r>
      <w:r w:rsidR="000C03C8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의무는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다음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각</w:t>
      </w:r>
      <w:r w:rsidRPr="0041257C">
        <w:rPr>
          <w:rFonts w:ascii="Times New Roman" w:hint="eastAsia"/>
          <w:spacing w:val="3"/>
          <w:sz w:val="23"/>
          <w:szCs w:val="23"/>
        </w:rPr>
        <w:t>항</w:t>
      </w:r>
      <w:r w:rsidRPr="0041257C">
        <w:rPr>
          <w:rFonts w:ascii="Times New Roman"/>
          <w:spacing w:val="3"/>
          <w:sz w:val="23"/>
          <w:szCs w:val="23"/>
        </w:rPr>
        <w:t>의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조건이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모두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성취되는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(</w:t>
      </w:r>
      <w:r w:rsidRPr="0041257C">
        <w:rPr>
          <w:rFonts w:ascii="Times New Roman"/>
          <w:spacing w:val="3"/>
          <w:sz w:val="23"/>
          <w:szCs w:val="23"/>
        </w:rPr>
        <w:t>또는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매</w:t>
      </w:r>
      <w:r w:rsidR="000C03C8">
        <w:rPr>
          <w:rFonts w:ascii="Times New Roman" w:hint="eastAsia"/>
          <w:spacing w:val="3"/>
          <w:sz w:val="23"/>
          <w:szCs w:val="23"/>
        </w:rPr>
        <w:t>수</w:t>
      </w:r>
      <w:r w:rsidRPr="0041257C">
        <w:rPr>
          <w:rFonts w:ascii="Times New Roman" w:hint="eastAsia"/>
          <w:spacing w:val="3"/>
          <w:sz w:val="23"/>
          <w:szCs w:val="23"/>
        </w:rPr>
        <w:t>인에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의하여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포기되는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)</w:t>
      </w:r>
      <w:r w:rsidRPr="0041257C">
        <w:rPr>
          <w:rFonts w:ascii="Times New Roman"/>
          <w:spacing w:val="3"/>
          <w:sz w:val="23"/>
          <w:szCs w:val="23"/>
        </w:rPr>
        <w:t>을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그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선행조건으로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한다</w:t>
      </w:r>
      <w:r w:rsidRPr="0041257C">
        <w:rPr>
          <w:rFonts w:ascii="Times New Roman"/>
          <w:spacing w:val="3"/>
          <w:sz w:val="23"/>
          <w:szCs w:val="23"/>
        </w:rPr>
        <w:t>.</w:t>
      </w:r>
      <w:r w:rsidRPr="0041257C">
        <w:rPr>
          <w:rFonts w:ascii="Times New Roman"/>
          <w:b/>
          <w:sz w:val="23"/>
          <w:szCs w:val="23"/>
          <w:vertAlign w:val="superscript"/>
        </w:rPr>
        <w:t xml:space="preserve"> </w:t>
      </w:r>
    </w:p>
    <w:p w14:paraId="214DDB2C" w14:textId="77777777" w:rsidR="00531D53" w:rsidRDefault="000C03C8" w:rsidP="00A43F8A">
      <w:pPr>
        <w:numPr>
          <w:ilvl w:val="0"/>
          <w:numId w:val="2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제</w:t>
      </w:r>
      <w:r w:rsidRPr="004B6CB4">
        <w:rPr>
          <w:rFonts w:ascii="Times New Roman"/>
          <w:sz w:val="23"/>
          <w:szCs w:val="23"/>
        </w:rPr>
        <w:t>6</w:t>
      </w:r>
      <w:r w:rsidRPr="004B6CB4">
        <w:rPr>
          <w:rFonts w:ascii="Times New Roman" w:hint="eastAsia"/>
          <w:sz w:val="23"/>
          <w:szCs w:val="23"/>
        </w:rPr>
        <w:t>.1</w:t>
      </w:r>
      <w:r w:rsidRPr="004B6CB4">
        <w:rPr>
          <w:rFonts w:ascii="Times New Roman" w:hint="eastAsia"/>
          <w:sz w:val="23"/>
          <w:szCs w:val="23"/>
        </w:rPr>
        <w:t>조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제</w:t>
      </w:r>
      <w:r w:rsidRPr="004B6CB4">
        <w:rPr>
          <w:rFonts w:ascii="Times New Roman"/>
          <w:sz w:val="23"/>
          <w:szCs w:val="23"/>
        </w:rPr>
        <w:t>6</w:t>
      </w:r>
      <w:r w:rsidRPr="004B6CB4">
        <w:rPr>
          <w:rFonts w:ascii="Times New Roman" w:hint="eastAsia"/>
          <w:sz w:val="23"/>
          <w:szCs w:val="23"/>
        </w:rPr>
        <w:t>.2</w:t>
      </w:r>
      <w:r w:rsidRPr="004B6CB4">
        <w:rPr>
          <w:rFonts w:ascii="Times New Roman" w:hint="eastAsia"/>
          <w:sz w:val="23"/>
          <w:szCs w:val="23"/>
        </w:rPr>
        <w:t>조에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규정된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매도인의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보장이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="00531D53">
        <w:rPr>
          <w:rFonts w:ascii="Times New Roman"/>
          <w:sz w:val="23"/>
          <w:szCs w:val="23"/>
        </w:rPr>
        <w:t>[</w:t>
      </w:r>
      <w:r w:rsidRPr="004B6CB4">
        <w:rPr>
          <w:rFonts w:ascii="Times New Roman" w:hint="eastAsia"/>
          <w:sz w:val="23"/>
          <w:szCs w:val="23"/>
        </w:rPr>
        <w:t>중요한</w:t>
      </w:r>
      <w:r w:rsidR="00531D53">
        <w:rPr>
          <w:rFonts w:ascii="Times New Roman" w:hint="eastAsia"/>
          <w:sz w:val="23"/>
          <w:szCs w:val="23"/>
        </w:rPr>
        <w:t>]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측면에서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체결일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거래종결일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현재</w:t>
      </w:r>
      <w:r w:rsidRPr="004B6CB4">
        <w:rPr>
          <w:rFonts w:ascii="Times New Roman" w:hint="eastAsia"/>
          <w:sz w:val="23"/>
          <w:szCs w:val="23"/>
        </w:rPr>
        <w:t>(</w:t>
      </w:r>
      <w:r w:rsidRPr="004B6CB4">
        <w:rPr>
          <w:rFonts w:ascii="Times New Roman" w:hint="eastAsia"/>
          <w:sz w:val="23"/>
          <w:szCs w:val="23"/>
        </w:rPr>
        <w:t>단</w:t>
      </w:r>
      <w:r w:rsidRPr="004B6CB4">
        <w:rPr>
          <w:rFonts w:ascii="Times New Roman" w:hint="eastAsia"/>
          <w:sz w:val="23"/>
          <w:szCs w:val="23"/>
        </w:rPr>
        <w:t>,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해당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규정에서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별도로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기준</w:t>
      </w:r>
      <w:r w:rsidRPr="004B6CB4">
        <w:rPr>
          <w:rFonts w:ascii="Times New Roman"/>
          <w:sz w:val="23"/>
          <w:szCs w:val="23"/>
        </w:rPr>
        <w:t>일을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명시한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경우에는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그와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같은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특정일</w:t>
      </w:r>
      <w:r w:rsidRPr="004B6CB4">
        <w:rPr>
          <w:rFonts w:ascii="Times New Roman"/>
          <w:sz w:val="23"/>
          <w:szCs w:val="23"/>
        </w:rPr>
        <w:t xml:space="preserve"> </w:t>
      </w:r>
      <w:r w:rsidRPr="004B6CB4">
        <w:rPr>
          <w:rFonts w:ascii="Times New Roman"/>
          <w:sz w:val="23"/>
          <w:szCs w:val="23"/>
        </w:rPr>
        <w:t>현재</w:t>
      </w:r>
      <w:r w:rsidRPr="004B6CB4">
        <w:rPr>
          <w:rFonts w:ascii="Times New Roman"/>
          <w:sz w:val="23"/>
          <w:szCs w:val="23"/>
        </w:rPr>
        <w:t>)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진실하고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정확할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5"/>
      </w:tblGrid>
      <w:tr w:rsidR="00531D53" w14:paraId="7DD7B52C" w14:textId="77777777" w:rsidTr="00531D53">
        <w:tc>
          <w:tcPr>
            <w:tcW w:w="9065" w:type="dxa"/>
            <w:shd w:val="clear" w:color="auto" w:fill="D9D9D9" w:themeFill="background1" w:themeFillShade="D9"/>
          </w:tcPr>
          <w:p w14:paraId="6D899B14" w14:textId="1AD82795" w:rsidR="00531D53" w:rsidRDefault="00531D53" w:rsidP="00C411EE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bookmarkStart w:id="16" w:name="_GoBack" w:colFirst="0" w:colLast="0"/>
            <w:r w:rsidRPr="00C411EE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C411EE">
              <w:rPr>
                <w:rFonts w:ascii="Times New Roman" w:hint="eastAsia"/>
                <w:sz w:val="22"/>
                <w:szCs w:val="22"/>
              </w:rPr>
              <w:t>계약체결일과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거래종결일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사이에는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일정한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기간을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두는데</w:t>
            </w:r>
            <w:r w:rsidR="00C411EE">
              <w:rPr>
                <w:rFonts w:ascii="Times New Roman" w:hint="eastAsia"/>
                <w:sz w:val="22"/>
                <w:szCs w:val="22"/>
              </w:rPr>
              <w:t>,</w:t>
            </w:r>
            <w:r w:rsidR="00C411EE">
              <w:rPr>
                <w:rFonts w:ascii="Times New Roman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기간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동안의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대상회사에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대한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/>
                <w:sz w:val="22"/>
                <w:szCs w:val="22"/>
              </w:rPr>
              <w:t>control</w:t>
            </w:r>
            <w:r w:rsidR="00C411EE">
              <w:rPr>
                <w:rFonts w:ascii="Times New Roman" w:hint="eastAsia"/>
                <w:sz w:val="22"/>
                <w:szCs w:val="22"/>
              </w:rPr>
              <w:t>은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여전히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매도인이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보유하</w:t>
            </w:r>
            <w:r w:rsidR="00D44571">
              <w:rPr>
                <w:rFonts w:ascii="Times New Roman" w:hint="eastAsia"/>
                <w:sz w:val="22"/>
                <w:szCs w:val="22"/>
              </w:rPr>
              <w:t>므로</w:t>
            </w:r>
            <w:r w:rsidR="00C411EE">
              <w:rPr>
                <w:rFonts w:ascii="Times New Roman" w:hint="eastAsia"/>
                <w:sz w:val="22"/>
                <w:szCs w:val="22"/>
              </w:rPr>
              <w:t>,</w:t>
            </w:r>
            <w:r w:rsidR="00C411EE">
              <w:rPr>
                <w:rFonts w:ascii="Times New Roman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기간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동안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매수인이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통제할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없는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사유로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매도인의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대상회사에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대한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진술보장의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위반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사유가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발생할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있습니다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="00C411EE">
              <w:rPr>
                <w:rFonts w:ascii="Times New Roman" w:hint="eastAsia"/>
                <w:sz w:val="22"/>
                <w:szCs w:val="22"/>
              </w:rPr>
              <w:t>따라서</w:t>
            </w:r>
            <w:r w:rsidR="00C411EE">
              <w:rPr>
                <w:rFonts w:ascii="Times New Roman" w:hint="eastAsia"/>
                <w:sz w:val="22"/>
                <w:szCs w:val="22"/>
              </w:rPr>
              <w:t>,</w:t>
            </w:r>
            <w:r w:rsidR="00C411EE">
              <w:rPr>
                <w:rFonts w:ascii="Times New Roman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선행조건은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계약체결일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시점의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진술보장과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거래종결일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시점의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진술보장이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각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진실하고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정확할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것임을</w:t>
            </w:r>
            <w:r w:rsidR="00E42F0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42F0A">
              <w:rPr>
                <w:rFonts w:ascii="Times New Roman" w:hint="eastAsia"/>
                <w:sz w:val="22"/>
                <w:szCs w:val="22"/>
              </w:rPr>
              <w:t>규정</w:t>
            </w:r>
            <w:r w:rsidR="00C411EE">
              <w:rPr>
                <w:rFonts w:ascii="Times New Roman" w:hint="eastAsia"/>
                <w:sz w:val="22"/>
                <w:szCs w:val="22"/>
              </w:rPr>
              <w:t>함으로써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계약체결일과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거래종결일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사이의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기간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동안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진술보장의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위반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사항이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존재하는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경우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매수인에게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거래종결을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하지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아니할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있는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근거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규정의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역할을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>합니다</w:t>
            </w:r>
            <w:r w:rsidR="00C411EE">
              <w:rPr>
                <w:rFonts w:ascii="Times New Roman" w:hint="eastAsia"/>
                <w:sz w:val="22"/>
                <w:szCs w:val="22"/>
              </w:rPr>
              <w:t>.</w:t>
            </w:r>
            <w:r w:rsidR="00C411EE">
              <w:rPr>
                <w:rFonts w:ascii="Times New Roman"/>
                <w:sz w:val="22"/>
                <w:szCs w:val="22"/>
              </w:rPr>
              <w:t xml:space="preserve"> </w:t>
            </w:r>
            <w:r w:rsidR="00C411EE">
              <w:rPr>
                <w:rFonts w:ascii="Times New Roman" w:hint="eastAsia"/>
                <w:sz w:val="22"/>
                <w:szCs w:val="22"/>
              </w:rPr>
              <w:t xml:space="preserve"> </w:t>
            </w:r>
          </w:p>
          <w:p w14:paraId="2CE796E2" w14:textId="77777777" w:rsidR="00CD772A" w:rsidRDefault="00CD772A" w:rsidP="00C411EE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314E5482" w14:textId="1305AA81" w:rsidR="00CD772A" w:rsidRDefault="00CD772A" w:rsidP="004A3A4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</w:t>
            </w:r>
            <w:r w:rsidR="0035177F">
              <w:rPr>
                <w:rFonts w:ascii="Times New Roman" w:hint="eastAsia"/>
                <w:sz w:val="22"/>
                <w:szCs w:val="22"/>
              </w:rPr>
              <w:t>와</w:t>
            </w:r>
            <w:r w:rsidR="0035177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5177F">
              <w:rPr>
                <w:rFonts w:ascii="Times New Roman" w:hint="eastAsia"/>
                <w:sz w:val="22"/>
                <w:szCs w:val="22"/>
              </w:rPr>
              <w:t>관련하여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</w:t>
            </w:r>
            <w:r w:rsidR="00B43919">
              <w:rPr>
                <w:rFonts w:ascii="Times New Roman" w:hint="eastAsia"/>
                <w:sz w:val="22"/>
                <w:szCs w:val="22"/>
              </w:rPr>
              <w:t>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‘</w:t>
            </w:r>
            <w:r w:rsidR="00053881">
              <w:rPr>
                <w:rFonts w:ascii="Times New Roman"/>
                <w:sz w:val="22"/>
                <w:szCs w:val="22"/>
              </w:rPr>
              <w:t>d</w:t>
            </w:r>
            <w:r>
              <w:rPr>
                <w:rFonts w:ascii="Times New Roman"/>
                <w:sz w:val="22"/>
                <w:szCs w:val="22"/>
              </w:rPr>
              <w:t xml:space="preserve">eal </w:t>
            </w:r>
            <w:r w:rsidR="00053881">
              <w:rPr>
                <w:rFonts w:ascii="Times New Roman"/>
                <w:sz w:val="22"/>
                <w:szCs w:val="22"/>
              </w:rPr>
              <w:t>c</w:t>
            </w:r>
            <w:r>
              <w:rPr>
                <w:rFonts w:ascii="Times New Roman"/>
                <w:sz w:val="22"/>
                <w:szCs w:val="22"/>
              </w:rPr>
              <w:t xml:space="preserve">ertainty’ </w:t>
            </w:r>
            <w:r>
              <w:rPr>
                <w:rFonts w:ascii="Times New Roman" w:hint="eastAsia"/>
                <w:sz w:val="22"/>
                <w:szCs w:val="22"/>
              </w:rPr>
              <w:t>확보를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사소한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“</w:t>
            </w:r>
            <w:r>
              <w:rPr>
                <w:rFonts w:ascii="Times New Roman" w:hint="eastAsia"/>
                <w:sz w:val="22"/>
                <w:szCs w:val="22"/>
              </w:rPr>
              <w:t>중요한</w:t>
            </w:r>
            <w:r w:rsidR="00B4391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3919">
              <w:rPr>
                <w:rFonts w:ascii="Times New Roman" w:hint="eastAsia"/>
                <w:sz w:val="22"/>
                <w:szCs w:val="22"/>
              </w:rPr>
              <w:t>측면</w:t>
            </w:r>
            <w:r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이라는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제한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요건</w:t>
            </w:r>
            <w:r w:rsidR="0035177F">
              <w:rPr>
                <w:rFonts w:ascii="Times New Roman" w:hint="eastAsia"/>
                <w:sz w:val="22"/>
                <w:szCs w:val="22"/>
              </w:rPr>
              <w:t>을</w:t>
            </w:r>
            <w:r w:rsidR="0035177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5177F">
              <w:rPr>
                <w:rFonts w:ascii="Times New Roman" w:hint="eastAsia"/>
                <w:sz w:val="22"/>
                <w:szCs w:val="22"/>
              </w:rPr>
              <w:t>추가</w:t>
            </w:r>
            <w:r w:rsidR="00B43919">
              <w:rPr>
                <w:rFonts w:ascii="Times New Roman" w:hint="eastAsia"/>
                <w:sz w:val="22"/>
                <w:szCs w:val="22"/>
              </w:rPr>
              <w:t>하고자</w:t>
            </w:r>
            <w:r w:rsidR="00B4391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3919">
              <w:rPr>
                <w:rFonts w:ascii="Times New Roman" w:hint="eastAsia"/>
                <w:sz w:val="22"/>
                <w:szCs w:val="22"/>
              </w:rPr>
              <w:t>하며</w:t>
            </w:r>
            <w:r w:rsidR="00B43919"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3919">
              <w:rPr>
                <w:rFonts w:ascii="Times New Roman" w:hint="eastAsia"/>
                <w:sz w:val="22"/>
                <w:szCs w:val="22"/>
              </w:rPr>
              <w:t>나아가</w:t>
            </w:r>
            <w:r w:rsidR="00B4391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/>
                <w:sz w:val="22"/>
                <w:szCs w:val="22"/>
              </w:rPr>
              <w:t>‘</w:t>
            </w:r>
            <w:r>
              <w:rPr>
                <w:rFonts w:ascii="Times New Roman" w:hint="eastAsia"/>
                <w:sz w:val="22"/>
                <w:szCs w:val="22"/>
              </w:rPr>
              <w:t>진술보장의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</w:t>
            </w:r>
            <w:r w:rsidR="00B12A0D">
              <w:rPr>
                <w:rFonts w:ascii="Times New Roman" w:hint="eastAsia"/>
                <w:sz w:val="22"/>
                <w:szCs w:val="22"/>
              </w:rPr>
              <w:t>이</w:t>
            </w:r>
            <w:r w:rsidR="00B12A0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12A0D">
              <w:rPr>
                <w:rFonts w:ascii="Times New Roman" w:hint="eastAsia"/>
                <w:sz w:val="22"/>
                <w:szCs w:val="22"/>
              </w:rPr>
              <w:t>존재하더라도</w:t>
            </w:r>
            <w:r w:rsidR="00B12A0D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중대한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부정적</w:t>
            </w:r>
            <w:r w:rsidR="00D24DB0">
              <w:rPr>
                <w:rFonts w:ascii="Times New Roman" w:hint="eastAsia"/>
                <w:sz w:val="22"/>
                <w:szCs w:val="22"/>
              </w:rPr>
              <w:t>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영향이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발생하지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아니</w:t>
            </w:r>
            <w:r w:rsidR="00E94B38">
              <w:rPr>
                <w:rFonts w:ascii="Times New Roman" w:hint="eastAsia"/>
                <w:sz w:val="22"/>
                <w:szCs w:val="22"/>
              </w:rPr>
              <w:t>한</w:t>
            </w:r>
            <w:r w:rsidR="00E94B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94B38">
              <w:rPr>
                <w:rFonts w:ascii="Times New Roman" w:hint="eastAsia"/>
                <w:sz w:val="22"/>
                <w:szCs w:val="22"/>
              </w:rPr>
              <w:t>경우에는</w:t>
            </w:r>
            <w:r w:rsidR="00E94B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94B38">
              <w:rPr>
                <w:rFonts w:ascii="Times New Roman" w:hint="eastAsia"/>
                <w:sz w:val="22"/>
                <w:szCs w:val="22"/>
              </w:rPr>
              <w:t>선행조건이</w:t>
            </w:r>
            <w:r w:rsidR="00E94B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94B38">
              <w:rPr>
                <w:rFonts w:ascii="Times New Roman" w:hint="eastAsia"/>
                <w:sz w:val="22"/>
                <w:szCs w:val="22"/>
              </w:rPr>
              <w:t>충족된</w:t>
            </w:r>
            <w:r w:rsidR="00E94B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94B38">
              <w:rPr>
                <w:rFonts w:ascii="Times New Roman" w:hint="eastAsia"/>
                <w:sz w:val="22"/>
                <w:szCs w:val="22"/>
              </w:rPr>
              <w:t>것으로</w:t>
            </w:r>
            <w:r w:rsidR="00E94B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43919">
              <w:rPr>
                <w:rFonts w:ascii="Times New Roman" w:hint="eastAsia"/>
                <w:sz w:val="22"/>
                <w:szCs w:val="22"/>
              </w:rPr>
              <w:t>본다</w:t>
            </w:r>
            <w:r w:rsidR="00053881">
              <w:rPr>
                <w:rFonts w:ascii="Times New Roman"/>
                <w:sz w:val="22"/>
                <w:szCs w:val="22"/>
              </w:rPr>
              <w:t>’</w:t>
            </w:r>
            <w:r w:rsidR="00B43919">
              <w:rPr>
                <w:rFonts w:ascii="Times New Roman" w:hint="eastAsia"/>
                <w:sz w:val="22"/>
                <w:szCs w:val="22"/>
              </w:rPr>
              <w:t>는</w:t>
            </w:r>
            <w:r w:rsidR="00E94B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E94B38">
              <w:rPr>
                <w:rFonts w:ascii="Times New Roman" w:hint="eastAsia"/>
                <w:sz w:val="22"/>
                <w:szCs w:val="22"/>
              </w:rPr>
              <w:t>취지의</w:t>
            </w:r>
            <w:r w:rsidR="00E94B3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문구를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규정하는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경우도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존재합니다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6CCB3822" w14:textId="09C2573F" w:rsidR="005826FC" w:rsidRDefault="005826FC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[</w:t>
            </w:r>
            <w:r>
              <w:rPr>
                <w:rFonts w:ascii="Times New Roman" w:hint="eastAsia"/>
                <w:sz w:val="22"/>
                <w:szCs w:val="22"/>
              </w:rPr>
              <w:t>예시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</w:t>
            </w:r>
            <w:r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3E72612A" w14:textId="02C9C965" w:rsidR="004A3A49" w:rsidRDefault="00B12A0D" w:rsidP="005826FC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“</w:t>
            </w:r>
            <w:r w:rsidRPr="004B6CB4">
              <w:rPr>
                <w:rFonts w:ascii="Times New Roman" w:hint="eastAsia"/>
                <w:sz w:val="23"/>
                <w:szCs w:val="23"/>
              </w:rPr>
              <w:t>본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계약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제</w:t>
            </w:r>
            <w:r w:rsidRPr="004B6CB4">
              <w:rPr>
                <w:rFonts w:ascii="Times New Roman"/>
                <w:sz w:val="23"/>
                <w:szCs w:val="23"/>
              </w:rPr>
              <w:t>6</w:t>
            </w:r>
            <w:r w:rsidRPr="004B6CB4">
              <w:rPr>
                <w:rFonts w:ascii="Times New Roman" w:hint="eastAsia"/>
                <w:sz w:val="23"/>
                <w:szCs w:val="23"/>
              </w:rPr>
              <w:t>.1</w:t>
            </w:r>
            <w:r w:rsidRPr="004B6CB4">
              <w:rPr>
                <w:rFonts w:ascii="Times New Roman" w:hint="eastAsia"/>
                <w:sz w:val="23"/>
                <w:szCs w:val="23"/>
              </w:rPr>
              <w:t>조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및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제</w:t>
            </w:r>
            <w:r w:rsidRPr="004B6CB4">
              <w:rPr>
                <w:rFonts w:ascii="Times New Roman"/>
                <w:sz w:val="23"/>
                <w:szCs w:val="23"/>
              </w:rPr>
              <w:t>6</w:t>
            </w:r>
            <w:r w:rsidRPr="004B6CB4">
              <w:rPr>
                <w:rFonts w:ascii="Times New Roman" w:hint="eastAsia"/>
                <w:sz w:val="23"/>
                <w:szCs w:val="23"/>
              </w:rPr>
              <w:t>.2</w:t>
            </w:r>
            <w:r w:rsidRPr="004B6CB4">
              <w:rPr>
                <w:rFonts w:ascii="Times New Roman" w:hint="eastAsia"/>
                <w:sz w:val="23"/>
                <w:szCs w:val="23"/>
              </w:rPr>
              <w:t>조에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규정된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매도인의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진술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및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보장이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중요한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측면에서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본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계약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체결일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및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거래종결일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현재</w:t>
            </w:r>
            <w:r w:rsidRPr="004B6CB4">
              <w:rPr>
                <w:rFonts w:ascii="Times New Roman" w:hint="eastAsia"/>
                <w:sz w:val="23"/>
                <w:szCs w:val="23"/>
              </w:rPr>
              <w:t>(</w:t>
            </w:r>
            <w:r w:rsidRPr="004B6CB4">
              <w:rPr>
                <w:rFonts w:ascii="Times New Roman" w:hint="eastAsia"/>
                <w:sz w:val="23"/>
                <w:szCs w:val="23"/>
              </w:rPr>
              <w:t>단</w:t>
            </w:r>
            <w:r w:rsidRPr="004B6CB4">
              <w:rPr>
                <w:rFonts w:ascii="Times New Roman" w:hint="eastAsia"/>
                <w:sz w:val="23"/>
                <w:szCs w:val="23"/>
              </w:rPr>
              <w:t>,</w:t>
            </w:r>
            <w:r w:rsidRPr="004B6CB4">
              <w:rPr>
                <w:rFonts w:ascii="Times New Roman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해당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규정에서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별도로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기준</w:t>
            </w:r>
            <w:r w:rsidRPr="004B6CB4">
              <w:rPr>
                <w:rFonts w:ascii="Times New Roman"/>
                <w:sz w:val="23"/>
                <w:szCs w:val="23"/>
              </w:rPr>
              <w:t>일을</w:t>
            </w:r>
            <w:r w:rsidRPr="004B6CB4">
              <w:rPr>
                <w:rFonts w:ascii="Times New Roman"/>
                <w:sz w:val="23"/>
                <w:szCs w:val="23"/>
              </w:rPr>
              <w:t xml:space="preserve"> </w:t>
            </w:r>
            <w:r w:rsidRPr="004B6CB4">
              <w:rPr>
                <w:rFonts w:ascii="Times New Roman"/>
                <w:sz w:val="23"/>
                <w:szCs w:val="23"/>
              </w:rPr>
              <w:t>명시한</w:t>
            </w:r>
            <w:r w:rsidRPr="004B6CB4">
              <w:rPr>
                <w:rFonts w:ascii="Times New Roman"/>
                <w:sz w:val="23"/>
                <w:szCs w:val="23"/>
              </w:rPr>
              <w:t xml:space="preserve"> </w:t>
            </w:r>
            <w:r w:rsidRPr="004B6CB4">
              <w:rPr>
                <w:rFonts w:ascii="Times New Roman"/>
                <w:sz w:val="23"/>
                <w:szCs w:val="23"/>
              </w:rPr>
              <w:t>경우에는</w:t>
            </w:r>
            <w:r w:rsidRPr="004B6CB4">
              <w:rPr>
                <w:rFonts w:ascii="Times New Roman"/>
                <w:sz w:val="23"/>
                <w:szCs w:val="23"/>
              </w:rPr>
              <w:t xml:space="preserve"> </w:t>
            </w:r>
            <w:r w:rsidRPr="004B6CB4">
              <w:rPr>
                <w:rFonts w:ascii="Times New Roman"/>
                <w:sz w:val="23"/>
                <w:szCs w:val="23"/>
              </w:rPr>
              <w:t>그와</w:t>
            </w:r>
            <w:r w:rsidRPr="004B6CB4">
              <w:rPr>
                <w:rFonts w:ascii="Times New Roman"/>
                <w:sz w:val="23"/>
                <w:szCs w:val="23"/>
              </w:rPr>
              <w:t xml:space="preserve"> </w:t>
            </w:r>
            <w:r w:rsidRPr="004B6CB4">
              <w:rPr>
                <w:rFonts w:ascii="Times New Roman"/>
                <w:sz w:val="23"/>
                <w:szCs w:val="23"/>
              </w:rPr>
              <w:t>같은</w:t>
            </w:r>
            <w:r w:rsidRPr="004B6CB4">
              <w:rPr>
                <w:rFonts w:ascii="Times New Roman"/>
                <w:sz w:val="23"/>
                <w:szCs w:val="23"/>
              </w:rPr>
              <w:t xml:space="preserve"> </w:t>
            </w:r>
            <w:r w:rsidRPr="004B6CB4">
              <w:rPr>
                <w:rFonts w:ascii="Times New Roman"/>
                <w:sz w:val="23"/>
                <w:szCs w:val="23"/>
              </w:rPr>
              <w:t>특정일</w:t>
            </w:r>
            <w:r w:rsidRPr="004B6CB4">
              <w:rPr>
                <w:rFonts w:ascii="Times New Roman"/>
                <w:sz w:val="23"/>
                <w:szCs w:val="23"/>
              </w:rPr>
              <w:t xml:space="preserve"> </w:t>
            </w:r>
            <w:r w:rsidRPr="004B6CB4">
              <w:rPr>
                <w:rFonts w:ascii="Times New Roman"/>
                <w:sz w:val="23"/>
                <w:szCs w:val="23"/>
              </w:rPr>
              <w:t>현재</w:t>
            </w:r>
            <w:r w:rsidRPr="004B6CB4">
              <w:rPr>
                <w:rFonts w:ascii="Times New Roman"/>
                <w:sz w:val="23"/>
                <w:szCs w:val="23"/>
              </w:rPr>
              <w:t>)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진실하고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정확할</w:t>
            </w:r>
            <w:r w:rsidRPr="004B6CB4">
              <w:rPr>
                <w:rFonts w:ascii="Times New Roman" w:hint="eastAsia"/>
                <w:sz w:val="23"/>
                <w:szCs w:val="23"/>
              </w:rPr>
              <w:t xml:space="preserve"> </w:t>
            </w:r>
            <w:r w:rsidRPr="004B6CB4">
              <w:rPr>
                <w:rFonts w:ascii="Times New Roman" w:hint="eastAsia"/>
                <w:sz w:val="23"/>
                <w:szCs w:val="23"/>
              </w:rPr>
              <w:t>것</w:t>
            </w:r>
            <w:r>
              <w:rPr>
                <w:rFonts w:ascii="Times New Roman" w:hint="eastAsia"/>
                <w:sz w:val="23"/>
                <w:szCs w:val="23"/>
              </w:rPr>
              <w:t>(</w:t>
            </w:r>
            <w:r>
              <w:rPr>
                <w:rFonts w:ascii="Times New Roman" w:hint="eastAsia"/>
                <w:sz w:val="23"/>
                <w:szCs w:val="23"/>
              </w:rPr>
              <w:t>단</w:t>
            </w:r>
            <w:r>
              <w:rPr>
                <w:rFonts w:ascii="Times New Roman" w:hint="eastAsia"/>
                <w:sz w:val="23"/>
                <w:szCs w:val="23"/>
              </w:rPr>
              <w:t xml:space="preserve">, </w:t>
            </w:r>
            <w:r>
              <w:rPr>
                <w:rFonts w:ascii="Times New Roman" w:hint="eastAsia"/>
                <w:sz w:val="23"/>
                <w:szCs w:val="23"/>
              </w:rPr>
              <w:t>매도인의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진술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및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보장이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중요한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측면에서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진실하지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아니하거나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정확하지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아니하더라도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그로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인하여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거래종결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전까지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중대</w:t>
            </w:r>
            <w:r w:rsidR="00191617">
              <w:rPr>
                <w:rFonts w:ascii="Times New Roman" w:hint="eastAsia"/>
                <w:sz w:val="23"/>
                <w:szCs w:val="23"/>
              </w:rPr>
              <w:t>한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부정적인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영향이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초래되지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아니하는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경우에는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본</w:t>
            </w:r>
            <w:r w:rsidR="00546B83"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항의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조건이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충족된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것으로</w:t>
            </w:r>
            <w:r>
              <w:rPr>
                <w:rFonts w:ascii="Times New Roman" w:hint="eastAsia"/>
                <w:sz w:val="23"/>
                <w:szCs w:val="23"/>
              </w:rPr>
              <w:t xml:space="preserve"> </w:t>
            </w:r>
            <w:r>
              <w:rPr>
                <w:rFonts w:ascii="Times New Roman" w:hint="eastAsia"/>
                <w:sz w:val="23"/>
                <w:szCs w:val="23"/>
              </w:rPr>
              <w:t>본다</w:t>
            </w:r>
            <w:r>
              <w:rPr>
                <w:rFonts w:ascii="Times New Roman" w:hint="eastAsia"/>
                <w:sz w:val="23"/>
                <w:szCs w:val="23"/>
              </w:rPr>
              <w:t>.</w:t>
            </w:r>
            <w:r>
              <w:rPr>
                <w:rFonts w:ascii="Times New Roman"/>
                <w:sz w:val="23"/>
                <w:szCs w:val="23"/>
              </w:rPr>
              <w:t>”</w:t>
            </w:r>
          </w:p>
          <w:p w14:paraId="4B24C1A0" w14:textId="77777777" w:rsidR="004A3A49" w:rsidRDefault="004A3A49" w:rsidP="004A3A49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7547349" w14:textId="4B262118" w:rsidR="004A3A49" w:rsidRPr="00546B83" w:rsidRDefault="00B43919" w:rsidP="00053881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반면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4A3A49">
              <w:rPr>
                <w:rFonts w:ascii="Times New Roman" w:hint="eastAsia"/>
                <w:sz w:val="22"/>
                <w:szCs w:val="22"/>
              </w:rPr>
              <w:t>매수인</w:t>
            </w:r>
            <w:r>
              <w:rPr>
                <w:rFonts w:ascii="Times New Roman" w:hint="eastAsia"/>
                <w:sz w:val="22"/>
                <w:szCs w:val="22"/>
              </w:rPr>
              <w:t>은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거래종결일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기준으로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진술보장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위반이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발생하는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경우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거래종결을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하지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아니할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권리를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확보하기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위하여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/>
                <w:sz w:val="22"/>
                <w:szCs w:val="22"/>
              </w:rPr>
              <w:t>“</w:t>
            </w:r>
            <w:r w:rsidR="004A3A49">
              <w:rPr>
                <w:rFonts w:ascii="Times New Roman" w:hint="eastAsia"/>
                <w:sz w:val="22"/>
                <w:szCs w:val="22"/>
              </w:rPr>
              <w:t>모든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측면에서</w:t>
            </w:r>
            <w:r w:rsidR="004A3A49">
              <w:rPr>
                <w:rFonts w:ascii="Times New Roman"/>
                <w:sz w:val="22"/>
                <w:szCs w:val="22"/>
              </w:rPr>
              <w:t xml:space="preserve">” </w:t>
            </w:r>
            <w:r w:rsidR="004A3A49">
              <w:rPr>
                <w:rFonts w:ascii="Times New Roman" w:hint="eastAsia"/>
                <w:sz w:val="22"/>
                <w:szCs w:val="22"/>
              </w:rPr>
              <w:t>진실하고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정확할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것을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요구하</w:t>
            </w:r>
            <w:r>
              <w:rPr>
                <w:rFonts w:ascii="Times New Roman" w:hint="eastAsia"/>
                <w:sz w:val="22"/>
                <w:szCs w:val="22"/>
              </w:rPr>
              <w:t>기도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</w:t>
            </w:r>
            <w:r w:rsidR="004A3A49">
              <w:rPr>
                <w:rFonts w:ascii="Times New Roman" w:hint="eastAsia"/>
                <w:sz w:val="22"/>
                <w:szCs w:val="22"/>
              </w:rPr>
              <w:t>나</w:t>
            </w:r>
            <w:r w:rsidR="004A3A49">
              <w:rPr>
                <w:rFonts w:ascii="Times New Roman" w:hint="eastAsia"/>
                <w:sz w:val="22"/>
                <w:szCs w:val="22"/>
              </w:rPr>
              <w:t>,</w:t>
            </w:r>
            <w:r w:rsidR="004A3A49">
              <w:rPr>
                <w:rFonts w:ascii="Times New Roman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대부분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매도인과의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협상과정에서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매도인의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/>
                <w:sz w:val="22"/>
                <w:szCs w:val="22"/>
              </w:rPr>
              <w:t>‘</w:t>
            </w:r>
            <w:r w:rsidR="00053881">
              <w:rPr>
                <w:rFonts w:ascii="Times New Roman"/>
                <w:sz w:val="22"/>
                <w:szCs w:val="22"/>
              </w:rPr>
              <w:t>d</w:t>
            </w:r>
            <w:r w:rsidR="004A3A49">
              <w:rPr>
                <w:rFonts w:ascii="Times New Roman"/>
                <w:sz w:val="22"/>
                <w:szCs w:val="22"/>
              </w:rPr>
              <w:t xml:space="preserve">eal </w:t>
            </w:r>
            <w:r w:rsidR="00053881">
              <w:rPr>
                <w:rFonts w:ascii="Times New Roman"/>
                <w:sz w:val="22"/>
                <w:szCs w:val="22"/>
              </w:rPr>
              <w:t>c</w:t>
            </w:r>
            <w:r w:rsidR="004A3A49">
              <w:rPr>
                <w:rFonts w:ascii="Times New Roman"/>
                <w:sz w:val="22"/>
                <w:szCs w:val="22"/>
              </w:rPr>
              <w:t xml:space="preserve">ertainty’ </w:t>
            </w:r>
            <w:r w:rsidR="00053881">
              <w:rPr>
                <w:rFonts w:ascii="Times New Roman" w:hint="eastAsia"/>
                <w:sz w:val="22"/>
                <w:szCs w:val="22"/>
              </w:rPr>
              <w:t>관련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요구를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수용하여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/>
                <w:sz w:val="22"/>
                <w:szCs w:val="22"/>
              </w:rPr>
              <w:t>“</w:t>
            </w:r>
            <w:r w:rsidR="004A3A49">
              <w:rPr>
                <w:rFonts w:ascii="Times New Roman" w:hint="eastAsia"/>
                <w:sz w:val="22"/>
                <w:szCs w:val="22"/>
              </w:rPr>
              <w:t>중요한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측면</w:t>
            </w:r>
            <w:r w:rsidR="004A3A49"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hint="eastAsia"/>
                <w:sz w:val="22"/>
                <w:szCs w:val="22"/>
              </w:rPr>
              <w:t>이라는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합의하는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경우가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보다</w:t>
            </w:r>
            <w:r w:rsidR="004A3A4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A3A49">
              <w:rPr>
                <w:rFonts w:ascii="Times New Roman" w:hint="eastAsia"/>
                <w:sz w:val="22"/>
                <w:szCs w:val="22"/>
              </w:rPr>
              <w:t>많습니다</w:t>
            </w:r>
            <w:r w:rsidR="004A3A49">
              <w:rPr>
                <w:rFonts w:ascii="Times New Roman" w:hint="eastAsia"/>
                <w:sz w:val="22"/>
                <w:szCs w:val="22"/>
              </w:rPr>
              <w:t>.</w:t>
            </w:r>
            <w:r w:rsidR="00546B83">
              <w:rPr>
                <w:rFonts w:ascii="Times New Roman"/>
                <w:sz w:val="22"/>
                <w:szCs w:val="22"/>
              </w:rPr>
              <w:t xml:space="preserve"> </w:t>
            </w:r>
            <w:r w:rsidR="00546B83">
              <w:rPr>
                <w:rFonts w:ascii="Times New Roman" w:hint="eastAsia"/>
                <w:sz w:val="22"/>
                <w:szCs w:val="22"/>
              </w:rPr>
              <w:t>단</w:t>
            </w:r>
            <w:r w:rsidR="00546B83">
              <w:rPr>
                <w:rFonts w:ascii="Times New Roman" w:hint="eastAsia"/>
                <w:sz w:val="22"/>
                <w:szCs w:val="22"/>
              </w:rPr>
              <w:t>,</w:t>
            </w:r>
            <w:r w:rsidR="00D24DB0">
              <w:rPr>
                <w:rFonts w:ascii="Times New Roman"/>
                <w:sz w:val="22"/>
                <w:szCs w:val="22"/>
              </w:rPr>
              <w:t xml:space="preserve"> ‘</w:t>
            </w:r>
            <w:r w:rsidR="00D24DB0">
              <w:rPr>
                <w:rFonts w:ascii="Times New Roman" w:hint="eastAsia"/>
                <w:sz w:val="22"/>
                <w:szCs w:val="22"/>
              </w:rPr>
              <w:t>진술보장의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위반이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존재</w:t>
            </w:r>
            <w:r w:rsidR="00D24DB0">
              <w:rPr>
                <w:rFonts w:ascii="Times New Roman" w:hint="eastAsia"/>
                <w:sz w:val="22"/>
                <w:szCs w:val="22"/>
              </w:rPr>
              <w:lastRenderedPageBreak/>
              <w:t>하더라도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중대한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부정적인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영향이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발생하지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아니한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경우에는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선행조건이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충족된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것으로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본다</w:t>
            </w:r>
            <w:r w:rsidR="00D24DB0">
              <w:rPr>
                <w:rFonts w:ascii="Times New Roman"/>
                <w:sz w:val="22"/>
                <w:szCs w:val="22"/>
              </w:rPr>
              <w:t>’</w:t>
            </w:r>
            <w:r w:rsidR="00D24DB0">
              <w:rPr>
                <w:rFonts w:ascii="Times New Roman" w:hint="eastAsia"/>
                <w:sz w:val="22"/>
                <w:szCs w:val="22"/>
              </w:rPr>
              <w:t>는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취지의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문구는</w:t>
            </w:r>
            <w:r w:rsidR="00D24DB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46B83">
              <w:rPr>
                <w:rFonts w:ascii="Times New Roman" w:hint="eastAsia"/>
                <w:sz w:val="22"/>
                <w:szCs w:val="22"/>
              </w:rPr>
              <w:t>매수인이</w:t>
            </w:r>
            <w:r w:rsidR="00546B8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46B83">
              <w:rPr>
                <w:rFonts w:ascii="Times New Roman" w:hint="eastAsia"/>
                <w:sz w:val="22"/>
                <w:szCs w:val="22"/>
              </w:rPr>
              <w:t>수용하지</w:t>
            </w:r>
            <w:r w:rsidR="00546B8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24DB0">
              <w:rPr>
                <w:rFonts w:ascii="Times New Roman" w:hint="eastAsia"/>
                <w:sz w:val="22"/>
                <w:szCs w:val="22"/>
              </w:rPr>
              <w:t>않는</w:t>
            </w:r>
            <w:r w:rsidR="00546B8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46B83">
              <w:rPr>
                <w:rFonts w:ascii="Times New Roman" w:hint="eastAsia"/>
                <w:sz w:val="22"/>
                <w:szCs w:val="22"/>
              </w:rPr>
              <w:t>경우도</w:t>
            </w:r>
            <w:r w:rsidR="00546B8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46B83">
              <w:rPr>
                <w:rFonts w:ascii="Times New Roman" w:hint="eastAsia"/>
                <w:sz w:val="22"/>
                <w:szCs w:val="22"/>
              </w:rPr>
              <w:t>존재합니다</w:t>
            </w:r>
            <w:r w:rsidR="00546B83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bookmarkEnd w:id="16"/>
    <w:p w14:paraId="598C8412" w14:textId="6EFF341D" w:rsidR="000C03C8" w:rsidRPr="004B6CB4" w:rsidRDefault="000C03C8" w:rsidP="00053881">
      <w:pPr>
        <w:numPr>
          <w:ilvl w:val="0"/>
          <w:numId w:val="2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lastRenderedPageBreak/>
        <w:t>매도인이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따라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거래종결일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또는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이전까지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이행하거나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준수하여야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하는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확약과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의무를</w:t>
      </w:r>
      <w:r w:rsidRPr="004B6CB4">
        <w:rPr>
          <w:rFonts w:ascii="Times New Roman" w:hint="eastAsia"/>
          <w:sz w:val="23"/>
          <w:szCs w:val="23"/>
        </w:rPr>
        <w:t xml:space="preserve"> </w:t>
      </w:r>
      <w:ins w:id="17" w:author="yongho.cho" w:date="2024-12-04T17:24:00Z">
        <w:r w:rsidR="00022C1D">
          <w:rPr>
            <w:rFonts w:ascii="Times New Roman"/>
            <w:sz w:val="23"/>
            <w:szCs w:val="23"/>
          </w:rPr>
          <w:t>[</w:t>
        </w:r>
      </w:ins>
      <w:r w:rsidRPr="004B6CB4">
        <w:rPr>
          <w:rFonts w:ascii="Times New Roman" w:hint="eastAsia"/>
          <w:sz w:val="23"/>
          <w:szCs w:val="23"/>
        </w:rPr>
        <w:t>중요한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측면에서</w:t>
      </w:r>
      <w:ins w:id="18" w:author="yongho.cho" w:date="2024-12-04T17:24:00Z">
        <w:r w:rsidR="00022C1D">
          <w:rPr>
            <w:rFonts w:ascii="Times New Roman" w:hint="eastAsia"/>
            <w:sz w:val="23"/>
            <w:szCs w:val="23"/>
          </w:rPr>
          <w:t>]</w:t>
        </w:r>
      </w:ins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모두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 xml:space="preserve">. </w:t>
      </w:r>
    </w:p>
    <w:p w14:paraId="47621A22" w14:textId="77777777" w:rsidR="000C03C8" w:rsidRPr="000C03C8" w:rsidRDefault="000C03C8" w:rsidP="00A43F8A">
      <w:pPr>
        <w:numPr>
          <w:ilvl w:val="0"/>
          <w:numId w:val="2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0C03C8">
        <w:rPr>
          <w:rFonts w:ascii="Times New Roman" w:hint="eastAsia"/>
          <w:sz w:val="23"/>
          <w:szCs w:val="23"/>
        </w:rPr>
        <w:t>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계약에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따른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의무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이행을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제한하거나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금지하는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법원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정부기관으로부터의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판결</w:t>
      </w:r>
      <w:r w:rsidRPr="000C03C8">
        <w:rPr>
          <w:rFonts w:ascii="Times New Roman" w:hint="eastAsia"/>
          <w:sz w:val="23"/>
          <w:szCs w:val="23"/>
        </w:rPr>
        <w:t xml:space="preserve">, </w:t>
      </w:r>
      <w:r w:rsidRPr="000C03C8">
        <w:rPr>
          <w:rFonts w:ascii="Times New Roman" w:hint="eastAsia"/>
          <w:sz w:val="23"/>
          <w:szCs w:val="23"/>
        </w:rPr>
        <w:t>명령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조치가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존재하지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아니할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것</w:t>
      </w:r>
      <w:r w:rsidRPr="000C03C8">
        <w:rPr>
          <w:rFonts w:ascii="Times New Roman" w:hint="eastAsia"/>
          <w:sz w:val="23"/>
          <w:szCs w:val="23"/>
        </w:rPr>
        <w:t>.</w:t>
      </w:r>
    </w:p>
    <w:p w14:paraId="76B3EE8C" w14:textId="7972FD1A" w:rsidR="00BE7688" w:rsidRDefault="00B327C4" w:rsidP="00A43F8A">
      <w:pPr>
        <w:numPr>
          <w:ilvl w:val="0"/>
          <w:numId w:val="2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43735">
        <w:rPr>
          <w:rFonts w:ascii="Times New Roman" w:hint="eastAsia"/>
          <w:sz w:val="23"/>
          <w:szCs w:val="23"/>
          <w:u w:val="single"/>
        </w:rPr>
        <w:t>별</w:t>
      </w:r>
      <w:r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6</w:t>
      </w:r>
      <w:r w:rsidRPr="00E43735">
        <w:rPr>
          <w:rFonts w:ascii="Times New Roman" w:hint="eastAsia"/>
          <w:sz w:val="23"/>
          <w:szCs w:val="23"/>
          <w:u w:val="single"/>
        </w:rPr>
        <w:t>.1(c)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6.2(b)</w:t>
      </w:r>
      <w:r w:rsidRPr="00B327C4">
        <w:rPr>
          <w:rFonts w:ascii="Times New Roman"/>
          <w:sz w:val="23"/>
          <w:szCs w:val="23"/>
        </w:rPr>
        <w:t xml:space="preserve"> </w:t>
      </w:r>
      <w:r w:rsidRPr="00B327C4">
        <w:rPr>
          <w:rFonts w:ascii="Times New Roman" w:hint="eastAsia"/>
          <w:sz w:val="23"/>
          <w:szCs w:val="23"/>
        </w:rPr>
        <w:t>및</w:t>
      </w:r>
      <w:r w:rsidRPr="00B327C4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7.3(a)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="000C03C8" w:rsidRPr="000C03C8">
        <w:rPr>
          <w:rFonts w:ascii="Times New Roman" w:hint="eastAsia"/>
          <w:sz w:val="23"/>
          <w:szCs w:val="23"/>
        </w:rPr>
        <w:t>필요적</w:t>
      </w:r>
      <w:r w:rsidR="000C03C8" w:rsidRPr="000C03C8">
        <w:rPr>
          <w:rFonts w:ascii="Times New Roman" w:hint="eastAsia"/>
          <w:sz w:val="23"/>
          <w:szCs w:val="23"/>
        </w:rPr>
        <w:t xml:space="preserve"> </w:t>
      </w:r>
      <w:r w:rsidR="000C03C8">
        <w:rPr>
          <w:rFonts w:ascii="Times New Roman" w:hint="eastAsia"/>
          <w:sz w:val="23"/>
          <w:szCs w:val="23"/>
        </w:rPr>
        <w:t>정부</w:t>
      </w:r>
      <w:r w:rsidR="000C03C8" w:rsidRPr="000C03C8">
        <w:rPr>
          <w:rFonts w:ascii="Times New Roman" w:hint="eastAsia"/>
          <w:sz w:val="23"/>
          <w:szCs w:val="23"/>
        </w:rPr>
        <w:t>승인</w:t>
      </w:r>
      <w:r w:rsidR="00D10267">
        <w:rPr>
          <w:rFonts w:ascii="Times New Roman" w:hint="eastAsia"/>
          <w:sz w:val="23"/>
          <w:szCs w:val="23"/>
        </w:rPr>
        <w:t>(</w:t>
      </w:r>
      <w:r w:rsidR="00D10267">
        <w:rPr>
          <w:rFonts w:ascii="Times New Roman" w:hint="eastAsia"/>
          <w:sz w:val="23"/>
          <w:szCs w:val="23"/>
        </w:rPr>
        <w:t>명확히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하기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위하여</w:t>
      </w:r>
      <w:r w:rsidR="00D10267">
        <w:rPr>
          <w:rFonts w:ascii="Times New Roman" w:hint="eastAsia"/>
          <w:sz w:val="23"/>
          <w:szCs w:val="23"/>
        </w:rPr>
        <w:t>,</w:t>
      </w:r>
      <w:r w:rsidR="00D10267">
        <w:rPr>
          <w:rFonts w:ascii="Times New Roman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일부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승인이나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조건부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승인을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받은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경우는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이러한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승인이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확보된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것으로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B85AAB">
        <w:rPr>
          <w:rFonts w:ascii="Times New Roman" w:hint="eastAsia"/>
          <w:sz w:val="23"/>
          <w:szCs w:val="23"/>
        </w:rPr>
        <w:t>간주되지</w:t>
      </w:r>
      <w:r w:rsidR="00D10267">
        <w:rPr>
          <w:rFonts w:ascii="Times New Roman" w:hint="eastAsia"/>
          <w:sz w:val="23"/>
          <w:szCs w:val="23"/>
        </w:rPr>
        <w:t xml:space="preserve"> </w:t>
      </w:r>
      <w:r w:rsidR="00D10267">
        <w:rPr>
          <w:rFonts w:ascii="Times New Roman" w:hint="eastAsia"/>
          <w:sz w:val="23"/>
          <w:szCs w:val="23"/>
        </w:rPr>
        <w:t>아니한다</w:t>
      </w:r>
      <w:r w:rsidR="00D10267">
        <w:rPr>
          <w:rFonts w:ascii="Times New Roman"/>
          <w:sz w:val="23"/>
          <w:szCs w:val="23"/>
        </w:rPr>
        <w:t>)</w:t>
      </w:r>
      <w:r w:rsidR="00EA6B17">
        <w:rPr>
          <w:rFonts w:ascii="Times New Roman" w:hint="eastAsia"/>
          <w:sz w:val="23"/>
          <w:szCs w:val="23"/>
        </w:rPr>
        <w:t>과</w:t>
      </w:r>
      <w:r w:rsidR="00EA6B17">
        <w:rPr>
          <w:rFonts w:ascii="Times New Roman" w:hint="eastAsia"/>
          <w:sz w:val="23"/>
          <w:szCs w:val="23"/>
        </w:rPr>
        <w:t xml:space="preserve"> </w:t>
      </w:r>
      <w:r w:rsidR="00EA6B17">
        <w:rPr>
          <w:rFonts w:ascii="Times New Roman" w:hint="eastAsia"/>
          <w:sz w:val="23"/>
          <w:szCs w:val="23"/>
        </w:rPr>
        <w:t>필요적</w:t>
      </w:r>
      <w:r w:rsidR="00EA6B17">
        <w:rPr>
          <w:rFonts w:ascii="Times New Roman" w:hint="eastAsia"/>
          <w:sz w:val="23"/>
          <w:szCs w:val="23"/>
        </w:rPr>
        <w:t xml:space="preserve"> </w:t>
      </w:r>
      <w:r w:rsidR="00EA6B17">
        <w:rPr>
          <w:rFonts w:ascii="Times New Roman" w:hint="eastAsia"/>
          <w:sz w:val="23"/>
          <w:szCs w:val="23"/>
        </w:rPr>
        <w:t>제</w:t>
      </w:r>
      <w:r w:rsidR="00EA6B17">
        <w:rPr>
          <w:rFonts w:ascii="Times New Roman" w:hint="eastAsia"/>
          <w:sz w:val="23"/>
          <w:szCs w:val="23"/>
        </w:rPr>
        <w:t>3</w:t>
      </w:r>
      <w:r w:rsidR="00EA6B17">
        <w:rPr>
          <w:rFonts w:ascii="Times New Roman" w:hint="eastAsia"/>
          <w:sz w:val="23"/>
          <w:szCs w:val="23"/>
        </w:rPr>
        <w:t>자승인</w:t>
      </w:r>
      <w:r w:rsidR="000C03C8" w:rsidRPr="000C03C8">
        <w:rPr>
          <w:rFonts w:ascii="Times New Roman" w:hint="eastAsia"/>
          <w:sz w:val="23"/>
          <w:szCs w:val="23"/>
        </w:rPr>
        <w:t>이</w:t>
      </w:r>
      <w:r w:rsidR="000C03C8" w:rsidRPr="000C03C8">
        <w:rPr>
          <w:rFonts w:ascii="Times New Roman" w:hint="eastAsia"/>
          <w:sz w:val="23"/>
          <w:szCs w:val="23"/>
        </w:rPr>
        <w:t xml:space="preserve"> </w:t>
      </w:r>
      <w:r w:rsidR="000C03C8" w:rsidRPr="000C03C8">
        <w:rPr>
          <w:rFonts w:ascii="Times New Roman" w:hint="eastAsia"/>
          <w:sz w:val="23"/>
          <w:szCs w:val="23"/>
        </w:rPr>
        <w:t>완료되었을</w:t>
      </w:r>
      <w:r w:rsidR="000C03C8" w:rsidRPr="000C03C8">
        <w:rPr>
          <w:rFonts w:ascii="Times New Roman" w:hint="eastAsia"/>
          <w:sz w:val="23"/>
          <w:szCs w:val="23"/>
        </w:rPr>
        <w:t xml:space="preserve"> </w:t>
      </w:r>
      <w:r w:rsidR="000C03C8" w:rsidRPr="000C03C8">
        <w:rPr>
          <w:rFonts w:ascii="Times New Roman" w:hint="eastAsia"/>
          <w:sz w:val="23"/>
          <w:szCs w:val="23"/>
        </w:rPr>
        <w:t>것</w:t>
      </w:r>
      <w:r>
        <w:rPr>
          <w:rFonts w:ascii="Times New Roman" w:hint="eastAsia"/>
          <w:sz w:val="23"/>
          <w:szCs w:val="23"/>
        </w:rPr>
        <w:t xml:space="preserve">.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FB61E5" w14:paraId="3217237F" w14:textId="77777777" w:rsidTr="00B85AAB">
        <w:tc>
          <w:tcPr>
            <w:tcW w:w="9060" w:type="dxa"/>
            <w:shd w:val="clear" w:color="auto" w:fill="D9D9D9" w:themeFill="background1" w:themeFillShade="D9"/>
          </w:tcPr>
          <w:p w14:paraId="1C3E8190" w14:textId="2DC77937" w:rsidR="00DD5CAD" w:rsidRDefault="00FB61E5" w:rsidP="00B85A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73369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D10267">
              <w:rPr>
                <w:rFonts w:ascii="Times New Roman" w:hint="eastAsia"/>
                <w:sz w:val="22"/>
                <w:szCs w:val="22"/>
              </w:rPr>
              <w:t>일부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승인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내지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10267">
              <w:rPr>
                <w:rFonts w:ascii="Times New Roman" w:hint="eastAsia"/>
                <w:sz w:val="22"/>
                <w:szCs w:val="22"/>
              </w:rPr>
              <w:t>조건부</w:t>
            </w:r>
            <w:r w:rsidR="00D1026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10267">
              <w:rPr>
                <w:rFonts w:ascii="Times New Roman" w:hint="eastAsia"/>
                <w:sz w:val="22"/>
                <w:szCs w:val="22"/>
              </w:rPr>
              <w:t>승인은</w:t>
            </w:r>
            <w:r w:rsidR="00D1026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통상적으로는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경쟁당국의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기업결합승인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절차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과정에서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쟁점이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 w:hint="eastAsia"/>
                <w:sz w:val="22"/>
                <w:szCs w:val="22"/>
              </w:rPr>
              <w:t>되</w:t>
            </w:r>
            <w:r w:rsidR="00DD5CAD">
              <w:rPr>
                <w:rFonts w:ascii="Times New Roman" w:hint="eastAsia"/>
                <w:sz w:val="22"/>
                <w:szCs w:val="22"/>
              </w:rPr>
              <w:t>나</w:t>
            </w:r>
            <w:r w:rsidR="00DD5CAD">
              <w:rPr>
                <w:rFonts w:ascii="Times New Roman" w:hint="eastAsia"/>
                <w:sz w:val="22"/>
                <w:szCs w:val="22"/>
              </w:rPr>
              <w:t>(</w:t>
            </w:r>
            <w:r w:rsidR="00DD5CAD">
              <w:rPr>
                <w:rFonts w:ascii="Times New Roman" w:hint="eastAsia"/>
                <w:sz w:val="22"/>
                <w:szCs w:val="22"/>
              </w:rPr>
              <w:t>앞서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설명드린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바와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같이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구조적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조치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내지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행태적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조치가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부과된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경우</w:t>
            </w:r>
            <w:r w:rsidR="00DD5CAD">
              <w:rPr>
                <w:rFonts w:ascii="Times New Roman" w:hint="eastAsia"/>
                <w:sz w:val="22"/>
                <w:szCs w:val="22"/>
              </w:rPr>
              <w:t>),</w:t>
            </w:r>
            <w:r w:rsidR="00DD5CAD">
              <w:rPr>
                <w:rFonts w:ascii="Times New Roman"/>
                <w:sz w:val="22"/>
                <w:szCs w:val="22"/>
              </w:rPr>
              <w:t xml:space="preserve"> </w:t>
            </w:r>
            <w:r w:rsidR="00053881">
              <w:rPr>
                <w:rFonts w:ascii="Times New Roman" w:hint="eastAsia"/>
                <w:sz w:val="22"/>
                <w:szCs w:val="22"/>
              </w:rPr>
              <w:t>그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 w:hint="eastAsia"/>
                <w:sz w:val="22"/>
                <w:szCs w:val="22"/>
              </w:rPr>
              <w:t>외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53881">
              <w:rPr>
                <w:rFonts w:ascii="Times New Roman" w:hint="eastAsia"/>
                <w:sz w:val="22"/>
                <w:szCs w:val="22"/>
              </w:rPr>
              <w:t>관련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법령에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따라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정부기관의</w:t>
            </w:r>
            <w:r w:rsidR="0005388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승인이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필요한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경우</w:t>
            </w:r>
            <w:r w:rsidR="00DD5CAD">
              <w:rPr>
                <w:rFonts w:ascii="Times New Roman" w:hint="eastAsia"/>
                <w:sz w:val="22"/>
                <w:szCs w:val="22"/>
              </w:rPr>
              <w:t>,</w:t>
            </w:r>
            <w:r w:rsidR="00DD5CAD">
              <w:rPr>
                <w:rFonts w:ascii="Times New Roman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그</w:t>
            </w:r>
            <w:r w:rsidR="00053881">
              <w:rPr>
                <w:rFonts w:ascii="Times New Roman" w:hint="eastAsia"/>
                <w:sz w:val="22"/>
                <w:szCs w:val="22"/>
              </w:rPr>
              <w:t>러한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83F6B">
              <w:rPr>
                <w:rFonts w:ascii="Times New Roman" w:hint="eastAsia"/>
                <w:sz w:val="22"/>
                <w:szCs w:val="22"/>
              </w:rPr>
              <w:t>필요적</w:t>
            </w:r>
            <w:r w:rsidR="00383F6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정부승인에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부관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내지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조건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등이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부과될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때에도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쟁점이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될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수</w:t>
            </w:r>
            <w:r w:rsidR="00DD5C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D5CAD">
              <w:rPr>
                <w:rFonts w:ascii="Times New Roman" w:hint="eastAsia"/>
                <w:sz w:val="22"/>
                <w:szCs w:val="22"/>
              </w:rPr>
              <w:t>있습니다</w:t>
            </w:r>
            <w:r w:rsidR="00DD5CAD">
              <w:rPr>
                <w:rFonts w:ascii="Times New Roman" w:hint="eastAsia"/>
                <w:sz w:val="22"/>
                <w:szCs w:val="22"/>
              </w:rPr>
              <w:t>.</w:t>
            </w:r>
            <w:r w:rsidR="00DD5CAD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BDD4727" w14:textId="77777777" w:rsidR="00DD5CAD" w:rsidRPr="00D20CD4" w:rsidRDefault="00DD5CAD" w:rsidP="00B85A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21982C61" w14:textId="71732DCE" w:rsidR="00CA56AD" w:rsidRDefault="00DD5CAD" w:rsidP="00B85A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 w:rsidR="00A224BB">
              <w:rPr>
                <w:rFonts w:ascii="Times New Roman" w:hint="eastAsia"/>
                <w:sz w:val="22"/>
                <w:szCs w:val="22"/>
              </w:rPr>
              <w:t>은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일부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내지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조건부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승인</w:t>
            </w:r>
            <w:r w:rsidR="00CA56AD">
              <w:rPr>
                <w:rFonts w:ascii="Times New Roman" w:hint="eastAsia"/>
                <w:sz w:val="22"/>
                <w:szCs w:val="22"/>
              </w:rPr>
              <w:t>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필요적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승인을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확보하지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아니한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것으로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간주하여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거래종결이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이루어지지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아니하도록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하고자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하나</w:t>
            </w:r>
            <w:r w:rsidR="00CA56AD">
              <w:rPr>
                <w:rFonts w:ascii="Times New Roman" w:hint="eastAsia"/>
                <w:sz w:val="22"/>
                <w:szCs w:val="22"/>
              </w:rPr>
              <w:t>,</w:t>
            </w:r>
            <w:r w:rsidR="00CA56AD">
              <w:rPr>
                <w:rFonts w:ascii="Times New Roman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매도인</w:t>
            </w:r>
            <w:r w:rsidR="00A224BB">
              <w:rPr>
                <w:rFonts w:ascii="Times New Roman" w:hint="eastAsia"/>
                <w:sz w:val="22"/>
                <w:szCs w:val="22"/>
              </w:rPr>
              <w:t>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추가적인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매수인의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확보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등을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포함한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/>
                <w:sz w:val="22"/>
                <w:szCs w:val="22"/>
              </w:rPr>
              <w:t>‘</w:t>
            </w:r>
            <w:r w:rsidR="00A224BB">
              <w:rPr>
                <w:rFonts w:ascii="Times New Roman"/>
                <w:sz w:val="22"/>
                <w:szCs w:val="22"/>
              </w:rPr>
              <w:t>d</w:t>
            </w:r>
            <w:r w:rsidR="00CA56AD">
              <w:rPr>
                <w:rFonts w:ascii="Times New Roman"/>
                <w:sz w:val="22"/>
                <w:szCs w:val="22"/>
              </w:rPr>
              <w:t xml:space="preserve">eal </w:t>
            </w:r>
            <w:r w:rsidR="00A224BB">
              <w:rPr>
                <w:rFonts w:ascii="Times New Roman"/>
                <w:sz w:val="22"/>
                <w:szCs w:val="22"/>
              </w:rPr>
              <w:t>c</w:t>
            </w:r>
            <w:r w:rsidR="00CA56AD">
              <w:rPr>
                <w:rFonts w:ascii="Times New Roman"/>
                <w:sz w:val="22"/>
                <w:szCs w:val="22"/>
              </w:rPr>
              <w:t xml:space="preserve">ertainty’ </w:t>
            </w:r>
            <w:r w:rsidR="00CA56AD">
              <w:rPr>
                <w:rFonts w:ascii="Times New Roman" w:hint="eastAsia"/>
                <w:sz w:val="22"/>
                <w:szCs w:val="22"/>
              </w:rPr>
              <w:t>관점에서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일부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승인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내지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조건부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승인의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경우에도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필요적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정부승인을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획득한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것</w:t>
            </w:r>
            <w:r w:rsidR="00C3690F">
              <w:rPr>
                <w:rFonts w:ascii="Times New Roman" w:hint="eastAsia"/>
                <w:sz w:val="22"/>
                <w:szCs w:val="22"/>
              </w:rPr>
              <w:t>으로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간주</w:t>
            </w:r>
            <w:r w:rsidR="00A224BB">
              <w:rPr>
                <w:rFonts w:ascii="Times New Roman" w:hint="eastAsia"/>
                <w:sz w:val="22"/>
                <w:szCs w:val="22"/>
              </w:rPr>
              <w:t>하여</w:t>
            </w:r>
            <w:r w:rsidR="00CA56AD">
              <w:rPr>
                <w:rFonts w:ascii="Times New Roman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거래종결이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이루어지도록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하고자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하므로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매수인과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매도인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사이에서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별도의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추가적인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협상이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필요할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수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있습니다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5B357ED2" w14:textId="77777777" w:rsidR="00CA56AD" w:rsidRDefault="00CA56AD" w:rsidP="00B85A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5A450E9A" w14:textId="68BE76F8" w:rsidR="00CC6710" w:rsidRDefault="00A224BB" w:rsidP="00B85A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이에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매수인은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기업결합에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경쟁제한성이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존재한다거나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정부의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정책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등으로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인하여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필요적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정부승인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획득에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부관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내지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조건이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부과될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가능성이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있는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경우</w:t>
            </w:r>
            <w:r w:rsidR="00CA56AD">
              <w:rPr>
                <w:rFonts w:ascii="Times New Roman" w:hint="eastAsia"/>
                <w:sz w:val="22"/>
                <w:szCs w:val="22"/>
              </w:rPr>
              <w:t>,</w:t>
            </w:r>
            <w:r w:rsidR="00CA56AD">
              <w:rPr>
                <w:rFonts w:ascii="Times New Roman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사전에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가능성을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자문사를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통하여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면밀히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검토한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후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그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입장을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정하는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것이</w:t>
            </w:r>
            <w:r w:rsidR="00CA56A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A56AD">
              <w:rPr>
                <w:rFonts w:ascii="Times New Roman" w:hint="eastAsia"/>
                <w:sz w:val="22"/>
                <w:szCs w:val="22"/>
              </w:rPr>
              <w:t>필요</w:t>
            </w:r>
            <w:r w:rsidR="009F4038">
              <w:rPr>
                <w:rFonts w:ascii="Times New Roman" w:hint="eastAsia"/>
                <w:sz w:val="22"/>
                <w:szCs w:val="22"/>
              </w:rPr>
              <w:t>합</w:t>
            </w:r>
            <w:r w:rsidR="00CA56AD">
              <w:rPr>
                <w:rFonts w:ascii="Times New Roman" w:hint="eastAsia"/>
                <w:sz w:val="22"/>
                <w:szCs w:val="22"/>
              </w:rPr>
              <w:t>니다</w:t>
            </w:r>
            <w:r w:rsidR="00CC6710">
              <w:rPr>
                <w:rFonts w:ascii="Times New Roman" w:hint="eastAsia"/>
                <w:sz w:val="22"/>
                <w:szCs w:val="22"/>
              </w:rPr>
              <w:t>.</w:t>
            </w:r>
            <w:r w:rsidR="00CC6710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0288799" w14:textId="77777777" w:rsidR="00CC6710" w:rsidRDefault="00CC6710" w:rsidP="00B85A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6122B61" w14:textId="33A90365" w:rsidR="00FB61E5" w:rsidRPr="005C0807" w:rsidRDefault="00213563" w:rsidP="009F403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생각해볼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있는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매수인의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입장으로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(</w:t>
            </w:r>
            <w:r w:rsidR="009F4038">
              <w:rPr>
                <w:rFonts w:ascii="Times New Roman"/>
                <w:sz w:val="22"/>
                <w:szCs w:val="22"/>
              </w:rPr>
              <w:t>i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) </w:t>
            </w:r>
            <w:r w:rsidR="00CC6710">
              <w:rPr>
                <w:rFonts w:ascii="Times New Roman" w:hint="eastAsia"/>
                <w:sz w:val="22"/>
                <w:szCs w:val="22"/>
              </w:rPr>
              <w:t>거래종결을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하지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아니하</w:t>
            </w:r>
            <w:r w:rsidR="009B4FB8">
              <w:rPr>
                <w:rFonts w:ascii="Times New Roman" w:hint="eastAsia"/>
                <w:sz w:val="22"/>
                <w:szCs w:val="22"/>
              </w:rPr>
              <w:t>도록</w:t>
            </w:r>
            <w:r w:rsidR="009B4FB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B4FB8">
              <w:rPr>
                <w:rFonts w:ascii="Times New Roman" w:hint="eastAsia"/>
                <w:sz w:val="22"/>
                <w:szCs w:val="22"/>
              </w:rPr>
              <w:t>본</w:t>
            </w:r>
            <w:r w:rsidR="009B4FB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B4FB8">
              <w:rPr>
                <w:rFonts w:ascii="Times New Roman" w:hint="eastAsia"/>
                <w:sz w:val="22"/>
                <w:szCs w:val="22"/>
              </w:rPr>
              <w:t>계약에</w:t>
            </w:r>
            <w:r w:rsidR="009B4FB8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B4FB8">
              <w:rPr>
                <w:rFonts w:ascii="Times New Roman" w:hint="eastAsia"/>
                <w:sz w:val="22"/>
                <w:szCs w:val="22"/>
              </w:rPr>
              <w:t>규정하</w:t>
            </w:r>
            <w:r w:rsidR="00CC6710">
              <w:rPr>
                <w:rFonts w:ascii="Times New Roman" w:hint="eastAsia"/>
                <w:sz w:val="22"/>
                <w:szCs w:val="22"/>
              </w:rPr>
              <w:t>는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경우</w:t>
            </w:r>
            <w:r w:rsidR="00CC6710">
              <w:rPr>
                <w:rFonts w:ascii="Times New Roman" w:hint="eastAsia"/>
                <w:sz w:val="22"/>
                <w:szCs w:val="22"/>
              </w:rPr>
              <w:t>(</w:t>
            </w:r>
            <w:r w:rsidR="003B0635">
              <w:rPr>
                <w:rFonts w:ascii="Times New Roman" w:hint="eastAsia"/>
                <w:sz w:val="22"/>
                <w:szCs w:val="22"/>
              </w:rPr>
              <w:t>제</w:t>
            </w:r>
            <w:r w:rsidR="003B0635">
              <w:rPr>
                <w:rFonts w:ascii="Times New Roman" w:hint="eastAsia"/>
                <w:sz w:val="22"/>
                <w:szCs w:val="22"/>
              </w:rPr>
              <w:t>(</w:t>
            </w:r>
            <w:r w:rsidR="003B0635">
              <w:rPr>
                <w:rFonts w:ascii="Times New Roman"/>
                <w:sz w:val="22"/>
                <w:szCs w:val="22"/>
              </w:rPr>
              <w:t>d)</w:t>
            </w:r>
            <w:r w:rsidR="003B0635">
              <w:rPr>
                <w:rFonts w:ascii="Times New Roman" w:hint="eastAsia"/>
                <w:sz w:val="22"/>
                <w:szCs w:val="22"/>
              </w:rPr>
              <w:t>항</w:t>
            </w:r>
            <w:r w:rsidR="009B4FB8">
              <w:rPr>
                <w:rFonts w:ascii="Times New Roman" w:hint="eastAsia"/>
                <w:sz w:val="22"/>
                <w:szCs w:val="22"/>
              </w:rPr>
              <w:t>;</w:t>
            </w:r>
            <w:r w:rsidR="009B4FB8">
              <w:rPr>
                <w:rFonts w:ascii="Times New Roman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단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CC6710">
              <w:rPr>
                <w:rFonts w:ascii="Times New Roman" w:hint="eastAsia"/>
                <w:sz w:val="22"/>
                <w:szCs w:val="22"/>
              </w:rPr>
              <w:t>이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경우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매도인이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계약서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협상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단계에서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/>
                <w:sz w:val="22"/>
                <w:szCs w:val="22"/>
              </w:rPr>
              <w:t>d</w:t>
            </w:r>
            <w:r w:rsidR="00CC6710">
              <w:rPr>
                <w:rFonts w:ascii="Times New Roman"/>
                <w:sz w:val="22"/>
                <w:szCs w:val="22"/>
              </w:rPr>
              <w:t xml:space="preserve">eal </w:t>
            </w:r>
            <w:r w:rsidR="00A224BB">
              <w:rPr>
                <w:rFonts w:ascii="Times New Roman"/>
                <w:sz w:val="22"/>
                <w:szCs w:val="22"/>
              </w:rPr>
              <w:t>b</w:t>
            </w:r>
            <w:r w:rsidR="00CC6710">
              <w:rPr>
                <w:rFonts w:ascii="Times New Roman"/>
                <w:sz w:val="22"/>
                <w:szCs w:val="22"/>
              </w:rPr>
              <w:t>reak</w:t>
            </w:r>
            <w:r w:rsidR="00CC6710">
              <w:rPr>
                <w:rFonts w:ascii="Times New Roman" w:hint="eastAsia"/>
                <w:sz w:val="22"/>
                <w:szCs w:val="22"/>
              </w:rPr>
              <w:t>를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선언할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가능성도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존재함</w:t>
            </w:r>
            <w:r w:rsidR="00CC6710">
              <w:rPr>
                <w:rFonts w:ascii="Times New Roman" w:hint="eastAsia"/>
                <w:sz w:val="22"/>
                <w:szCs w:val="22"/>
              </w:rPr>
              <w:t>)</w:t>
            </w:r>
            <w:r w:rsidR="00CC6710">
              <w:rPr>
                <w:rFonts w:ascii="Times New Roman"/>
                <w:sz w:val="22"/>
                <w:szCs w:val="22"/>
              </w:rPr>
              <w:t>, (</w:t>
            </w:r>
            <w:r w:rsidR="009F4038">
              <w:rPr>
                <w:rFonts w:ascii="Times New Roman"/>
                <w:sz w:val="22"/>
                <w:szCs w:val="22"/>
              </w:rPr>
              <w:t>ii</w:t>
            </w:r>
            <w:r w:rsidR="00CC6710">
              <w:rPr>
                <w:rFonts w:ascii="Times New Roman"/>
                <w:sz w:val="22"/>
                <w:szCs w:val="22"/>
              </w:rPr>
              <w:t xml:space="preserve">) </w:t>
            </w:r>
            <w:r w:rsidR="00CC6710">
              <w:rPr>
                <w:rFonts w:ascii="Times New Roman" w:hint="eastAsia"/>
                <w:sz w:val="22"/>
                <w:szCs w:val="22"/>
              </w:rPr>
              <w:t>일부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승인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내지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조건부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승인으로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인하여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사업활동에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제약이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생기는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경우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매매대금을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조정하는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방법</w:t>
            </w:r>
            <w:r w:rsidR="00CC6710">
              <w:rPr>
                <w:rFonts w:ascii="Times New Roman" w:hint="eastAsia"/>
                <w:sz w:val="22"/>
                <w:szCs w:val="22"/>
              </w:rPr>
              <w:t>(</w:t>
            </w:r>
            <w:r w:rsidR="00CC6710">
              <w:rPr>
                <w:rFonts w:ascii="Times New Roman" w:hint="eastAsia"/>
                <w:sz w:val="22"/>
                <w:szCs w:val="22"/>
              </w:rPr>
              <w:t>이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경우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CC6710">
              <w:rPr>
                <w:rFonts w:ascii="Times New Roman" w:hint="eastAsia"/>
                <w:sz w:val="22"/>
                <w:szCs w:val="22"/>
              </w:rPr>
              <w:t>매매대금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중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일부의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지급을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유보하거나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에스크로우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계약을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통하여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에스크로우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계좌에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보관하는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방법도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고려할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있음</w:t>
            </w:r>
            <w:r w:rsidR="00CC6710">
              <w:rPr>
                <w:rFonts w:ascii="Times New Roman" w:hint="eastAsia"/>
                <w:sz w:val="22"/>
                <w:szCs w:val="22"/>
              </w:rPr>
              <w:t>)</w:t>
            </w:r>
            <w:r w:rsidR="00CC6710">
              <w:rPr>
                <w:rFonts w:ascii="Times New Roman"/>
                <w:sz w:val="22"/>
                <w:szCs w:val="22"/>
              </w:rPr>
              <w:t>, (</w:t>
            </w:r>
            <w:r w:rsidR="009F4038">
              <w:rPr>
                <w:rFonts w:ascii="Times New Roman"/>
                <w:sz w:val="22"/>
                <w:szCs w:val="22"/>
              </w:rPr>
              <w:t>iii</w:t>
            </w:r>
            <w:r w:rsidR="00CC6710">
              <w:rPr>
                <w:rFonts w:ascii="Times New Roman"/>
                <w:sz w:val="22"/>
                <w:szCs w:val="22"/>
              </w:rPr>
              <w:t xml:space="preserve">) </w:t>
            </w:r>
            <w:r w:rsidR="00CC6710">
              <w:rPr>
                <w:rFonts w:ascii="Times New Roman" w:hint="eastAsia"/>
                <w:sz w:val="22"/>
                <w:szCs w:val="22"/>
              </w:rPr>
              <w:t>일부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승인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내지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조건부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승인을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수용하는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방법</w:t>
            </w:r>
            <w:r w:rsidR="00CC6710">
              <w:rPr>
                <w:rFonts w:ascii="Times New Roman" w:hint="eastAsia"/>
                <w:sz w:val="22"/>
                <w:szCs w:val="22"/>
              </w:rPr>
              <w:t>(</w:t>
            </w:r>
            <w:r w:rsidR="00CC6710">
              <w:rPr>
                <w:rFonts w:ascii="Times New Roman" w:hint="eastAsia"/>
                <w:sz w:val="22"/>
                <w:szCs w:val="22"/>
              </w:rPr>
              <w:t>이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경우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CC6710">
              <w:rPr>
                <w:rFonts w:ascii="Times New Roman" w:hint="eastAsia"/>
                <w:sz w:val="22"/>
                <w:szCs w:val="22"/>
              </w:rPr>
              <w:t>매수인은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기존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보유하는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사업을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매각하거나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사업활동의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제약을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수용하여야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E272D">
              <w:rPr>
                <w:rFonts w:ascii="Times New Roman" w:hint="eastAsia"/>
                <w:sz w:val="22"/>
                <w:szCs w:val="22"/>
              </w:rPr>
              <w:t>하며</w:t>
            </w:r>
            <w:r w:rsidR="007E272D">
              <w:rPr>
                <w:rFonts w:ascii="Times New Roman" w:hint="eastAsia"/>
                <w:sz w:val="22"/>
                <w:szCs w:val="22"/>
              </w:rPr>
              <w:t>,</w:t>
            </w:r>
            <w:r w:rsidR="007E272D">
              <w:rPr>
                <w:rFonts w:ascii="Times New Roman"/>
                <w:sz w:val="22"/>
                <w:szCs w:val="22"/>
              </w:rPr>
              <w:t xml:space="preserve"> </w:t>
            </w:r>
            <w:r w:rsidR="007E272D">
              <w:rPr>
                <w:rFonts w:ascii="Times New Roman" w:hint="eastAsia"/>
                <w:sz w:val="22"/>
                <w:szCs w:val="22"/>
              </w:rPr>
              <w:t>관련</w:t>
            </w:r>
            <w:r w:rsidR="007E27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E272D">
              <w:rPr>
                <w:rFonts w:ascii="Times New Roman" w:hint="eastAsia"/>
                <w:sz w:val="22"/>
                <w:szCs w:val="22"/>
              </w:rPr>
              <w:t>예시</w:t>
            </w:r>
            <w:r w:rsidR="007E27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E272D">
              <w:rPr>
                <w:rFonts w:ascii="Times New Roman" w:hint="eastAsia"/>
                <w:sz w:val="22"/>
                <w:szCs w:val="22"/>
              </w:rPr>
              <w:t>규정은</w:t>
            </w:r>
            <w:r w:rsidR="007E27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E272D">
              <w:rPr>
                <w:rFonts w:ascii="Times New Roman" w:hint="eastAsia"/>
                <w:sz w:val="22"/>
                <w:szCs w:val="22"/>
              </w:rPr>
              <w:t>앞서</w:t>
            </w:r>
            <w:r w:rsidR="007E27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E272D">
              <w:rPr>
                <w:rFonts w:ascii="Times New Roman" w:hint="eastAsia"/>
                <w:sz w:val="22"/>
                <w:szCs w:val="22"/>
              </w:rPr>
              <w:t>살펴본</w:t>
            </w:r>
            <w:r w:rsidR="007E27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E272D">
              <w:rPr>
                <w:rFonts w:ascii="Times New Roman"/>
                <w:sz w:val="22"/>
                <w:szCs w:val="22"/>
              </w:rPr>
              <w:t xml:space="preserve">Hell or High Water </w:t>
            </w:r>
            <w:r w:rsidR="007E272D">
              <w:rPr>
                <w:rFonts w:ascii="Times New Roman" w:hint="eastAsia"/>
                <w:sz w:val="22"/>
                <w:szCs w:val="22"/>
              </w:rPr>
              <w:t>규정과</w:t>
            </w:r>
            <w:r w:rsidR="007E272D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E272D">
              <w:rPr>
                <w:rFonts w:ascii="Times New Roman" w:hint="eastAsia"/>
                <w:sz w:val="22"/>
                <w:szCs w:val="22"/>
              </w:rPr>
              <w:t>같음</w:t>
            </w:r>
            <w:r w:rsidR="00CC6710">
              <w:rPr>
                <w:rFonts w:ascii="Times New Roman" w:hint="eastAsia"/>
                <w:sz w:val="22"/>
                <w:szCs w:val="22"/>
              </w:rPr>
              <w:t>)</w:t>
            </w:r>
            <w:r w:rsidR="00CC6710">
              <w:rPr>
                <w:rFonts w:ascii="Times New Roman" w:hint="eastAsia"/>
                <w:sz w:val="22"/>
                <w:szCs w:val="22"/>
              </w:rPr>
              <w:t>이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있을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있고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CC6710">
              <w:rPr>
                <w:rFonts w:ascii="Times New Roman" w:hint="eastAsia"/>
                <w:sz w:val="22"/>
                <w:szCs w:val="22"/>
              </w:rPr>
              <w:t>이</w:t>
            </w:r>
            <w:r w:rsidR="00CC6710">
              <w:rPr>
                <w:rFonts w:ascii="Times New Roman" w:hint="eastAsia"/>
                <w:sz w:val="22"/>
                <w:szCs w:val="22"/>
              </w:rPr>
              <w:lastRenderedPageBreak/>
              <w:t>러한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내용을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본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계약에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규정할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수</w:t>
            </w:r>
            <w:r w:rsidR="00CC671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C6710">
              <w:rPr>
                <w:rFonts w:ascii="Times New Roman" w:hint="eastAsia"/>
                <w:sz w:val="22"/>
                <w:szCs w:val="22"/>
              </w:rPr>
              <w:t>있습니다</w:t>
            </w:r>
            <w:r w:rsidR="00CC6710">
              <w:rPr>
                <w:rFonts w:ascii="Times New Roman" w:hint="eastAsia"/>
                <w:sz w:val="22"/>
                <w:szCs w:val="22"/>
              </w:rPr>
              <w:t>.</w:t>
            </w:r>
            <w:r w:rsidR="00FB61E5" w:rsidRPr="005C0807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091ABB86" w14:textId="5CD9ACE5" w:rsidR="006F0E30" w:rsidRPr="006F0E30" w:rsidRDefault="00F64860" w:rsidP="00A43F8A">
      <w:pPr>
        <w:numPr>
          <w:ilvl w:val="0"/>
          <w:numId w:val="2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lastRenderedPageBreak/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계약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체결일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이후</w:t>
      </w:r>
      <w:r w:rsidR="00685E59"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중대한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부정적인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영향이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발생하지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않았을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것</w:t>
      </w:r>
      <w:r>
        <w:rPr>
          <w:rFonts w:ascii="Times New Roman" w:hint="eastAsia"/>
          <w:sz w:val="23"/>
          <w:szCs w:val="23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6F0E30" w14:paraId="391C3DB3" w14:textId="77777777" w:rsidTr="0090393B">
        <w:tc>
          <w:tcPr>
            <w:tcW w:w="9060" w:type="dxa"/>
            <w:shd w:val="clear" w:color="auto" w:fill="D9D9D9" w:themeFill="background1" w:themeFillShade="D9"/>
          </w:tcPr>
          <w:p w14:paraId="21DBAE19" w14:textId="4FE4619C" w:rsidR="006F0E30" w:rsidRDefault="006F0E30" w:rsidP="00A8508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73369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이외에도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입장에서는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다음과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선행조건을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추가하는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고려해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볼</w:t>
            </w:r>
            <w:r w:rsidR="00A8508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8508F">
              <w:rPr>
                <w:rFonts w:ascii="Times New Roman" w:hint="eastAsia"/>
                <w:sz w:val="22"/>
                <w:szCs w:val="22"/>
              </w:rPr>
              <w:t>수</w:t>
            </w:r>
            <w:r w:rsidR="00A8508F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6FE50DC0" w14:textId="77777777" w:rsidR="006F0E30" w:rsidRDefault="006F0E30" w:rsidP="00A43F8A">
            <w:pPr>
              <w:pStyle w:val="af3"/>
              <w:numPr>
                <w:ilvl w:val="0"/>
                <w:numId w:val="69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실사가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매수인에게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만족스럽게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완료될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</w:t>
            </w:r>
          </w:p>
          <w:p w14:paraId="440DA147" w14:textId="77777777" w:rsidR="006F0E30" w:rsidRDefault="006F0E30" w:rsidP="00A43F8A">
            <w:pPr>
              <w:pStyle w:val="af3"/>
              <w:numPr>
                <w:ilvl w:val="0"/>
                <w:numId w:val="69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매수인의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인수금융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자금조달이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완료되었을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</w:p>
          <w:p w14:paraId="2487F58D" w14:textId="66870C35" w:rsidR="00A224BB" w:rsidRDefault="007B2864" w:rsidP="00A43F8A">
            <w:pPr>
              <w:pStyle w:val="af3"/>
              <w:numPr>
                <w:ilvl w:val="0"/>
                <w:numId w:val="69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핵심</w:t>
            </w:r>
            <w:r w:rsidR="00D44571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임직원이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거래종결일까지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근무하고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</w:t>
            </w:r>
            <w:r w:rsidR="00A8508F">
              <w:rPr>
                <w:rFonts w:ascii="Times New Roman"/>
                <w:sz w:val="22"/>
                <w:szCs w:val="22"/>
              </w:rPr>
              <w:t xml:space="preserve"> /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핵심</w:t>
            </w:r>
            <w:r w:rsidR="00D44571"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임직원으로부터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확약서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업무상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비밀유지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전직금지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징구할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</w:t>
            </w:r>
          </w:p>
          <w:p w14:paraId="4A943160" w14:textId="216C089B" w:rsidR="00A224BB" w:rsidRDefault="00A224BB" w:rsidP="00A224B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6198AC70" w14:textId="29E634C3" w:rsidR="006F0E30" w:rsidRPr="007B2864" w:rsidRDefault="00A224BB" w:rsidP="00A224B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  <w:r>
              <w:rPr>
                <w:rFonts w:ascii="Times New Roman" w:hint="eastAsia"/>
                <w:sz w:val="22"/>
                <w:szCs w:val="22"/>
              </w:rPr>
              <w:t>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7B2864">
              <w:rPr>
                <w:rFonts w:ascii="Times New Roman" w:hint="eastAsia"/>
                <w:sz w:val="22"/>
                <w:szCs w:val="22"/>
              </w:rPr>
              <w:t>이와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같은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확약서의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법률상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효력이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부인될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수도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있는바</w:t>
            </w:r>
            <w:r w:rsidR="00C67D21">
              <w:rPr>
                <w:rFonts w:ascii="Times New Roman" w:hint="eastAsia"/>
                <w:sz w:val="22"/>
                <w:szCs w:val="22"/>
              </w:rPr>
              <w:t>{</w:t>
            </w:r>
            <w:r w:rsidR="00C67D21">
              <w:rPr>
                <w:rFonts w:ascii="Times New Roman" w:hint="eastAsia"/>
                <w:sz w:val="22"/>
                <w:szCs w:val="22"/>
              </w:rPr>
              <w:t>근로기준법상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근로자의</w:t>
            </w:r>
            <w:r w:rsidR="00C67D21" w:rsidRPr="00C67D21">
              <w:rPr>
                <w:rFonts w:ascii="Times New Roman"/>
                <w:sz w:val="22"/>
                <w:szCs w:val="22"/>
              </w:rPr>
              <w:t xml:space="preserve"> 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자유의사에</w:t>
            </w:r>
            <w:r w:rsidR="00C67D21" w:rsidRPr="00C67D21">
              <w:rPr>
                <w:rFonts w:ascii="Times New Roman"/>
                <w:sz w:val="22"/>
                <w:szCs w:val="22"/>
              </w:rPr>
              <w:t xml:space="preserve"> 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어긋나는</w:t>
            </w:r>
            <w:r w:rsidR="00C67D21" w:rsidRPr="00C67D21">
              <w:rPr>
                <w:rFonts w:ascii="Times New Roman"/>
                <w:sz w:val="22"/>
                <w:szCs w:val="22"/>
              </w:rPr>
              <w:t xml:space="preserve"> 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근로를</w:t>
            </w:r>
            <w:r w:rsidR="00C67D21" w:rsidRPr="00C67D21">
              <w:rPr>
                <w:rFonts w:ascii="Times New Roman"/>
                <w:sz w:val="22"/>
                <w:szCs w:val="22"/>
              </w:rPr>
              <w:t xml:space="preserve"> 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강요하지</w:t>
            </w:r>
            <w:r w:rsidR="00C67D21" w:rsidRPr="00C67D21">
              <w:rPr>
                <w:rFonts w:ascii="Times New Roman"/>
                <w:sz w:val="22"/>
                <w:szCs w:val="22"/>
              </w:rPr>
              <w:t xml:space="preserve"> 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못</w:t>
            </w:r>
            <w:r w:rsidR="00C67D21">
              <w:rPr>
                <w:rFonts w:ascii="Times New Roman" w:hint="eastAsia"/>
                <w:sz w:val="22"/>
                <w:szCs w:val="22"/>
              </w:rPr>
              <w:t>함</w:t>
            </w:r>
            <w:r w:rsidR="00C67D21" w:rsidRPr="00C67D21">
              <w:rPr>
                <w:rFonts w:ascii="Times New Roman"/>
                <w:sz w:val="22"/>
                <w:szCs w:val="22"/>
              </w:rPr>
              <w:t>(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근로기준법</w:t>
            </w:r>
            <w:r w:rsidR="00C67D21" w:rsidRPr="00C67D21">
              <w:rPr>
                <w:rFonts w:ascii="Times New Roman"/>
                <w:sz w:val="22"/>
                <w:szCs w:val="22"/>
              </w:rPr>
              <w:t xml:space="preserve"> 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제</w:t>
            </w:r>
            <w:r w:rsidR="00C67D21" w:rsidRPr="00C67D21">
              <w:rPr>
                <w:rFonts w:ascii="Times New Roman"/>
                <w:sz w:val="22"/>
                <w:szCs w:val="22"/>
              </w:rPr>
              <w:t>7</w:t>
            </w:r>
            <w:r w:rsidR="00C67D21" w:rsidRPr="00C67D21">
              <w:rPr>
                <w:rFonts w:ascii="Times New Roman" w:hint="eastAsia"/>
                <w:sz w:val="22"/>
                <w:szCs w:val="22"/>
              </w:rPr>
              <w:t>조</w:t>
            </w:r>
            <w:r w:rsidR="00C67D21" w:rsidRPr="00C67D21">
              <w:rPr>
                <w:rFonts w:ascii="Times New Roman"/>
                <w:sz w:val="22"/>
                <w:szCs w:val="22"/>
              </w:rPr>
              <w:t>)</w:t>
            </w:r>
            <w:r w:rsidR="00C67D21">
              <w:rPr>
                <w:rFonts w:ascii="Times New Roman"/>
                <w:sz w:val="22"/>
                <w:szCs w:val="22"/>
              </w:rPr>
              <w:t>}</w:t>
            </w:r>
            <w:r w:rsidR="007B2864">
              <w:rPr>
                <w:rFonts w:ascii="Times New Roman" w:hint="eastAsia"/>
                <w:sz w:val="22"/>
                <w:szCs w:val="22"/>
              </w:rPr>
              <w:t>,</w:t>
            </w:r>
            <w:r w:rsidR="007B2864">
              <w:rPr>
                <w:rFonts w:ascii="Times New Roman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통상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핵심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임직원에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대한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/>
                <w:sz w:val="22"/>
                <w:szCs w:val="22"/>
              </w:rPr>
              <w:t>retention</w:t>
            </w:r>
            <w:r w:rsidR="007B2864">
              <w:rPr>
                <w:rFonts w:ascii="Times New Roman" w:hint="eastAsia"/>
                <w:sz w:val="22"/>
                <w:szCs w:val="22"/>
              </w:rPr>
              <w:t>은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이러한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확약서를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통해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강제하기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보다는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별도의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/>
                <w:sz w:val="22"/>
                <w:szCs w:val="22"/>
              </w:rPr>
              <w:t xml:space="preserve">incentive package </w:t>
            </w:r>
            <w:r w:rsidR="007B2864">
              <w:rPr>
                <w:rFonts w:ascii="Times New Roman" w:hint="eastAsia"/>
                <w:sz w:val="22"/>
                <w:szCs w:val="22"/>
              </w:rPr>
              <w:t>등으로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진행하는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경우가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보다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일반적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 w:rsidR="007B2864">
              <w:rPr>
                <w:rFonts w:ascii="Times New Roman" w:hint="eastAsia"/>
                <w:sz w:val="22"/>
                <w:szCs w:val="22"/>
              </w:rPr>
              <w:t>고</w:t>
            </w:r>
            <w:r w:rsidR="007B2864">
              <w:rPr>
                <w:rFonts w:ascii="Times New Roman" w:hint="eastAsia"/>
                <w:sz w:val="22"/>
                <w:szCs w:val="22"/>
              </w:rPr>
              <w:t>,</w:t>
            </w:r>
            <w:r w:rsidR="007B2864">
              <w:rPr>
                <w:rFonts w:ascii="Times New Roman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핵심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임직원이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중요한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사업의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경우에는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이에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대해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/>
                <w:sz w:val="22"/>
                <w:szCs w:val="22"/>
              </w:rPr>
              <w:t xml:space="preserve">HR </w:t>
            </w:r>
            <w:r w:rsidR="007B2864">
              <w:rPr>
                <w:rFonts w:ascii="Times New Roman" w:hint="eastAsia"/>
                <w:sz w:val="22"/>
                <w:szCs w:val="22"/>
              </w:rPr>
              <w:t>측면에서의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검토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및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전략을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수립할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필요가</w:t>
            </w:r>
            <w:r w:rsidR="007B28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B2864"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 w:rsidR="007B2864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58FF99E0" w14:textId="236B1C45" w:rsidR="0041257C" w:rsidRPr="0041257C" w:rsidRDefault="0041257C" w:rsidP="0041257C">
      <w:pPr>
        <w:numPr>
          <w:ilvl w:val="1"/>
          <w:numId w:val="11"/>
        </w:num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41257C">
        <w:rPr>
          <w:rFonts w:ascii="Times New Roman" w:hint="eastAsia"/>
          <w:sz w:val="23"/>
          <w:szCs w:val="23"/>
          <w:u w:val="single"/>
        </w:rPr>
        <w:t>매</w:t>
      </w:r>
      <w:r w:rsidR="000C03C8">
        <w:rPr>
          <w:rFonts w:ascii="Times New Roman" w:hint="eastAsia"/>
          <w:sz w:val="23"/>
          <w:szCs w:val="23"/>
          <w:u w:val="single"/>
        </w:rPr>
        <w:t>도</w:t>
      </w:r>
      <w:r w:rsidRPr="0041257C">
        <w:rPr>
          <w:rFonts w:ascii="Times New Roman" w:hint="eastAsia"/>
          <w:sz w:val="23"/>
          <w:szCs w:val="23"/>
          <w:u w:val="single"/>
        </w:rPr>
        <w:t>인의</w:t>
      </w:r>
      <w:r w:rsidRPr="0041257C">
        <w:rPr>
          <w:rFonts w:ascii="Times New Roman" w:hint="eastAsia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거래종결의무의</w:t>
      </w:r>
      <w:r w:rsidRPr="0041257C">
        <w:rPr>
          <w:rFonts w:ascii="Times New Roman"/>
          <w:sz w:val="23"/>
          <w:szCs w:val="23"/>
          <w:u w:val="single"/>
        </w:rPr>
        <w:t xml:space="preserve"> </w:t>
      </w:r>
      <w:r w:rsidRPr="0041257C">
        <w:rPr>
          <w:rFonts w:ascii="Times New Roman"/>
          <w:sz w:val="23"/>
          <w:szCs w:val="23"/>
          <w:u w:val="single"/>
        </w:rPr>
        <w:t>선행조건</w:t>
      </w:r>
      <w:r w:rsidRPr="0041257C">
        <w:rPr>
          <w:rFonts w:ascii="Times New Roman"/>
          <w:sz w:val="23"/>
          <w:szCs w:val="23"/>
        </w:rPr>
        <w:t xml:space="preserve">. </w:t>
      </w:r>
      <w:r w:rsidRPr="0041257C">
        <w:rPr>
          <w:rFonts w:ascii="Times New Roman" w:hint="eastAsia"/>
          <w:sz w:val="23"/>
          <w:szCs w:val="23"/>
        </w:rPr>
        <w:t>매</w:t>
      </w:r>
      <w:r w:rsidR="000C03C8">
        <w:rPr>
          <w:rFonts w:ascii="Times New Roman" w:hint="eastAsia"/>
          <w:sz w:val="23"/>
          <w:szCs w:val="23"/>
        </w:rPr>
        <w:t>도</w:t>
      </w:r>
      <w:r w:rsidRPr="0041257C">
        <w:rPr>
          <w:rFonts w:ascii="Times New Roman" w:hint="eastAsia"/>
          <w:sz w:val="23"/>
          <w:szCs w:val="23"/>
        </w:rPr>
        <w:t>인의</w:t>
      </w:r>
      <w:r w:rsidRPr="0041257C">
        <w:rPr>
          <w:rFonts w:ascii="Times New Roman" w:hint="eastAsia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본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계약상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거래종결의무는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다음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각</w:t>
      </w:r>
      <w:r w:rsidRPr="0041257C">
        <w:rPr>
          <w:rFonts w:ascii="Times New Roman" w:hint="eastAsia"/>
          <w:spacing w:val="3"/>
          <w:sz w:val="23"/>
          <w:szCs w:val="23"/>
        </w:rPr>
        <w:t>항</w:t>
      </w:r>
      <w:r w:rsidRPr="0041257C">
        <w:rPr>
          <w:rFonts w:ascii="Times New Roman"/>
          <w:spacing w:val="3"/>
          <w:sz w:val="23"/>
          <w:szCs w:val="23"/>
        </w:rPr>
        <w:t>의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조건이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모두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성취되는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(</w:t>
      </w:r>
      <w:r w:rsidRPr="0041257C">
        <w:rPr>
          <w:rFonts w:ascii="Times New Roman"/>
          <w:spacing w:val="3"/>
          <w:sz w:val="23"/>
          <w:szCs w:val="23"/>
        </w:rPr>
        <w:t>또는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 w:hint="eastAsia"/>
          <w:spacing w:val="3"/>
          <w:sz w:val="23"/>
          <w:szCs w:val="23"/>
        </w:rPr>
        <w:t>매</w:t>
      </w:r>
      <w:r w:rsidR="000C03C8">
        <w:rPr>
          <w:rFonts w:ascii="Times New Roman" w:hint="eastAsia"/>
          <w:spacing w:val="3"/>
          <w:sz w:val="23"/>
          <w:szCs w:val="23"/>
        </w:rPr>
        <w:t>도</w:t>
      </w:r>
      <w:r w:rsidRPr="0041257C">
        <w:rPr>
          <w:rFonts w:ascii="Times New Roman" w:hint="eastAsia"/>
          <w:spacing w:val="3"/>
          <w:sz w:val="23"/>
          <w:szCs w:val="23"/>
        </w:rPr>
        <w:t>인에</w:t>
      </w:r>
      <w:r w:rsidRPr="0041257C">
        <w:rPr>
          <w:rFonts w:ascii="Times New Roman" w:hint="eastAsia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의하여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포기되는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것</w:t>
      </w:r>
      <w:r w:rsidRPr="0041257C">
        <w:rPr>
          <w:rFonts w:ascii="Times New Roman"/>
          <w:spacing w:val="3"/>
          <w:sz w:val="23"/>
          <w:szCs w:val="23"/>
        </w:rPr>
        <w:t>)</w:t>
      </w:r>
      <w:r w:rsidRPr="0041257C">
        <w:rPr>
          <w:rFonts w:ascii="Times New Roman"/>
          <w:spacing w:val="3"/>
          <w:sz w:val="23"/>
          <w:szCs w:val="23"/>
        </w:rPr>
        <w:t>을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그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선행조건으로</w:t>
      </w:r>
      <w:r w:rsidRPr="0041257C">
        <w:rPr>
          <w:rFonts w:ascii="Times New Roman"/>
          <w:spacing w:val="3"/>
          <w:sz w:val="23"/>
          <w:szCs w:val="23"/>
        </w:rPr>
        <w:t xml:space="preserve"> </w:t>
      </w:r>
      <w:r w:rsidRPr="0041257C">
        <w:rPr>
          <w:rFonts w:ascii="Times New Roman"/>
          <w:spacing w:val="3"/>
          <w:sz w:val="23"/>
          <w:szCs w:val="23"/>
        </w:rPr>
        <w:t>한다</w:t>
      </w:r>
      <w:r w:rsidRPr="0041257C">
        <w:rPr>
          <w:rFonts w:ascii="Times New Roman"/>
          <w:spacing w:val="3"/>
          <w:sz w:val="23"/>
          <w:szCs w:val="23"/>
        </w:rPr>
        <w:t>.</w:t>
      </w:r>
      <w:r w:rsidRPr="0041257C">
        <w:rPr>
          <w:rFonts w:ascii="Times New Roman"/>
          <w:b/>
          <w:sz w:val="23"/>
          <w:szCs w:val="23"/>
          <w:vertAlign w:val="superscript"/>
        </w:rPr>
        <w:t xml:space="preserve"> </w:t>
      </w:r>
    </w:p>
    <w:p w14:paraId="043D1D71" w14:textId="1FE34BA4" w:rsidR="000C03C8" w:rsidRPr="000C03C8" w:rsidRDefault="000C03C8" w:rsidP="00A43F8A">
      <w:pPr>
        <w:numPr>
          <w:ilvl w:val="0"/>
          <w:numId w:val="2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제</w:t>
      </w:r>
      <w:r w:rsidRPr="004B6CB4">
        <w:rPr>
          <w:rFonts w:ascii="Times New Roman" w:hint="eastAsia"/>
          <w:sz w:val="23"/>
          <w:szCs w:val="23"/>
        </w:rPr>
        <w:t>7</w:t>
      </w:r>
      <w:r w:rsidRPr="004B6CB4">
        <w:rPr>
          <w:rFonts w:ascii="Times New Roman" w:hint="eastAsia"/>
          <w:sz w:val="23"/>
          <w:szCs w:val="23"/>
        </w:rPr>
        <w:t>조에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규정된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매수인의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보장이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중요한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="00685E59">
        <w:rPr>
          <w:rFonts w:ascii="Times New Roman" w:hint="eastAsia"/>
          <w:sz w:val="23"/>
          <w:szCs w:val="23"/>
        </w:rPr>
        <w:t>측</w:t>
      </w:r>
      <w:r w:rsidRPr="004B6CB4">
        <w:rPr>
          <w:rFonts w:ascii="Times New Roman" w:hint="eastAsia"/>
          <w:sz w:val="23"/>
          <w:szCs w:val="23"/>
        </w:rPr>
        <w:t>면에서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체결일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및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거래종결일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현재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진실하고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정확할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>.</w:t>
      </w:r>
      <w:r w:rsidR="00F00E80">
        <w:rPr>
          <w:rFonts w:ascii="Times New Roman"/>
          <w:sz w:val="23"/>
          <w:szCs w:val="23"/>
        </w:rPr>
        <w:t xml:space="preserve"> </w:t>
      </w:r>
    </w:p>
    <w:p w14:paraId="71C59B29" w14:textId="0AD856AB" w:rsidR="000C03C8" w:rsidRPr="004B6CB4" w:rsidRDefault="000C03C8" w:rsidP="00A43F8A">
      <w:pPr>
        <w:numPr>
          <w:ilvl w:val="0"/>
          <w:numId w:val="2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4B6CB4">
        <w:rPr>
          <w:rFonts w:ascii="Times New Roman" w:hint="eastAsia"/>
          <w:sz w:val="23"/>
          <w:szCs w:val="23"/>
        </w:rPr>
        <w:t>매수인이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계약에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따라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거래종결일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또는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그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이전까지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이행하거나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준수하여야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하는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확약과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의무를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중요한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="00685E59">
        <w:rPr>
          <w:rFonts w:ascii="Times New Roman" w:hint="eastAsia"/>
          <w:sz w:val="23"/>
          <w:szCs w:val="23"/>
        </w:rPr>
        <w:t>측</w:t>
      </w:r>
      <w:r w:rsidRPr="004B6CB4">
        <w:rPr>
          <w:rFonts w:ascii="Times New Roman" w:hint="eastAsia"/>
          <w:sz w:val="23"/>
          <w:szCs w:val="23"/>
        </w:rPr>
        <w:t>면에서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모두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이행할</w:t>
      </w:r>
      <w:r w:rsidRPr="004B6CB4">
        <w:rPr>
          <w:rFonts w:ascii="Times New Roman" w:hint="eastAsia"/>
          <w:sz w:val="23"/>
          <w:szCs w:val="23"/>
        </w:rPr>
        <w:t xml:space="preserve"> </w:t>
      </w:r>
      <w:r w:rsidRPr="004B6CB4">
        <w:rPr>
          <w:rFonts w:ascii="Times New Roman" w:hint="eastAsia"/>
          <w:sz w:val="23"/>
          <w:szCs w:val="23"/>
        </w:rPr>
        <w:t>것</w:t>
      </w:r>
      <w:r w:rsidRPr="004B6CB4">
        <w:rPr>
          <w:rFonts w:ascii="Times New Roman" w:hint="eastAsia"/>
          <w:sz w:val="23"/>
          <w:szCs w:val="23"/>
        </w:rPr>
        <w:t>.</w:t>
      </w:r>
      <w:r w:rsidR="00F00E80">
        <w:rPr>
          <w:rFonts w:ascii="Times New Roman"/>
          <w:sz w:val="23"/>
          <w:szCs w:val="23"/>
        </w:rPr>
        <w:t xml:space="preserve"> </w:t>
      </w:r>
    </w:p>
    <w:p w14:paraId="20B7A745" w14:textId="77777777" w:rsidR="000C03C8" w:rsidRPr="000C03C8" w:rsidRDefault="000C03C8" w:rsidP="00A43F8A">
      <w:pPr>
        <w:numPr>
          <w:ilvl w:val="0"/>
          <w:numId w:val="2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0C03C8">
        <w:rPr>
          <w:rFonts w:ascii="Times New Roman" w:hint="eastAsia"/>
          <w:sz w:val="23"/>
          <w:szCs w:val="23"/>
        </w:rPr>
        <w:t>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계약에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따른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의무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이행을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제한하거나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금지하는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법원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정부기관으로부터의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판결</w:t>
      </w:r>
      <w:r w:rsidRPr="000C03C8">
        <w:rPr>
          <w:rFonts w:ascii="Times New Roman" w:hint="eastAsia"/>
          <w:sz w:val="23"/>
          <w:szCs w:val="23"/>
        </w:rPr>
        <w:t xml:space="preserve">, </w:t>
      </w:r>
      <w:r w:rsidRPr="000C03C8">
        <w:rPr>
          <w:rFonts w:ascii="Times New Roman" w:hint="eastAsia"/>
          <w:sz w:val="23"/>
          <w:szCs w:val="23"/>
        </w:rPr>
        <w:t>명령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기타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조치가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존재하지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아니할</w:t>
      </w:r>
      <w:r w:rsidRPr="000C03C8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것</w:t>
      </w:r>
      <w:r w:rsidRPr="000C03C8">
        <w:rPr>
          <w:rFonts w:ascii="Times New Roman" w:hint="eastAsia"/>
          <w:sz w:val="23"/>
          <w:szCs w:val="23"/>
        </w:rPr>
        <w:t>.</w:t>
      </w:r>
    </w:p>
    <w:p w14:paraId="14B1148C" w14:textId="4AA919AD" w:rsidR="00633A13" w:rsidRPr="003112A6" w:rsidRDefault="00B327C4" w:rsidP="00A43F8A">
      <w:pPr>
        <w:numPr>
          <w:ilvl w:val="0"/>
          <w:numId w:val="2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E43735">
        <w:rPr>
          <w:rFonts w:ascii="Times New Roman" w:hint="eastAsia"/>
          <w:sz w:val="23"/>
          <w:szCs w:val="23"/>
          <w:u w:val="single"/>
        </w:rPr>
        <w:t>별</w:t>
      </w:r>
      <w:r>
        <w:rPr>
          <w:rFonts w:ascii="Times New Roman" w:hint="eastAsia"/>
          <w:sz w:val="23"/>
          <w:szCs w:val="23"/>
          <w:u w:val="single"/>
        </w:rPr>
        <w:t>첨</w:t>
      </w:r>
      <w:r w:rsidRPr="00E43735"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6</w:t>
      </w:r>
      <w:r w:rsidRPr="00E43735">
        <w:rPr>
          <w:rFonts w:ascii="Times New Roman" w:hint="eastAsia"/>
          <w:sz w:val="23"/>
          <w:szCs w:val="23"/>
          <w:u w:val="single"/>
        </w:rPr>
        <w:t>.1(c)</w:t>
      </w:r>
      <w:r>
        <w:rPr>
          <w:rFonts w:ascii="Times New Roman"/>
          <w:sz w:val="23"/>
          <w:szCs w:val="23"/>
        </w:rPr>
        <w:t xml:space="preserve">,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6.2(b)</w:t>
      </w:r>
      <w:r w:rsidRPr="00B327C4">
        <w:rPr>
          <w:rFonts w:ascii="Times New Roman"/>
          <w:sz w:val="23"/>
          <w:szCs w:val="23"/>
        </w:rPr>
        <w:t xml:space="preserve"> </w:t>
      </w:r>
      <w:r w:rsidRPr="00B327C4">
        <w:rPr>
          <w:rFonts w:ascii="Times New Roman" w:hint="eastAsia"/>
          <w:sz w:val="23"/>
          <w:szCs w:val="23"/>
        </w:rPr>
        <w:t>및</w:t>
      </w:r>
      <w:r w:rsidRPr="00B327C4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  <w:u w:val="single"/>
        </w:rPr>
        <w:t>별첨</w:t>
      </w:r>
      <w:r>
        <w:rPr>
          <w:rFonts w:ascii="Times New Roman" w:hint="eastAsia"/>
          <w:sz w:val="23"/>
          <w:szCs w:val="23"/>
          <w:u w:val="single"/>
        </w:rPr>
        <w:t xml:space="preserve"> </w:t>
      </w:r>
      <w:r>
        <w:rPr>
          <w:rFonts w:ascii="Times New Roman"/>
          <w:sz w:val="23"/>
          <w:szCs w:val="23"/>
          <w:u w:val="single"/>
        </w:rPr>
        <w:t>7.3(a)</w:t>
      </w:r>
      <w:r w:rsidRPr="00E43735">
        <w:rPr>
          <w:rFonts w:ascii="Times New Roman" w:hint="eastAsia"/>
          <w:sz w:val="23"/>
          <w:szCs w:val="23"/>
        </w:rPr>
        <w:t>에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E43735">
        <w:rPr>
          <w:rFonts w:ascii="Times New Roman" w:hint="eastAsia"/>
          <w:sz w:val="23"/>
          <w:szCs w:val="23"/>
        </w:rPr>
        <w:t>기재된</w:t>
      </w:r>
      <w:r w:rsidRPr="00E43735">
        <w:rPr>
          <w:rFonts w:ascii="Times New Roman" w:hint="eastAsia"/>
          <w:sz w:val="23"/>
          <w:szCs w:val="23"/>
        </w:rPr>
        <w:t xml:space="preserve"> </w:t>
      </w:r>
      <w:r w:rsidRPr="000C03C8">
        <w:rPr>
          <w:rFonts w:ascii="Times New Roman" w:hint="eastAsia"/>
          <w:sz w:val="23"/>
          <w:szCs w:val="23"/>
        </w:rPr>
        <w:t>필요적</w:t>
      </w:r>
      <w:r w:rsidRPr="000C03C8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정부</w:t>
      </w:r>
      <w:r w:rsidRPr="000C03C8">
        <w:rPr>
          <w:rFonts w:ascii="Times New Roman" w:hint="eastAsia"/>
          <w:sz w:val="23"/>
          <w:szCs w:val="23"/>
        </w:rPr>
        <w:t>승인</w:t>
      </w:r>
      <w:r>
        <w:rPr>
          <w:rFonts w:ascii="Times New Roman" w:hint="eastAsia"/>
          <w:sz w:val="23"/>
          <w:szCs w:val="23"/>
        </w:rPr>
        <w:t>과</w:t>
      </w:r>
      <w:r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필요적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제</w:t>
      </w:r>
      <w:r w:rsidRPr="003112A6">
        <w:rPr>
          <w:rFonts w:ascii="Times New Roman" w:hint="eastAsia"/>
          <w:sz w:val="23"/>
          <w:szCs w:val="23"/>
        </w:rPr>
        <w:t>3</w:t>
      </w:r>
      <w:r w:rsidRPr="003112A6">
        <w:rPr>
          <w:rFonts w:ascii="Times New Roman" w:hint="eastAsia"/>
          <w:sz w:val="23"/>
          <w:szCs w:val="23"/>
        </w:rPr>
        <w:t>자승인이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완료되었을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것</w:t>
      </w:r>
      <w:r w:rsidR="000C03C8" w:rsidRPr="003112A6">
        <w:rPr>
          <w:rFonts w:ascii="Times New Roman" w:hint="eastAsia"/>
          <w:sz w:val="23"/>
          <w:szCs w:val="23"/>
        </w:rPr>
        <w:t>.</w:t>
      </w:r>
      <w:r w:rsidR="0077645D" w:rsidRPr="003112A6">
        <w:rPr>
          <w:rFonts w:ascii="Times New Roman"/>
          <w:b/>
          <w:sz w:val="23"/>
          <w:szCs w:val="23"/>
        </w:rPr>
        <w:t xml:space="preserve"> </w:t>
      </w:r>
    </w:p>
    <w:p w14:paraId="544ADFBB" w14:textId="30D9C941" w:rsidR="00685E59" w:rsidRPr="003112A6" w:rsidRDefault="00685E59" w:rsidP="00A43F8A">
      <w:pPr>
        <w:numPr>
          <w:ilvl w:val="0"/>
          <w:numId w:val="20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3112A6">
        <w:rPr>
          <w:rFonts w:ascii="Times New Roman" w:eastAsia="바탕체" w:hint="eastAsia"/>
          <w:sz w:val="23"/>
          <w:szCs w:val="23"/>
        </w:rPr>
        <w:t>본건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eastAsia="바탕체" w:hint="eastAsia"/>
          <w:sz w:val="23"/>
          <w:szCs w:val="23"/>
        </w:rPr>
        <w:t>거래가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독점규제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및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공정거래에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관한</w:t>
      </w:r>
      <w:r w:rsidRPr="003112A6">
        <w:rPr>
          <w:rFonts w:ascii="Times New Roman" w:eastAsia="바탕체"/>
          <w:sz w:val="23"/>
          <w:szCs w:val="23"/>
        </w:rPr>
        <w:t xml:space="preserve"> </w:t>
      </w:r>
      <w:r w:rsidRPr="003112A6">
        <w:rPr>
          <w:rFonts w:ascii="Times New Roman" w:eastAsia="바탕체"/>
          <w:sz w:val="23"/>
          <w:szCs w:val="23"/>
        </w:rPr>
        <w:t>법률</w:t>
      </w:r>
      <w:r w:rsidRPr="003112A6">
        <w:rPr>
          <w:rFonts w:ascii="Times New Roman" w:eastAsia="바탕체" w:hint="eastAsia"/>
          <w:sz w:val="23"/>
          <w:szCs w:val="23"/>
        </w:rPr>
        <w:t>에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eastAsia="바탕체" w:hint="eastAsia"/>
          <w:sz w:val="23"/>
          <w:szCs w:val="23"/>
        </w:rPr>
        <w:t>따른</w:t>
      </w:r>
      <w:r w:rsidRPr="003112A6">
        <w:rPr>
          <w:rFonts w:ascii="Times New Roman" w:eastAsia="바탕체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지주회사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행위제한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관련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조항에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위반되지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아니할</w:t>
      </w:r>
      <w:r w:rsidRPr="003112A6">
        <w:rPr>
          <w:rFonts w:ascii="Times New Roman" w:hint="eastAsia"/>
          <w:sz w:val="23"/>
          <w:szCs w:val="23"/>
        </w:rPr>
        <w:t xml:space="preserve"> </w:t>
      </w:r>
      <w:r w:rsidRPr="003112A6">
        <w:rPr>
          <w:rFonts w:ascii="Times New Roman" w:hint="eastAsia"/>
          <w:sz w:val="23"/>
          <w:szCs w:val="23"/>
        </w:rPr>
        <w:t>것</w:t>
      </w:r>
      <w:r w:rsidRPr="003112A6">
        <w:rPr>
          <w:rFonts w:ascii="Times New Roman" w:hint="eastAsia"/>
          <w:sz w:val="23"/>
          <w:szCs w:val="23"/>
        </w:rPr>
        <w:t>.</w:t>
      </w:r>
      <w:r w:rsidR="002A7A18" w:rsidRPr="003112A6">
        <w:rPr>
          <w:rFonts w:ascii="Times New Roman"/>
          <w:sz w:val="23"/>
          <w:szCs w:val="23"/>
        </w:rPr>
        <w:t xml:space="preserve"> </w:t>
      </w:r>
    </w:p>
    <w:p w14:paraId="58B02183" w14:textId="6A5680DE" w:rsidR="00FD38BD" w:rsidRDefault="00FD38BD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FD38BD">
        <w:rPr>
          <w:rFonts w:ascii="Times New Roman"/>
          <w:b/>
          <w:sz w:val="23"/>
          <w:szCs w:val="23"/>
        </w:rPr>
        <w:t>해제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611945" w14:paraId="5399309E" w14:textId="77777777" w:rsidTr="006168FF">
        <w:tc>
          <w:tcPr>
            <w:tcW w:w="9060" w:type="dxa"/>
            <w:shd w:val="clear" w:color="auto" w:fill="D9D9D9" w:themeFill="background1" w:themeFillShade="D9"/>
          </w:tcPr>
          <w:p w14:paraId="36751130" w14:textId="75F3F867" w:rsidR="00611945" w:rsidRPr="00AB70EB" w:rsidRDefault="00611945" w:rsidP="002D2D27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73369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해제의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일반적인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내용들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외에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고려하여야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거래종결기한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733699">
              <w:rPr>
                <w:rFonts w:ascii="Times New Roman" w:hint="eastAsia"/>
                <w:sz w:val="22"/>
                <w:szCs w:val="22"/>
              </w:rPr>
              <w:t>이른바</w:t>
            </w:r>
            <w:r w:rsidR="0073369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733699">
              <w:rPr>
                <w:rFonts w:ascii="Times New Roman"/>
                <w:sz w:val="22"/>
                <w:szCs w:val="22"/>
              </w:rPr>
              <w:lastRenderedPageBreak/>
              <w:t>“</w:t>
            </w:r>
            <w:r w:rsidRPr="00AB70EB">
              <w:rPr>
                <w:rFonts w:ascii="Times New Roman"/>
                <w:sz w:val="22"/>
                <w:szCs w:val="22"/>
              </w:rPr>
              <w:t>Long Stop Date</w:t>
            </w:r>
            <w:r w:rsidR="00733699">
              <w:rPr>
                <w:rFonts w:ascii="Times New Roman"/>
                <w:sz w:val="22"/>
                <w:szCs w:val="22"/>
              </w:rPr>
              <w:t>”</w:t>
            </w:r>
            <w:r w:rsidRPr="00AB70EB">
              <w:rPr>
                <w:rFonts w:ascii="Times New Roman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>것을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>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>거래종결기한은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대체적으로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기업결합신고와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>정부기관의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승인까지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일정한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시일이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필요한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경우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또는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거래종결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전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대상회사의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분할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등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내부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구조조정이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필요한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경우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등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주요한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아이템을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기준으로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일정을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>정하며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대략적으로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체결일로부터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4</w:t>
            </w:r>
            <w:r w:rsidR="003B0635">
              <w:rPr>
                <w:rFonts w:ascii="Times New Roman"/>
                <w:sz w:val="22"/>
                <w:szCs w:val="22"/>
              </w:rPr>
              <w:t xml:space="preserve"> ~ </w:t>
            </w:r>
            <w:r w:rsidRPr="00AB70EB">
              <w:rPr>
                <w:rFonts w:ascii="Times New Roman"/>
                <w:sz w:val="22"/>
                <w:szCs w:val="22"/>
              </w:rPr>
              <w:t>6</w:t>
            </w:r>
            <w:r w:rsidRPr="00AB70EB">
              <w:rPr>
                <w:rFonts w:ascii="Times New Roman" w:hint="eastAsia"/>
                <w:sz w:val="22"/>
                <w:szCs w:val="22"/>
              </w:rPr>
              <w:t>개월이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날을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거래종결기한으로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2D27" w:rsidRPr="00AB70EB">
              <w:rPr>
                <w:rFonts w:ascii="Times New Roman" w:hint="eastAsia"/>
                <w:sz w:val="22"/>
                <w:szCs w:val="22"/>
              </w:rPr>
              <w:t>통상적입니다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430754F4" w14:textId="77777777" w:rsidR="00695FD9" w:rsidRPr="00AB70EB" w:rsidRDefault="00695FD9" w:rsidP="002D2D27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648B6B1D" w14:textId="1E276D79" w:rsidR="00695FD9" w:rsidRPr="00AB70EB" w:rsidRDefault="00695FD9" w:rsidP="002D2D27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주식매매계약의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전까지만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가능하며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이루어진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이후에는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해제를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없되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손해배상규정을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회복하는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통상적입니다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</w:tc>
      </w:tr>
    </w:tbl>
    <w:p w14:paraId="780295DF" w14:textId="1CA2F848" w:rsidR="00FD38BD" w:rsidRPr="00FD38BD" w:rsidRDefault="00FD38BD" w:rsidP="00FD38BD">
      <w:pPr>
        <w:numPr>
          <w:ilvl w:val="1"/>
          <w:numId w:val="12"/>
        </w:numPr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lastRenderedPageBreak/>
        <w:t>계약의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해제</w:t>
      </w:r>
      <w:r w:rsidRPr="00FD38BD">
        <w:rPr>
          <w:rFonts w:ascii="Times New Roman"/>
          <w:sz w:val="23"/>
          <w:szCs w:val="23"/>
        </w:rPr>
        <w:t xml:space="preserve">.  </w:t>
      </w:r>
      <w:r w:rsidRPr="00FD38BD">
        <w:rPr>
          <w:rFonts w:ascii="Times New Roman"/>
          <w:sz w:val="23"/>
          <w:szCs w:val="23"/>
        </w:rPr>
        <w:t>제</w:t>
      </w:r>
      <w:r w:rsidR="00C315EA">
        <w:rPr>
          <w:rFonts w:ascii="Times New Roman" w:hint="eastAsia"/>
          <w:sz w:val="23"/>
          <w:szCs w:val="23"/>
        </w:rPr>
        <w:t>1</w:t>
      </w:r>
      <w:r w:rsidR="009C12F0">
        <w:rPr>
          <w:rFonts w:ascii="Times New Roman"/>
          <w:sz w:val="23"/>
          <w:szCs w:val="23"/>
        </w:rPr>
        <w:t>0</w:t>
      </w:r>
      <w:r w:rsidRPr="00FD38BD">
        <w:rPr>
          <w:rFonts w:ascii="Times New Roman" w:hint="eastAsia"/>
          <w:sz w:val="23"/>
          <w:szCs w:val="23"/>
        </w:rPr>
        <w:t>.3</w:t>
      </w:r>
      <w:r w:rsidRPr="00FD38BD">
        <w:rPr>
          <w:rFonts w:ascii="Times New Roman" w:hint="eastAsia"/>
          <w:sz w:val="23"/>
          <w:szCs w:val="23"/>
        </w:rPr>
        <w:t>조</w:t>
      </w:r>
      <w:r w:rsidRPr="00FD38BD">
        <w:rPr>
          <w:rFonts w:ascii="Times New Roman"/>
          <w:sz w:val="23"/>
          <w:szCs w:val="23"/>
        </w:rPr>
        <w:t>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제한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하에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pacing w:val="3"/>
          <w:sz w:val="23"/>
          <w:szCs w:val="23"/>
        </w:rPr>
        <w:t>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계약의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일방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당사자는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거래종결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전에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다음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각</w:t>
      </w:r>
      <w:r w:rsidRPr="00FD38BD">
        <w:rPr>
          <w:rFonts w:ascii="Times New Roman" w:hint="eastAsia"/>
          <w:spacing w:val="3"/>
          <w:sz w:val="23"/>
          <w:szCs w:val="23"/>
        </w:rPr>
        <w:t>항</w:t>
      </w:r>
      <w:r w:rsidRPr="00FD38BD">
        <w:rPr>
          <w:rFonts w:ascii="Times New Roman"/>
          <w:spacing w:val="3"/>
          <w:sz w:val="23"/>
          <w:szCs w:val="23"/>
        </w:rPr>
        <w:t>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정한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사유가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발생하는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경우에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한하여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상대방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당사자에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대한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서면통지에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의하여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계약을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즉시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해제할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/>
          <w:spacing w:val="3"/>
          <w:sz w:val="23"/>
          <w:szCs w:val="23"/>
        </w:rPr>
        <w:t>있다</w:t>
      </w:r>
      <w:r w:rsidRPr="00FD38BD">
        <w:rPr>
          <w:rFonts w:ascii="Times New Roman"/>
          <w:spacing w:val="3"/>
          <w:sz w:val="23"/>
          <w:szCs w:val="23"/>
        </w:rPr>
        <w:t>.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단</w:t>
      </w:r>
      <w:r w:rsidRPr="00FD38BD">
        <w:rPr>
          <w:rFonts w:ascii="Times New Roman"/>
          <w:sz w:val="23"/>
          <w:szCs w:val="23"/>
        </w:rPr>
        <w:t xml:space="preserve">, </w:t>
      </w:r>
      <w:r w:rsidR="003B0635">
        <w:rPr>
          <w:rFonts w:ascii="Times New Roman" w:hint="eastAsia"/>
          <w:sz w:val="23"/>
          <w:szCs w:val="23"/>
        </w:rPr>
        <w:t>제</w:t>
      </w:r>
      <w:r w:rsidRPr="00FD38BD">
        <w:rPr>
          <w:rFonts w:ascii="Times New Roman" w:hint="eastAsia"/>
          <w:sz w:val="23"/>
          <w:szCs w:val="23"/>
        </w:rPr>
        <w:t>(a)</w:t>
      </w:r>
      <w:r w:rsidRPr="00FD38BD">
        <w:rPr>
          <w:rFonts w:ascii="Times New Roman" w:hint="eastAsia"/>
          <w:sz w:val="23"/>
          <w:szCs w:val="23"/>
        </w:rPr>
        <w:t>항에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정한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사유가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발생한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경우에는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그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사유</w:t>
      </w:r>
      <w:r w:rsidR="007C6374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발생에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귀책사유가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없는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당사자만이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해제할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수</w:t>
      </w:r>
      <w:r w:rsidRPr="00FD38BD">
        <w:rPr>
          <w:rFonts w:ascii="Times New Roman" w:hint="eastAsia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있고</w:t>
      </w:r>
      <w:r w:rsidRPr="00FD38BD">
        <w:rPr>
          <w:rFonts w:ascii="Times New Roman" w:hint="eastAsia"/>
          <w:spacing w:val="3"/>
          <w:sz w:val="23"/>
          <w:szCs w:val="23"/>
        </w:rPr>
        <w:t>,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="007E1AE5" w:rsidRPr="00696182">
        <w:rPr>
          <w:rFonts w:ascii="Times New Roman" w:eastAsia="바탕체"/>
          <w:spacing w:val="3"/>
          <w:sz w:val="23"/>
          <w:szCs w:val="23"/>
        </w:rPr>
        <w:t>거래종결</w:t>
      </w:r>
      <w:r w:rsidR="007E1AE5" w:rsidRPr="00696182">
        <w:rPr>
          <w:rFonts w:ascii="Times New Roman" w:eastAsia="바탕체"/>
          <w:spacing w:val="3"/>
          <w:sz w:val="23"/>
          <w:szCs w:val="23"/>
        </w:rPr>
        <w:t xml:space="preserve"> </w:t>
      </w:r>
      <w:r w:rsidRPr="003D6E95">
        <w:rPr>
          <w:rFonts w:ascii="Times New Roman" w:hint="eastAsia"/>
          <w:spacing w:val="3"/>
          <w:sz w:val="23"/>
          <w:szCs w:val="23"/>
        </w:rPr>
        <w:t>이후에는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어떠한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사유로도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계약을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해제할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없다</w:t>
      </w:r>
      <w:r w:rsidRPr="00FD38BD">
        <w:rPr>
          <w:rFonts w:ascii="Times New Roman" w:hint="eastAsia"/>
          <w:spacing w:val="3"/>
          <w:sz w:val="23"/>
          <w:szCs w:val="23"/>
        </w:rPr>
        <w:t xml:space="preserve">. </w:t>
      </w:r>
    </w:p>
    <w:p w14:paraId="163C92D0" w14:textId="70A1DF48" w:rsidR="00FD38BD" w:rsidRDefault="00FD38BD" w:rsidP="00A43F8A">
      <w:pPr>
        <w:numPr>
          <w:ilvl w:val="0"/>
          <w:numId w:val="19"/>
        </w:numPr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FD38BD">
        <w:rPr>
          <w:rFonts w:ascii="Times New Roman" w:hint="eastAsia"/>
          <w:spacing w:val="3"/>
          <w:sz w:val="23"/>
          <w:szCs w:val="23"/>
        </w:rPr>
        <w:t>거래종결이</w:t>
      </w:r>
      <w:r w:rsidR="008E10AC">
        <w:rPr>
          <w:rFonts w:ascii="Times New Roman"/>
          <w:spacing w:val="3"/>
          <w:sz w:val="23"/>
          <w:szCs w:val="23"/>
        </w:rPr>
        <w:t xml:space="preserve"> </w:t>
      </w:r>
      <w:r w:rsidR="008E10AC" w:rsidRPr="00256684">
        <w:rPr>
          <w:rFonts w:ascii="Times New Roman"/>
          <w:spacing w:val="3"/>
          <w:sz w:val="23"/>
          <w:szCs w:val="23"/>
        </w:rPr>
        <w:t>20</w:t>
      </w:r>
      <w:r w:rsidR="00A267C6">
        <w:rPr>
          <w:rFonts w:ascii="Times New Roman"/>
          <w:spacing w:val="3"/>
          <w:sz w:val="23"/>
          <w:szCs w:val="23"/>
        </w:rPr>
        <w:t>[</w:t>
      </w:r>
      <w:r w:rsidR="002D2D27">
        <w:rPr>
          <w:rFonts w:hAnsi="바탕" w:hint="eastAsia"/>
          <w:spacing w:val="3"/>
          <w:sz w:val="23"/>
          <w:szCs w:val="23"/>
        </w:rPr>
        <w:t>•</w:t>
      </w:r>
      <w:r w:rsidR="00A267C6">
        <w:rPr>
          <w:rFonts w:ascii="Times New Roman"/>
          <w:spacing w:val="3"/>
          <w:sz w:val="23"/>
          <w:szCs w:val="23"/>
        </w:rPr>
        <w:t>]</w:t>
      </w:r>
      <w:r w:rsidRPr="00256684">
        <w:rPr>
          <w:rFonts w:ascii="Times New Roman" w:hint="eastAsia"/>
          <w:spacing w:val="3"/>
          <w:sz w:val="23"/>
          <w:szCs w:val="23"/>
        </w:rPr>
        <w:t>년</w:t>
      </w:r>
      <w:r w:rsidRPr="00256684">
        <w:rPr>
          <w:rFonts w:ascii="Times New Roman"/>
          <w:spacing w:val="3"/>
          <w:sz w:val="23"/>
          <w:szCs w:val="23"/>
        </w:rPr>
        <w:t xml:space="preserve"> </w:t>
      </w:r>
      <w:r w:rsidR="002D2D27">
        <w:rPr>
          <w:rFonts w:ascii="Times New Roman"/>
          <w:spacing w:val="3"/>
          <w:sz w:val="23"/>
          <w:szCs w:val="23"/>
        </w:rPr>
        <w:t>[</w:t>
      </w:r>
      <w:r w:rsidR="002D2D27">
        <w:rPr>
          <w:rFonts w:hAnsi="바탕" w:hint="eastAsia"/>
          <w:spacing w:val="3"/>
          <w:sz w:val="23"/>
          <w:szCs w:val="23"/>
        </w:rPr>
        <w:t>•</w:t>
      </w:r>
      <w:r w:rsidR="002D2D27">
        <w:rPr>
          <w:rFonts w:ascii="Times New Roman"/>
          <w:spacing w:val="3"/>
          <w:sz w:val="23"/>
          <w:szCs w:val="23"/>
        </w:rPr>
        <w:t>]</w:t>
      </w:r>
      <w:r w:rsidRPr="00256684">
        <w:rPr>
          <w:rFonts w:ascii="Times New Roman" w:hint="eastAsia"/>
          <w:spacing w:val="3"/>
          <w:sz w:val="23"/>
          <w:szCs w:val="23"/>
        </w:rPr>
        <w:t>월</w:t>
      </w:r>
      <w:r w:rsidRPr="00256684">
        <w:rPr>
          <w:rFonts w:ascii="Times New Roman"/>
          <w:spacing w:val="3"/>
          <w:sz w:val="23"/>
          <w:szCs w:val="23"/>
        </w:rPr>
        <w:t xml:space="preserve"> </w:t>
      </w:r>
      <w:r w:rsidR="002D2D27">
        <w:rPr>
          <w:rFonts w:ascii="Times New Roman"/>
          <w:spacing w:val="3"/>
          <w:sz w:val="23"/>
          <w:szCs w:val="23"/>
        </w:rPr>
        <w:t>[</w:t>
      </w:r>
      <w:r w:rsidR="002D2D27">
        <w:rPr>
          <w:rFonts w:hAnsi="바탕" w:hint="eastAsia"/>
          <w:spacing w:val="3"/>
          <w:sz w:val="23"/>
          <w:szCs w:val="23"/>
        </w:rPr>
        <w:t>•</w:t>
      </w:r>
      <w:r w:rsidR="002D2D27">
        <w:rPr>
          <w:rFonts w:ascii="Times New Roman"/>
          <w:spacing w:val="3"/>
          <w:sz w:val="23"/>
          <w:szCs w:val="23"/>
        </w:rPr>
        <w:t>]</w:t>
      </w:r>
      <w:r w:rsidRPr="00256684">
        <w:rPr>
          <w:rFonts w:ascii="Times New Roman" w:hint="eastAsia"/>
          <w:spacing w:val="3"/>
          <w:sz w:val="23"/>
          <w:szCs w:val="23"/>
        </w:rPr>
        <w:t>일</w:t>
      </w:r>
      <w:r w:rsidRPr="007C6374">
        <w:rPr>
          <w:rFonts w:ascii="Times New Roman" w:hint="eastAsia"/>
          <w:spacing w:val="3"/>
          <w:sz w:val="23"/>
          <w:szCs w:val="23"/>
        </w:rPr>
        <w:t>까지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이루어지지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않은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경우</w:t>
      </w:r>
      <w:r w:rsidRPr="00FD38BD">
        <w:rPr>
          <w:rFonts w:ascii="Times New Roman" w:hint="eastAsia"/>
          <w:spacing w:val="3"/>
          <w:sz w:val="23"/>
          <w:szCs w:val="23"/>
        </w:rPr>
        <w:t xml:space="preserve">. </w:t>
      </w:r>
    </w:p>
    <w:p w14:paraId="5CDEAEFD" w14:textId="2C0907D1" w:rsidR="009C12F0" w:rsidRPr="00C145C2" w:rsidRDefault="009C12F0" w:rsidP="00A43F8A">
      <w:pPr>
        <w:numPr>
          <w:ilvl w:val="0"/>
          <w:numId w:val="19"/>
        </w:numPr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877DDC">
        <w:rPr>
          <w:rFonts w:ascii="Times New Roman" w:hint="eastAsia"/>
          <w:sz w:val="23"/>
          <w:szCs w:val="23"/>
        </w:rPr>
        <w:t>상대방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당사자가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계약상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진술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및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보장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확약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기타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의무를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중요한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측면에서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위반하고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위반이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시정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불가능하거나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또는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서면으로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시정을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요구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받은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날로부터</w:t>
      </w:r>
      <w:r w:rsidRPr="00877DDC">
        <w:rPr>
          <w:rFonts w:ascii="Times New Roman"/>
          <w:sz w:val="23"/>
          <w:szCs w:val="23"/>
        </w:rPr>
        <w:t xml:space="preserve"> </w:t>
      </w:r>
      <w:r w:rsidR="002D2D27">
        <w:rPr>
          <w:rFonts w:ascii="Times New Roman"/>
          <w:spacing w:val="3"/>
          <w:sz w:val="23"/>
          <w:szCs w:val="23"/>
        </w:rPr>
        <w:t>[</w:t>
      </w:r>
      <w:r w:rsidR="002D2D27">
        <w:rPr>
          <w:rFonts w:hAnsi="바탕" w:hint="eastAsia"/>
          <w:spacing w:val="3"/>
          <w:sz w:val="23"/>
          <w:szCs w:val="23"/>
        </w:rPr>
        <w:t>•</w:t>
      </w:r>
      <w:r w:rsidR="002D2D27">
        <w:rPr>
          <w:rFonts w:ascii="Times New Roman"/>
          <w:spacing w:val="3"/>
          <w:sz w:val="23"/>
          <w:szCs w:val="23"/>
        </w:rPr>
        <w:t>]</w:t>
      </w:r>
      <w:r w:rsidRPr="00877DDC">
        <w:rPr>
          <w:rFonts w:ascii="Times New Roman"/>
          <w:sz w:val="23"/>
          <w:szCs w:val="23"/>
        </w:rPr>
        <w:t>영업일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이내에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이를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시정하지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아니하는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경우</w:t>
      </w:r>
      <w:r w:rsidRPr="00877DDC">
        <w:rPr>
          <w:rFonts w:ascii="Times New Roman" w:hint="eastAsia"/>
          <w:sz w:val="23"/>
          <w:szCs w:val="23"/>
        </w:rPr>
        <w:t>.</w:t>
      </w:r>
      <w:r w:rsidRPr="00877DDC">
        <w:rPr>
          <w:rFonts w:ascii="Times New Roman"/>
          <w:sz w:val="23"/>
          <w:szCs w:val="23"/>
        </w:rPr>
        <w:t xml:space="preserve"> </w:t>
      </w:r>
    </w:p>
    <w:p w14:paraId="7FF321D6" w14:textId="6FA660DB" w:rsidR="00CF1C8D" w:rsidRPr="00FD38BD" w:rsidRDefault="00CF1C8D" w:rsidP="00A43F8A">
      <w:pPr>
        <w:numPr>
          <w:ilvl w:val="0"/>
          <w:numId w:val="19"/>
        </w:numPr>
        <w:snapToGrid w:val="0"/>
        <w:spacing w:before="180" w:after="180" w:line="360" w:lineRule="atLeast"/>
        <w:rPr>
          <w:rFonts w:ascii="Times New Roman"/>
          <w:spacing w:val="3"/>
          <w:sz w:val="23"/>
          <w:szCs w:val="23"/>
        </w:rPr>
      </w:pPr>
      <w:r w:rsidRPr="00FD38BD">
        <w:rPr>
          <w:rFonts w:ascii="Times New Roman" w:hint="eastAsia"/>
          <w:spacing w:val="3"/>
          <w:sz w:val="23"/>
          <w:szCs w:val="23"/>
        </w:rPr>
        <w:t>상대방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당사자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>
        <w:rPr>
          <w:rFonts w:ascii="Times New Roman" w:hint="eastAsia"/>
          <w:spacing w:val="3"/>
          <w:sz w:val="23"/>
          <w:szCs w:val="23"/>
        </w:rPr>
        <w:t>대상회사</w:t>
      </w:r>
      <w:r w:rsidRPr="00FD38BD">
        <w:rPr>
          <w:rFonts w:ascii="Times New Roman" w:hint="eastAsia"/>
          <w:spacing w:val="3"/>
          <w:sz w:val="23"/>
          <w:szCs w:val="23"/>
        </w:rPr>
        <w:t>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대하여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채무자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회생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및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파산에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관한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법률에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따른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회생절차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또는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파산절차가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개시되거나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위와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같은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절차의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개시에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관한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신청이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법원에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제기된</w:t>
      </w:r>
      <w:r w:rsidRPr="00FD38BD">
        <w:rPr>
          <w:rFonts w:ascii="Times New Roman"/>
          <w:spacing w:val="3"/>
          <w:sz w:val="23"/>
          <w:szCs w:val="23"/>
        </w:rPr>
        <w:t xml:space="preserve"> </w:t>
      </w:r>
      <w:r w:rsidRPr="00FD38BD">
        <w:rPr>
          <w:rFonts w:ascii="Times New Roman" w:hint="eastAsia"/>
          <w:spacing w:val="3"/>
          <w:sz w:val="23"/>
          <w:szCs w:val="23"/>
        </w:rPr>
        <w:t>경우</w:t>
      </w:r>
      <w:r>
        <w:rPr>
          <w:rFonts w:ascii="Times New Roman" w:hint="eastAsia"/>
          <w:spacing w:val="3"/>
          <w:sz w:val="23"/>
          <w:szCs w:val="23"/>
        </w:rPr>
        <w:t>.</w:t>
      </w:r>
    </w:p>
    <w:p w14:paraId="1723854F" w14:textId="26283EEA" w:rsidR="00FD38BD" w:rsidRPr="00FD38BD" w:rsidRDefault="00FD38BD" w:rsidP="00A43F8A">
      <w:pPr>
        <w:numPr>
          <w:ilvl w:val="0"/>
          <w:numId w:val="19"/>
        </w:numPr>
        <w:snapToGrid w:val="0"/>
        <w:spacing w:before="180" w:after="180" w:line="360" w:lineRule="atLeast"/>
        <w:rPr>
          <w:rFonts w:ascii="Times New Roman"/>
          <w:sz w:val="23"/>
          <w:szCs w:val="23"/>
          <w:lang w:val="en-CA"/>
        </w:rPr>
      </w:pPr>
      <w:r w:rsidRPr="00FD38BD">
        <w:rPr>
          <w:rFonts w:ascii="Times New Roman" w:hint="eastAsia"/>
          <w:sz w:val="23"/>
          <w:szCs w:val="23"/>
        </w:rPr>
        <w:t>정부기관이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거래종결을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금지하는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조치를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취하고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 w:hint="eastAsia"/>
          <w:sz w:val="23"/>
          <w:szCs w:val="23"/>
        </w:rPr>
        <w:t>이러한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조치가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최종적인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것으로서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절차상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이상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다툴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없는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경우</w:t>
      </w:r>
      <w:r w:rsidR="00CF1C8D">
        <w:rPr>
          <w:rFonts w:ascii="Times New Roman" w:hint="eastAsia"/>
          <w:sz w:val="23"/>
          <w:szCs w:val="23"/>
        </w:rPr>
        <w:t>.</w:t>
      </w:r>
    </w:p>
    <w:p w14:paraId="48BDEC69" w14:textId="10FB6CDE" w:rsidR="00FD38BD" w:rsidRPr="00FD38BD" w:rsidRDefault="00FD38BD" w:rsidP="00A43F8A">
      <w:pPr>
        <w:numPr>
          <w:ilvl w:val="0"/>
          <w:numId w:val="19"/>
        </w:numPr>
        <w:snapToGrid w:val="0"/>
        <w:spacing w:before="180" w:after="180" w:line="360" w:lineRule="atLeast"/>
        <w:rPr>
          <w:rFonts w:ascii="Times New Roman"/>
          <w:sz w:val="23"/>
          <w:szCs w:val="23"/>
          <w:lang w:val="en-CA"/>
        </w:rPr>
      </w:pPr>
      <w:r w:rsidRPr="00FD38BD">
        <w:rPr>
          <w:rFonts w:ascii="Times New Roman" w:hint="eastAsia"/>
          <w:sz w:val="23"/>
          <w:szCs w:val="23"/>
          <w:lang w:val="en-CA"/>
        </w:rPr>
        <w:t>제</w:t>
      </w:r>
      <w:r w:rsidR="002727AB">
        <w:rPr>
          <w:rFonts w:ascii="Times New Roman"/>
          <w:sz w:val="23"/>
          <w:szCs w:val="23"/>
          <w:lang w:val="en-CA"/>
        </w:rPr>
        <w:t>9</w:t>
      </w:r>
      <w:r w:rsidRPr="00FD38BD">
        <w:rPr>
          <w:rFonts w:ascii="Times New Roman" w:hint="eastAsia"/>
          <w:sz w:val="23"/>
          <w:szCs w:val="23"/>
          <w:lang w:val="en-CA"/>
        </w:rPr>
        <w:t>조에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정한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일방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거래종결의무의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선행조건이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충족되거나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포기되었음에도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불구하고</w:t>
      </w:r>
      <w:r w:rsidRPr="00FD38BD">
        <w:rPr>
          <w:rFonts w:ascii="Times New Roman"/>
          <w:sz w:val="23"/>
          <w:szCs w:val="23"/>
          <w:lang w:val="en-CA"/>
        </w:rPr>
        <w:t xml:space="preserve">, </w:t>
      </w:r>
      <w:r w:rsidRPr="00FD38BD">
        <w:rPr>
          <w:rFonts w:ascii="Times New Roman" w:hint="eastAsia"/>
          <w:sz w:val="23"/>
          <w:szCs w:val="23"/>
          <w:lang w:val="en-CA"/>
        </w:rPr>
        <w:t>해당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당사자가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자신의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거래종결의무를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이행하지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않는</w:t>
      </w:r>
      <w:r w:rsidRPr="00FD38BD">
        <w:rPr>
          <w:rFonts w:ascii="Times New Roman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경우</w:t>
      </w:r>
      <w:r w:rsidRPr="00FD38BD">
        <w:rPr>
          <w:rFonts w:ascii="Times New Roman" w:hint="eastAsia"/>
          <w:sz w:val="23"/>
          <w:szCs w:val="23"/>
          <w:lang w:val="en-CA"/>
        </w:rPr>
        <w:t>(</w:t>
      </w:r>
      <w:r w:rsidRPr="00FD38BD">
        <w:rPr>
          <w:rFonts w:ascii="Times New Roman" w:hint="eastAsia"/>
          <w:sz w:val="23"/>
          <w:szCs w:val="23"/>
          <w:lang w:val="en-CA"/>
        </w:rPr>
        <w:t>단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, </w:t>
      </w:r>
      <w:r w:rsidRPr="00FD38BD">
        <w:rPr>
          <w:rFonts w:ascii="Times New Roman" w:hint="eastAsia"/>
          <w:sz w:val="23"/>
          <w:szCs w:val="23"/>
          <w:lang w:val="en-CA"/>
        </w:rPr>
        <w:t>본</w:t>
      </w:r>
      <w:r w:rsidR="00691F33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항에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따른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해제권을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행사하는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당사자는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거래종결을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위한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의무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이행의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제공을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완료하여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상대방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당사자의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지체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책임을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발생시킨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상태여야</w:t>
      </w:r>
      <w:r w:rsidRPr="00FD38BD">
        <w:rPr>
          <w:rFonts w:ascii="Times New Roman" w:hint="eastAsia"/>
          <w:sz w:val="23"/>
          <w:szCs w:val="23"/>
          <w:lang w:val="en-CA"/>
        </w:rPr>
        <w:t xml:space="preserve"> </w:t>
      </w:r>
      <w:r w:rsidRPr="00FD38BD">
        <w:rPr>
          <w:rFonts w:ascii="Times New Roman" w:hint="eastAsia"/>
          <w:sz w:val="23"/>
          <w:szCs w:val="23"/>
          <w:lang w:val="en-CA"/>
        </w:rPr>
        <w:t>함</w:t>
      </w:r>
      <w:r w:rsidRPr="00FD38BD">
        <w:rPr>
          <w:rFonts w:ascii="Times New Roman" w:hint="eastAsia"/>
          <w:sz w:val="23"/>
          <w:szCs w:val="23"/>
          <w:lang w:val="en-CA"/>
        </w:rPr>
        <w:t>)</w:t>
      </w:r>
      <w:r w:rsidR="00CF1C8D">
        <w:rPr>
          <w:rFonts w:ascii="Times New Roman"/>
          <w:sz w:val="23"/>
          <w:szCs w:val="23"/>
          <w:lang w:val="en-CA"/>
        </w:rPr>
        <w:t>.</w:t>
      </w:r>
    </w:p>
    <w:p w14:paraId="188BFF10" w14:textId="1C9F6006" w:rsidR="00FD38BD" w:rsidRPr="007B3449" w:rsidRDefault="00FD38BD" w:rsidP="00322922">
      <w:pPr>
        <w:numPr>
          <w:ilvl w:val="1"/>
          <w:numId w:val="12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t>해제의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효력</w:t>
      </w:r>
      <w:r w:rsidRPr="00FD38BD">
        <w:rPr>
          <w:rFonts w:ascii="Times New Roman"/>
          <w:sz w:val="23"/>
          <w:szCs w:val="23"/>
        </w:rPr>
        <w:t xml:space="preserve">. 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제</w:t>
      </w:r>
      <w:r w:rsidR="0041666E">
        <w:rPr>
          <w:rFonts w:ascii="Times New Roman" w:hint="eastAsia"/>
          <w:sz w:val="23"/>
          <w:szCs w:val="23"/>
        </w:rPr>
        <w:t>1</w:t>
      </w:r>
      <w:r w:rsidR="009C12F0">
        <w:rPr>
          <w:rFonts w:ascii="Times New Roman"/>
          <w:sz w:val="23"/>
          <w:szCs w:val="23"/>
        </w:rPr>
        <w:t>0</w:t>
      </w:r>
      <w:r w:rsidRPr="00FD38BD">
        <w:rPr>
          <w:rFonts w:ascii="Times New Roman" w:hint="eastAsia"/>
          <w:sz w:val="23"/>
          <w:szCs w:val="23"/>
        </w:rPr>
        <w:t>.1</w:t>
      </w:r>
      <w:r w:rsidRPr="00FD38BD">
        <w:rPr>
          <w:rFonts w:ascii="Times New Roman"/>
          <w:sz w:val="23"/>
          <w:szCs w:val="23"/>
        </w:rPr>
        <w:t>조에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따라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해제되어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거래종결이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되지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않는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경우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효력을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상실한다</w:t>
      </w:r>
      <w:r w:rsidRPr="00FD38BD">
        <w:rPr>
          <w:rFonts w:ascii="Times New Roman"/>
          <w:sz w:val="23"/>
          <w:szCs w:val="23"/>
        </w:rPr>
        <w:t xml:space="preserve">. </w:t>
      </w:r>
      <w:r w:rsidR="00322922">
        <w:rPr>
          <w:rFonts w:ascii="Times New Roman" w:hint="eastAsia"/>
          <w:sz w:val="23"/>
          <w:szCs w:val="23"/>
        </w:rPr>
        <w:t>단</w:t>
      </w:r>
      <w:r w:rsidR="00322922">
        <w:rPr>
          <w:rFonts w:ascii="Times New Roman" w:hint="eastAsia"/>
          <w:sz w:val="23"/>
          <w:szCs w:val="23"/>
        </w:rPr>
        <w:t>,</w:t>
      </w:r>
      <w:r w:rsidR="00322922">
        <w:rPr>
          <w:rFonts w:ascii="Times New Roman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계약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제</w:t>
      </w:r>
      <w:r w:rsidR="00322922" w:rsidRPr="00322922">
        <w:rPr>
          <w:rFonts w:ascii="Times New Roman" w:hint="eastAsia"/>
          <w:sz w:val="23"/>
          <w:szCs w:val="23"/>
        </w:rPr>
        <w:t>1</w:t>
      </w:r>
      <w:r w:rsidR="00322922" w:rsidRPr="00322922">
        <w:rPr>
          <w:rFonts w:ascii="Times New Roman" w:hint="eastAsia"/>
          <w:sz w:val="23"/>
          <w:szCs w:val="23"/>
        </w:rPr>
        <w:t>조</w:t>
      </w:r>
      <w:r w:rsidR="00322922">
        <w:rPr>
          <w:rFonts w:ascii="Times New Roman" w:hint="eastAsia"/>
          <w:sz w:val="23"/>
          <w:szCs w:val="23"/>
        </w:rPr>
        <w:t>,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제</w:t>
      </w:r>
      <w:r w:rsidR="00322922">
        <w:rPr>
          <w:rFonts w:ascii="Times New Roman" w:hint="eastAsia"/>
          <w:sz w:val="23"/>
          <w:szCs w:val="23"/>
        </w:rPr>
        <w:t>10</w:t>
      </w:r>
      <w:r w:rsidR="00322922" w:rsidRPr="00322922">
        <w:rPr>
          <w:rFonts w:ascii="Times New Roman" w:hint="eastAsia"/>
          <w:sz w:val="23"/>
          <w:szCs w:val="23"/>
        </w:rPr>
        <w:t>조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>
        <w:rPr>
          <w:rFonts w:ascii="Times New Roman" w:hint="eastAsia"/>
          <w:sz w:val="23"/>
          <w:szCs w:val="23"/>
        </w:rPr>
        <w:t>및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제</w:t>
      </w:r>
      <w:r w:rsidR="00322922" w:rsidRPr="00322922">
        <w:rPr>
          <w:rFonts w:ascii="Times New Roman" w:hint="eastAsia"/>
          <w:sz w:val="23"/>
          <w:szCs w:val="23"/>
        </w:rPr>
        <w:t>11</w:t>
      </w:r>
      <w:r w:rsidR="00322922" w:rsidRPr="00322922">
        <w:rPr>
          <w:rFonts w:ascii="Times New Roman" w:hint="eastAsia"/>
          <w:sz w:val="23"/>
          <w:szCs w:val="23"/>
        </w:rPr>
        <w:t>조의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규정</w:t>
      </w:r>
      <w:r w:rsidR="00322922" w:rsidRPr="00322922">
        <w:rPr>
          <w:rFonts w:ascii="Times New Roman" w:hint="eastAsia"/>
          <w:sz w:val="23"/>
          <w:szCs w:val="23"/>
        </w:rPr>
        <w:lastRenderedPageBreak/>
        <w:t>은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계약이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해제되는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경우에도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효력을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유지</w:t>
      </w:r>
      <w:r w:rsidR="00322922">
        <w:rPr>
          <w:rFonts w:ascii="Times New Roman" w:hint="eastAsia"/>
          <w:sz w:val="23"/>
          <w:szCs w:val="23"/>
        </w:rPr>
        <w:t>하며</w:t>
      </w:r>
      <w:r w:rsidR="00322922">
        <w:rPr>
          <w:rFonts w:ascii="Times New Roman" w:hint="eastAsia"/>
          <w:sz w:val="23"/>
          <w:szCs w:val="23"/>
        </w:rPr>
        <w:t>,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계약의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해제는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322922">
        <w:rPr>
          <w:rFonts w:ascii="Times New Roman" w:hint="eastAsia"/>
          <w:sz w:val="23"/>
          <w:szCs w:val="23"/>
        </w:rPr>
        <w:t>본</w:t>
      </w:r>
      <w:r w:rsidR="00322922" w:rsidRPr="00322922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계약의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해제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이전에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본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계약의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위반으로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인하여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당사자가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부담하는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책임에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영향을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미치지</w:t>
      </w:r>
      <w:r w:rsidR="00322922" w:rsidRPr="007B3449">
        <w:rPr>
          <w:rFonts w:ascii="Times New Roman" w:hint="eastAsia"/>
          <w:sz w:val="23"/>
          <w:szCs w:val="23"/>
        </w:rPr>
        <w:t xml:space="preserve"> </w:t>
      </w:r>
      <w:r w:rsidR="00322922" w:rsidRPr="007B3449">
        <w:rPr>
          <w:rFonts w:ascii="Times New Roman" w:hint="eastAsia"/>
          <w:sz w:val="23"/>
          <w:szCs w:val="23"/>
        </w:rPr>
        <w:t>아니한다</w:t>
      </w:r>
      <w:r w:rsidRPr="007B3449">
        <w:rPr>
          <w:rFonts w:ascii="Times New Roman"/>
          <w:sz w:val="23"/>
          <w:szCs w:val="23"/>
        </w:rPr>
        <w:t>.</w:t>
      </w:r>
    </w:p>
    <w:p w14:paraId="3C9F3F89" w14:textId="2B8D88E5" w:rsidR="00773458" w:rsidRDefault="00FD38BD" w:rsidP="005A608C">
      <w:pPr>
        <w:numPr>
          <w:ilvl w:val="1"/>
          <w:numId w:val="12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278BF">
        <w:rPr>
          <w:rFonts w:ascii="Times New Roman" w:hint="eastAsia"/>
          <w:sz w:val="23"/>
          <w:szCs w:val="23"/>
          <w:u w:val="single"/>
        </w:rPr>
        <w:t>계약금</w:t>
      </w:r>
      <w:r w:rsidR="00733699">
        <w:rPr>
          <w:rFonts w:ascii="Times New Roman" w:hint="eastAsia"/>
          <w:sz w:val="23"/>
          <w:szCs w:val="23"/>
          <w:u w:val="single"/>
        </w:rPr>
        <w:t>의</w:t>
      </w:r>
      <w:r w:rsidR="00733699">
        <w:rPr>
          <w:rFonts w:ascii="Times New Roman" w:hint="eastAsia"/>
          <w:sz w:val="23"/>
          <w:szCs w:val="23"/>
          <w:u w:val="single"/>
        </w:rPr>
        <w:t xml:space="preserve"> </w:t>
      </w:r>
      <w:r w:rsidR="00733699">
        <w:rPr>
          <w:rFonts w:ascii="Times New Roman" w:hint="eastAsia"/>
          <w:sz w:val="23"/>
          <w:szCs w:val="23"/>
          <w:u w:val="single"/>
        </w:rPr>
        <w:t>처리</w:t>
      </w:r>
      <w:r w:rsidRPr="009278BF">
        <w:rPr>
          <w:rFonts w:ascii="Times New Roman"/>
          <w:sz w:val="23"/>
          <w:szCs w:val="23"/>
        </w:rPr>
        <w:t>.</w:t>
      </w:r>
      <w:r w:rsidRPr="009278BF">
        <w:rPr>
          <w:rFonts w:ascii="Times New Roman" w:hint="eastAsia"/>
          <w:sz w:val="23"/>
          <w:szCs w:val="23"/>
        </w:rPr>
        <w:t xml:space="preserve">  </w:t>
      </w:r>
      <w:r w:rsidRPr="009278BF">
        <w:rPr>
          <w:rFonts w:ascii="Times New Roman"/>
          <w:sz w:val="23"/>
          <w:szCs w:val="23"/>
        </w:rPr>
        <w:t>매수인에게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책임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있는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사유로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인하여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본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계약이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해제되는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경우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계약금은</w:t>
      </w:r>
      <w:r w:rsidRPr="009278BF">
        <w:rPr>
          <w:rFonts w:ascii="Times New Roman"/>
          <w:sz w:val="23"/>
          <w:szCs w:val="23"/>
        </w:rPr>
        <w:t xml:space="preserve"> </w:t>
      </w:r>
      <w:r w:rsidR="00A20188" w:rsidRPr="009278BF">
        <w:rPr>
          <w:rFonts w:ascii="Times New Roman"/>
          <w:sz w:val="23"/>
          <w:szCs w:val="23"/>
        </w:rPr>
        <w:t>매도인</w:t>
      </w:r>
      <w:r w:rsidRPr="009278BF">
        <w:rPr>
          <w:rFonts w:ascii="Times New Roman"/>
          <w:sz w:val="23"/>
          <w:szCs w:val="23"/>
        </w:rPr>
        <w:t>에게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귀속되고</w:t>
      </w:r>
      <w:r w:rsidRPr="009278BF">
        <w:rPr>
          <w:rFonts w:ascii="Times New Roman"/>
          <w:sz w:val="23"/>
          <w:szCs w:val="23"/>
        </w:rPr>
        <w:t xml:space="preserve">, </w:t>
      </w:r>
      <w:r w:rsidR="006A1F58">
        <w:rPr>
          <w:rFonts w:ascii="Times New Roman" w:hint="eastAsia"/>
          <w:sz w:val="23"/>
          <w:szCs w:val="23"/>
        </w:rPr>
        <w:t>거래종결의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선행조건이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모두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충족되었음에도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불구하고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매도인이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거래</w:t>
      </w:r>
      <w:r w:rsidR="007F6C7F">
        <w:rPr>
          <w:rFonts w:ascii="Times New Roman" w:hint="eastAsia"/>
          <w:sz w:val="23"/>
          <w:szCs w:val="23"/>
        </w:rPr>
        <w:t>종결을</w:t>
      </w:r>
      <w:r w:rsidR="007F6C7F">
        <w:rPr>
          <w:rFonts w:ascii="Times New Roman"/>
          <w:sz w:val="23"/>
          <w:szCs w:val="23"/>
        </w:rPr>
        <w:t xml:space="preserve"> </w:t>
      </w:r>
      <w:r w:rsidR="006A1F58">
        <w:rPr>
          <w:rFonts w:ascii="Times New Roman" w:hint="eastAsia"/>
          <w:sz w:val="23"/>
          <w:szCs w:val="23"/>
        </w:rPr>
        <w:t>거부하</w:t>
      </w:r>
      <w:r w:rsidR="007F6C7F">
        <w:rPr>
          <w:rFonts w:ascii="Times New Roman" w:hint="eastAsia"/>
          <w:sz w:val="23"/>
          <w:szCs w:val="23"/>
        </w:rPr>
        <w:t>거나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매도인이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거래종결의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선행조건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충족을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고의로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방해함으로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인해</w:t>
      </w:r>
      <w:r w:rsidR="006A1F58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계약이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해제되는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경우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매도인은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계약금</w:t>
      </w:r>
      <w:r w:rsidR="00733699">
        <w:rPr>
          <w:rFonts w:ascii="Times New Roman" w:hint="eastAsia"/>
          <w:sz w:val="23"/>
          <w:szCs w:val="23"/>
        </w:rPr>
        <w:t>의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배액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상당액을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매수인에게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지체없이</w:t>
      </w:r>
      <w:r w:rsidR="003112A6">
        <w:rPr>
          <w:rFonts w:ascii="Times New Roman" w:hint="eastAsia"/>
          <w:sz w:val="23"/>
          <w:szCs w:val="23"/>
        </w:rPr>
        <w:t xml:space="preserve"> </w:t>
      </w:r>
      <w:r w:rsidR="003112A6">
        <w:rPr>
          <w:rFonts w:ascii="Times New Roman" w:hint="eastAsia"/>
          <w:sz w:val="23"/>
          <w:szCs w:val="23"/>
        </w:rPr>
        <w:t>반환</w:t>
      </w:r>
      <w:r w:rsidR="003B0635">
        <w:rPr>
          <w:rFonts w:ascii="Times New Roman" w:hint="eastAsia"/>
          <w:sz w:val="23"/>
          <w:szCs w:val="23"/>
        </w:rPr>
        <w:t>해야</w:t>
      </w:r>
      <w:r w:rsidR="003B0635">
        <w:rPr>
          <w:rFonts w:ascii="Times New Roman" w:hint="eastAsia"/>
          <w:sz w:val="23"/>
          <w:szCs w:val="23"/>
        </w:rPr>
        <w:t xml:space="preserve"> </w:t>
      </w:r>
      <w:r w:rsidR="003B0635">
        <w:rPr>
          <w:rFonts w:ascii="Times New Roman" w:hint="eastAsia"/>
          <w:sz w:val="23"/>
          <w:szCs w:val="23"/>
        </w:rPr>
        <w:t>하</w:t>
      </w:r>
      <w:r w:rsidR="003112A6">
        <w:rPr>
          <w:rFonts w:ascii="Times New Roman" w:hint="eastAsia"/>
          <w:sz w:val="23"/>
          <w:szCs w:val="23"/>
        </w:rPr>
        <w:t>며</w:t>
      </w:r>
      <w:r w:rsidR="0089258D">
        <w:rPr>
          <w:rFonts w:ascii="Times New Roman" w:hint="eastAsia"/>
          <w:sz w:val="23"/>
          <w:szCs w:val="23"/>
        </w:rPr>
        <w:t>,</w:t>
      </w:r>
      <w:r w:rsidR="00F73F1C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그</w:t>
      </w:r>
      <w:r w:rsidR="007F6C7F">
        <w:rPr>
          <w:rFonts w:ascii="Times New Roman" w:hint="eastAsia"/>
          <w:sz w:val="23"/>
          <w:szCs w:val="23"/>
        </w:rPr>
        <w:t xml:space="preserve"> </w:t>
      </w:r>
      <w:r w:rsidR="007F6C7F">
        <w:rPr>
          <w:rFonts w:ascii="Times New Roman" w:hint="eastAsia"/>
          <w:sz w:val="23"/>
          <w:szCs w:val="23"/>
        </w:rPr>
        <w:t>이외의</w:t>
      </w:r>
      <w:r w:rsidR="00F73F1C" w:rsidRPr="009278BF">
        <w:rPr>
          <w:rFonts w:ascii="Times New Roman" w:hint="eastAsia"/>
          <w:sz w:val="23"/>
          <w:szCs w:val="23"/>
        </w:rPr>
        <w:t xml:space="preserve"> </w:t>
      </w:r>
      <w:r w:rsidR="00F73F1C" w:rsidRPr="009278BF">
        <w:rPr>
          <w:rFonts w:ascii="Times New Roman" w:hint="eastAsia"/>
          <w:sz w:val="23"/>
          <w:szCs w:val="23"/>
        </w:rPr>
        <w:t>사유</w:t>
      </w:r>
      <w:r w:rsidR="00690917" w:rsidRPr="009278BF">
        <w:rPr>
          <w:rFonts w:ascii="Times New Roman"/>
          <w:sz w:val="23"/>
          <w:szCs w:val="23"/>
        </w:rPr>
        <w:t>로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인하여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본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계약이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해제되는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690917" w:rsidRPr="009278BF">
        <w:rPr>
          <w:rFonts w:ascii="Times New Roman"/>
          <w:sz w:val="23"/>
          <w:szCs w:val="23"/>
        </w:rPr>
        <w:t>경우</w:t>
      </w:r>
      <w:r w:rsidR="00690917" w:rsidRPr="009278BF">
        <w:rPr>
          <w:rFonts w:ascii="Times New Roman"/>
          <w:sz w:val="23"/>
          <w:szCs w:val="23"/>
        </w:rPr>
        <w:t xml:space="preserve"> </w:t>
      </w:r>
      <w:r w:rsidR="00A20188" w:rsidRPr="009278BF">
        <w:rPr>
          <w:rFonts w:ascii="Times New Roman" w:hint="eastAsia"/>
          <w:sz w:val="23"/>
          <w:szCs w:val="23"/>
        </w:rPr>
        <w:t>매도인</w:t>
      </w:r>
      <w:r w:rsidRPr="009278BF">
        <w:rPr>
          <w:rFonts w:ascii="Times New Roman" w:hint="eastAsia"/>
          <w:sz w:val="23"/>
          <w:szCs w:val="23"/>
        </w:rPr>
        <w:t>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계약금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="00331D93" w:rsidRPr="009278BF">
        <w:rPr>
          <w:rFonts w:ascii="Times New Roman" w:hint="eastAsia"/>
          <w:sz w:val="23"/>
          <w:szCs w:val="23"/>
        </w:rPr>
        <w:t>상당</w:t>
      </w:r>
      <w:r w:rsidRPr="009278BF">
        <w:rPr>
          <w:rFonts w:ascii="Times New Roman" w:hint="eastAsia"/>
          <w:sz w:val="23"/>
          <w:szCs w:val="23"/>
        </w:rPr>
        <w:t>액을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매수인에게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지체없이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="00E82409" w:rsidRPr="009278BF">
        <w:rPr>
          <w:rFonts w:ascii="Times New Roman" w:hint="eastAsia"/>
          <w:sz w:val="23"/>
          <w:szCs w:val="23"/>
        </w:rPr>
        <w:t>반환</w:t>
      </w:r>
      <w:r w:rsidR="00051EB9" w:rsidRPr="009278BF">
        <w:rPr>
          <w:rFonts w:ascii="Times New Roman" w:hint="eastAsia"/>
          <w:sz w:val="23"/>
          <w:szCs w:val="23"/>
        </w:rPr>
        <w:t>하</w:t>
      </w:r>
      <w:r w:rsidRPr="009278BF">
        <w:rPr>
          <w:rFonts w:ascii="Times New Roman" w:hint="eastAsia"/>
          <w:sz w:val="23"/>
          <w:szCs w:val="23"/>
        </w:rPr>
        <w:t>여야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한다</w:t>
      </w:r>
      <w:r w:rsidRPr="009278BF">
        <w:rPr>
          <w:rFonts w:ascii="Times New Roman" w:hint="eastAsia"/>
          <w:sz w:val="23"/>
          <w:szCs w:val="23"/>
        </w:rPr>
        <w:t xml:space="preserve">. </w:t>
      </w:r>
      <w:r w:rsidRPr="009278BF">
        <w:rPr>
          <w:rFonts w:ascii="Times New Roman"/>
          <w:sz w:val="23"/>
          <w:szCs w:val="23"/>
        </w:rPr>
        <w:t>당사자들은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계약금이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손해배상액의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예정이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아닌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위약벌로</w:t>
      </w:r>
      <w:r w:rsidR="00A8508F">
        <w:rPr>
          <w:rFonts w:ascii="Times New Roman" w:hint="eastAsia"/>
          <w:sz w:val="23"/>
          <w:szCs w:val="23"/>
        </w:rPr>
        <w:t>,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상당하고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합리적인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금액임</w:t>
      </w:r>
      <w:r w:rsidRPr="009278BF">
        <w:rPr>
          <w:rFonts w:ascii="Times New Roman"/>
          <w:sz w:val="23"/>
          <w:szCs w:val="23"/>
        </w:rPr>
        <w:t>을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인정하</w:t>
      </w:r>
      <w:r w:rsidRPr="009278BF">
        <w:rPr>
          <w:rFonts w:ascii="Times New Roman" w:hint="eastAsia"/>
          <w:sz w:val="23"/>
          <w:szCs w:val="23"/>
        </w:rPr>
        <w:t>며</w:t>
      </w:r>
      <w:r w:rsidRPr="009278BF">
        <w:rPr>
          <w:rFonts w:ascii="Times New Roman" w:hint="eastAsia"/>
          <w:sz w:val="23"/>
          <w:szCs w:val="23"/>
        </w:rPr>
        <w:t xml:space="preserve">, </w:t>
      </w:r>
      <w:r w:rsidRPr="009278BF">
        <w:rPr>
          <w:rFonts w:ascii="Times New Roman" w:hint="eastAsia"/>
          <w:sz w:val="23"/>
          <w:szCs w:val="23"/>
        </w:rPr>
        <w:t>상대방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당사자</w:t>
      </w:r>
      <w:r w:rsidRPr="009278BF">
        <w:rPr>
          <w:rFonts w:ascii="Times New Roman"/>
          <w:sz w:val="23"/>
          <w:szCs w:val="23"/>
        </w:rPr>
        <w:t>에게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책임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있는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사유로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인하여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본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계약이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해제되</w:t>
      </w:r>
      <w:r w:rsidRPr="009278BF">
        <w:rPr>
          <w:rFonts w:ascii="Times New Roman" w:hint="eastAsia"/>
          <w:sz w:val="23"/>
          <w:szCs w:val="23"/>
        </w:rPr>
        <w:t>고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다른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당사자가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입은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손해액이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계약금을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초과하는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경우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다른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당사자는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초과분을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추가로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손해배상으로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청구할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권리가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있다는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 w:hint="eastAsia"/>
          <w:sz w:val="23"/>
          <w:szCs w:val="23"/>
        </w:rPr>
        <w:t>점을</w:t>
      </w:r>
      <w:r w:rsidRPr="009278BF">
        <w:rPr>
          <w:rFonts w:ascii="Times New Roman" w:hint="eastAsia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인정하고</w:t>
      </w:r>
      <w:r w:rsidRPr="009278BF">
        <w:rPr>
          <w:rFonts w:ascii="Times New Roman"/>
          <w:sz w:val="23"/>
          <w:szCs w:val="23"/>
        </w:rPr>
        <w:t xml:space="preserve"> </w:t>
      </w:r>
      <w:r w:rsidRPr="009278BF">
        <w:rPr>
          <w:rFonts w:ascii="Times New Roman"/>
          <w:sz w:val="23"/>
          <w:szCs w:val="23"/>
        </w:rPr>
        <w:t>동의한다</w:t>
      </w:r>
      <w:r w:rsidRPr="00FD38BD">
        <w:rPr>
          <w:rFonts w:ascii="Times New Roman"/>
          <w:sz w:val="23"/>
          <w:szCs w:val="23"/>
        </w:rPr>
        <w:t>.</w:t>
      </w:r>
      <w:r w:rsidR="002A7A18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24012C" w14:paraId="517845B7" w14:textId="77777777" w:rsidTr="0086361C">
        <w:tc>
          <w:tcPr>
            <w:tcW w:w="9060" w:type="dxa"/>
            <w:shd w:val="clear" w:color="auto" w:fill="D9D9D9" w:themeFill="background1" w:themeFillShade="D9"/>
          </w:tcPr>
          <w:p w14:paraId="78772E90" w14:textId="5B3F8340" w:rsidR="0024012C" w:rsidRDefault="0024012C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73369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앞서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연관하여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매매대금의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일부로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계약금에서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이자를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포함하도록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계약금의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귀속이나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반환의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고려할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이자에서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세금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경우에도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귀속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여부를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사전에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분쟁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가능성을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줄일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/>
                <w:sz w:val="22"/>
                <w:szCs w:val="22"/>
              </w:rPr>
              <w:t>.</w:t>
            </w:r>
            <w:r w:rsidR="0006350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052F05C" w14:textId="72466B75" w:rsidR="007C176B" w:rsidRDefault="007C176B" w:rsidP="003C66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0159149C" w14:textId="487F87DF" w:rsidR="007B2864" w:rsidRPr="003C66AB" w:rsidRDefault="00D66BDE" w:rsidP="003C66A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F11F96">
              <w:rPr>
                <w:rFonts w:ascii="Times New Roman" w:hint="eastAsia"/>
                <w:sz w:val="22"/>
                <w:szCs w:val="22"/>
              </w:rPr>
              <w:t>한편</w:t>
            </w:r>
            <w:r w:rsidRPr="00F11F96">
              <w:rPr>
                <w:rFonts w:ascii="Times New Roman" w:hint="eastAsia"/>
                <w:sz w:val="22"/>
                <w:szCs w:val="22"/>
              </w:rPr>
              <w:t>,</w:t>
            </w:r>
            <w:r w:rsidRPr="00F11F96">
              <w:rPr>
                <w:rFonts w:ascii="Times New Roman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위약금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약정이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앞서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규정한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계약금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규정에서와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같이</w:t>
            </w:r>
            <w:r w:rsidRPr="00F11F96">
              <w:rPr>
                <w:rFonts w:ascii="Times New Roman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위약벌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약정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(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즉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,</w:t>
            </w:r>
            <w:r w:rsidR="003C66AB" w:rsidRPr="00F11F96">
              <w:rPr>
                <w:rFonts w:ascii="Times New Roman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계약상대방의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계약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이행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가능성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및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그에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대한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경각심을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높이기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위해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손해배상과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별도로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계약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위반에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대한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금전적인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제재를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합의하는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것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)</w:t>
            </w:r>
            <w:r w:rsidRPr="00F11F96">
              <w:rPr>
                <w:rFonts w:ascii="Times New Roman" w:hint="eastAsia"/>
                <w:sz w:val="22"/>
                <w:szCs w:val="22"/>
              </w:rPr>
              <w:t>이라는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점이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명시되어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있다면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계약을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해제한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자는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추가로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손해배상을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청구할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수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있는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반면</w:t>
            </w:r>
            <w:r w:rsidRPr="00F11F96">
              <w:rPr>
                <w:rFonts w:ascii="Times New Roman" w:hint="eastAsia"/>
                <w:sz w:val="22"/>
                <w:szCs w:val="22"/>
              </w:rPr>
              <w:t>,</w:t>
            </w:r>
            <w:r w:rsidRPr="00F11F96">
              <w:rPr>
                <w:rFonts w:ascii="Times New Roman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만약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위약벌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약정이라는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점이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명시되어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있지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않다면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그러한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위약금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약정은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민법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제</w:t>
            </w:r>
            <w:r w:rsidRPr="00F11F96">
              <w:rPr>
                <w:rFonts w:ascii="Times New Roman" w:hint="eastAsia"/>
                <w:sz w:val="22"/>
                <w:szCs w:val="22"/>
              </w:rPr>
              <w:t>3</w:t>
            </w:r>
            <w:r w:rsidRPr="00F11F96">
              <w:rPr>
                <w:rFonts w:ascii="Times New Roman"/>
                <w:sz w:val="22"/>
                <w:szCs w:val="22"/>
              </w:rPr>
              <w:t>98</w:t>
            </w:r>
            <w:r w:rsidRPr="00F11F96">
              <w:rPr>
                <w:rFonts w:ascii="Times New Roman" w:hint="eastAsia"/>
                <w:sz w:val="22"/>
                <w:szCs w:val="22"/>
              </w:rPr>
              <w:t>조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제</w:t>
            </w:r>
            <w:r w:rsidRPr="00F11F96">
              <w:rPr>
                <w:rFonts w:ascii="Times New Roman" w:hint="eastAsia"/>
                <w:sz w:val="22"/>
                <w:szCs w:val="22"/>
              </w:rPr>
              <w:t>4</w:t>
            </w:r>
            <w:r w:rsidRPr="00F11F96">
              <w:rPr>
                <w:rFonts w:ascii="Times New Roman" w:hint="eastAsia"/>
                <w:sz w:val="22"/>
                <w:szCs w:val="22"/>
              </w:rPr>
              <w:t>항에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따라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손해배상액의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예정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(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즉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,</w:t>
            </w:r>
            <w:r w:rsidR="003C66AB" w:rsidRPr="00F11F96">
              <w:rPr>
                <w:rFonts w:ascii="Times New Roman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손해배상액을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사전에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약정하는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것</w:t>
            </w:r>
            <w:r w:rsidR="003C66AB" w:rsidRPr="00F11F96">
              <w:rPr>
                <w:rFonts w:ascii="Times New Roman" w:hint="eastAsia"/>
                <w:sz w:val="22"/>
                <w:szCs w:val="22"/>
              </w:rPr>
              <w:t>)</w:t>
            </w:r>
            <w:r w:rsidRPr="00F11F96">
              <w:rPr>
                <w:rFonts w:ascii="Times New Roman" w:hint="eastAsia"/>
                <w:sz w:val="22"/>
                <w:szCs w:val="22"/>
              </w:rPr>
              <w:t>으로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추정되므로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계약을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해제한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자는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위약금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외에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추가로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손해배상을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청구할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수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없습니다</w:t>
            </w:r>
            <w:r w:rsidRPr="00F11F96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138B0626" w14:textId="3A54FF55" w:rsidR="00FD38BD" w:rsidRPr="006168FF" w:rsidRDefault="00FD38BD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</w:rPr>
      </w:pPr>
      <w:r w:rsidRPr="00FD38BD">
        <w:rPr>
          <w:rFonts w:ascii="Times New Roman"/>
          <w:b/>
          <w:sz w:val="23"/>
          <w:szCs w:val="23"/>
        </w:rPr>
        <w:t>손해배상</w:t>
      </w:r>
      <w:r w:rsidR="00322922">
        <w:rPr>
          <w:rFonts w:ascii="Times New Roman" w:hint="eastAsia"/>
          <w:b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6168FF" w14:paraId="489F6393" w14:textId="77777777" w:rsidTr="006168FF">
        <w:tc>
          <w:tcPr>
            <w:tcW w:w="9060" w:type="dxa"/>
            <w:shd w:val="clear" w:color="auto" w:fill="D9D9D9" w:themeFill="background1" w:themeFillShade="D9"/>
          </w:tcPr>
          <w:p w14:paraId="2349B308" w14:textId="3C850D85" w:rsidR="00BC669B" w:rsidRPr="00AB70EB" w:rsidRDefault="006168FF" w:rsidP="006168F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73369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광범위하고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간략한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존재하나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계약과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사항들을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법인간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주식매매계약에서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보다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일반</w:t>
            </w:r>
            <w:r w:rsidRPr="00AB70EB">
              <w:rPr>
                <w:rFonts w:ascii="Times New Roman" w:hint="eastAsia"/>
                <w:sz w:val="22"/>
                <w:szCs w:val="22"/>
              </w:rPr>
              <w:t>적</w:t>
            </w:r>
            <w:r w:rsidR="00A224BB">
              <w:rPr>
                <w:rFonts w:ascii="Times New Roman" w:hint="eastAsia"/>
                <w:sz w:val="22"/>
                <w:szCs w:val="22"/>
              </w:rPr>
              <w:t>인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것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으로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보입니다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2E53BF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다만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BC669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손해배상의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제한이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되는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것은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위반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손해배상이고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BC669B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주식매매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계약상의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확약이나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진술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보장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외</w:t>
            </w:r>
            <w:r w:rsidR="00B97447">
              <w:rPr>
                <w:rFonts w:ascii="Times New Roman" w:hint="eastAsia"/>
                <w:sz w:val="22"/>
                <w:szCs w:val="22"/>
              </w:rPr>
              <w:t>의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다른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의무를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위반하는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사기에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의한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위반의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E53BF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에는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원칙적으로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손해배상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제한을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하지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F3A3F" w:rsidRPr="00AB70EB">
              <w:rPr>
                <w:rFonts w:ascii="Times New Roman" w:hint="eastAsia"/>
                <w:sz w:val="22"/>
                <w:szCs w:val="22"/>
              </w:rPr>
              <w:t>아니하고</w:t>
            </w:r>
            <w:r w:rsidR="008F3A3F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8F3A3F"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="008F3A3F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8F3A3F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6C4AC80C" w14:textId="77777777" w:rsidR="008F3A3F" w:rsidRPr="00AB70EB" w:rsidRDefault="008F3A3F" w:rsidP="006168FF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4848B8AD" w14:textId="46ED95C5" w:rsidR="0051224A" w:rsidRPr="00AB70EB" w:rsidRDefault="0051224A" w:rsidP="0051224A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손해배상을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방법으로는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크게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기한에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>제한과</w:t>
            </w:r>
            <w:r w:rsidR="00BC669B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금액에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제한이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존재</w:t>
            </w:r>
            <w:r w:rsidRPr="00AB70EB">
              <w:rPr>
                <w:rFonts w:ascii="Times New Roman" w:hint="eastAsia"/>
                <w:sz w:val="22"/>
                <w:szCs w:val="22"/>
              </w:rPr>
              <w:t>하</w:t>
            </w:r>
            <w:r w:rsidRPr="00AB70EB">
              <w:rPr>
                <w:rFonts w:ascii="Times New Roman" w:hint="eastAsia"/>
                <w:sz w:val="22"/>
                <w:szCs w:val="22"/>
              </w:rPr>
              <w:lastRenderedPageBreak/>
              <w:t>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그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외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있었던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사항에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C1FB0" w:rsidRPr="00AB70EB">
              <w:rPr>
                <w:rFonts w:ascii="Times New Roman" w:hint="eastAsia"/>
                <w:sz w:val="22"/>
                <w:szCs w:val="22"/>
              </w:rPr>
              <w:t>손해배상</w:t>
            </w:r>
            <w:r w:rsidR="00A224BB">
              <w:rPr>
                <w:rFonts w:ascii="Times New Roman" w:hint="eastAsia"/>
                <w:sz w:val="22"/>
                <w:szCs w:val="22"/>
              </w:rPr>
              <w:t>을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금지하는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방식의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224BB">
              <w:rPr>
                <w:rFonts w:ascii="Times New Roman" w:hint="eastAsia"/>
                <w:sz w:val="22"/>
                <w:szCs w:val="22"/>
              </w:rPr>
              <w:t>제한도</w:t>
            </w:r>
            <w:r w:rsidR="00A224B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6DE0">
              <w:rPr>
                <w:rFonts w:ascii="Times New Roman" w:hint="eastAsia"/>
                <w:sz w:val="22"/>
                <w:szCs w:val="22"/>
              </w:rPr>
              <w:t>규정</w:t>
            </w:r>
            <w:r w:rsidR="00D36DE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6DE0">
              <w:rPr>
                <w:rFonts w:ascii="Times New Roman" w:hint="eastAsia"/>
                <w:sz w:val="22"/>
                <w:szCs w:val="22"/>
              </w:rPr>
              <w:t>가능합니다</w:t>
            </w:r>
            <w:r w:rsidR="00D36DE0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9EA4B5B" w14:textId="77777777" w:rsidR="0051224A" w:rsidRPr="00AB70EB" w:rsidRDefault="0051224A" w:rsidP="0051224A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5E7E59E" w14:textId="23977372" w:rsidR="00DC1FB0" w:rsidRDefault="0051224A" w:rsidP="0051224A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발견한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거래종결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전후로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치유가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불가능하나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대상회사에</w:t>
            </w:r>
            <w:r w:rsidR="00C62D6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유의미한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발생할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특별손해배상의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적용되지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않도록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536309C2" w14:textId="1F941135" w:rsidR="0088456D" w:rsidRDefault="0088456D" w:rsidP="0051224A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01482AD2" w14:textId="70B0D555" w:rsidR="00733E4F" w:rsidRPr="00733E4F" w:rsidRDefault="0088456D" w:rsidP="00002493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특히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</w:t>
            </w:r>
            <w:r w:rsidR="00D36DE0">
              <w:rPr>
                <w:rFonts w:ascii="Times New Roman" w:hint="eastAsia"/>
                <w:sz w:val="22"/>
                <w:szCs w:val="22"/>
              </w:rPr>
              <w:t>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발생한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36DE0">
              <w:rPr>
                <w:rFonts w:ascii="Times New Roman" w:hint="eastAsia"/>
                <w:sz w:val="22"/>
                <w:szCs w:val="22"/>
              </w:rPr>
              <w:t>것으</w:t>
            </w:r>
            <w:r>
              <w:rPr>
                <w:rFonts w:ascii="Times New Roman" w:hint="eastAsia"/>
                <w:sz w:val="22"/>
                <w:szCs w:val="22"/>
              </w:rPr>
              <w:t>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</w:t>
            </w:r>
            <w:r w:rsidR="00D36DE0">
              <w:rPr>
                <w:rFonts w:ascii="Times New Roman" w:hint="eastAsia"/>
                <w:sz w:val="22"/>
                <w:szCs w:val="22"/>
              </w:rPr>
              <w:t>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간주하여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통상적이고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아래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예시도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기준으로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규정되어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5777A32A" w14:textId="77777777" w:rsidR="00FD38BD" w:rsidRPr="00FD38BD" w:rsidRDefault="00FD38BD" w:rsidP="00FD38BD">
      <w:pPr>
        <w:numPr>
          <w:ilvl w:val="1"/>
          <w:numId w:val="13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lastRenderedPageBreak/>
        <w:t>손해배상</w:t>
      </w:r>
      <w:r w:rsidRPr="00FD38BD">
        <w:rPr>
          <w:rFonts w:ascii="Times New Roman"/>
          <w:sz w:val="23"/>
          <w:szCs w:val="23"/>
        </w:rPr>
        <w:t>.</w:t>
      </w:r>
    </w:p>
    <w:p w14:paraId="23BB676A" w14:textId="71D90D81" w:rsidR="00FD38BD" w:rsidRDefault="00FD38BD" w:rsidP="00A43F8A">
      <w:pPr>
        <w:numPr>
          <w:ilvl w:val="0"/>
          <w:numId w:val="1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77DDC">
        <w:rPr>
          <w:rFonts w:ascii="Times New Roman"/>
          <w:sz w:val="23"/>
          <w:szCs w:val="23"/>
        </w:rPr>
        <w:t>각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당사자는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제</w:t>
      </w:r>
      <w:r w:rsidRPr="00877DDC">
        <w:rPr>
          <w:rFonts w:ascii="Times New Roman" w:hint="eastAsia"/>
          <w:sz w:val="23"/>
          <w:szCs w:val="23"/>
        </w:rPr>
        <w:t>1</w:t>
      </w:r>
      <w:r w:rsidR="00322922" w:rsidRPr="00877DDC">
        <w:rPr>
          <w:rFonts w:ascii="Times New Roman"/>
          <w:sz w:val="23"/>
          <w:szCs w:val="23"/>
        </w:rPr>
        <w:t>1</w:t>
      </w:r>
      <w:r w:rsidRPr="00877DDC">
        <w:rPr>
          <w:rFonts w:ascii="Times New Roman" w:hint="eastAsia"/>
          <w:sz w:val="23"/>
          <w:szCs w:val="23"/>
        </w:rPr>
        <w:t>.2</w:t>
      </w:r>
      <w:r w:rsidRPr="00877DDC">
        <w:rPr>
          <w:rFonts w:ascii="Times New Roman" w:hint="eastAsia"/>
          <w:sz w:val="23"/>
          <w:szCs w:val="23"/>
        </w:rPr>
        <w:t>조의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제한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하에</w:t>
      </w:r>
      <w:r w:rsidRPr="00877DDC">
        <w:rPr>
          <w:rFonts w:ascii="Times New Roman" w:hint="eastAsia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계약에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규정된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자신의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진술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및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보장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합의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또는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확약사항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기타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의무의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위반으로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인하여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상대방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당사자가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입은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손해를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배상하여야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한다</w:t>
      </w:r>
      <w:r w:rsidRPr="00877DDC">
        <w:rPr>
          <w:rFonts w:ascii="Times New Roman" w:hint="eastAsia"/>
          <w:sz w:val="23"/>
          <w:szCs w:val="23"/>
        </w:rPr>
        <w:t xml:space="preserve">. </w:t>
      </w:r>
      <w:r w:rsidRPr="00877DDC">
        <w:rPr>
          <w:rFonts w:ascii="Times New Roman" w:hint="eastAsia"/>
          <w:sz w:val="23"/>
          <w:szCs w:val="23"/>
        </w:rPr>
        <w:t>이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경우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어느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당사자에게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발생한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손해의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금액을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“</w:t>
      </w:r>
      <w:r w:rsidRPr="00877DDC">
        <w:rPr>
          <w:rFonts w:ascii="Times New Roman" w:hint="eastAsia"/>
          <w:b/>
          <w:sz w:val="23"/>
          <w:szCs w:val="23"/>
          <w:u w:val="single"/>
        </w:rPr>
        <w:t>손해액</w:t>
      </w:r>
      <w:r w:rsidRPr="00877DDC">
        <w:rPr>
          <w:rFonts w:ascii="Times New Roman"/>
          <w:sz w:val="23"/>
          <w:szCs w:val="23"/>
        </w:rPr>
        <w:t>”</w:t>
      </w:r>
      <w:r w:rsidRPr="00877DDC">
        <w:rPr>
          <w:rFonts w:ascii="Times New Roman" w:hint="eastAsia"/>
          <w:sz w:val="23"/>
          <w:szCs w:val="23"/>
        </w:rPr>
        <w:t>이라고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하고</w:t>
      </w:r>
      <w:r w:rsidRPr="00877DDC">
        <w:rPr>
          <w:rFonts w:ascii="Times New Roman" w:hint="eastAsia"/>
          <w:sz w:val="23"/>
          <w:szCs w:val="23"/>
        </w:rPr>
        <w:t xml:space="preserve">, </w:t>
      </w:r>
      <w:r w:rsidRPr="00877DDC">
        <w:rPr>
          <w:rFonts w:ascii="Times New Roman" w:hint="eastAsia"/>
          <w:sz w:val="23"/>
          <w:szCs w:val="23"/>
        </w:rPr>
        <w:t>손해액에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대하여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배상하여야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하는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 w:hint="eastAsia"/>
          <w:sz w:val="23"/>
          <w:szCs w:val="23"/>
        </w:rPr>
        <w:t>금액을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“</w:t>
      </w:r>
      <w:r w:rsidRPr="00877DDC">
        <w:rPr>
          <w:rFonts w:ascii="Times New Roman" w:hint="eastAsia"/>
          <w:b/>
          <w:sz w:val="23"/>
          <w:szCs w:val="23"/>
          <w:u w:val="single"/>
        </w:rPr>
        <w:t>손해배상액</w:t>
      </w:r>
      <w:r w:rsidRPr="00877DDC">
        <w:rPr>
          <w:rFonts w:ascii="Times New Roman"/>
          <w:sz w:val="23"/>
          <w:szCs w:val="23"/>
        </w:rPr>
        <w:t>”</w:t>
      </w:r>
      <w:r w:rsidRPr="00877DDC">
        <w:rPr>
          <w:rFonts w:ascii="Times New Roman" w:hint="eastAsia"/>
          <w:sz w:val="23"/>
          <w:szCs w:val="23"/>
        </w:rPr>
        <w:t>이라</w:t>
      </w:r>
      <w:r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하며</w:t>
      </w:r>
      <w:r w:rsidR="006C065B" w:rsidRPr="00877DDC">
        <w:rPr>
          <w:rFonts w:ascii="Times New Roman" w:hint="eastAsia"/>
          <w:sz w:val="23"/>
          <w:szCs w:val="23"/>
        </w:rPr>
        <w:t>,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본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계약에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따라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손해배상을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할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의무가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있는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당사자를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“</w:t>
      </w:r>
      <w:r w:rsidR="006C065B" w:rsidRPr="00877DDC">
        <w:rPr>
          <w:rFonts w:ascii="Times New Roman" w:hint="eastAsia"/>
          <w:b/>
          <w:sz w:val="23"/>
          <w:szCs w:val="23"/>
          <w:u w:val="single"/>
        </w:rPr>
        <w:t>배상당사자</w:t>
      </w:r>
      <w:r w:rsidR="006C065B" w:rsidRPr="00877DDC">
        <w:rPr>
          <w:rFonts w:ascii="Times New Roman"/>
          <w:sz w:val="23"/>
          <w:szCs w:val="23"/>
        </w:rPr>
        <w:t xml:space="preserve">”, </w:t>
      </w:r>
      <w:r w:rsidR="006C065B" w:rsidRPr="00877DDC">
        <w:rPr>
          <w:rFonts w:ascii="Times New Roman" w:hint="eastAsia"/>
          <w:sz w:val="23"/>
          <w:szCs w:val="23"/>
        </w:rPr>
        <w:t>손해배상을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받을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권리가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있는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당사자를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“</w:t>
      </w:r>
      <w:r w:rsidR="006C065B" w:rsidRPr="00877DDC">
        <w:rPr>
          <w:rFonts w:ascii="Times New Roman" w:hint="eastAsia"/>
          <w:b/>
          <w:sz w:val="23"/>
          <w:szCs w:val="23"/>
          <w:u w:val="single"/>
        </w:rPr>
        <w:t>피배상당사자</w:t>
      </w:r>
      <w:r w:rsidR="006C065B" w:rsidRPr="00877DDC">
        <w:rPr>
          <w:rFonts w:ascii="Times New Roman"/>
          <w:sz w:val="23"/>
          <w:szCs w:val="23"/>
        </w:rPr>
        <w:t>”</w:t>
      </w:r>
      <w:r w:rsidR="006C065B" w:rsidRPr="00877DDC">
        <w:rPr>
          <w:rFonts w:ascii="Times New Roman" w:hint="eastAsia"/>
          <w:sz w:val="23"/>
          <w:szCs w:val="23"/>
        </w:rPr>
        <w:t>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한다</w:t>
      </w:r>
      <w:r w:rsidRPr="00877DDC">
        <w:rPr>
          <w:rFonts w:ascii="Times New Roman" w:hint="eastAsia"/>
          <w:sz w:val="23"/>
          <w:szCs w:val="23"/>
        </w:rPr>
        <w:t>.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명확히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하면</w:t>
      </w:r>
      <w:r w:rsidR="006C065B" w:rsidRPr="00877DDC">
        <w:rPr>
          <w:rFonts w:ascii="Times New Roman" w:hint="eastAsia"/>
          <w:sz w:val="23"/>
          <w:szCs w:val="23"/>
        </w:rPr>
        <w:t>,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본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계약에서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규정하고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있는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매도인의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진술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및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보장</w:t>
      </w:r>
      <w:r w:rsidR="006C065B" w:rsidRPr="00877DDC">
        <w:rPr>
          <w:rFonts w:ascii="Times New Roman"/>
          <w:sz w:val="23"/>
          <w:szCs w:val="23"/>
        </w:rPr>
        <w:t xml:space="preserve">, </w:t>
      </w:r>
      <w:r w:rsidR="006C065B" w:rsidRPr="00877DDC">
        <w:rPr>
          <w:rFonts w:ascii="Times New Roman"/>
          <w:sz w:val="23"/>
          <w:szCs w:val="23"/>
        </w:rPr>
        <w:t>확약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기타의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의무의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위반으로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인해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대상회사</w:t>
      </w:r>
      <w:r w:rsidR="006A6731" w:rsidRPr="00877DDC">
        <w:rPr>
          <w:rFonts w:ascii="Times New Roman" w:hint="eastAsia"/>
          <w:sz w:val="23"/>
          <w:szCs w:val="23"/>
        </w:rPr>
        <w:t>나</w:t>
      </w:r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해외</w:t>
      </w:r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종속회사</w:t>
      </w:r>
      <w:r w:rsidR="006C065B" w:rsidRPr="00877DDC">
        <w:rPr>
          <w:rFonts w:ascii="Times New Roman"/>
          <w:sz w:val="23"/>
          <w:szCs w:val="23"/>
        </w:rPr>
        <w:t>에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손해가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발생한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경우</w:t>
      </w:r>
      <w:r w:rsidR="006C065B" w:rsidRPr="00877DDC">
        <w:rPr>
          <w:rFonts w:ascii="Times New Roman" w:hint="eastAsia"/>
          <w:sz w:val="23"/>
          <w:szCs w:val="23"/>
        </w:rPr>
        <w:t>에는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대상회사</w:t>
      </w:r>
      <w:r w:rsidR="006A6731" w:rsidRPr="00877DDC">
        <w:rPr>
          <w:rFonts w:ascii="Times New Roman" w:hint="eastAsia"/>
          <w:sz w:val="23"/>
          <w:szCs w:val="23"/>
        </w:rPr>
        <w:t>나</w:t>
      </w:r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해외</w:t>
      </w:r>
      <w:r w:rsidR="006A6731" w:rsidRPr="00877DDC">
        <w:rPr>
          <w:rFonts w:ascii="Times New Roman" w:hint="eastAsia"/>
          <w:sz w:val="23"/>
          <w:szCs w:val="23"/>
        </w:rPr>
        <w:t xml:space="preserve"> </w:t>
      </w:r>
      <w:r w:rsidR="006A6731" w:rsidRPr="00877DDC">
        <w:rPr>
          <w:rFonts w:ascii="Times New Roman" w:hint="eastAsia"/>
          <w:sz w:val="23"/>
          <w:szCs w:val="23"/>
        </w:rPr>
        <w:t>종속회사</w:t>
      </w:r>
      <w:r w:rsidR="006C065B" w:rsidRPr="00877DDC">
        <w:rPr>
          <w:rFonts w:ascii="Times New Roman"/>
          <w:sz w:val="23"/>
          <w:szCs w:val="23"/>
        </w:rPr>
        <w:t>에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발생한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손해액</w:t>
      </w:r>
      <w:r w:rsidR="00034EEE">
        <w:rPr>
          <w:rFonts w:ascii="Times New Roman" w:hint="eastAsia"/>
          <w:sz w:val="23"/>
          <w:szCs w:val="23"/>
        </w:rPr>
        <w:t>에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당사자들이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본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계약상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매매대금을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산정하기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위하여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합의한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대상회사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및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해외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종속회사의</w:t>
      </w:r>
      <w:r w:rsidR="00034EEE">
        <w:rPr>
          <w:rFonts w:ascii="Times New Roman" w:hint="eastAsia"/>
          <w:sz w:val="23"/>
          <w:szCs w:val="23"/>
        </w:rPr>
        <w:t xml:space="preserve"> EBITDA multiple [*]</w:t>
      </w:r>
      <w:r w:rsidR="00034EEE">
        <w:rPr>
          <w:rFonts w:ascii="Times New Roman" w:hint="eastAsia"/>
          <w:sz w:val="23"/>
          <w:szCs w:val="23"/>
        </w:rPr>
        <w:t>를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곱한</w:t>
      </w:r>
      <w:r w:rsidR="00034EEE">
        <w:rPr>
          <w:rFonts w:ascii="Times New Roman" w:hint="eastAsia"/>
          <w:sz w:val="23"/>
          <w:szCs w:val="23"/>
        </w:rPr>
        <w:t xml:space="preserve"> </w:t>
      </w:r>
      <w:r w:rsidR="00034EEE">
        <w:rPr>
          <w:rFonts w:ascii="Times New Roman" w:hint="eastAsia"/>
          <w:sz w:val="23"/>
          <w:szCs w:val="23"/>
        </w:rPr>
        <w:t>금액</w:t>
      </w:r>
      <w:r w:rsidR="006C065B" w:rsidRPr="00877DDC">
        <w:rPr>
          <w:rFonts w:ascii="Times New Roman" w:hint="eastAsia"/>
          <w:sz w:val="23"/>
          <w:szCs w:val="23"/>
        </w:rPr>
        <w:t>을</w:t>
      </w:r>
      <w:r w:rsidR="006C065B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/>
          <w:sz w:val="23"/>
          <w:szCs w:val="23"/>
        </w:rPr>
        <w:t>매</w:t>
      </w:r>
      <w:r w:rsidR="006C065B" w:rsidRPr="00877DDC">
        <w:rPr>
          <w:rFonts w:ascii="Times New Roman" w:hint="eastAsia"/>
          <w:sz w:val="23"/>
          <w:szCs w:val="23"/>
        </w:rPr>
        <w:t>수인에게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발생한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손해액으로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3F20DC" w:rsidRPr="00877DDC">
        <w:rPr>
          <w:rFonts w:ascii="Times New Roman" w:hint="eastAsia"/>
          <w:sz w:val="23"/>
          <w:szCs w:val="23"/>
        </w:rPr>
        <w:t>보며</w:t>
      </w:r>
      <w:r w:rsidR="002A7A18">
        <w:rPr>
          <w:rFonts w:ascii="Times New Roman" w:hint="eastAsia"/>
          <w:sz w:val="23"/>
          <w:szCs w:val="23"/>
        </w:rPr>
        <w:t>(</w:t>
      </w:r>
      <w:r w:rsidR="002A7A18">
        <w:rPr>
          <w:rFonts w:ascii="Times New Roman" w:hint="eastAsia"/>
          <w:sz w:val="23"/>
          <w:szCs w:val="23"/>
        </w:rPr>
        <w:t>단</w:t>
      </w:r>
      <w:r w:rsidR="002A7A18">
        <w:rPr>
          <w:rFonts w:ascii="Times New Roman" w:hint="eastAsia"/>
          <w:sz w:val="23"/>
          <w:szCs w:val="23"/>
        </w:rPr>
        <w:t>,</w:t>
      </w:r>
      <w:r w:rsidR="002A7A18">
        <w:rPr>
          <w:rFonts w:ascii="Times New Roman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대상회사나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해외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종속회사에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발행한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손해가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제</w:t>
      </w:r>
      <w:r w:rsidR="002A7A18">
        <w:rPr>
          <w:rFonts w:ascii="Times New Roman" w:hint="eastAsia"/>
          <w:sz w:val="23"/>
          <w:szCs w:val="23"/>
        </w:rPr>
        <w:t>3</w:t>
      </w:r>
      <w:r w:rsidR="002A7A18">
        <w:rPr>
          <w:rFonts w:ascii="Times New Roman"/>
          <w:sz w:val="23"/>
          <w:szCs w:val="23"/>
        </w:rPr>
        <w:t>.3</w:t>
      </w:r>
      <w:r w:rsidR="002A7A18">
        <w:rPr>
          <w:rFonts w:ascii="Times New Roman" w:hint="eastAsia"/>
          <w:sz w:val="23"/>
          <w:szCs w:val="23"/>
        </w:rPr>
        <w:t>조에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따른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매매대금의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E41BDE">
        <w:rPr>
          <w:rFonts w:ascii="Times New Roman" w:hint="eastAsia"/>
          <w:sz w:val="23"/>
          <w:szCs w:val="23"/>
        </w:rPr>
        <w:t>순자산</w:t>
      </w:r>
      <w:r w:rsidR="00E41BDE">
        <w:rPr>
          <w:rFonts w:ascii="Times New Roman" w:hint="eastAsia"/>
          <w:sz w:val="23"/>
          <w:szCs w:val="23"/>
        </w:rPr>
        <w:t xml:space="preserve"> </w:t>
      </w:r>
      <w:r w:rsidR="00AC2199">
        <w:rPr>
          <w:rFonts w:ascii="Times New Roman" w:hint="eastAsia"/>
          <w:sz w:val="23"/>
          <w:szCs w:val="23"/>
        </w:rPr>
        <w:t>조정</w:t>
      </w:r>
      <w:r w:rsidR="002A7A18">
        <w:rPr>
          <w:rFonts w:ascii="Times New Roman" w:hint="eastAsia"/>
          <w:sz w:val="23"/>
          <w:szCs w:val="23"/>
        </w:rPr>
        <w:t>을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통해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실질적으로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매수인에게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전보된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경우에는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그</w:t>
      </w:r>
      <w:r w:rsidR="002A7A18" w:rsidRPr="0089258D">
        <w:rPr>
          <w:rFonts w:ascii="Times New Roman" w:hint="eastAsia"/>
          <w:sz w:val="23"/>
          <w:szCs w:val="23"/>
        </w:rPr>
        <w:t xml:space="preserve"> </w:t>
      </w:r>
      <w:r w:rsidR="002A7A18" w:rsidRPr="0089258D">
        <w:rPr>
          <w:rFonts w:ascii="Times New Roman" w:hint="eastAsia"/>
          <w:sz w:val="23"/>
          <w:szCs w:val="23"/>
        </w:rPr>
        <w:t>범위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내에서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매수인의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손해는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발생하지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않은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것으로</w:t>
      </w:r>
      <w:r w:rsidR="002A7A18">
        <w:rPr>
          <w:rFonts w:ascii="Times New Roman" w:hint="eastAsia"/>
          <w:sz w:val="23"/>
          <w:szCs w:val="23"/>
        </w:rPr>
        <w:t xml:space="preserve"> </w:t>
      </w:r>
      <w:r w:rsidR="002A7A18">
        <w:rPr>
          <w:rFonts w:ascii="Times New Roman" w:hint="eastAsia"/>
          <w:sz w:val="23"/>
          <w:szCs w:val="23"/>
        </w:rPr>
        <w:t>봄</w:t>
      </w:r>
      <w:r w:rsidR="002A7A18">
        <w:rPr>
          <w:rFonts w:ascii="Times New Roman" w:hint="eastAsia"/>
          <w:sz w:val="23"/>
          <w:szCs w:val="23"/>
        </w:rPr>
        <w:t>)</w:t>
      </w:r>
      <w:r w:rsidR="003F20DC" w:rsidRPr="00877DDC">
        <w:rPr>
          <w:rFonts w:ascii="Times New Roman" w:hint="eastAsia"/>
          <w:sz w:val="23"/>
          <w:szCs w:val="23"/>
        </w:rPr>
        <w:t>,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본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제</w:t>
      </w:r>
      <w:r w:rsidR="00C21A57" w:rsidRPr="00877DDC">
        <w:rPr>
          <w:rFonts w:ascii="Times New Roman" w:hint="eastAsia"/>
          <w:sz w:val="23"/>
          <w:szCs w:val="23"/>
        </w:rPr>
        <w:t>1</w:t>
      </w:r>
      <w:r w:rsidR="00C21A57" w:rsidRPr="00877DDC">
        <w:rPr>
          <w:rFonts w:ascii="Times New Roman"/>
          <w:sz w:val="23"/>
          <w:szCs w:val="23"/>
        </w:rPr>
        <w:t>1</w:t>
      </w:r>
      <w:r w:rsidR="00C21A57" w:rsidRPr="00877DDC">
        <w:rPr>
          <w:rFonts w:ascii="Times New Roman" w:hint="eastAsia"/>
          <w:sz w:val="23"/>
          <w:szCs w:val="23"/>
        </w:rPr>
        <w:t>조의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목적상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어느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당사자의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손해액이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외화로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표시되는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경우에는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해당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손해액을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582A99" w:rsidRPr="00877DDC">
        <w:rPr>
          <w:rFonts w:ascii="Times New Roman" w:hint="eastAsia"/>
          <w:sz w:val="23"/>
          <w:szCs w:val="23"/>
        </w:rPr>
        <w:t>상대방에</w:t>
      </w:r>
      <w:r w:rsidR="00582A99" w:rsidRPr="00877DDC">
        <w:rPr>
          <w:rFonts w:ascii="Times New Roman" w:hint="eastAsia"/>
          <w:sz w:val="23"/>
          <w:szCs w:val="23"/>
        </w:rPr>
        <w:t xml:space="preserve"> </w:t>
      </w:r>
      <w:r w:rsidR="00582A99" w:rsidRPr="00877DDC">
        <w:rPr>
          <w:rFonts w:ascii="Times New Roman" w:hint="eastAsia"/>
          <w:sz w:val="23"/>
          <w:szCs w:val="23"/>
        </w:rPr>
        <w:t>대한</w:t>
      </w:r>
      <w:r w:rsidR="00582A99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손해배상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통지일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직전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영업일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3F20DC" w:rsidRPr="00877DDC">
        <w:rPr>
          <w:rFonts w:ascii="Times New Roman" w:hint="eastAsia"/>
          <w:sz w:val="23"/>
          <w:szCs w:val="23"/>
        </w:rPr>
        <w:t>기준</w:t>
      </w:r>
      <w:r w:rsidR="003F20DC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서울외국환중개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고시환율로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환산한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원화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금액을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손해액으로</w:t>
      </w:r>
      <w:r w:rsidR="00C21A57" w:rsidRPr="00877DDC">
        <w:rPr>
          <w:rFonts w:ascii="Times New Roman" w:hint="eastAsia"/>
          <w:sz w:val="23"/>
          <w:szCs w:val="23"/>
        </w:rPr>
        <w:t xml:space="preserve"> </w:t>
      </w:r>
      <w:r w:rsidR="00C21A57" w:rsidRPr="00877DDC">
        <w:rPr>
          <w:rFonts w:ascii="Times New Roman" w:hint="eastAsia"/>
          <w:sz w:val="23"/>
          <w:szCs w:val="23"/>
        </w:rPr>
        <w:t>본다</w:t>
      </w:r>
      <w:r w:rsidR="00C21A57" w:rsidRPr="00877DDC">
        <w:rPr>
          <w:rFonts w:ascii="Times New Roman" w:hint="eastAsia"/>
          <w:sz w:val="23"/>
          <w:szCs w:val="23"/>
        </w:rPr>
        <w:t xml:space="preserve">. </w:t>
      </w:r>
      <w:r w:rsidR="006C065B" w:rsidRPr="00877DDC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B07C00" w14:paraId="33EBCC47" w14:textId="77777777" w:rsidTr="0086361C">
        <w:tc>
          <w:tcPr>
            <w:tcW w:w="9060" w:type="dxa"/>
            <w:shd w:val="clear" w:color="auto" w:fill="D9D9D9" w:themeFill="background1" w:themeFillShade="D9"/>
          </w:tcPr>
          <w:p w14:paraId="624E6766" w14:textId="4944BC06" w:rsidR="00B07C00" w:rsidRPr="00AB70EB" w:rsidRDefault="00B07C00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D5A8F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여러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명인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책임을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방법이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E62EE45" w14:textId="0AD695E3" w:rsidR="00B07C00" w:rsidRPr="00AB70EB" w:rsidRDefault="00B07C00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6540D258" w14:textId="41BF51D3" w:rsidR="00B07C00" w:rsidRPr="00AB70EB" w:rsidRDefault="00B07C00" w:rsidP="00B07C00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다른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매도인들과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규정된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자신의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진술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보장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합의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확약사항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기타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의무의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위반으로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인하여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상대방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당사자가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입은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손해를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배상하여야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한다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730D40" w:rsidRPr="00AB70EB">
              <w:rPr>
                <w:rFonts w:ascii="Times New Roman"/>
                <w:sz w:val="22"/>
                <w:szCs w:val="22"/>
              </w:rPr>
              <w:t>”</w:t>
            </w:r>
          </w:p>
          <w:p w14:paraId="24A28282" w14:textId="77777777" w:rsidR="00B07C00" w:rsidRPr="00AB70EB" w:rsidRDefault="00B07C00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4F3C3AB7" w14:textId="476AD9CE" w:rsidR="00730D40" w:rsidRPr="00AB70EB" w:rsidRDefault="00730D40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다만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연대책임을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97447">
              <w:rPr>
                <w:rFonts w:ascii="Times New Roman" w:hint="eastAsia"/>
                <w:sz w:val="22"/>
                <w:szCs w:val="22"/>
              </w:rPr>
              <w:t>개별</w:t>
            </w:r>
            <w:r w:rsidR="00B97447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책임을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E1D6A3A" w14:textId="77777777" w:rsidR="00730D40" w:rsidRPr="00AB70EB" w:rsidRDefault="00730D40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27501906" w14:textId="77777777" w:rsidR="00037BBB" w:rsidRDefault="00730D40" w:rsidP="00037BBB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다른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매도인들과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연대하지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계약에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규정된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자신의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진술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보장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합의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확약사항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기타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의무의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위반으로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인하여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상대방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당사자가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입은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손해를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배상하여야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한다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보장이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허위이거나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부정확하여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입은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배상하여야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75589E" w:rsidRPr="00AB70EB">
              <w:rPr>
                <w:rFonts w:ascii="Times New Roman" w:hint="eastAsia"/>
                <w:sz w:val="22"/>
                <w:szCs w:val="22"/>
              </w:rPr>
              <w:t>매도인들은</w:t>
            </w:r>
            <w:r w:rsidR="0075589E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입은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모든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대상회사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주식의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지분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비율을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곱한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배상하여야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한다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</w:p>
          <w:p w14:paraId="397B7D23" w14:textId="77777777" w:rsidR="00037BBB" w:rsidRDefault="00037BBB" w:rsidP="00037BBB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30547A7D" w14:textId="25844EA3" w:rsidR="00037BBB" w:rsidRPr="00037BBB" w:rsidRDefault="001A0BA1" w:rsidP="00E76530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손해액과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관련하여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167960">
              <w:rPr>
                <w:rFonts w:ascii="Times New Roman" w:hint="eastAsia"/>
                <w:sz w:val="22"/>
                <w:szCs w:val="22"/>
              </w:rPr>
              <w:t>위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예시는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</w:t>
            </w:r>
            <w:r>
              <w:rPr>
                <w:rFonts w:ascii="Times New Roman" w:hint="eastAsia"/>
                <w:sz w:val="22"/>
                <w:szCs w:val="22"/>
              </w:rPr>
              <w:t>(</w:t>
            </w:r>
            <w:r>
              <w:rPr>
                <w:rFonts w:ascii="Times New Roman" w:hint="eastAsia"/>
                <w:sz w:val="22"/>
                <w:szCs w:val="22"/>
              </w:rPr>
              <w:t>및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종속회사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산정시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EBITDA multiple</w:t>
            </w:r>
            <w:r>
              <w:rPr>
                <w:rFonts w:ascii="Times New Roman" w:hint="eastAsia"/>
                <w:sz w:val="22"/>
                <w:szCs w:val="22"/>
              </w:rPr>
              <w:t>을사용한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대상회사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해외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종속회사가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손해액에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EBITDA multiple</w:t>
            </w:r>
            <w:r>
              <w:rPr>
                <w:rFonts w:ascii="Times New Roman" w:hint="eastAsia"/>
                <w:sz w:val="22"/>
                <w:szCs w:val="22"/>
              </w:rPr>
              <w:t>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곱한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금액을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손해액으로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규정하여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보았으나</w:t>
            </w:r>
            <w:r w:rsidR="00167960">
              <w:rPr>
                <w:rFonts w:ascii="Times New Roman" w:hint="eastAsia"/>
                <w:sz w:val="22"/>
                <w:szCs w:val="22"/>
              </w:rPr>
              <w:t>,</w:t>
            </w:r>
            <w:r w:rsidR="00167960">
              <w:rPr>
                <w:rFonts w:ascii="Times New Roman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해당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손해액에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/>
                <w:sz w:val="22"/>
                <w:szCs w:val="22"/>
              </w:rPr>
              <w:t>multiple</w:t>
            </w:r>
            <w:r w:rsidRPr="00F11F96">
              <w:rPr>
                <w:rFonts w:ascii="Times New Roman" w:hint="eastAsia"/>
                <w:sz w:val="22"/>
                <w:szCs w:val="22"/>
              </w:rPr>
              <w:t>을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곱한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금액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손해라는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주장을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국내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법원에서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받아들일지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F11F96">
              <w:rPr>
                <w:rFonts w:ascii="Times New Roman" w:hint="eastAsia"/>
                <w:sz w:val="22"/>
                <w:szCs w:val="22"/>
              </w:rPr>
              <w:t>여부는</w:t>
            </w:r>
            <w:r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명확하지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아니한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것이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사실이나</w:t>
            </w:r>
            <w:r w:rsidR="00167960">
              <w:rPr>
                <w:rFonts w:ascii="Times New Roman" w:hint="eastAsia"/>
                <w:sz w:val="22"/>
                <w:szCs w:val="22"/>
              </w:rPr>
              <w:t>,</w:t>
            </w:r>
            <w:r w:rsidR="00167960">
              <w:rPr>
                <w:rFonts w:ascii="Times New Roman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주식매매계약상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근거를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두는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것은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매수인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입장에서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불리하지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아니하다는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판단입니다</w:t>
            </w:r>
            <w:r w:rsidR="00167960">
              <w:rPr>
                <w:rFonts w:ascii="Times New Roman" w:hint="eastAsia"/>
                <w:sz w:val="22"/>
                <w:szCs w:val="22"/>
              </w:rPr>
              <w:t>.</w:t>
            </w:r>
            <w:r w:rsidR="00167960">
              <w:rPr>
                <w:rFonts w:ascii="Times New Roman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다만</w:t>
            </w:r>
            <w:r w:rsidR="00167960">
              <w:rPr>
                <w:rFonts w:ascii="Times New Roman" w:hint="eastAsia"/>
                <w:sz w:val="22"/>
                <w:szCs w:val="22"/>
              </w:rPr>
              <w:t>,</w:t>
            </w:r>
            <w:r w:rsidR="00167960">
              <w:rPr>
                <w:rFonts w:ascii="Times New Roman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매도인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이하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제</w:t>
            </w:r>
            <w:r w:rsidR="00167960">
              <w:rPr>
                <w:rFonts w:ascii="Times New Roman" w:hint="eastAsia"/>
                <w:sz w:val="22"/>
                <w:szCs w:val="22"/>
              </w:rPr>
              <w:t>1</w:t>
            </w:r>
            <w:r w:rsidR="00167960">
              <w:rPr>
                <w:rFonts w:ascii="Times New Roman"/>
                <w:sz w:val="22"/>
                <w:szCs w:val="22"/>
              </w:rPr>
              <w:t>1.4</w:t>
            </w:r>
            <w:r w:rsidR="00167960">
              <w:rPr>
                <w:rFonts w:ascii="Times New Roman" w:hint="eastAsia"/>
                <w:sz w:val="22"/>
                <w:szCs w:val="22"/>
              </w:rPr>
              <w:t>조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등에서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손해액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산정시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/>
                <w:sz w:val="22"/>
                <w:szCs w:val="22"/>
              </w:rPr>
              <w:t>EBITDA multiple</w:t>
            </w:r>
            <w:r w:rsidR="00167960">
              <w:rPr>
                <w:rFonts w:ascii="Times New Roman" w:hint="eastAsia"/>
                <w:sz w:val="22"/>
                <w:szCs w:val="22"/>
              </w:rPr>
              <w:t>이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적용되지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않도록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하는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문구를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규정하고자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시도할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가능성이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높고</w:t>
            </w:r>
            <w:r w:rsidR="00167960">
              <w:rPr>
                <w:rFonts w:ascii="Times New Roman" w:hint="eastAsia"/>
                <w:sz w:val="22"/>
                <w:szCs w:val="22"/>
              </w:rPr>
              <w:t>,</w:t>
            </w:r>
            <w:r w:rsidR="00167960">
              <w:rPr>
                <w:rFonts w:ascii="Times New Roman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결국에는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당사자간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협상의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문제가</w:t>
            </w:r>
            <w:r w:rsidR="00167960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67960">
              <w:rPr>
                <w:rFonts w:ascii="Times New Roman" w:hint="eastAsia"/>
                <w:sz w:val="22"/>
                <w:szCs w:val="22"/>
              </w:rPr>
              <w:t>되겠습니다</w:t>
            </w:r>
            <w:r w:rsidR="00167960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677B0939" w14:textId="46BA744D" w:rsidR="00FD38BD" w:rsidRDefault="00FD38BD" w:rsidP="00A43F8A">
      <w:pPr>
        <w:numPr>
          <w:ilvl w:val="0"/>
          <w:numId w:val="1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D38BD">
        <w:rPr>
          <w:rFonts w:ascii="Times New Roman" w:hint="eastAsia"/>
          <w:sz w:val="23"/>
          <w:szCs w:val="23"/>
        </w:rPr>
        <w:lastRenderedPageBreak/>
        <w:t>제</w:t>
      </w:r>
      <w:r w:rsidR="0041666E">
        <w:rPr>
          <w:rFonts w:ascii="Times New Roman" w:hint="eastAsia"/>
          <w:sz w:val="23"/>
          <w:szCs w:val="23"/>
        </w:rPr>
        <w:t>1</w:t>
      </w:r>
      <w:r w:rsidR="00322922">
        <w:rPr>
          <w:rFonts w:ascii="Times New Roman"/>
          <w:sz w:val="23"/>
          <w:szCs w:val="23"/>
        </w:rPr>
        <w:t>0</w:t>
      </w:r>
      <w:r w:rsidRPr="00FD38BD">
        <w:rPr>
          <w:rFonts w:ascii="Times New Roman" w:hint="eastAsia"/>
          <w:sz w:val="23"/>
          <w:szCs w:val="23"/>
        </w:rPr>
        <w:t>.</w:t>
      </w:r>
      <w:r w:rsidR="00322922">
        <w:rPr>
          <w:rFonts w:ascii="Times New Roman"/>
          <w:sz w:val="23"/>
          <w:szCs w:val="23"/>
        </w:rPr>
        <w:t>3</w:t>
      </w:r>
      <w:r w:rsidRPr="00FD38BD">
        <w:rPr>
          <w:rFonts w:ascii="Times New Roman" w:hint="eastAsia"/>
          <w:sz w:val="23"/>
          <w:szCs w:val="23"/>
        </w:rPr>
        <w:t>조에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의하여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계약금을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몰취할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있는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="00A20188">
        <w:rPr>
          <w:rFonts w:ascii="Times New Roman" w:hint="eastAsia"/>
          <w:sz w:val="23"/>
          <w:szCs w:val="23"/>
        </w:rPr>
        <w:t>매도인</w:t>
      </w:r>
      <w:r w:rsidRPr="00FD38BD">
        <w:rPr>
          <w:rFonts w:ascii="Times New Roman" w:hint="eastAsia"/>
          <w:sz w:val="23"/>
          <w:szCs w:val="23"/>
        </w:rPr>
        <w:t>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권리는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제</w:t>
      </w:r>
      <w:r w:rsidRPr="00FD38BD">
        <w:rPr>
          <w:rFonts w:ascii="Times New Roman" w:hint="eastAsia"/>
          <w:sz w:val="23"/>
          <w:szCs w:val="23"/>
        </w:rPr>
        <w:t>1</w:t>
      </w:r>
      <w:r w:rsidR="00322922">
        <w:rPr>
          <w:rFonts w:ascii="Times New Roman"/>
          <w:sz w:val="23"/>
          <w:szCs w:val="23"/>
        </w:rPr>
        <w:t>1</w:t>
      </w:r>
      <w:r w:rsidRPr="00FD38BD">
        <w:rPr>
          <w:rFonts w:ascii="Times New Roman" w:hint="eastAsia"/>
          <w:sz w:val="23"/>
          <w:szCs w:val="23"/>
        </w:rPr>
        <w:t>조의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제한을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받지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아니한다</w:t>
      </w:r>
      <w:r w:rsidRPr="00FD38BD">
        <w:rPr>
          <w:rFonts w:ascii="Times New Roman" w:hint="eastAsia"/>
          <w:sz w:val="23"/>
          <w:szCs w:val="23"/>
        </w:rPr>
        <w:t>.</w:t>
      </w:r>
    </w:p>
    <w:p w14:paraId="7A0C9991" w14:textId="2C830B94" w:rsidR="007F6C7F" w:rsidRPr="00FD38BD" w:rsidRDefault="007F6C7F" w:rsidP="00A43F8A">
      <w:pPr>
        <w:numPr>
          <w:ilvl w:val="0"/>
          <w:numId w:val="17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7F6C7F">
        <w:rPr>
          <w:rFonts w:ascii="Times New Roman" w:hint="eastAsia"/>
          <w:sz w:val="23"/>
          <w:szCs w:val="23"/>
        </w:rPr>
        <w:t>제</w:t>
      </w:r>
      <w:r w:rsidRPr="007F6C7F">
        <w:rPr>
          <w:rFonts w:ascii="Times New Roman" w:hint="eastAsia"/>
          <w:sz w:val="23"/>
          <w:szCs w:val="23"/>
        </w:rPr>
        <w:t>11</w:t>
      </w:r>
      <w:r w:rsidRPr="007F6C7F">
        <w:rPr>
          <w:rFonts w:ascii="Times New Roman" w:hint="eastAsia"/>
          <w:sz w:val="23"/>
          <w:szCs w:val="23"/>
        </w:rPr>
        <w:t>조에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따른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손해배상은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세무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목적상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관련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법</w:t>
      </w:r>
      <w:r w:rsidR="004C4EB0">
        <w:rPr>
          <w:rFonts w:ascii="Times New Roman" w:hint="eastAsia"/>
          <w:sz w:val="23"/>
          <w:szCs w:val="23"/>
        </w:rPr>
        <w:t>령</w:t>
      </w:r>
      <w:r w:rsidRPr="007F6C7F">
        <w:rPr>
          <w:rFonts w:ascii="Times New Roman" w:hint="eastAsia"/>
          <w:sz w:val="23"/>
          <w:szCs w:val="23"/>
        </w:rPr>
        <w:t>이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허용하는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한도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내에서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매매대금의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조정으로</w:t>
      </w:r>
      <w:r w:rsidRPr="007F6C7F">
        <w:rPr>
          <w:rFonts w:ascii="Times New Roman" w:hint="eastAsia"/>
          <w:sz w:val="23"/>
          <w:szCs w:val="23"/>
        </w:rPr>
        <w:t xml:space="preserve"> </w:t>
      </w:r>
      <w:r w:rsidRPr="007F6C7F">
        <w:rPr>
          <w:rFonts w:ascii="Times New Roman" w:hint="eastAsia"/>
          <w:sz w:val="23"/>
          <w:szCs w:val="23"/>
        </w:rPr>
        <w:t>본다</w:t>
      </w:r>
    </w:p>
    <w:p w14:paraId="761DC6FD" w14:textId="77777777" w:rsidR="00FD38BD" w:rsidRPr="00FD38BD" w:rsidRDefault="00FD38BD" w:rsidP="00FD38BD">
      <w:pPr>
        <w:numPr>
          <w:ilvl w:val="1"/>
          <w:numId w:val="13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  <w:u w:val="single"/>
        </w:rPr>
        <w:t>제한</w:t>
      </w:r>
      <w:r w:rsidRPr="00FD38BD">
        <w:rPr>
          <w:rFonts w:ascii="Times New Roman"/>
          <w:sz w:val="23"/>
          <w:szCs w:val="23"/>
        </w:rPr>
        <w:t>.</w:t>
      </w:r>
    </w:p>
    <w:p w14:paraId="473C4299" w14:textId="6074F749" w:rsidR="00E73375" w:rsidRDefault="00FD38BD" w:rsidP="00A43F8A">
      <w:pPr>
        <w:numPr>
          <w:ilvl w:val="0"/>
          <w:numId w:val="1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</w:rPr>
        <w:t>각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당사자의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계약상</w:t>
      </w:r>
      <w:r w:rsidRPr="00FD38BD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진술</w:t>
      </w:r>
      <w:r w:rsidRPr="00E02EC6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및</w:t>
      </w:r>
      <w:r w:rsidRPr="00E02EC6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보장은</w:t>
      </w:r>
      <w:r w:rsidRPr="00E02EC6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거래종결일로부터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="0086361C">
        <w:rPr>
          <w:rFonts w:ascii="Times New Roman"/>
          <w:sz w:val="23"/>
          <w:szCs w:val="23"/>
        </w:rPr>
        <w:t>[</w:t>
      </w:r>
      <w:r w:rsidR="0086361C">
        <w:rPr>
          <w:rFonts w:hAnsi="바탕" w:hint="eastAsia"/>
          <w:sz w:val="23"/>
          <w:szCs w:val="23"/>
        </w:rPr>
        <w:t>•</w:t>
      </w:r>
      <w:r w:rsidR="0086361C">
        <w:rPr>
          <w:rFonts w:ascii="Times New Roman"/>
          <w:sz w:val="23"/>
          <w:szCs w:val="23"/>
        </w:rPr>
        <w:t>]</w:t>
      </w:r>
      <w:r w:rsidR="00563CA6">
        <w:rPr>
          <w:rFonts w:ascii="Times New Roman" w:hint="eastAsia"/>
          <w:sz w:val="23"/>
          <w:szCs w:val="23"/>
        </w:rPr>
        <w:t>개월</w:t>
      </w:r>
      <w:r w:rsidRPr="00E02EC6">
        <w:rPr>
          <w:rFonts w:ascii="Times New Roman" w:hint="eastAsia"/>
          <w:sz w:val="23"/>
          <w:szCs w:val="23"/>
        </w:rPr>
        <w:t>까지</w:t>
      </w:r>
      <w:r w:rsidRPr="00E02EC6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유효하나</w:t>
      </w:r>
      <w:r w:rsidRPr="00E02EC6">
        <w:rPr>
          <w:rFonts w:ascii="Times New Roman" w:hint="eastAsia"/>
          <w:sz w:val="23"/>
          <w:szCs w:val="23"/>
        </w:rPr>
        <w:t>,</w:t>
      </w:r>
      <w:r w:rsidR="00D3645B" w:rsidRPr="00D3645B">
        <w:rPr>
          <w:rFonts w:ascii="Times New Roman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제</w:t>
      </w:r>
      <w:r w:rsidR="00322922" w:rsidRPr="00E02EC6">
        <w:rPr>
          <w:rFonts w:ascii="Times New Roman"/>
          <w:sz w:val="23"/>
          <w:szCs w:val="23"/>
        </w:rPr>
        <w:t>6</w:t>
      </w:r>
      <w:r w:rsidRPr="00E02EC6">
        <w:rPr>
          <w:rFonts w:ascii="Times New Roman" w:hint="eastAsia"/>
          <w:sz w:val="23"/>
          <w:szCs w:val="23"/>
        </w:rPr>
        <w:t>.1</w:t>
      </w:r>
      <w:r w:rsidRPr="00E02EC6">
        <w:rPr>
          <w:rFonts w:ascii="Times New Roman" w:hint="eastAsia"/>
          <w:sz w:val="23"/>
          <w:szCs w:val="23"/>
        </w:rPr>
        <w:t>조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Pr="00E02EC6">
        <w:rPr>
          <w:rFonts w:ascii="Times New Roman" w:hint="eastAsia"/>
          <w:sz w:val="23"/>
          <w:szCs w:val="23"/>
        </w:rPr>
        <w:t>(a)</w:t>
      </w:r>
      <w:r w:rsidRPr="00E02EC6">
        <w:rPr>
          <w:rFonts w:ascii="Times New Roman" w:hint="eastAsia"/>
          <w:sz w:val="23"/>
          <w:szCs w:val="23"/>
        </w:rPr>
        <w:t>항</w:t>
      </w:r>
      <w:r w:rsidR="00CD4930">
        <w:rPr>
          <w:rFonts w:ascii="Times New Roman" w:hint="eastAsia"/>
          <w:sz w:val="23"/>
          <w:szCs w:val="23"/>
        </w:rPr>
        <w:t>(</w:t>
      </w:r>
      <w:r w:rsidR="00CD4930">
        <w:rPr>
          <w:rFonts w:ascii="Times New Roman" w:hint="eastAsia"/>
          <w:sz w:val="23"/>
          <w:szCs w:val="23"/>
        </w:rPr>
        <w:t>주식</w:t>
      </w:r>
      <w:r w:rsidR="00CD4930">
        <w:rPr>
          <w:rFonts w:ascii="Times New Roman" w:hint="eastAsia"/>
          <w:sz w:val="23"/>
          <w:szCs w:val="23"/>
        </w:rPr>
        <w:t xml:space="preserve"> </w:t>
      </w:r>
      <w:r w:rsidR="00CD4930">
        <w:rPr>
          <w:rFonts w:ascii="Times New Roman" w:hint="eastAsia"/>
          <w:sz w:val="23"/>
          <w:szCs w:val="23"/>
        </w:rPr>
        <w:t>소유권</w:t>
      </w:r>
      <w:r w:rsidR="00CD4930">
        <w:rPr>
          <w:rFonts w:ascii="Times New Roman" w:hint="eastAsia"/>
          <w:sz w:val="23"/>
          <w:szCs w:val="23"/>
        </w:rPr>
        <w:t>)</w:t>
      </w:r>
      <w:r w:rsidR="00E02EC6">
        <w:rPr>
          <w:rFonts w:ascii="Times New Roman" w:hint="eastAsia"/>
          <w:sz w:val="23"/>
          <w:szCs w:val="23"/>
        </w:rPr>
        <w:t xml:space="preserve">, </w:t>
      </w:r>
      <w:r w:rsidR="00E02EC6">
        <w:rPr>
          <w:rFonts w:ascii="Times New Roman" w:hint="eastAsia"/>
          <w:sz w:val="23"/>
          <w:szCs w:val="23"/>
        </w:rPr>
        <w:t>제</w:t>
      </w:r>
      <w:r w:rsidR="00E02EC6">
        <w:rPr>
          <w:rFonts w:ascii="Times New Roman" w:hint="eastAsia"/>
          <w:sz w:val="23"/>
          <w:szCs w:val="23"/>
        </w:rPr>
        <w:t>6</w:t>
      </w:r>
      <w:r w:rsidR="00E02EC6">
        <w:rPr>
          <w:rFonts w:ascii="Times New Roman"/>
          <w:sz w:val="23"/>
          <w:szCs w:val="23"/>
        </w:rPr>
        <w:t>.2</w:t>
      </w:r>
      <w:r w:rsidR="00E02EC6">
        <w:rPr>
          <w:rFonts w:ascii="Times New Roman" w:hint="eastAsia"/>
          <w:sz w:val="23"/>
          <w:szCs w:val="23"/>
        </w:rPr>
        <w:t>조</w:t>
      </w:r>
      <w:r w:rsidR="00E02EC6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="00E02EC6">
        <w:rPr>
          <w:rFonts w:ascii="Times New Roman"/>
          <w:sz w:val="23"/>
          <w:szCs w:val="23"/>
        </w:rPr>
        <w:t>(</w:t>
      </w:r>
      <w:r w:rsidR="00E02EC6">
        <w:rPr>
          <w:rFonts w:ascii="Times New Roman" w:hint="eastAsia"/>
          <w:sz w:val="23"/>
          <w:szCs w:val="23"/>
        </w:rPr>
        <w:t>a)</w:t>
      </w:r>
      <w:r w:rsidR="00E02EC6">
        <w:rPr>
          <w:rFonts w:ascii="Times New Roman" w:hint="eastAsia"/>
          <w:sz w:val="23"/>
          <w:szCs w:val="23"/>
        </w:rPr>
        <w:t>항</w:t>
      </w:r>
      <w:r w:rsidR="00CD4930">
        <w:rPr>
          <w:rFonts w:ascii="Times New Roman" w:hint="eastAsia"/>
          <w:sz w:val="23"/>
          <w:szCs w:val="23"/>
        </w:rPr>
        <w:t>(</w:t>
      </w:r>
      <w:r w:rsidR="00CD4930">
        <w:rPr>
          <w:rFonts w:ascii="Times New Roman" w:hint="eastAsia"/>
          <w:sz w:val="23"/>
          <w:szCs w:val="23"/>
        </w:rPr>
        <w:t>회사의</w:t>
      </w:r>
      <w:r w:rsidR="00CD4930">
        <w:rPr>
          <w:rFonts w:ascii="Times New Roman" w:hint="eastAsia"/>
          <w:sz w:val="23"/>
          <w:szCs w:val="23"/>
        </w:rPr>
        <w:t xml:space="preserve"> </w:t>
      </w:r>
      <w:r w:rsidR="00CD4930">
        <w:rPr>
          <w:rFonts w:ascii="Times New Roman" w:hint="eastAsia"/>
          <w:sz w:val="23"/>
          <w:szCs w:val="23"/>
        </w:rPr>
        <w:t>설립</w:t>
      </w:r>
      <w:r w:rsidR="00CD4930">
        <w:rPr>
          <w:rFonts w:ascii="Times New Roman" w:hint="eastAsia"/>
          <w:sz w:val="23"/>
          <w:szCs w:val="23"/>
        </w:rPr>
        <w:t>)</w:t>
      </w:r>
      <w:r w:rsidR="00F73F1C">
        <w:rPr>
          <w:rFonts w:ascii="Times New Roman"/>
          <w:sz w:val="23"/>
          <w:szCs w:val="23"/>
        </w:rPr>
        <w:t xml:space="preserve"> </w:t>
      </w:r>
      <w:r w:rsidR="00F73F1C">
        <w:rPr>
          <w:rFonts w:ascii="Times New Roman" w:hint="eastAsia"/>
          <w:sz w:val="23"/>
          <w:szCs w:val="23"/>
        </w:rPr>
        <w:t>및</w:t>
      </w:r>
      <w:r w:rsidR="00F73F1C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="00F73F1C">
        <w:rPr>
          <w:rFonts w:ascii="Times New Roman" w:hint="eastAsia"/>
          <w:sz w:val="23"/>
          <w:szCs w:val="23"/>
        </w:rPr>
        <w:t>(</w:t>
      </w:r>
      <w:r w:rsidR="00F73F1C">
        <w:rPr>
          <w:rFonts w:ascii="Times New Roman"/>
          <w:sz w:val="23"/>
          <w:szCs w:val="23"/>
        </w:rPr>
        <w:t>c)</w:t>
      </w:r>
      <w:r w:rsidR="00F73F1C">
        <w:rPr>
          <w:rFonts w:ascii="Times New Roman" w:hint="eastAsia"/>
          <w:sz w:val="23"/>
          <w:szCs w:val="23"/>
        </w:rPr>
        <w:t>항</w:t>
      </w:r>
      <w:r w:rsidR="00F73F1C">
        <w:rPr>
          <w:rFonts w:ascii="Times New Roman" w:hint="eastAsia"/>
          <w:sz w:val="23"/>
          <w:szCs w:val="23"/>
        </w:rPr>
        <w:t>(</w:t>
      </w:r>
      <w:r w:rsidR="00F73F1C">
        <w:rPr>
          <w:rFonts w:ascii="Times New Roman" w:hint="eastAsia"/>
          <w:sz w:val="23"/>
          <w:szCs w:val="23"/>
        </w:rPr>
        <w:t>자본구성</w:t>
      </w:r>
      <w:r w:rsidR="00F73F1C">
        <w:rPr>
          <w:rFonts w:ascii="Times New Roman" w:hint="eastAsia"/>
          <w:sz w:val="23"/>
          <w:szCs w:val="23"/>
        </w:rPr>
        <w:t>)</w:t>
      </w:r>
      <w:r w:rsidRPr="00E02EC6">
        <w:rPr>
          <w:rFonts w:ascii="Times New Roman" w:hint="eastAsia"/>
          <w:sz w:val="23"/>
          <w:szCs w:val="23"/>
        </w:rPr>
        <w:t>에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규정된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="00A20188" w:rsidRPr="00E02EC6">
        <w:rPr>
          <w:rFonts w:ascii="Times New Roman" w:hint="eastAsia"/>
          <w:sz w:val="23"/>
          <w:szCs w:val="23"/>
        </w:rPr>
        <w:t>매도인</w:t>
      </w:r>
      <w:r w:rsidRPr="00E02EC6">
        <w:rPr>
          <w:rFonts w:ascii="Times New Roman" w:hint="eastAsia"/>
          <w:sz w:val="23"/>
          <w:szCs w:val="23"/>
        </w:rPr>
        <w:t>의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진술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및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보장</w:t>
      </w:r>
      <w:r w:rsidR="00F73F1C">
        <w:rPr>
          <w:rFonts w:ascii="Times New Roman" w:hint="eastAsia"/>
          <w:sz w:val="23"/>
          <w:szCs w:val="23"/>
        </w:rPr>
        <w:t>(</w:t>
      </w:r>
      <w:r w:rsidR="00F73F1C">
        <w:rPr>
          <w:rFonts w:ascii="Times New Roman"/>
          <w:sz w:val="23"/>
          <w:szCs w:val="23"/>
        </w:rPr>
        <w:t>“</w:t>
      </w:r>
      <w:r w:rsidR="00F73F1C" w:rsidRPr="00F73F1C">
        <w:rPr>
          <w:rFonts w:ascii="Times New Roman" w:hint="eastAsia"/>
          <w:b/>
          <w:sz w:val="23"/>
          <w:szCs w:val="23"/>
          <w:u w:val="single"/>
        </w:rPr>
        <w:t>근본적</w:t>
      </w:r>
      <w:r w:rsidR="00F73F1C" w:rsidRPr="00F73F1C">
        <w:rPr>
          <w:rFonts w:ascii="Times New Roman" w:hint="eastAsia"/>
          <w:b/>
          <w:sz w:val="23"/>
          <w:szCs w:val="23"/>
          <w:u w:val="single"/>
        </w:rPr>
        <w:t xml:space="preserve"> </w:t>
      </w:r>
      <w:r w:rsidR="00F73F1C" w:rsidRPr="00F73F1C">
        <w:rPr>
          <w:rFonts w:ascii="Times New Roman" w:hint="eastAsia"/>
          <w:b/>
          <w:sz w:val="23"/>
          <w:szCs w:val="23"/>
          <w:u w:val="single"/>
        </w:rPr>
        <w:t>진술보장</w:t>
      </w:r>
      <w:r w:rsidR="00F73F1C">
        <w:rPr>
          <w:rFonts w:ascii="Times New Roman"/>
          <w:sz w:val="23"/>
          <w:szCs w:val="23"/>
        </w:rPr>
        <w:t>”)</w:t>
      </w:r>
      <w:r w:rsidRPr="00E02EC6">
        <w:rPr>
          <w:rFonts w:ascii="Times New Roman" w:hint="eastAsia"/>
          <w:sz w:val="23"/>
          <w:szCs w:val="23"/>
        </w:rPr>
        <w:t>은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거래종결일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이후에도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계속하여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그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기간의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제한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없이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 w:hint="eastAsia"/>
          <w:sz w:val="23"/>
          <w:szCs w:val="23"/>
        </w:rPr>
        <w:t>유효하게</w:t>
      </w:r>
      <w:r w:rsidRPr="00E02EC6">
        <w:rPr>
          <w:rFonts w:ascii="Times New Roman" w:hint="eastAsia"/>
          <w:sz w:val="23"/>
          <w:szCs w:val="23"/>
        </w:rPr>
        <w:t xml:space="preserve"> </w:t>
      </w:r>
      <w:r w:rsidRPr="00E02EC6">
        <w:rPr>
          <w:rFonts w:ascii="Times New Roman"/>
          <w:sz w:val="23"/>
          <w:szCs w:val="23"/>
        </w:rPr>
        <w:t>존속</w:t>
      </w:r>
      <w:r w:rsidR="00E02EC6">
        <w:rPr>
          <w:rFonts w:ascii="Times New Roman" w:hint="eastAsia"/>
          <w:sz w:val="23"/>
          <w:szCs w:val="23"/>
        </w:rPr>
        <w:t>하며</w:t>
      </w:r>
      <w:r w:rsidR="00E02EC6">
        <w:rPr>
          <w:rFonts w:ascii="Times New Roman" w:hint="eastAsia"/>
          <w:sz w:val="23"/>
          <w:szCs w:val="23"/>
        </w:rPr>
        <w:t>,</w:t>
      </w:r>
      <w:r w:rsidR="00E02EC6">
        <w:rPr>
          <w:rFonts w:ascii="Times New Roman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제</w:t>
      </w:r>
      <w:r w:rsidR="0085659F" w:rsidRPr="007B3449">
        <w:rPr>
          <w:rFonts w:ascii="Times New Roman" w:hint="eastAsia"/>
          <w:sz w:val="23"/>
          <w:szCs w:val="23"/>
        </w:rPr>
        <w:t>6</w:t>
      </w:r>
      <w:r w:rsidR="0085659F" w:rsidRPr="007B3449">
        <w:rPr>
          <w:rFonts w:ascii="Times New Roman"/>
          <w:sz w:val="23"/>
          <w:szCs w:val="23"/>
        </w:rPr>
        <w:t>.2</w:t>
      </w:r>
      <w:r w:rsidR="0085659F" w:rsidRPr="007B3449">
        <w:rPr>
          <w:rFonts w:ascii="Times New Roman" w:hint="eastAsia"/>
          <w:sz w:val="23"/>
          <w:szCs w:val="23"/>
        </w:rPr>
        <w:t>조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="0085659F" w:rsidRPr="007B3449">
        <w:rPr>
          <w:rFonts w:ascii="Times New Roman"/>
          <w:sz w:val="23"/>
          <w:szCs w:val="23"/>
        </w:rPr>
        <w:t>(</w:t>
      </w:r>
      <w:r w:rsidR="00FD51B0" w:rsidRPr="007B3449">
        <w:rPr>
          <w:rFonts w:ascii="Times New Roman" w:hint="eastAsia"/>
          <w:sz w:val="23"/>
          <w:szCs w:val="23"/>
        </w:rPr>
        <w:t>l</w:t>
      </w:r>
      <w:r w:rsidR="0085659F" w:rsidRPr="007B3449">
        <w:rPr>
          <w:rFonts w:ascii="Times New Roman"/>
          <w:sz w:val="23"/>
          <w:szCs w:val="23"/>
        </w:rPr>
        <w:t>)</w:t>
      </w:r>
      <w:r w:rsidR="0085659F" w:rsidRPr="007B3449">
        <w:rPr>
          <w:rFonts w:ascii="Times New Roman" w:hint="eastAsia"/>
          <w:sz w:val="23"/>
          <w:szCs w:val="23"/>
        </w:rPr>
        <w:t>항</w:t>
      </w:r>
      <w:r w:rsidR="00877ACE" w:rsidRPr="007B3449">
        <w:rPr>
          <w:rFonts w:ascii="Times New Roman" w:hint="eastAsia"/>
          <w:sz w:val="23"/>
          <w:szCs w:val="23"/>
        </w:rPr>
        <w:t>(</w:t>
      </w:r>
      <w:r w:rsidR="00FD51B0" w:rsidRPr="007B3449">
        <w:rPr>
          <w:rFonts w:ascii="Times New Roman" w:hint="eastAsia"/>
          <w:sz w:val="23"/>
          <w:szCs w:val="23"/>
        </w:rPr>
        <w:t>인사</w:t>
      </w:r>
      <w:r w:rsidR="00FD51B0" w:rsidRPr="007B3449">
        <w:rPr>
          <w:rFonts w:ascii="Times New Roman" w:hint="eastAsia"/>
          <w:sz w:val="23"/>
          <w:szCs w:val="23"/>
        </w:rPr>
        <w:t xml:space="preserve"> </w:t>
      </w:r>
      <w:r w:rsidR="00FD51B0" w:rsidRPr="007B3449">
        <w:rPr>
          <w:rFonts w:ascii="Times New Roman" w:hint="eastAsia"/>
          <w:sz w:val="23"/>
          <w:szCs w:val="23"/>
        </w:rPr>
        <w:t>및</w:t>
      </w:r>
      <w:r w:rsidR="00FD51B0" w:rsidRPr="007B3449">
        <w:rPr>
          <w:rFonts w:ascii="Times New Roman" w:hint="eastAsia"/>
          <w:sz w:val="23"/>
          <w:szCs w:val="23"/>
        </w:rPr>
        <w:t xml:space="preserve"> </w:t>
      </w:r>
      <w:r w:rsidR="00FD51B0" w:rsidRPr="007B3449">
        <w:rPr>
          <w:rFonts w:ascii="Times New Roman" w:hint="eastAsia"/>
          <w:sz w:val="23"/>
          <w:szCs w:val="23"/>
        </w:rPr>
        <w:t>노무</w:t>
      </w:r>
      <w:r w:rsidR="00877ACE" w:rsidRPr="007B3449">
        <w:rPr>
          <w:rFonts w:ascii="Times New Roman" w:hint="eastAsia"/>
          <w:sz w:val="23"/>
          <w:szCs w:val="23"/>
        </w:rPr>
        <w:t>)</w:t>
      </w:r>
      <w:r w:rsidR="00691F33">
        <w:rPr>
          <w:rFonts w:ascii="Times New Roman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및</w:t>
      </w:r>
      <w:r w:rsidR="00691F33">
        <w:rPr>
          <w:rFonts w:ascii="Times New Roman" w:hint="eastAsia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제</w:t>
      </w:r>
      <w:r w:rsidR="00691F33">
        <w:rPr>
          <w:rFonts w:ascii="Times New Roman" w:hint="eastAsia"/>
          <w:sz w:val="23"/>
          <w:szCs w:val="23"/>
        </w:rPr>
        <w:t>6</w:t>
      </w:r>
      <w:r w:rsidR="00691F33">
        <w:rPr>
          <w:rFonts w:ascii="Times New Roman"/>
          <w:sz w:val="23"/>
          <w:szCs w:val="23"/>
        </w:rPr>
        <w:t>.2</w:t>
      </w:r>
      <w:r w:rsidR="00691F33">
        <w:rPr>
          <w:rFonts w:ascii="Times New Roman" w:hint="eastAsia"/>
          <w:sz w:val="23"/>
          <w:szCs w:val="23"/>
        </w:rPr>
        <w:t>조</w:t>
      </w:r>
      <w:r w:rsidR="00691F33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="00691F33">
        <w:rPr>
          <w:rFonts w:ascii="Times New Roman"/>
          <w:sz w:val="23"/>
          <w:szCs w:val="23"/>
        </w:rPr>
        <w:t>(o)</w:t>
      </w:r>
      <w:r w:rsidR="00691F33">
        <w:rPr>
          <w:rFonts w:ascii="Times New Roman" w:hint="eastAsia"/>
          <w:sz w:val="23"/>
          <w:szCs w:val="23"/>
        </w:rPr>
        <w:t>항</w:t>
      </w:r>
      <w:r w:rsidR="00691F33">
        <w:rPr>
          <w:rFonts w:ascii="Times New Roman" w:hint="eastAsia"/>
          <w:sz w:val="23"/>
          <w:szCs w:val="23"/>
        </w:rPr>
        <w:t>(</w:t>
      </w:r>
      <w:r w:rsidR="00691F33">
        <w:rPr>
          <w:rFonts w:ascii="Times New Roman" w:hint="eastAsia"/>
          <w:sz w:val="23"/>
          <w:szCs w:val="23"/>
        </w:rPr>
        <w:t>환경</w:t>
      </w:r>
      <w:r w:rsidR="00691F33">
        <w:rPr>
          <w:rFonts w:ascii="Times New Roman" w:hint="eastAsia"/>
          <w:sz w:val="23"/>
          <w:szCs w:val="23"/>
        </w:rPr>
        <w:t>,</w:t>
      </w:r>
      <w:r w:rsidR="00691F33">
        <w:rPr>
          <w:rFonts w:ascii="Times New Roman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보건</w:t>
      </w:r>
      <w:r w:rsidR="00691F33">
        <w:rPr>
          <w:rFonts w:ascii="Times New Roman" w:hint="eastAsia"/>
          <w:sz w:val="23"/>
          <w:szCs w:val="23"/>
        </w:rPr>
        <w:t xml:space="preserve">, </w:t>
      </w:r>
      <w:r w:rsidR="00691F33">
        <w:rPr>
          <w:rFonts w:ascii="Times New Roman" w:hint="eastAsia"/>
          <w:sz w:val="23"/>
          <w:szCs w:val="23"/>
        </w:rPr>
        <w:t>안전</w:t>
      </w:r>
      <w:r w:rsidR="00691F33">
        <w:rPr>
          <w:rFonts w:ascii="Times New Roman" w:hint="eastAsia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등</w:t>
      </w:r>
      <w:r w:rsidR="00691F33">
        <w:rPr>
          <w:rFonts w:ascii="Times New Roman" w:hint="eastAsia"/>
          <w:sz w:val="23"/>
          <w:szCs w:val="23"/>
        </w:rPr>
        <w:t>)</w:t>
      </w:r>
      <w:r w:rsidR="0085659F" w:rsidRPr="007B3449">
        <w:rPr>
          <w:rFonts w:ascii="Times New Roman" w:hint="eastAsia"/>
          <w:sz w:val="23"/>
          <w:szCs w:val="23"/>
        </w:rPr>
        <w:t>에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규정된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매도인의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진술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및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보장은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5659F" w:rsidRPr="007B3449">
        <w:rPr>
          <w:rFonts w:ascii="Times New Roman" w:hint="eastAsia"/>
          <w:sz w:val="23"/>
          <w:szCs w:val="23"/>
        </w:rPr>
        <w:t>거래종결일로부터</w:t>
      </w:r>
      <w:r w:rsidR="0085659F" w:rsidRPr="007B3449">
        <w:rPr>
          <w:rFonts w:ascii="Times New Roman" w:hint="eastAsia"/>
          <w:sz w:val="23"/>
          <w:szCs w:val="23"/>
        </w:rPr>
        <w:t xml:space="preserve"> </w:t>
      </w:r>
      <w:r w:rsidR="0086361C">
        <w:rPr>
          <w:rFonts w:ascii="Times New Roman"/>
          <w:sz w:val="23"/>
          <w:szCs w:val="23"/>
        </w:rPr>
        <w:t>[</w:t>
      </w:r>
      <w:r w:rsidR="0086361C">
        <w:rPr>
          <w:rFonts w:hAnsi="바탕" w:hint="eastAsia"/>
          <w:sz w:val="23"/>
          <w:szCs w:val="23"/>
        </w:rPr>
        <w:t>•</w:t>
      </w:r>
      <w:r w:rsidR="0086361C">
        <w:rPr>
          <w:rFonts w:ascii="Times New Roman"/>
          <w:sz w:val="23"/>
          <w:szCs w:val="23"/>
        </w:rPr>
        <w:t>]</w:t>
      </w:r>
      <w:r w:rsidR="0085659F" w:rsidRPr="00EA7C60">
        <w:rPr>
          <w:rFonts w:ascii="Times New Roman" w:hint="eastAsia"/>
          <w:sz w:val="23"/>
          <w:szCs w:val="23"/>
        </w:rPr>
        <w:t>년까지</w:t>
      </w:r>
      <w:r w:rsidR="00FB5838" w:rsidRPr="00EA7C60">
        <w:rPr>
          <w:rFonts w:ascii="Times New Roman" w:hint="eastAsia"/>
          <w:sz w:val="23"/>
          <w:szCs w:val="23"/>
        </w:rPr>
        <w:t>,</w:t>
      </w:r>
      <w:r w:rsidR="00FB5838">
        <w:rPr>
          <w:rFonts w:ascii="Times New Roman"/>
          <w:sz w:val="23"/>
          <w:szCs w:val="23"/>
        </w:rPr>
        <w:t xml:space="preserve"> </w:t>
      </w:r>
      <w:r w:rsidR="00E02EC6" w:rsidRPr="00EA7C60">
        <w:rPr>
          <w:rFonts w:ascii="Times New Roman" w:hint="eastAsia"/>
          <w:sz w:val="23"/>
          <w:szCs w:val="23"/>
        </w:rPr>
        <w:t>제</w:t>
      </w:r>
      <w:r w:rsidR="00E02EC6" w:rsidRPr="00EA7C60">
        <w:rPr>
          <w:rFonts w:ascii="Times New Roman" w:hint="eastAsia"/>
          <w:sz w:val="23"/>
          <w:szCs w:val="23"/>
        </w:rPr>
        <w:t>6</w:t>
      </w:r>
      <w:r w:rsidR="00E02EC6" w:rsidRPr="00EA7C60">
        <w:rPr>
          <w:rFonts w:ascii="Times New Roman"/>
          <w:sz w:val="23"/>
          <w:szCs w:val="23"/>
        </w:rPr>
        <w:t>.2</w:t>
      </w:r>
      <w:r w:rsidR="00E02EC6" w:rsidRPr="00EA7C60">
        <w:rPr>
          <w:rFonts w:ascii="Times New Roman" w:hint="eastAsia"/>
          <w:sz w:val="23"/>
          <w:szCs w:val="23"/>
        </w:rPr>
        <w:t>조</w:t>
      </w:r>
      <w:r w:rsidR="00E02EC6" w:rsidRPr="00EA7C60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="00E02EC6" w:rsidRPr="00EA7C60">
        <w:rPr>
          <w:rFonts w:ascii="Times New Roman"/>
          <w:sz w:val="23"/>
          <w:szCs w:val="23"/>
        </w:rPr>
        <w:t>(</w:t>
      </w:r>
      <w:r w:rsidR="00FD51B0" w:rsidRPr="00EA7C60">
        <w:rPr>
          <w:rFonts w:ascii="Times New Roman"/>
          <w:sz w:val="23"/>
          <w:szCs w:val="23"/>
        </w:rPr>
        <w:t>i</w:t>
      </w:r>
      <w:r w:rsidR="00E02EC6" w:rsidRPr="00EA7C60">
        <w:rPr>
          <w:rFonts w:ascii="Times New Roman"/>
          <w:sz w:val="23"/>
          <w:szCs w:val="23"/>
        </w:rPr>
        <w:t>)</w:t>
      </w:r>
      <w:r w:rsidR="00E02EC6" w:rsidRPr="00EA7C60">
        <w:rPr>
          <w:rFonts w:ascii="Times New Roman" w:hint="eastAsia"/>
          <w:sz w:val="23"/>
          <w:szCs w:val="23"/>
        </w:rPr>
        <w:t>항</w:t>
      </w:r>
      <w:r w:rsidR="00FD51B0" w:rsidRPr="00EA7C60">
        <w:rPr>
          <w:rFonts w:ascii="Times New Roman" w:hint="eastAsia"/>
          <w:sz w:val="23"/>
          <w:szCs w:val="23"/>
        </w:rPr>
        <w:t>(</w:t>
      </w:r>
      <w:r w:rsidR="00FD51B0" w:rsidRPr="00EA7C60">
        <w:rPr>
          <w:rFonts w:ascii="Times New Roman" w:hint="eastAsia"/>
          <w:sz w:val="23"/>
          <w:szCs w:val="23"/>
        </w:rPr>
        <w:t>조세</w:t>
      </w:r>
      <w:r w:rsidR="00FD51B0" w:rsidRPr="00EA7C60">
        <w:rPr>
          <w:rFonts w:ascii="Times New Roman" w:hint="eastAsia"/>
          <w:sz w:val="23"/>
          <w:szCs w:val="23"/>
        </w:rPr>
        <w:t>)</w:t>
      </w:r>
      <w:r w:rsidR="0085659F" w:rsidRPr="00EA7C60">
        <w:rPr>
          <w:rFonts w:ascii="Times New Roman" w:hint="eastAsia"/>
          <w:sz w:val="23"/>
          <w:szCs w:val="23"/>
        </w:rPr>
        <w:t>에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규정된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매도인의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진술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보장은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대한민국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또는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해외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정부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관련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세법에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규정된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부과제척기간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종료일까지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유효하게</w:t>
      </w:r>
      <w:r w:rsidR="0085659F" w:rsidRPr="00EA7C60">
        <w:rPr>
          <w:rFonts w:ascii="Times New Roman" w:hint="eastAsia"/>
          <w:sz w:val="23"/>
          <w:szCs w:val="23"/>
        </w:rPr>
        <w:t xml:space="preserve"> </w:t>
      </w:r>
      <w:r w:rsidR="0085659F" w:rsidRPr="00EA7C60">
        <w:rPr>
          <w:rFonts w:ascii="Times New Roman" w:hint="eastAsia"/>
          <w:sz w:val="23"/>
          <w:szCs w:val="23"/>
        </w:rPr>
        <w:t>존속</w:t>
      </w:r>
      <w:r w:rsidRPr="00EA7C60">
        <w:rPr>
          <w:rFonts w:ascii="Times New Roman" w:hint="eastAsia"/>
          <w:sz w:val="23"/>
          <w:szCs w:val="23"/>
        </w:rPr>
        <w:t>한다</w:t>
      </w:r>
      <w:r w:rsidRPr="00EA7C60">
        <w:rPr>
          <w:rFonts w:ascii="Times New Roman" w:hint="eastAsia"/>
          <w:sz w:val="23"/>
          <w:szCs w:val="23"/>
        </w:rPr>
        <w:t xml:space="preserve">. </w:t>
      </w:r>
      <w:r w:rsidRPr="00EA7C60">
        <w:rPr>
          <w:rFonts w:ascii="Times New Roman" w:hint="eastAsia"/>
          <w:sz w:val="23"/>
          <w:szCs w:val="23"/>
        </w:rPr>
        <w:t>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계약에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포함된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확약사항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또는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거래종결일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이행할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것이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규정되어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있지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아니하는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한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거래종</w:t>
      </w:r>
      <w:r w:rsidRPr="007B3449">
        <w:rPr>
          <w:rFonts w:ascii="Times New Roman" w:hint="eastAsia"/>
          <w:sz w:val="23"/>
          <w:szCs w:val="23"/>
        </w:rPr>
        <w:lastRenderedPageBreak/>
        <w:t>결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존속하지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아니하며</w:t>
      </w:r>
      <w:r w:rsidRPr="007B3449">
        <w:rPr>
          <w:rFonts w:ascii="Times New Roman" w:hint="eastAsia"/>
          <w:sz w:val="23"/>
          <w:szCs w:val="23"/>
        </w:rPr>
        <w:t>(</w:t>
      </w:r>
      <w:r w:rsidRPr="007B3449">
        <w:rPr>
          <w:rFonts w:ascii="Times New Roman" w:hint="eastAsia"/>
          <w:sz w:val="23"/>
          <w:szCs w:val="23"/>
        </w:rPr>
        <w:t>단</w:t>
      </w:r>
      <w:r w:rsidRPr="007B3449">
        <w:rPr>
          <w:rFonts w:ascii="Times New Roman" w:hint="eastAsia"/>
          <w:sz w:val="23"/>
          <w:szCs w:val="23"/>
        </w:rPr>
        <w:t xml:space="preserve">, </w:t>
      </w:r>
      <w:r w:rsidRPr="007B3449">
        <w:rPr>
          <w:rFonts w:ascii="Times New Roman" w:hint="eastAsia"/>
          <w:sz w:val="23"/>
          <w:szCs w:val="23"/>
        </w:rPr>
        <w:t>거래종결일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이전에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발생한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확약사항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위반에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따른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책임은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거래종결일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이후에도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계속하여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그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기간의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제한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없이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유효하게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/>
          <w:sz w:val="23"/>
          <w:szCs w:val="23"/>
        </w:rPr>
        <w:t>존속</w:t>
      </w:r>
      <w:r w:rsidRPr="007B3449">
        <w:rPr>
          <w:rFonts w:ascii="Times New Roman" w:hint="eastAsia"/>
          <w:sz w:val="23"/>
          <w:szCs w:val="23"/>
        </w:rPr>
        <w:t>함</w:t>
      </w:r>
      <w:r w:rsidRPr="007B3449">
        <w:rPr>
          <w:rFonts w:ascii="Times New Roman" w:hint="eastAsia"/>
          <w:sz w:val="23"/>
          <w:szCs w:val="23"/>
        </w:rPr>
        <w:t xml:space="preserve">), </w:t>
      </w:r>
      <w:r w:rsidRPr="007B3449">
        <w:rPr>
          <w:rFonts w:ascii="Times New Roman" w:hint="eastAsia"/>
          <w:sz w:val="23"/>
          <w:szCs w:val="23"/>
        </w:rPr>
        <w:t>거래종결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후에도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존속하는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확약사항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또는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규정된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기간까지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존속한다</w:t>
      </w:r>
      <w:r w:rsidRPr="007B3449">
        <w:rPr>
          <w:rFonts w:ascii="Times New Roman" w:hint="eastAsia"/>
          <w:sz w:val="23"/>
          <w:szCs w:val="23"/>
        </w:rPr>
        <w:t>(</w:t>
      </w:r>
      <w:r w:rsidRPr="007B3449">
        <w:rPr>
          <w:rFonts w:ascii="Times New Roman" w:hint="eastAsia"/>
          <w:sz w:val="23"/>
          <w:szCs w:val="23"/>
        </w:rPr>
        <w:t>단</w:t>
      </w:r>
      <w:r w:rsidRPr="007B3449">
        <w:rPr>
          <w:rFonts w:ascii="Times New Roman" w:hint="eastAsia"/>
          <w:sz w:val="23"/>
          <w:szCs w:val="23"/>
        </w:rPr>
        <w:t xml:space="preserve">, </w:t>
      </w:r>
      <w:r w:rsidRPr="007B3449">
        <w:rPr>
          <w:rFonts w:ascii="Times New Roman" w:hint="eastAsia"/>
          <w:sz w:val="23"/>
          <w:szCs w:val="23"/>
        </w:rPr>
        <w:t>해당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기간의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만료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이전에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발생한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확약사항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또는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합의사항의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위반에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따른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책임은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그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기간</w:t>
      </w:r>
      <w:r w:rsidR="009C7DC4" w:rsidRPr="007B3449">
        <w:rPr>
          <w:rFonts w:ascii="Times New Roman" w:hint="eastAsia"/>
          <w:sz w:val="23"/>
          <w:szCs w:val="23"/>
        </w:rPr>
        <w:t>의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제한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없이</w:t>
      </w:r>
      <w:r w:rsidR="009C7DC4" w:rsidRPr="007B3449">
        <w:rPr>
          <w:rFonts w:ascii="Times New Roman" w:hint="eastAsia"/>
          <w:sz w:val="23"/>
          <w:szCs w:val="23"/>
        </w:rPr>
        <w:t xml:space="preserve"> </w:t>
      </w:r>
      <w:r w:rsidR="009C7DC4" w:rsidRPr="007B3449">
        <w:rPr>
          <w:rFonts w:ascii="Times New Roman" w:hint="eastAsia"/>
          <w:sz w:val="23"/>
          <w:szCs w:val="23"/>
        </w:rPr>
        <w:t>유효하게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존속함</w:t>
      </w:r>
      <w:r w:rsidRPr="007B3449">
        <w:rPr>
          <w:rFonts w:ascii="Times New Roman" w:hint="eastAsia"/>
          <w:sz w:val="23"/>
          <w:szCs w:val="23"/>
        </w:rPr>
        <w:t xml:space="preserve">). </w:t>
      </w:r>
      <w:r w:rsidRPr="007B3449">
        <w:rPr>
          <w:rFonts w:ascii="Times New Roman" w:hint="eastAsia"/>
          <w:sz w:val="23"/>
          <w:szCs w:val="23"/>
        </w:rPr>
        <w:t>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계약의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다른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조항에도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불구하고</w:t>
      </w:r>
      <w:r w:rsidRPr="007B3449">
        <w:rPr>
          <w:rFonts w:ascii="Times New Roman" w:hint="eastAsia"/>
          <w:sz w:val="23"/>
          <w:szCs w:val="23"/>
        </w:rPr>
        <w:t xml:space="preserve">, </w:t>
      </w:r>
      <w:r w:rsidRPr="007B3449">
        <w:rPr>
          <w:rFonts w:ascii="Times New Roman" w:hint="eastAsia"/>
          <w:sz w:val="23"/>
          <w:szCs w:val="23"/>
        </w:rPr>
        <w:t>진술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보장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및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확약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위반의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경우</w:t>
      </w:r>
      <w:r w:rsidRPr="007B3449">
        <w:rPr>
          <w:rFonts w:ascii="Times New Roman" w:hint="eastAsia"/>
          <w:sz w:val="23"/>
          <w:szCs w:val="23"/>
        </w:rPr>
        <w:t xml:space="preserve">, </w:t>
      </w:r>
      <w:r w:rsidRPr="007B3449">
        <w:rPr>
          <w:rFonts w:ascii="Times New Roman"/>
          <w:sz w:val="23"/>
          <w:szCs w:val="23"/>
        </w:rPr>
        <w:t>각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당사자는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그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기간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내에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해당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위반의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구체적인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항목</w:t>
      </w:r>
      <w:r w:rsidRPr="007B3449">
        <w:rPr>
          <w:rFonts w:ascii="Times New Roman" w:hint="eastAsia"/>
          <w:sz w:val="23"/>
          <w:szCs w:val="23"/>
        </w:rPr>
        <w:t>,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내용과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항목별</w:t>
      </w:r>
      <w:r w:rsidRPr="007B3449">
        <w:rPr>
          <w:rFonts w:ascii="Times New Roman" w:hint="eastAsia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근거자료</w:t>
      </w:r>
      <w:r w:rsidR="002A7A18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 w:hint="eastAsia"/>
          <w:sz w:val="23"/>
          <w:szCs w:val="23"/>
        </w:rPr>
        <w:t>등</w:t>
      </w:r>
      <w:r w:rsidRPr="007B3449">
        <w:rPr>
          <w:rFonts w:ascii="Times New Roman"/>
          <w:sz w:val="23"/>
          <w:szCs w:val="23"/>
        </w:rPr>
        <w:t>을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상대방에게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서면으로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통지한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경우에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한하여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상대방에게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손해배상을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청구할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수</w:t>
      </w:r>
      <w:r w:rsidRPr="007B3449">
        <w:rPr>
          <w:rFonts w:ascii="Times New Roman"/>
          <w:sz w:val="23"/>
          <w:szCs w:val="23"/>
        </w:rPr>
        <w:t xml:space="preserve"> </w:t>
      </w:r>
      <w:r w:rsidRPr="007B3449">
        <w:rPr>
          <w:rFonts w:ascii="Times New Roman"/>
          <w:sz w:val="23"/>
          <w:szCs w:val="23"/>
        </w:rPr>
        <w:t>있다</w:t>
      </w:r>
      <w:r w:rsidRPr="007B3449">
        <w:rPr>
          <w:rFonts w:ascii="Times New Roman"/>
          <w:sz w:val="23"/>
          <w:szCs w:val="23"/>
        </w:rPr>
        <w:t>.</w:t>
      </w:r>
      <w:r w:rsidR="00E73375" w:rsidRPr="007B3449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86361C" w14:paraId="641B4146" w14:textId="77777777" w:rsidTr="0086361C">
        <w:tc>
          <w:tcPr>
            <w:tcW w:w="9060" w:type="dxa"/>
            <w:shd w:val="clear" w:color="auto" w:fill="D9D9D9" w:themeFill="background1" w:themeFillShade="D9"/>
          </w:tcPr>
          <w:p w14:paraId="18F35469" w14:textId="7DA06507" w:rsidR="0086361C" w:rsidRPr="00AB70EB" w:rsidRDefault="0086361C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D5A8F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기한은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당사자들이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바에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달라</w:t>
            </w:r>
            <w:r w:rsidR="005D5A8F">
              <w:rPr>
                <w:rFonts w:ascii="Times New Roman" w:hint="eastAsia"/>
                <w:sz w:val="22"/>
                <w:szCs w:val="22"/>
              </w:rPr>
              <w:t>지며</w:t>
            </w:r>
            <w:r w:rsidR="005D5A8F">
              <w:rPr>
                <w:rFonts w:ascii="Times New Roman" w:hint="eastAsia"/>
                <w:sz w:val="22"/>
                <w:szCs w:val="22"/>
              </w:rPr>
              <w:t>,</w:t>
            </w:r>
            <w:r w:rsidR="005D5A8F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6</w:t>
            </w:r>
            <w:r w:rsidRPr="00AB70EB">
              <w:rPr>
                <w:rFonts w:ascii="Times New Roman" w:hint="eastAsia"/>
                <w:sz w:val="22"/>
                <w:szCs w:val="22"/>
              </w:rPr>
              <w:t>개월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이상</w:t>
            </w:r>
            <w:r w:rsidR="00D36DE0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5</w:t>
            </w:r>
            <w:r w:rsidRPr="00AB70EB">
              <w:rPr>
                <w:rFonts w:ascii="Times New Roman" w:hint="eastAsia"/>
                <w:sz w:val="22"/>
                <w:szCs w:val="22"/>
              </w:rPr>
              <w:t>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미만의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기간에서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정해지는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보입니다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2BC7A490" w14:textId="77777777" w:rsidR="0086361C" w:rsidRPr="00AB70EB" w:rsidRDefault="0086361C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5BD9B6C7" w14:textId="34E59F43" w:rsidR="0086361C" w:rsidRPr="00AB70EB" w:rsidRDefault="0086361C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근본적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예시와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기간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없이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유효하게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존속한다</w:t>
            </w:r>
            <w:r w:rsidRPr="00AB70EB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있으나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일부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사례에서는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‘</w:t>
            </w:r>
            <w:r w:rsidRPr="00AB70EB">
              <w:rPr>
                <w:rFonts w:ascii="Times New Roman" w:hint="eastAsia"/>
                <w:sz w:val="22"/>
                <w:szCs w:val="22"/>
              </w:rPr>
              <w:t>법령이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허용하는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기간까지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존속한다</w:t>
            </w:r>
            <w:r w:rsidR="005D5A8F">
              <w:rPr>
                <w:rFonts w:ascii="Times New Roman"/>
                <w:sz w:val="22"/>
                <w:szCs w:val="22"/>
              </w:rPr>
              <w:t>’</w:t>
            </w:r>
            <w:r w:rsidRPr="00AB70EB">
              <w:rPr>
                <w:rFonts w:ascii="Times New Roman" w:hint="eastAsia"/>
                <w:sz w:val="22"/>
                <w:szCs w:val="22"/>
              </w:rPr>
              <w:t>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존재합니다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2B4BFD22" w14:textId="77777777" w:rsidR="0086361C" w:rsidRPr="00AB70EB" w:rsidRDefault="0086361C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145DF033" w14:textId="51CFDB43" w:rsidR="0086361C" w:rsidRPr="00AB70EB" w:rsidRDefault="0086361C" w:rsidP="0086361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나아가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인사노무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대개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임금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채권은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근로기준법상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3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년의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소멸시효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적용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="00A56264"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조세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국세기본법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등에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/>
                <w:sz w:val="22"/>
                <w:szCs w:val="22"/>
              </w:rPr>
              <w:t>5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년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/>
                <w:sz w:val="22"/>
                <w:szCs w:val="22"/>
              </w:rPr>
              <w:t>7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년의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부과제척기간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적용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="00A56264"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환경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56264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보건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안전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법령에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달라짐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="00A9004E">
              <w:rPr>
                <w:rFonts w:ascii="Times New Roman"/>
                <w:sz w:val="22"/>
                <w:szCs w:val="22"/>
              </w:rPr>
              <w:t xml:space="preserve"> </w:t>
            </w:r>
            <w:r w:rsidR="00A9004E">
              <w:rPr>
                <w:rFonts w:ascii="Times New Roman" w:hint="eastAsia"/>
                <w:sz w:val="22"/>
                <w:szCs w:val="22"/>
              </w:rPr>
              <w:t>관련</w:t>
            </w:r>
            <w:r w:rsidR="00A9004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9004E">
              <w:rPr>
                <w:rFonts w:ascii="Times New Roman" w:hint="eastAsia"/>
                <w:sz w:val="22"/>
                <w:szCs w:val="22"/>
              </w:rPr>
              <w:t>진술보장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의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경우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위반</w:t>
            </w:r>
            <w:r w:rsidR="00A9004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9004E">
              <w:rPr>
                <w:rFonts w:ascii="Times New Roman" w:hint="eastAsia"/>
                <w:sz w:val="22"/>
                <w:szCs w:val="22"/>
              </w:rPr>
              <w:t>시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대상회사에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금전적인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손해가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발생할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있으며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소멸시효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제척기간이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적용되므로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최종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소멸시효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제척기간까지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존속하는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것으로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통상적입니다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A56264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다만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="00A56264"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소멸시효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내지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제척기간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이후에도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손해가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발생할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있으므로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일정한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기간까지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진술보장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위반에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손해배상이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가능하도록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존재합니다</w:t>
            </w:r>
            <w:r w:rsidR="00A56264"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="00A56264"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0C620BC3" w14:textId="085DE947" w:rsidR="00A56264" w:rsidRPr="00AB70EB" w:rsidRDefault="00A56264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485AABDD" w14:textId="77777777" w:rsidR="0086361C" w:rsidRDefault="00A56264" w:rsidP="00677CBF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6</w:t>
            </w:r>
            <w:r w:rsidRPr="00AB70EB">
              <w:rPr>
                <w:rFonts w:ascii="Times New Roman"/>
                <w:sz w:val="22"/>
                <w:szCs w:val="22"/>
              </w:rPr>
              <w:t>.2</w:t>
            </w:r>
            <w:r w:rsidRPr="00AB70EB">
              <w:rPr>
                <w:rFonts w:ascii="Times New Roman" w:hint="eastAsia"/>
                <w:sz w:val="22"/>
                <w:szCs w:val="22"/>
              </w:rPr>
              <w:t>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7CBF">
              <w:rPr>
                <w:rFonts w:ascii="Times New Roman" w:hint="eastAsia"/>
                <w:sz w:val="23"/>
                <w:szCs w:val="23"/>
              </w:rPr>
              <w:t>제</w:t>
            </w:r>
            <w:r w:rsidRPr="00AB70EB">
              <w:rPr>
                <w:rFonts w:ascii="Times New Roman"/>
                <w:sz w:val="22"/>
                <w:szCs w:val="22"/>
              </w:rPr>
              <w:t>(i)</w:t>
            </w:r>
            <w:r w:rsidRPr="00AB70EB">
              <w:rPr>
                <w:rFonts w:ascii="Times New Roman" w:hint="eastAsia"/>
                <w:sz w:val="22"/>
                <w:szCs w:val="22"/>
              </w:rPr>
              <w:t>항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조세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6</w:t>
            </w:r>
            <w:r w:rsidRPr="00AB70EB">
              <w:rPr>
                <w:rFonts w:ascii="Times New Roman"/>
                <w:sz w:val="22"/>
                <w:szCs w:val="22"/>
              </w:rPr>
              <w:t>.2</w:t>
            </w:r>
            <w:r w:rsidRPr="00AB70EB">
              <w:rPr>
                <w:rFonts w:ascii="Times New Roman" w:hint="eastAsia"/>
                <w:sz w:val="22"/>
                <w:szCs w:val="22"/>
              </w:rPr>
              <w:t>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7CBF">
              <w:rPr>
                <w:rFonts w:ascii="Times New Roman" w:hint="eastAsia"/>
                <w:sz w:val="23"/>
                <w:szCs w:val="23"/>
              </w:rPr>
              <w:t>제</w:t>
            </w:r>
            <w:r w:rsidRPr="00AB70EB">
              <w:rPr>
                <w:rFonts w:ascii="Times New Roman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l</w:t>
            </w:r>
            <w:r w:rsidRPr="00AB70EB">
              <w:rPr>
                <w:rFonts w:ascii="Times New Roman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항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인사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노무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 w:hint="eastAsia"/>
                <w:sz w:val="22"/>
                <w:szCs w:val="22"/>
              </w:rPr>
              <w:t>6</w:t>
            </w:r>
            <w:r w:rsidRPr="00AB70EB">
              <w:rPr>
                <w:rFonts w:ascii="Times New Roman"/>
                <w:sz w:val="22"/>
                <w:szCs w:val="22"/>
              </w:rPr>
              <w:t>.2</w:t>
            </w:r>
            <w:r w:rsidRPr="00AB70EB">
              <w:rPr>
                <w:rFonts w:ascii="Times New Roman" w:hint="eastAsia"/>
                <w:sz w:val="22"/>
                <w:szCs w:val="22"/>
              </w:rPr>
              <w:t>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7CBF">
              <w:rPr>
                <w:rFonts w:ascii="Times New Roman" w:hint="eastAsia"/>
                <w:sz w:val="23"/>
                <w:szCs w:val="23"/>
              </w:rPr>
              <w:t>제</w:t>
            </w:r>
            <w:r w:rsidRPr="00AB70EB">
              <w:rPr>
                <w:rFonts w:ascii="Times New Roman"/>
                <w:sz w:val="22"/>
                <w:szCs w:val="22"/>
              </w:rPr>
              <w:t>(o)</w:t>
            </w:r>
            <w:r w:rsidRPr="00AB70EB">
              <w:rPr>
                <w:rFonts w:ascii="Times New Roman" w:hint="eastAsia"/>
                <w:sz w:val="22"/>
                <w:szCs w:val="22"/>
              </w:rPr>
              <w:t>항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Pr="00AB70EB">
              <w:rPr>
                <w:rFonts w:ascii="Times New Roman" w:hint="eastAsia"/>
                <w:sz w:val="22"/>
                <w:szCs w:val="22"/>
              </w:rPr>
              <w:t>환경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안전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</w:t>
            </w:r>
            <w:r w:rsidRPr="00AB70EB">
              <w:rPr>
                <w:rFonts w:ascii="Times New Roman" w:hint="eastAsia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보장은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소멸시효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제척기간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만료일로부터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[</w:t>
            </w:r>
            <w:r w:rsidRPr="00AB70EB">
              <w:rPr>
                <w:rFonts w:hAnsi="바탕" w:hint="eastAsia"/>
                <w:sz w:val="22"/>
                <w:szCs w:val="22"/>
              </w:rPr>
              <w:t>•</w:t>
            </w:r>
            <w:r w:rsidRPr="00AB70EB">
              <w:rPr>
                <w:rFonts w:ascii="Times New Roman"/>
                <w:sz w:val="22"/>
                <w:szCs w:val="22"/>
              </w:rPr>
              <w:t>]</w:t>
            </w:r>
            <w:r w:rsidRPr="00AB70EB">
              <w:rPr>
                <w:rFonts w:ascii="Times New Roman" w:hint="eastAsia"/>
                <w:sz w:val="22"/>
                <w:szCs w:val="22"/>
              </w:rPr>
              <w:t>일까지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유효하다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</w:p>
          <w:p w14:paraId="6DC60660" w14:textId="77777777" w:rsidR="00747EDC" w:rsidRDefault="00747EDC" w:rsidP="00747ED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7BD6377A" w14:textId="2463A40C" w:rsidR="00747EDC" w:rsidRPr="00747EDC" w:rsidRDefault="00747EDC" w:rsidP="00747ED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아울러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확약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존속기간을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적용하는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있으나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확약은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스스로의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의지에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의해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이행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여부를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선택할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것이므로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입장에서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가능한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확약에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대해서는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존속기간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따른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손해배상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청구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등을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있도록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바람직합니다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이는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이하에서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설명드리는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/>
                <w:sz w:val="22"/>
                <w:szCs w:val="22"/>
              </w:rPr>
              <w:t>De-minimis, Basket, Cap</w:t>
            </w:r>
            <w:r w:rsidR="004B684C">
              <w:rPr>
                <w:rFonts w:ascii="Times New Roman" w:hint="eastAsia"/>
                <w:sz w:val="22"/>
                <w:szCs w:val="22"/>
              </w:rPr>
              <w:t>의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경우에도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동일하며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4B684C">
              <w:rPr>
                <w:rFonts w:ascii="Times New Roman" w:hint="eastAsia"/>
                <w:sz w:val="22"/>
                <w:szCs w:val="22"/>
              </w:rPr>
              <w:t>확약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위반에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따른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손해배상에는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이러한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손해배상의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제한이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적용되지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않도록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하는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것이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매수인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4B684C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4B684C">
              <w:rPr>
                <w:rFonts w:ascii="Times New Roman" w:hint="eastAsia"/>
                <w:sz w:val="22"/>
                <w:szCs w:val="22"/>
              </w:rPr>
              <w:t>바람직하겠습니다</w:t>
            </w:r>
            <w:r w:rsidR="004B684C">
              <w:rPr>
                <w:rFonts w:ascii="Times New Roman" w:hint="eastAsia"/>
                <w:sz w:val="22"/>
                <w:szCs w:val="22"/>
              </w:rPr>
              <w:t>.</w:t>
            </w:r>
            <w:r w:rsidR="004B684C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7ED796E6" w14:textId="52B9FFCC" w:rsidR="00FD38BD" w:rsidRDefault="00FD38BD" w:rsidP="00A43F8A">
      <w:pPr>
        <w:numPr>
          <w:ilvl w:val="0"/>
          <w:numId w:val="1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093BC4">
        <w:rPr>
          <w:rFonts w:ascii="Times New Roman" w:hint="eastAsia"/>
          <w:sz w:val="23"/>
          <w:szCs w:val="23"/>
        </w:rPr>
        <w:t>제</w:t>
      </w:r>
      <w:r w:rsidR="003D096C" w:rsidRPr="00093BC4">
        <w:rPr>
          <w:rFonts w:ascii="Times New Roman" w:hint="eastAsia"/>
          <w:sz w:val="23"/>
          <w:szCs w:val="23"/>
        </w:rPr>
        <w:t>1</w:t>
      </w:r>
      <w:r w:rsidR="00322922" w:rsidRPr="00093BC4">
        <w:rPr>
          <w:rFonts w:ascii="Times New Roman"/>
          <w:sz w:val="23"/>
          <w:szCs w:val="23"/>
        </w:rPr>
        <w:t>1</w:t>
      </w:r>
      <w:r w:rsidRPr="00093BC4">
        <w:rPr>
          <w:rFonts w:ascii="Times New Roman" w:hint="eastAsia"/>
          <w:sz w:val="23"/>
          <w:szCs w:val="23"/>
        </w:rPr>
        <w:t>.1</w:t>
      </w:r>
      <w:r w:rsidRPr="00093BC4">
        <w:rPr>
          <w:rFonts w:ascii="Times New Roman" w:hint="eastAsia"/>
          <w:sz w:val="23"/>
          <w:szCs w:val="23"/>
        </w:rPr>
        <w:t>조</w:t>
      </w:r>
      <w:r w:rsidRPr="00093BC4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 w:hint="eastAsia"/>
          <w:sz w:val="23"/>
          <w:szCs w:val="23"/>
        </w:rPr>
        <w:t>제</w:t>
      </w:r>
      <w:r w:rsidRPr="00093BC4">
        <w:rPr>
          <w:rFonts w:ascii="Times New Roman" w:hint="eastAsia"/>
          <w:sz w:val="23"/>
          <w:szCs w:val="23"/>
        </w:rPr>
        <w:t>(a)</w:t>
      </w:r>
      <w:r w:rsidRPr="00093BC4">
        <w:rPr>
          <w:rFonts w:ascii="Times New Roman" w:hint="eastAsia"/>
          <w:sz w:val="23"/>
          <w:szCs w:val="23"/>
        </w:rPr>
        <w:t>항의</w:t>
      </w:r>
      <w:r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진술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및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보장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위반에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="007B72B3" w:rsidRPr="00093BC4">
        <w:rPr>
          <w:rFonts w:ascii="Times New Roman" w:hint="eastAsia"/>
          <w:sz w:val="23"/>
          <w:szCs w:val="23"/>
        </w:rPr>
        <w:t>따른</w:t>
      </w:r>
      <w:r w:rsidR="007B72B3" w:rsidRPr="00093BC4">
        <w:rPr>
          <w:rFonts w:ascii="Times New Roman" w:hint="eastAsia"/>
          <w:sz w:val="23"/>
          <w:szCs w:val="23"/>
        </w:rPr>
        <w:t xml:space="preserve"> </w:t>
      </w:r>
      <w:r w:rsidRPr="00093BC4">
        <w:rPr>
          <w:rFonts w:ascii="Times New Roman" w:hint="eastAsia"/>
          <w:sz w:val="23"/>
          <w:szCs w:val="23"/>
        </w:rPr>
        <w:t>손해액을</w:t>
      </w:r>
      <w:r w:rsidRPr="00093BC4">
        <w:rPr>
          <w:rFonts w:ascii="Times New Roman" w:hint="eastAsia"/>
          <w:sz w:val="23"/>
          <w:szCs w:val="23"/>
        </w:rPr>
        <w:t xml:space="preserve"> </w:t>
      </w:r>
      <w:r w:rsidRPr="00093BC4">
        <w:rPr>
          <w:rFonts w:ascii="Times New Roman" w:hint="eastAsia"/>
          <w:sz w:val="23"/>
          <w:szCs w:val="23"/>
        </w:rPr>
        <w:t>산정함에</w:t>
      </w:r>
      <w:r w:rsidRPr="00093BC4">
        <w:rPr>
          <w:rFonts w:ascii="Times New Roman" w:hint="eastAsia"/>
          <w:sz w:val="23"/>
          <w:szCs w:val="23"/>
        </w:rPr>
        <w:t xml:space="preserve"> </w:t>
      </w:r>
      <w:r w:rsidRPr="00093BC4">
        <w:rPr>
          <w:rFonts w:ascii="Times New Roman" w:hint="eastAsia"/>
          <w:sz w:val="23"/>
          <w:szCs w:val="23"/>
        </w:rPr>
        <w:t>있</w:t>
      </w:r>
      <w:r w:rsidRPr="00093BC4">
        <w:rPr>
          <w:rFonts w:ascii="Times New Roman" w:hint="eastAsia"/>
          <w:sz w:val="23"/>
          <w:szCs w:val="23"/>
        </w:rPr>
        <w:lastRenderedPageBreak/>
        <w:t>어서</w:t>
      </w:r>
      <w:r w:rsidRPr="00093BC4">
        <w:rPr>
          <w:rFonts w:ascii="Times New Roman" w:hint="eastAsia"/>
          <w:sz w:val="23"/>
          <w:szCs w:val="23"/>
        </w:rPr>
        <w:t xml:space="preserve">, </w:t>
      </w:r>
      <w:r w:rsidRPr="00F73F1C">
        <w:rPr>
          <w:rFonts w:ascii="Times New Roman" w:hint="eastAsia"/>
          <w:sz w:val="23"/>
          <w:szCs w:val="23"/>
        </w:rPr>
        <w:t>매수인에게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발생한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개별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항목별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손해액</w:t>
      </w:r>
      <w:r w:rsidRPr="00F73F1C">
        <w:rPr>
          <w:rFonts w:ascii="Times New Roman"/>
          <w:sz w:val="23"/>
          <w:szCs w:val="23"/>
        </w:rPr>
        <w:t>이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금</w:t>
      </w:r>
      <w:r w:rsidR="00C21A57" w:rsidRPr="00F73F1C">
        <w:rPr>
          <w:rFonts w:ascii="Times New Roman" w:hint="eastAsia"/>
          <w:sz w:val="23"/>
          <w:szCs w:val="23"/>
        </w:rPr>
        <w:t xml:space="preserve"> </w:t>
      </w:r>
      <w:r w:rsidR="0086361C">
        <w:rPr>
          <w:rFonts w:ascii="Times New Roman"/>
          <w:sz w:val="23"/>
          <w:szCs w:val="23"/>
        </w:rPr>
        <w:t>[</w:t>
      </w:r>
      <w:r w:rsidR="0086361C">
        <w:rPr>
          <w:rFonts w:hAnsi="바탕" w:hint="eastAsia"/>
          <w:sz w:val="23"/>
          <w:szCs w:val="23"/>
        </w:rPr>
        <w:t>•</w:t>
      </w:r>
      <w:r w:rsidR="0086361C">
        <w:rPr>
          <w:rFonts w:ascii="Times New Roman"/>
          <w:sz w:val="23"/>
          <w:szCs w:val="23"/>
        </w:rPr>
        <w:t>]</w:t>
      </w:r>
      <w:r w:rsidRPr="00F73F1C">
        <w:rPr>
          <w:rFonts w:ascii="Times New Roman"/>
          <w:sz w:val="23"/>
          <w:szCs w:val="23"/>
        </w:rPr>
        <w:t>원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미만인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경우에는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본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계약상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매수인에게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발생한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손해액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산정</w:t>
      </w:r>
      <w:r w:rsidRPr="00F73F1C">
        <w:rPr>
          <w:rFonts w:ascii="Times New Roman"/>
          <w:sz w:val="23"/>
          <w:szCs w:val="23"/>
        </w:rPr>
        <w:t>의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대상에서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제외되</w:t>
      </w:r>
      <w:r w:rsidRPr="00F73F1C">
        <w:rPr>
          <w:rFonts w:ascii="Times New Roman" w:hint="eastAsia"/>
          <w:sz w:val="23"/>
          <w:szCs w:val="23"/>
        </w:rPr>
        <w:t>고</w:t>
      </w:r>
      <w:r w:rsidRPr="00F73F1C">
        <w:rPr>
          <w:rFonts w:ascii="Times New Roman"/>
          <w:sz w:val="23"/>
          <w:szCs w:val="23"/>
        </w:rPr>
        <w:t xml:space="preserve">, </w:t>
      </w:r>
      <w:r w:rsidRPr="00F73F1C">
        <w:rPr>
          <w:rFonts w:ascii="Times New Roman"/>
          <w:sz w:val="23"/>
          <w:szCs w:val="23"/>
        </w:rPr>
        <w:t>개별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항목별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손해액이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동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금액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이상인</w:t>
      </w:r>
      <w:r w:rsidRPr="00F73F1C">
        <w:rPr>
          <w:rFonts w:ascii="Times New Roman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경우</w:t>
      </w:r>
      <w:r w:rsidRPr="00F73F1C">
        <w:rPr>
          <w:rFonts w:ascii="Times New Roman" w:hint="eastAsia"/>
          <w:sz w:val="23"/>
          <w:szCs w:val="23"/>
        </w:rPr>
        <w:t>에만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당해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손해액을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본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계약상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매수인에게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발생한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/>
          <w:sz w:val="23"/>
          <w:szCs w:val="23"/>
        </w:rPr>
        <w:t>손해</w:t>
      </w:r>
      <w:r w:rsidRPr="00F73F1C">
        <w:rPr>
          <w:rFonts w:ascii="Times New Roman" w:hint="eastAsia"/>
          <w:sz w:val="23"/>
          <w:szCs w:val="23"/>
        </w:rPr>
        <w:t>액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산정의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대상으로</w:t>
      </w:r>
      <w:r w:rsidRPr="00F73F1C">
        <w:rPr>
          <w:rFonts w:ascii="Times New Roman" w:hint="eastAsia"/>
          <w:sz w:val="23"/>
          <w:szCs w:val="23"/>
        </w:rPr>
        <w:t xml:space="preserve"> </w:t>
      </w:r>
      <w:r w:rsidRPr="00F73F1C">
        <w:rPr>
          <w:rFonts w:ascii="Times New Roman" w:hint="eastAsia"/>
          <w:sz w:val="23"/>
          <w:szCs w:val="23"/>
        </w:rPr>
        <w:t>한다</w:t>
      </w:r>
      <w:r w:rsidRPr="00F73F1C">
        <w:rPr>
          <w:rFonts w:ascii="Times New Roman" w:hint="eastAsia"/>
          <w:sz w:val="23"/>
          <w:szCs w:val="23"/>
        </w:rPr>
        <w:t>.</w:t>
      </w:r>
      <w:r w:rsidR="000F394F" w:rsidRPr="00F73F1C">
        <w:rPr>
          <w:rFonts w:ascii="Times New Roman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이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경우</w:t>
      </w:r>
      <w:r w:rsidR="000F394F" w:rsidRPr="00F73F1C">
        <w:rPr>
          <w:rFonts w:ascii="Times New Roman" w:hint="eastAsia"/>
          <w:sz w:val="23"/>
          <w:szCs w:val="23"/>
        </w:rPr>
        <w:t>,</w:t>
      </w:r>
      <w:r w:rsidR="000F394F" w:rsidRPr="00F73F1C">
        <w:rPr>
          <w:rFonts w:ascii="Times New Roman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각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개별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항목들이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그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청구의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기초가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되는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사유가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동일한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원인으로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발생한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경우에는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이를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합산하여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하나의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항목으로</w:t>
      </w:r>
      <w:r w:rsidR="000F394F" w:rsidRPr="00F73F1C">
        <w:rPr>
          <w:rFonts w:ascii="Times New Roman" w:hint="eastAsia"/>
          <w:sz w:val="23"/>
          <w:szCs w:val="23"/>
        </w:rPr>
        <w:t xml:space="preserve"> </w:t>
      </w:r>
      <w:r w:rsidR="000F394F" w:rsidRPr="00F73F1C">
        <w:rPr>
          <w:rFonts w:ascii="Times New Roman" w:hint="eastAsia"/>
          <w:sz w:val="23"/>
          <w:szCs w:val="23"/>
        </w:rPr>
        <w:t>본다</w:t>
      </w:r>
      <w:r w:rsidR="000F394F" w:rsidRPr="00F73F1C">
        <w:rPr>
          <w:rFonts w:ascii="Times New Roman" w:hint="eastAsia"/>
          <w:sz w:val="23"/>
          <w:szCs w:val="23"/>
        </w:rPr>
        <w:t>.</w:t>
      </w:r>
      <w:r w:rsidR="000F394F" w:rsidRPr="00F73F1C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5C3781" w:rsidRPr="00376EBA" w14:paraId="2FBCEC22" w14:textId="77777777" w:rsidTr="00945FDC">
        <w:tc>
          <w:tcPr>
            <w:tcW w:w="9060" w:type="dxa"/>
            <w:shd w:val="clear" w:color="auto" w:fill="D9D9D9" w:themeFill="background1" w:themeFillShade="D9"/>
          </w:tcPr>
          <w:p w14:paraId="3CCA160E" w14:textId="56E349D2" w:rsidR="005C3781" w:rsidRPr="00376EBA" w:rsidRDefault="005C3781" w:rsidP="00362196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376EBA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376EBA">
              <w:rPr>
                <w:rFonts w:ascii="Times New Roman" w:hint="eastAsia"/>
                <w:sz w:val="22"/>
                <w:szCs w:val="22"/>
              </w:rPr>
              <w:t>손해배상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제한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중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금액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관련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제한으로는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위와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같이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최소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기준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(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이른바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5A8F" w:rsidRPr="00376EBA">
              <w:rPr>
                <w:rFonts w:ascii="Times New Roman"/>
                <w:sz w:val="22"/>
                <w:szCs w:val="22"/>
              </w:rPr>
              <w:t>“de minimis”)</w:t>
            </w:r>
            <w:r w:rsidRPr="00376EBA">
              <w:rPr>
                <w:rFonts w:ascii="Times New Roman" w:hint="eastAsia"/>
                <w:sz w:val="22"/>
                <w:szCs w:val="22"/>
              </w:rPr>
              <w:t>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설정하는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경우가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통상적입니다</w:t>
            </w:r>
            <w:r w:rsidRPr="00376EBA">
              <w:rPr>
                <w:rFonts w:ascii="Times New Roman" w:hint="eastAsia"/>
                <w:sz w:val="22"/>
                <w:szCs w:val="22"/>
              </w:rPr>
              <w:t>.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최소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기준은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당사자들의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합의에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따라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달라지는데</w:t>
            </w:r>
            <w:r w:rsidRPr="00376EBA">
              <w:rPr>
                <w:rFonts w:ascii="Times New Roman" w:hint="eastAsia"/>
                <w:sz w:val="22"/>
                <w:szCs w:val="22"/>
              </w:rPr>
              <w:t>,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3B11B0" w:rsidRPr="00376EBA">
              <w:rPr>
                <w:rFonts w:ascii="Times New Roman" w:hint="eastAsia"/>
                <w:sz w:val="22"/>
                <w:szCs w:val="22"/>
              </w:rPr>
              <w:t>대한민국</w:t>
            </w:r>
            <w:r w:rsidR="003B11B0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11B0" w:rsidRPr="00376EBA">
              <w:rPr>
                <w:rFonts w:ascii="Times New Roman" w:hint="eastAsia"/>
                <w:sz w:val="22"/>
                <w:szCs w:val="22"/>
              </w:rPr>
              <w:t>시장에서는</w:t>
            </w:r>
            <w:r w:rsidR="003B11B0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대개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매매대금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기준으로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11B0" w:rsidRPr="00376EBA">
              <w:rPr>
                <w:rFonts w:ascii="Times New Roman"/>
                <w:sz w:val="22"/>
                <w:szCs w:val="22"/>
              </w:rPr>
              <w:t xml:space="preserve">0.03% ~ </w:t>
            </w:r>
            <w:r w:rsidR="00D24DB0" w:rsidRPr="00376EBA">
              <w:rPr>
                <w:rFonts w:ascii="Times New Roman"/>
                <w:sz w:val="22"/>
                <w:szCs w:val="22"/>
              </w:rPr>
              <w:t>0</w:t>
            </w:r>
            <w:r w:rsidR="003B11B0" w:rsidRPr="00376EBA">
              <w:rPr>
                <w:rFonts w:ascii="Times New Roman"/>
                <w:sz w:val="22"/>
                <w:szCs w:val="22"/>
              </w:rPr>
              <w:t>.1% (</w:t>
            </w:r>
            <w:r w:rsidR="003B11B0" w:rsidRPr="00376EBA">
              <w:rPr>
                <w:rFonts w:ascii="Times New Roman" w:hint="eastAsia"/>
                <w:sz w:val="22"/>
                <w:szCs w:val="22"/>
              </w:rPr>
              <w:t>전세계</w:t>
            </w:r>
            <w:r w:rsidR="003B11B0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11B0" w:rsidRPr="00376EBA">
              <w:rPr>
                <w:rFonts w:ascii="Times New Roman" w:hint="eastAsia"/>
                <w:sz w:val="22"/>
                <w:szCs w:val="22"/>
              </w:rPr>
              <w:t>시장</w:t>
            </w:r>
            <w:r w:rsidR="00590C6A" w:rsidRPr="00376EBA">
              <w:rPr>
                <w:rStyle w:val="ab"/>
                <w:rFonts w:ascii="Times New Roman"/>
                <w:sz w:val="22"/>
                <w:szCs w:val="22"/>
              </w:rPr>
              <w:footnoteReference w:id="3"/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의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경우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B11B0" w:rsidRPr="00376EBA">
              <w:rPr>
                <w:rFonts w:ascii="Times New Roman"/>
                <w:sz w:val="22"/>
                <w:szCs w:val="22"/>
              </w:rPr>
              <w:t>0</w:t>
            </w:r>
            <w:r w:rsidR="00D24DB0" w:rsidRPr="00376EBA">
              <w:rPr>
                <w:rFonts w:ascii="Times New Roman"/>
                <w:sz w:val="22"/>
                <w:szCs w:val="22"/>
              </w:rPr>
              <w:t>.07</w:t>
            </w:r>
            <w:r w:rsidRPr="00376EBA">
              <w:rPr>
                <w:rFonts w:ascii="Times New Roman"/>
                <w:sz w:val="22"/>
                <w:szCs w:val="22"/>
              </w:rPr>
              <w:t xml:space="preserve">% ~ </w:t>
            </w:r>
            <w:r w:rsidR="00D24DB0" w:rsidRPr="00376EBA">
              <w:rPr>
                <w:rFonts w:ascii="Times New Roman"/>
                <w:sz w:val="22"/>
                <w:szCs w:val="22"/>
              </w:rPr>
              <w:t>0.14</w:t>
            </w:r>
            <w:r w:rsidRPr="00376EBA">
              <w:rPr>
                <w:rFonts w:ascii="Times New Roman"/>
                <w:sz w:val="22"/>
                <w:szCs w:val="22"/>
              </w:rPr>
              <w:t>%</w:t>
            </w:r>
            <w:r w:rsidR="003B11B0" w:rsidRPr="00376EBA">
              <w:rPr>
                <w:rFonts w:ascii="Times New Roman"/>
                <w:sz w:val="22"/>
                <w:szCs w:val="22"/>
              </w:rPr>
              <w:t>)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사이의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범위에서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정해지는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것으로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보입니다</w:t>
            </w:r>
            <w:r w:rsidRPr="00376EBA">
              <w:rPr>
                <w:rFonts w:ascii="Times New Roman" w:hint="eastAsia"/>
                <w:sz w:val="22"/>
                <w:szCs w:val="22"/>
              </w:rPr>
              <w:t>.</w:t>
            </w:r>
            <w:r w:rsidR="00D24DB0" w:rsidRPr="00376EBA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263DAC3A" w14:textId="298C138E" w:rsidR="00B336D5" w:rsidRPr="00376EBA" w:rsidRDefault="00FD38BD" w:rsidP="00A43F8A">
      <w:pPr>
        <w:numPr>
          <w:ilvl w:val="0"/>
          <w:numId w:val="14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376EBA">
        <w:rPr>
          <w:rFonts w:ascii="Times New Roman" w:hint="eastAsia"/>
          <w:sz w:val="23"/>
          <w:szCs w:val="23"/>
        </w:rPr>
        <w:t>제</w:t>
      </w:r>
      <w:r w:rsidRPr="00376EBA">
        <w:rPr>
          <w:rFonts w:ascii="Times New Roman" w:hint="eastAsia"/>
          <w:sz w:val="23"/>
          <w:szCs w:val="23"/>
        </w:rPr>
        <w:t>1</w:t>
      </w:r>
      <w:r w:rsidR="00322922" w:rsidRPr="00376EBA">
        <w:rPr>
          <w:rFonts w:ascii="Times New Roman"/>
          <w:sz w:val="23"/>
          <w:szCs w:val="23"/>
        </w:rPr>
        <w:t>1</w:t>
      </w:r>
      <w:r w:rsidRPr="00376EBA">
        <w:rPr>
          <w:rFonts w:ascii="Times New Roman" w:hint="eastAsia"/>
          <w:sz w:val="23"/>
          <w:szCs w:val="23"/>
        </w:rPr>
        <w:t>.1</w:t>
      </w:r>
      <w:r w:rsidRPr="00376EBA">
        <w:rPr>
          <w:rFonts w:ascii="Times New Roman" w:hint="eastAsia"/>
          <w:sz w:val="23"/>
          <w:szCs w:val="23"/>
        </w:rPr>
        <w:t>조의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규정에도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불구하고</w:t>
      </w:r>
      <w:r w:rsidRPr="00376EBA">
        <w:rPr>
          <w:rFonts w:ascii="Times New Roman" w:hint="eastAsia"/>
          <w:sz w:val="23"/>
          <w:szCs w:val="23"/>
        </w:rPr>
        <w:t xml:space="preserve">, </w:t>
      </w:r>
      <w:r w:rsidRPr="00376EBA">
        <w:rPr>
          <w:rFonts w:ascii="Times New Roman" w:hint="eastAsia"/>
          <w:sz w:val="23"/>
          <w:szCs w:val="23"/>
        </w:rPr>
        <w:t>본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계약상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매도인의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진술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및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보장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위반으로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인해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발생한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손해액의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총액이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="00AC2199" w:rsidRPr="00376EBA">
        <w:rPr>
          <w:rFonts w:ascii="Times New Roman" w:hint="eastAsia"/>
          <w:sz w:val="23"/>
          <w:szCs w:val="23"/>
        </w:rPr>
        <w:t>거래종결</w:t>
      </w:r>
      <w:r w:rsidR="00AC2199" w:rsidRPr="00376EBA">
        <w:rPr>
          <w:rFonts w:ascii="Times New Roman" w:hint="eastAsia"/>
          <w:sz w:val="23"/>
          <w:szCs w:val="23"/>
        </w:rPr>
        <w:t xml:space="preserve"> </w:t>
      </w:r>
      <w:r w:rsidR="00020F2C" w:rsidRPr="00376EBA">
        <w:rPr>
          <w:rFonts w:ascii="Times New Roman" w:hint="eastAsia"/>
          <w:sz w:val="23"/>
          <w:szCs w:val="23"/>
        </w:rPr>
        <w:t>매매대금</w:t>
      </w:r>
      <w:r w:rsidRPr="00376EBA">
        <w:rPr>
          <w:rFonts w:ascii="Times New Roman" w:hint="eastAsia"/>
          <w:sz w:val="23"/>
          <w:szCs w:val="23"/>
        </w:rPr>
        <w:t>의</w:t>
      </w:r>
      <w:r w:rsidR="004C47AD" w:rsidRPr="00376EBA">
        <w:rPr>
          <w:rFonts w:ascii="Times New Roman" w:hint="eastAsia"/>
          <w:sz w:val="23"/>
          <w:szCs w:val="23"/>
        </w:rPr>
        <w:t xml:space="preserve"> </w:t>
      </w:r>
      <w:r w:rsidR="0086361C" w:rsidRPr="00376EBA">
        <w:rPr>
          <w:rFonts w:ascii="Times New Roman"/>
          <w:sz w:val="23"/>
          <w:szCs w:val="23"/>
        </w:rPr>
        <w:t>[</w:t>
      </w:r>
      <w:r w:rsidR="0086361C" w:rsidRPr="00376EBA">
        <w:rPr>
          <w:rFonts w:hAnsi="바탕" w:hint="eastAsia"/>
          <w:sz w:val="23"/>
          <w:szCs w:val="23"/>
        </w:rPr>
        <w:t>•</w:t>
      </w:r>
      <w:r w:rsidR="0086361C" w:rsidRPr="00376EBA">
        <w:rPr>
          <w:rFonts w:ascii="Times New Roman"/>
          <w:sz w:val="23"/>
          <w:szCs w:val="23"/>
        </w:rPr>
        <w:t>]</w:t>
      </w:r>
      <w:r w:rsidRPr="00376EBA">
        <w:rPr>
          <w:rFonts w:ascii="Times New Roman" w:hint="eastAsia"/>
          <w:sz w:val="23"/>
          <w:szCs w:val="23"/>
        </w:rPr>
        <w:t>%</w:t>
      </w:r>
      <w:r w:rsidRPr="00376EBA">
        <w:rPr>
          <w:rFonts w:ascii="Times New Roman" w:hint="eastAsia"/>
          <w:sz w:val="23"/>
          <w:szCs w:val="23"/>
        </w:rPr>
        <w:t>에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해당하는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금액을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초과하지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아니하는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때에는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본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계약상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발생한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손해액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산정</w:t>
      </w:r>
      <w:r w:rsidRPr="00376EBA">
        <w:rPr>
          <w:rFonts w:ascii="Times New Roman"/>
          <w:sz w:val="23"/>
          <w:szCs w:val="23"/>
        </w:rPr>
        <w:t>의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대상에서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제외되</w:t>
      </w:r>
      <w:r w:rsidRPr="00376EBA">
        <w:rPr>
          <w:rFonts w:ascii="Times New Roman" w:hint="eastAsia"/>
          <w:sz w:val="23"/>
          <w:szCs w:val="23"/>
        </w:rPr>
        <w:t>고</w:t>
      </w:r>
      <w:r w:rsidRPr="00376EBA">
        <w:rPr>
          <w:rFonts w:ascii="Times New Roman"/>
          <w:sz w:val="23"/>
          <w:szCs w:val="23"/>
        </w:rPr>
        <w:t xml:space="preserve">, </w:t>
      </w:r>
      <w:r w:rsidRPr="00376EBA">
        <w:rPr>
          <w:rFonts w:ascii="Times New Roman"/>
          <w:sz w:val="23"/>
          <w:szCs w:val="23"/>
        </w:rPr>
        <w:t>이를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초과하는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때에는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그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초과하는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금액만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발생한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손해액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산정의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대상이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된다</w:t>
      </w:r>
      <w:r w:rsidRPr="00376EBA">
        <w:rPr>
          <w:rFonts w:ascii="Times New Roman" w:hint="eastAsia"/>
          <w:sz w:val="23"/>
          <w:szCs w:val="23"/>
        </w:rPr>
        <w:t>.</w:t>
      </w:r>
      <w:r w:rsidR="00051EB9" w:rsidRPr="00376EBA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B336D5" w:rsidRPr="00376EBA" w14:paraId="4B563EE1" w14:textId="77777777" w:rsidTr="00945FDC">
        <w:tc>
          <w:tcPr>
            <w:tcW w:w="9060" w:type="dxa"/>
            <w:shd w:val="clear" w:color="auto" w:fill="D9D9D9" w:themeFill="background1" w:themeFillShade="D9"/>
          </w:tcPr>
          <w:p w14:paraId="1DC78D4F" w14:textId="677B6BD5" w:rsidR="00B336D5" w:rsidRPr="00376EBA" w:rsidRDefault="00B336D5" w:rsidP="000B78E1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376EBA">
              <w:rPr>
                <w:rFonts w:ascii="Times New Roman" w:hint="eastAsia"/>
                <w:sz w:val="22"/>
                <w:szCs w:val="22"/>
              </w:rPr>
              <w:t xml:space="preserve">Note: </w:t>
            </w:r>
            <w:r w:rsidRPr="00376EBA">
              <w:rPr>
                <w:rFonts w:ascii="Times New Roman" w:hint="eastAsia"/>
                <w:sz w:val="22"/>
                <w:szCs w:val="22"/>
              </w:rPr>
              <w:t>손해배상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제한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중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금액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관련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제한으로는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위와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같이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바스켓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규정</w:t>
            </w:r>
            <w:r w:rsidRPr="00376EBA">
              <w:rPr>
                <w:rFonts w:ascii="Times New Roman" w:hint="eastAsia"/>
                <w:sz w:val="22"/>
                <w:szCs w:val="22"/>
              </w:rPr>
              <w:t>(</w:t>
            </w:r>
            <w:r w:rsidRPr="00376EBA">
              <w:rPr>
                <w:rFonts w:ascii="Times New Roman" w:hint="eastAsia"/>
                <w:sz w:val="22"/>
                <w:szCs w:val="22"/>
              </w:rPr>
              <w:t>최소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기준을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넘은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손해배상액을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합쳐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일정한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금액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이상이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되면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비로소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손해배상청구가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가능하게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규정</w:t>
            </w:r>
            <w:r w:rsidRPr="00376EBA">
              <w:rPr>
                <w:rFonts w:ascii="Times New Roman" w:hint="eastAsia"/>
                <w:sz w:val="22"/>
                <w:szCs w:val="22"/>
              </w:rPr>
              <w:t>)</w:t>
            </w:r>
            <w:r w:rsidRPr="00376EBA">
              <w:rPr>
                <w:rFonts w:ascii="Times New Roman" w:hint="eastAsia"/>
                <w:sz w:val="22"/>
                <w:szCs w:val="22"/>
              </w:rPr>
              <w:t>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두는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경우가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있는데</w:t>
            </w:r>
            <w:r w:rsidRPr="00376EBA">
              <w:rPr>
                <w:rFonts w:ascii="Times New Roman" w:hint="eastAsia"/>
                <w:sz w:val="22"/>
                <w:szCs w:val="22"/>
              </w:rPr>
              <w:t>,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예시는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바스켓의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범위를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초과하면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그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초과하는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금액만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청구할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있도록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규정하는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방식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(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이른바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5A8F" w:rsidRPr="00376EBA">
              <w:rPr>
                <w:rFonts w:ascii="Times New Roman"/>
                <w:sz w:val="22"/>
                <w:szCs w:val="22"/>
              </w:rPr>
              <w:t xml:space="preserve">“deductible” 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방식</w:t>
            </w:r>
            <w:r w:rsidR="005D5A8F" w:rsidRPr="00376EBA">
              <w:rPr>
                <w:rFonts w:ascii="Times New Roman"/>
                <w:sz w:val="22"/>
                <w:szCs w:val="22"/>
              </w:rPr>
              <w:t>)</w:t>
            </w:r>
            <w:r w:rsidR="00677CBF">
              <w:rPr>
                <w:rFonts w:ascii="Times New Roman" w:hint="eastAsia"/>
                <w:sz w:val="22"/>
                <w:szCs w:val="22"/>
              </w:rPr>
              <w:t>입니다</w:t>
            </w:r>
            <w:r w:rsidRPr="00376EBA">
              <w:rPr>
                <w:rFonts w:ascii="Times New Roman" w:hint="eastAsia"/>
                <w:sz w:val="22"/>
                <w:szCs w:val="22"/>
              </w:rPr>
              <w:t>.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바스켓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기준은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당사자들의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합의에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따라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달라지는데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,</w:t>
            </w:r>
            <w:r w:rsidR="005C3781"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대한민국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시장에서는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대개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매매대금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기준으로</w:t>
            </w:r>
            <w:r w:rsidR="000B78E1" w:rsidRPr="00376EBA">
              <w:rPr>
                <w:rFonts w:ascii="Times New Roman"/>
                <w:sz w:val="22"/>
                <w:szCs w:val="22"/>
              </w:rPr>
              <w:t>,</w:t>
            </w:r>
            <w:r w:rsidR="00590C6A" w:rsidRPr="00376EBA">
              <w:rPr>
                <w:rFonts w:ascii="Times New Roman"/>
                <w:sz w:val="22"/>
                <w:szCs w:val="22"/>
              </w:rPr>
              <w:t xml:space="preserve"> 0.5% ~ 2% 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(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전세계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시장</w:t>
            </w:r>
            <w:r w:rsidR="00590C6A" w:rsidRPr="00376EBA">
              <w:rPr>
                <w:rStyle w:val="ab"/>
                <w:rFonts w:ascii="Times New Roman"/>
                <w:sz w:val="22"/>
                <w:szCs w:val="22"/>
              </w:rPr>
              <w:footnoteReference w:id="4"/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의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경우</w:t>
            </w:r>
            <w:r w:rsidR="000B78E1"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진술보장보험에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가입하지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않은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경우에는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/>
                <w:sz w:val="22"/>
                <w:szCs w:val="22"/>
              </w:rPr>
              <w:t xml:space="preserve">1%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미만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,</w:t>
            </w:r>
            <w:r w:rsidR="000B78E1"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진술보장보험에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가입한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경우에는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/>
                <w:sz w:val="22"/>
                <w:szCs w:val="22"/>
              </w:rPr>
              <w:t xml:space="preserve">0.5%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미만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)</w:t>
            </w:r>
            <w:r w:rsidR="00590C6A"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590C6A" w:rsidRPr="00376EBA">
              <w:rPr>
                <w:rFonts w:ascii="Times New Roman" w:hint="eastAsia"/>
                <w:sz w:val="22"/>
                <w:szCs w:val="22"/>
              </w:rPr>
              <w:t>사이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의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범위에서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정해지는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것으로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보입니다</w:t>
            </w:r>
            <w:r w:rsidR="005C3781" w:rsidRPr="00376EBA">
              <w:rPr>
                <w:rFonts w:ascii="Times New Roman" w:hint="eastAsia"/>
                <w:sz w:val="22"/>
                <w:szCs w:val="22"/>
              </w:rPr>
              <w:t>.</w:t>
            </w:r>
            <w:r w:rsidR="005C3781" w:rsidRPr="00376EBA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BF4DF07" w14:textId="026B19B5" w:rsidR="00B336D5" w:rsidRPr="00376EBA" w:rsidRDefault="00B336D5" w:rsidP="00945FD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61C5F8A3" w14:textId="2BE031E9" w:rsidR="00B336D5" w:rsidRPr="00376EBA" w:rsidRDefault="00B336D5" w:rsidP="00945FD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376EBA">
              <w:rPr>
                <w:rFonts w:ascii="Times New Roman" w:hint="eastAsia"/>
                <w:sz w:val="22"/>
                <w:szCs w:val="22"/>
              </w:rPr>
              <w:t>당사자들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합의에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따라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바스켓의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범위를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초과하면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모든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금액을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청구하는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7CBF">
              <w:rPr>
                <w:rFonts w:ascii="Times New Roman" w:hint="eastAsia"/>
                <w:sz w:val="22"/>
                <w:szCs w:val="22"/>
              </w:rPr>
              <w:t>방식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(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이른바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5A8F" w:rsidRPr="00376EBA">
              <w:rPr>
                <w:rFonts w:ascii="Times New Roman"/>
                <w:sz w:val="22"/>
                <w:szCs w:val="22"/>
              </w:rPr>
              <w:t xml:space="preserve">“tipping basket” </w:t>
            </w:r>
            <w:r w:rsidR="00553C7B" w:rsidRPr="00376EBA">
              <w:rPr>
                <w:rFonts w:ascii="Times New Roman" w:hint="eastAsia"/>
                <w:sz w:val="22"/>
                <w:szCs w:val="22"/>
              </w:rPr>
              <w:t>또는</w:t>
            </w:r>
            <w:r w:rsidR="00553C7B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53C7B" w:rsidRPr="00376EBA">
              <w:rPr>
                <w:rFonts w:ascii="Times New Roman"/>
                <w:sz w:val="22"/>
                <w:szCs w:val="22"/>
              </w:rPr>
              <w:t xml:space="preserve">“first dollar” 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방식</w:t>
            </w:r>
            <w:r w:rsidR="005D5A8F" w:rsidRPr="00376EBA">
              <w:rPr>
                <w:rFonts w:ascii="Times New Roman"/>
                <w:sz w:val="22"/>
                <w:szCs w:val="22"/>
              </w:rPr>
              <w:t>)</w:t>
            </w:r>
            <w:r w:rsidR="00677CBF">
              <w:rPr>
                <w:rFonts w:ascii="Times New Roman" w:hint="eastAsia"/>
                <w:sz w:val="22"/>
                <w:szCs w:val="22"/>
              </w:rPr>
              <w:t>으로</w:t>
            </w:r>
            <w:r w:rsidR="00677C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7CBF">
              <w:rPr>
                <w:rFonts w:ascii="Times New Roman" w:hint="eastAsia"/>
                <w:sz w:val="22"/>
                <w:szCs w:val="22"/>
              </w:rPr>
              <w:t>규정할</w:t>
            </w:r>
            <w:r w:rsidR="00677C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7CBF">
              <w:rPr>
                <w:rFonts w:ascii="Times New Roman" w:hint="eastAsia"/>
                <w:sz w:val="22"/>
                <w:szCs w:val="22"/>
              </w:rPr>
              <w:t>수도</w:t>
            </w:r>
            <w:r w:rsidR="00677C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7CBF">
              <w:rPr>
                <w:rFonts w:ascii="Times New Roman" w:hint="eastAsia"/>
                <w:sz w:val="22"/>
                <w:szCs w:val="22"/>
              </w:rPr>
              <w:t>있습니다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4CB3305F" w14:textId="00F9D24A" w:rsidR="00B336D5" w:rsidRPr="00376EBA" w:rsidRDefault="00B336D5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376EBA">
              <w:rPr>
                <w:rFonts w:ascii="Times New Roman" w:hint="eastAsia"/>
                <w:sz w:val="22"/>
                <w:szCs w:val="22"/>
              </w:rPr>
              <w:t>[</w:t>
            </w:r>
            <w:r w:rsidRPr="00376EBA">
              <w:rPr>
                <w:rFonts w:ascii="Times New Roman" w:hint="eastAsia"/>
                <w:sz w:val="22"/>
                <w:szCs w:val="22"/>
              </w:rPr>
              <w:t>예시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문구</w:t>
            </w:r>
            <w:r w:rsidRPr="00376EBA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11537FB0" w14:textId="3B19D970" w:rsidR="00B336D5" w:rsidRPr="00376EBA" w:rsidRDefault="00B336D5" w:rsidP="00C85BE7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376EBA">
              <w:rPr>
                <w:rFonts w:ascii="Times New Roman"/>
                <w:sz w:val="22"/>
                <w:szCs w:val="22"/>
              </w:rPr>
              <w:t>“</w:t>
            </w:r>
            <w:r w:rsidRPr="00376EBA">
              <w:rPr>
                <w:rFonts w:ascii="Times New Roman" w:hint="eastAsia"/>
                <w:sz w:val="22"/>
                <w:szCs w:val="22"/>
              </w:rPr>
              <w:t>제</w:t>
            </w:r>
            <w:r w:rsidRPr="00376EBA">
              <w:rPr>
                <w:rFonts w:ascii="Times New Roman" w:hint="eastAsia"/>
                <w:sz w:val="22"/>
                <w:szCs w:val="22"/>
              </w:rPr>
              <w:t>11.1</w:t>
            </w:r>
            <w:r w:rsidRPr="00376EBA">
              <w:rPr>
                <w:rFonts w:ascii="Times New Roman" w:hint="eastAsia"/>
                <w:sz w:val="22"/>
                <w:szCs w:val="22"/>
              </w:rPr>
              <w:t>조의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규정에도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불구하고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376EBA">
              <w:rPr>
                <w:rFonts w:ascii="Times New Roman" w:hint="eastAsia"/>
                <w:sz w:val="22"/>
                <w:szCs w:val="22"/>
              </w:rPr>
              <w:t>본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계약상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매도인의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진술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및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보장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위반으로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인해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발생한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손해액의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총액이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거래종결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매매대금의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[</w:t>
            </w:r>
            <w:r w:rsidRPr="00376EBA">
              <w:rPr>
                <w:rFonts w:ascii="Times New Roman" w:hint="eastAsia"/>
                <w:sz w:val="22"/>
                <w:szCs w:val="22"/>
              </w:rPr>
              <w:t>•</w:t>
            </w:r>
            <w:r w:rsidRPr="00376EBA">
              <w:rPr>
                <w:rFonts w:ascii="Times New Roman" w:hint="eastAsia"/>
                <w:sz w:val="22"/>
                <w:szCs w:val="22"/>
              </w:rPr>
              <w:t>]%</w:t>
            </w:r>
            <w:r w:rsidRPr="00376EBA">
              <w:rPr>
                <w:rFonts w:ascii="Times New Roman" w:hint="eastAsia"/>
                <w:sz w:val="22"/>
                <w:szCs w:val="22"/>
              </w:rPr>
              <w:t>에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해당하는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금액을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초과하지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아니하는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때에는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본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계약상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매수인에게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발생한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손해액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산정의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대상에서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제외되고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376EBA">
              <w:rPr>
                <w:rFonts w:ascii="Times New Roman" w:hint="eastAsia"/>
                <w:sz w:val="22"/>
                <w:szCs w:val="22"/>
              </w:rPr>
              <w:t>이를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초과하는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때에는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>매수인에게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>발생한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>손해액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>전액이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85BE7" w:rsidRPr="00376EBA">
              <w:rPr>
                <w:rFonts w:ascii="Times New Roman" w:hint="eastAsia"/>
                <w:sz w:val="22"/>
                <w:szCs w:val="22"/>
              </w:rPr>
              <w:t>손해배상액</w:t>
            </w:r>
            <w:r w:rsidRPr="00376EBA">
              <w:rPr>
                <w:rFonts w:ascii="Times New Roman" w:hint="eastAsia"/>
                <w:sz w:val="22"/>
                <w:szCs w:val="22"/>
              </w:rPr>
              <w:t>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된다</w:t>
            </w:r>
            <w:r w:rsidRPr="00376EBA">
              <w:rPr>
                <w:rFonts w:ascii="Times New Roman" w:hint="eastAsia"/>
                <w:sz w:val="22"/>
                <w:szCs w:val="22"/>
              </w:rPr>
              <w:t>.</w:t>
            </w:r>
            <w:r w:rsidRPr="00376EBA">
              <w:rPr>
                <w:rFonts w:ascii="Times New Roman"/>
                <w:sz w:val="22"/>
                <w:szCs w:val="22"/>
              </w:rPr>
              <w:t>”</w:t>
            </w:r>
          </w:p>
        </w:tc>
      </w:tr>
    </w:tbl>
    <w:p w14:paraId="66404993" w14:textId="23689CE0" w:rsidR="00E01C17" w:rsidRPr="00376EBA" w:rsidRDefault="00FD38BD" w:rsidP="00A43F8A">
      <w:pPr>
        <w:numPr>
          <w:ilvl w:val="0"/>
          <w:numId w:val="14"/>
        </w:numPr>
        <w:snapToGrid w:val="0"/>
        <w:spacing w:before="180" w:after="180" w:line="360" w:lineRule="atLeast"/>
        <w:rPr>
          <w:rFonts w:ascii="Times New Roman"/>
          <w:szCs w:val="23"/>
        </w:rPr>
      </w:pPr>
      <w:r w:rsidRPr="00376EBA">
        <w:rPr>
          <w:rFonts w:ascii="Times New Roman" w:hint="eastAsia"/>
          <w:sz w:val="23"/>
          <w:szCs w:val="23"/>
        </w:rPr>
        <w:t>본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제</w:t>
      </w:r>
      <w:r w:rsidRPr="00376EBA">
        <w:rPr>
          <w:rFonts w:ascii="Times New Roman" w:hint="eastAsia"/>
          <w:sz w:val="23"/>
          <w:szCs w:val="23"/>
        </w:rPr>
        <w:t>1</w:t>
      </w:r>
      <w:r w:rsidR="00322922" w:rsidRPr="00376EBA">
        <w:rPr>
          <w:rFonts w:ascii="Times New Roman"/>
          <w:sz w:val="23"/>
          <w:szCs w:val="23"/>
        </w:rPr>
        <w:t>1</w:t>
      </w:r>
      <w:r w:rsidRPr="00376EBA">
        <w:rPr>
          <w:rFonts w:ascii="Times New Roman" w:hint="eastAsia"/>
          <w:sz w:val="23"/>
          <w:szCs w:val="23"/>
        </w:rPr>
        <w:t>조의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규정에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따라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="00A20188" w:rsidRPr="00376EBA">
        <w:rPr>
          <w:rFonts w:ascii="Times New Roman" w:hint="eastAsia"/>
          <w:sz w:val="23"/>
          <w:szCs w:val="23"/>
        </w:rPr>
        <w:t>매도인</w:t>
      </w:r>
      <w:r w:rsidRPr="00376EBA">
        <w:rPr>
          <w:rFonts w:ascii="Times New Roman" w:hint="eastAsia"/>
          <w:sz w:val="23"/>
          <w:szCs w:val="23"/>
        </w:rPr>
        <w:t>이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자신의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진술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및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보장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위반으로</w:t>
      </w:r>
      <w:r w:rsidR="006C065B" w:rsidRPr="00376EBA">
        <w:rPr>
          <w:rFonts w:ascii="Times New Roman" w:hint="eastAsia"/>
          <w:sz w:val="23"/>
          <w:szCs w:val="23"/>
        </w:rPr>
        <w:t xml:space="preserve"> </w:t>
      </w:r>
      <w:r w:rsidR="006C065B" w:rsidRPr="00376EBA">
        <w:rPr>
          <w:rFonts w:ascii="Times New Roman" w:hint="eastAsia"/>
          <w:sz w:val="23"/>
          <w:szCs w:val="23"/>
        </w:rPr>
        <w:t>인</w:t>
      </w:r>
      <w:r w:rsidR="006C065B" w:rsidRPr="00376EBA">
        <w:rPr>
          <w:rFonts w:ascii="Times New Roman" w:hint="eastAsia"/>
          <w:sz w:val="23"/>
          <w:szCs w:val="23"/>
        </w:rPr>
        <w:lastRenderedPageBreak/>
        <w:t>해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매수인에게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배상하여야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하는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손해배상액의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총액</w:t>
      </w:r>
      <w:r w:rsidRPr="00376EBA">
        <w:rPr>
          <w:rFonts w:ascii="Times New Roman"/>
          <w:sz w:val="23"/>
          <w:szCs w:val="23"/>
        </w:rPr>
        <w:t>은</w:t>
      </w:r>
      <w:r w:rsidRPr="00376EBA">
        <w:rPr>
          <w:rFonts w:ascii="Times New Roman"/>
          <w:sz w:val="23"/>
          <w:szCs w:val="23"/>
        </w:rPr>
        <w:t xml:space="preserve"> </w:t>
      </w:r>
      <w:r w:rsidR="00AC2199" w:rsidRPr="00376EBA">
        <w:rPr>
          <w:rFonts w:ascii="Times New Roman" w:hint="eastAsia"/>
          <w:sz w:val="23"/>
          <w:szCs w:val="23"/>
        </w:rPr>
        <w:t>거래종결</w:t>
      </w:r>
      <w:r w:rsidR="00AC2199"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매매대금의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="0086361C" w:rsidRPr="00376EBA">
        <w:rPr>
          <w:rFonts w:ascii="Times New Roman"/>
          <w:sz w:val="23"/>
          <w:szCs w:val="23"/>
        </w:rPr>
        <w:t>[</w:t>
      </w:r>
      <w:r w:rsidR="0086361C" w:rsidRPr="00376EBA">
        <w:rPr>
          <w:rFonts w:hAnsi="바탕" w:hint="eastAsia"/>
          <w:sz w:val="23"/>
          <w:szCs w:val="23"/>
        </w:rPr>
        <w:t>•</w:t>
      </w:r>
      <w:r w:rsidR="0086361C" w:rsidRPr="00376EBA">
        <w:rPr>
          <w:rFonts w:ascii="Times New Roman"/>
          <w:sz w:val="23"/>
          <w:szCs w:val="23"/>
        </w:rPr>
        <w:t>]</w:t>
      </w:r>
      <w:r w:rsidRPr="00376EBA">
        <w:rPr>
          <w:rFonts w:ascii="Times New Roman" w:hint="eastAsia"/>
          <w:sz w:val="23"/>
          <w:szCs w:val="23"/>
        </w:rPr>
        <w:t>%</w:t>
      </w:r>
      <w:r w:rsidRPr="00376EBA">
        <w:rPr>
          <w:rFonts w:ascii="Times New Roman" w:hint="eastAsia"/>
          <w:sz w:val="23"/>
          <w:szCs w:val="23"/>
        </w:rPr>
        <w:t>에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해당하는</w:t>
      </w:r>
      <w:r w:rsidRPr="00376EBA">
        <w:rPr>
          <w:rFonts w:ascii="Times New Roman" w:hint="eastAsia"/>
          <w:sz w:val="23"/>
          <w:szCs w:val="23"/>
        </w:rPr>
        <w:t xml:space="preserve"> </w:t>
      </w:r>
      <w:r w:rsidRPr="00376EBA">
        <w:rPr>
          <w:rFonts w:ascii="Times New Roman" w:hint="eastAsia"/>
          <w:sz w:val="23"/>
          <w:szCs w:val="23"/>
        </w:rPr>
        <w:t>금액을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초과할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수</w:t>
      </w:r>
      <w:r w:rsidRPr="00376EBA">
        <w:rPr>
          <w:rFonts w:ascii="Times New Roman"/>
          <w:sz w:val="23"/>
          <w:szCs w:val="23"/>
        </w:rPr>
        <w:t xml:space="preserve"> </w:t>
      </w:r>
      <w:r w:rsidRPr="00376EBA">
        <w:rPr>
          <w:rFonts w:ascii="Times New Roman"/>
          <w:sz w:val="23"/>
          <w:szCs w:val="23"/>
        </w:rPr>
        <w:t>없다</w:t>
      </w:r>
      <w:r w:rsidRPr="00376EBA">
        <w:rPr>
          <w:rFonts w:ascii="Times New Roman" w:hint="eastAsia"/>
          <w:sz w:val="23"/>
          <w:szCs w:val="23"/>
        </w:rPr>
        <w:t>.</w:t>
      </w:r>
      <w:r w:rsidR="00831F3D" w:rsidRPr="00376EBA">
        <w:rPr>
          <w:rFonts w:ascii="Times New Roman"/>
          <w:sz w:val="23"/>
          <w:szCs w:val="23"/>
        </w:rPr>
        <w:t xml:space="preserve"> </w:t>
      </w:r>
      <w:r w:rsidR="002A7A18" w:rsidRPr="00376EBA">
        <w:rPr>
          <w:rFonts w:ascii="Times New Roman" w:eastAsia="바탕체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C11B8A" w14:paraId="409C6A95" w14:textId="77777777" w:rsidTr="00945FDC">
        <w:tc>
          <w:tcPr>
            <w:tcW w:w="9060" w:type="dxa"/>
            <w:shd w:val="clear" w:color="auto" w:fill="D9D9D9" w:themeFill="background1" w:themeFillShade="D9"/>
          </w:tcPr>
          <w:p w14:paraId="6170D4B1" w14:textId="3B5DABEE" w:rsidR="00C11B8A" w:rsidRPr="00AB70EB" w:rsidRDefault="00C11B8A" w:rsidP="00376EBA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376EBA">
              <w:rPr>
                <w:rFonts w:ascii="Times New Roman" w:hint="eastAsia"/>
                <w:sz w:val="22"/>
                <w:szCs w:val="22"/>
              </w:rPr>
              <w:t xml:space="preserve">Note: </w:t>
            </w:r>
            <w:r w:rsidRPr="00376EBA">
              <w:rPr>
                <w:rFonts w:ascii="Times New Roman" w:hint="eastAsia"/>
                <w:sz w:val="22"/>
                <w:szCs w:val="22"/>
              </w:rPr>
              <w:t>손해배상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제한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중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금액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관련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제한으로는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위와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같이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총액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(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>이른바</w:t>
            </w:r>
            <w:r w:rsidR="005D5A8F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5A8F" w:rsidRPr="00376EBA">
              <w:rPr>
                <w:rFonts w:ascii="Times New Roman"/>
                <w:sz w:val="22"/>
                <w:szCs w:val="22"/>
              </w:rPr>
              <w:t>“cap amount”)</w:t>
            </w:r>
            <w:r w:rsidRPr="00376EBA">
              <w:rPr>
                <w:rFonts w:ascii="Times New Roman" w:hint="eastAsia"/>
                <w:sz w:val="22"/>
                <w:szCs w:val="22"/>
              </w:rPr>
              <w:t>을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설정하는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경우가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통상적입니다</w:t>
            </w:r>
            <w:r w:rsidRPr="00376EBA">
              <w:rPr>
                <w:rFonts w:ascii="Times New Roman" w:hint="eastAsia"/>
                <w:sz w:val="22"/>
                <w:szCs w:val="22"/>
              </w:rPr>
              <w:t>.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총액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기준은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당사자들의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합의에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따라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달라지는데</w:t>
            </w:r>
            <w:r w:rsidRPr="00376EBA">
              <w:rPr>
                <w:rFonts w:ascii="Times New Roman" w:hint="eastAsia"/>
                <w:sz w:val="22"/>
                <w:szCs w:val="22"/>
              </w:rPr>
              <w:t>,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>대한민국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>시장에서는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대개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매매대금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기준으로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2D0762" w:rsidRPr="00376EBA">
              <w:rPr>
                <w:rFonts w:ascii="Times New Roman"/>
                <w:sz w:val="22"/>
                <w:szCs w:val="22"/>
              </w:rPr>
              <w:t>5% ~ 20% (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>전세계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>시장</w:t>
            </w:r>
            <w:r w:rsidR="002D0762" w:rsidRPr="00376EBA">
              <w:rPr>
                <w:rStyle w:val="ab"/>
                <w:rFonts w:ascii="Times New Roman"/>
                <w:sz w:val="22"/>
                <w:szCs w:val="22"/>
              </w:rPr>
              <w:footnoteReference w:id="5"/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>의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>경우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진술보장보험에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가입하지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않은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경우에는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/>
                <w:sz w:val="22"/>
                <w:szCs w:val="22"/>
              </w:rPr>
              <w:t>10% ~ 15%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,</w:t>
            </w:r>
            <w:r w:rsidR="000B78E1" w:rsidRPr="00376EBA">
              <w:rPr>
                <w:rFonts w:ascii="Times New Roman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진술보장보험에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가입한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경우에는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 w:rsidRPr="00376EBA">
              <w:rPr>
                <w:rFonts w:ascii="Times New Roman"/>
                <w:sz w:val="22"/>
                <w:szCs w:val="22"/>
              </w:rPr>
              <w:t xml:space="preserve">0.5% </w:t>
            </w:r>
            <w:r w:rsidR="000B78E1" w:rsidRPr="00376EBA">
              <w:rPr>
                <w:rFonts w:ascii="Times New Roman" w:hint="eastAsia"/>
                <w:sz w:val="22"/>
                <w:szCs w:val="22"/>
              </w:rPr>
              <w:t>미만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 xml:space="preserve">) </w:t>
            </w:r>
            <w:r w:rsidR="002D0762" w:rsidRPr="00376EBA">
              <w:rPr>
                <w:rFonts w:ascii="Times New Roman" w:hint="eastAsia"/>
                <w:sz w:val="22"/>
                <w:szCs w:val="22"/>
              </w:rPr>
              <w:t>사이</w:t>
            </w:r>
            <w:r w:rsidRPr="00376EBA">
              <w:rPr>
                <w:rFonts w:ascii="Times New Roman" w:hint="eastAsia"/>
                <w:sz w:val="22"/>
                <w:szCs w:val="22"/>
              </w:rPr>
              <w:t>의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범위에서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정해지는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것으로</w:t>
            </w:r>
            <w:r w:rsidRPr="00376EBA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76EBA">
              <w:rPr>
                <w:rFonts w:ascii="Times New Roman" w:hint="eastAsia"/>
                <w:sz w:val="22"/>
                <w:szCs w:val="22"/>
              </w:rPr>
              <w:t>보입니다</w:t>
            </w:r>
            <w:r w:rsidRPr="00376EBA">
              <w:rPr>
                <w:rFonts w:ascii="Times New Roman" w:hint="eastAsia"/>
                <w:sz w:val="22"/>
                <w:szCs w:val="22"/>
              </w:rPr>
              <w:t>.</w:t>
            </w:r>
            <w:r w:rsidRPr="00376EBA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6AE85825" w14:textId="2D4F503C" w:rsidR="00032343" w:rsidRDefault="00032343" w:rsidP="00032343">
      <w:pPr>
        <w:numPr>
          <w:ilvl w:val="1"/>
          <w:numId w:val="13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1030FB">
        <w:rPr>
          <w:rFonts w:ascii="Times New Roman" w:eastAsia="바탕체" w:hint="eastAsia"/>
          <w:sz w:val="23"/>
          <w:szCs w:val="23"/>
          <w:u w:val="single"/>
        </w:rPr>
        <w:t>제한의</w:t>
      </w:r>
      <w:r w:rsidRPr="001030FB">
        <w:rPr>
          <w:rFonts w:ascii="Times New Roman" w:eastAsia="바탕체" w:hint="eastAsia"/>
          <w:sz w:val="23"/>
          <w:szCs w:val="23"/>
          <w:u w:val="single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  <w:u w:val="single"/>
        </w:rPr>
        <w:t>예외</w:t>
      </w:r>
      <w:r w:rsidRPr="001030FB">
        <w:rPr>
          <w:rFonts w:ascii="Times New Roman" w:eastAsia="바탕체" w:hint="eastAsia"/>
          <w:sz w:val="23"/>
          <w:szCs w:val="23"/>
        </w:rPr>
        <w:t xml:space="preserve">.  </w:t>
      </w:r>
      <w:r w:rsidRPr="001030FB">
        <w:rPr>
          <w:rFonts w:ascii="Times New Roman" w:eastAsia="바탕체" w:hint="eastAsia"/>
          <w:sz w:val="23"/>
          <w:szCs w:val="23"/>
        </w:rPr>
        <w:t>제</w:t>
      </w:r>
      <w:r w:rsidRPr="001030FB">
        <w:rPr>
          <w:rFonts w:ascii="Times New Roman" w:eastAsia="바탕체" w:hint="eastAsia"/>
          <w:sz w:val="23"/>
          <w:szCs w:val="23"/>
        </w:rPr>
        <w:t>1</w:t>
      </w:r>
      <w:r w:rsidR="00A05AE9">
        <w:rPr>
          <w:rFonts w:ascii="Times New Roman" w:eastAsia="바탕체"/>
          <w:sz w:val="23"/>
          <w:szCs w:val="23"/>
        </w:rPr>
        <w:t>1</w:t>
      </w:r>
      <w:r w:rsidRPr="001030FB">
        <w:rPr>
          <w:rFonts w:ascii="Times New Roman" w:eastAsia="바탕체" w:hint="eastAsia"/>
          <w:sz w:val="23"/>
          <w:szCs w:val="23"/>
        </w:rPr>
        <w:t>.2</w:t>
      </w:r>
      <w:r w:rsidRPr="001030FB">
        <w:rPr>
          <w:rFonts w:ascii="Times New Roman" w:eastAsia="바탕체" w:hint="eastAsia"/>
          <w:sz w:val="23"/>
          <w:szCs w:val="23"/>
        </w:rPr>
        <w:t>조</w:t>
      </w:r>
      <w:r w:rsidR="00A05AE9">
        <w:rPr>
          <w:rFonts w:ascii="Times New Roman" w:eastAsia="바탕체" w:hint="eastAsia"/>
          <w:sz w:val="23"/>
          <w:szCs w:val="23"/>
        </w:rPr>
        <w:t>에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의한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매도인의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손해배상책임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제한은</w:t>
      </w:r>
      <w:r w:rsidRPr="001030FB">
        <w:rPr>
          <w:rFonts w:ascii="Times New Roman" w:eastAsia="바탕체" w:hint="eastAsia"/>
          <w:sz w:val="23"/>
          <w:szCs w:val="23"/>
        </w:rPr>
        <w:t xml:space="preserve">, </w:t>
      </w:r>
      <w:r w:rsidR="007172F8" w:rsidRPr="001030FB">
        <w:rPr>
          <w:rFonts w:ascii="Times New Roman" w:eastAsia="바탕체" w:hint="eastAsia"/>
          <w:sz w:val="23"/>
          <w:szCs w:val="23"/>
        </w:rPr>
        <w:t>(</w:t>
      </w:r>
      <w:r w:rsidR="007172F8" w:rsidRPr="001030FB">
        <w:rPr>
          <w:rFonts w:ascii="Times New Roman" w:eastAsia="바탕체"/>
          <w:sz w:val="23"/>
          <w:szCs w:val="23"/>
        </w:rPr>
        <w:t xml:space="preserve">i) </w:t>
      </w:r>
      <w:r w:rsidR="00F73F1C">
        <w:rPr>
          <w:rFonts w:ascii="Times New Roman" w:eastAsia="바탕체" w:hint="eastAsia"/>
          <w:sz w:val="23"/>
          <w:szCs w:val="23"/>
        </w:rPr>
        <w:t>근본적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진술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및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보장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위반에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의하여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매수인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및</w:t>
      </w:r>
      <w:r w:rsidRPr="00143226">
        <w:rPr>
          <w:rFonts w:ascii="Times New Roman" w:eastAsia="바탕체" w:hint="eastAsia"/>
          <w:sz w:val="23"/>
          <w:szCs w:val="23"/>
        </w:rPr>
        <w:t>/</w:t>
      </w:r>
      <w:r w:rsidRPr="00143226">
        <w:rPr>
          <w:rFonts w:ascii="Times New Roman" w:eastAsia="바탕체" w:hint="eastAsia"/>
          <w:sz w:val="23"/>
          <w:szCs w:val="23"/>
        </w:rPr>
        <w:t>또는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대상회사</w:t>
      </w:r>
      <w:r w:rsidR="00C45E75">
        <w:rPr>
          <w:rFonts w:ascii="Times New Roman" w:eastAsia="바탕체" w:hint="eastAsia"/>
          <w:sz w:val="23"/>
          <w:szCs w:val="23"/>
        </w:rPr>
        <w:t>(</w:t>
      </w:r>
      <w:r w:rsidR="00C45E75">
        <w:rPr>
          <w:rFonts w:ascii="Times New Roman" w:eastAsia="바탕체" w:hint="eastAsia"/>
          <w:sz w:val="23"/>
          <w:szCs w:val="23"/>
        </w:rPr>
        <w:t>본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조에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한하여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해외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종속회사</w:t>
      </w:r>
      <w:r w:rsidR="00C45E75">
        <w:rPr>
          <w:rFonts w:ascii="Times New Roman" w:eastAsia="바탕체" w:hint="eastAsia"/>
          <w:sz w:val="23"/>
          <w:szCs w:val="23"/>
        </w:rPr>
        <w:t xml:space="preserve"> </w:t>
      </w:r>
      <w:r w:rsidR="00C45E75">
        <w:rPr>
          <w:rFonts w:ascii="Times New Roman" w:eastAsia="바탕체" w:hint="eastAsia"/>
          <w:sz w:val="23"/>
          <w:szCs w:val="23"/>
        </w:rPr>
        <w:t>포함</w:t>
      </w:r>
      <w:r w:rsidR="00C45E75">
        <w:rPr>
          <w:rFonts w:ascii="Times New Roman" w:eastAsia="바탕체" w:hint="eastAsia"/>
          <w:sz w:val="23"/>
          <w:szCs w:val="23"/>
        </w:rPr>
        <w:t>)</w:t>
      </w:r>
      <w:r w:rsidRPr="00143226">
        <w:rPr>
          <w:rFonts w:ascii="Times New Roman" w:eastAsia="바탕체" w:hint="eastAsia"/>
          <w:sz w:val="23"/>
          <w:szCs w:val="23"/>
        </w:rPr>
        <w:t>에게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발생하는</w:t>
      </w:r>
      <w:r w:rsidRPr="00143226">
        <w:rPr>
          <w:rFonts w:ascii="Times New Roman" w:eastAsia="바탕체" w:hint="eastAsia"/>
          <w:sz w:val="23"/>
          <w:szCs w:val="23"/>
        </w:rPr>
        <w:t xml:space="preserve"> </w:t>
      </w:r>
      <w:r w:rsidRPr="00143226">
        <w:rPr>
          <w:rFonts w:ascii="Times New Roman" w:eastAsia="바탕체" w:hint="eastAsia"/>
          <w:sz w:val="23"/>
          <w:szCs w:val="23"/>
        </w:rPr>
        <w:t>모</w:t>
      </w:r>
      <w:r w:rsidRPr="001030FB">
        <w:rPr>
          <w:rFonts w:ascii="Times New Roman" w:eastAsia="바탕체" w:hint="eastAsia"/>
          <w:sz w:val="23"/>
          <w:szCs w:val="23"/>
        </w:rPr>
        <w:t>든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손해</w:t>
      </w:r>
      <w:r w:rsidR="005161BC">
        <w:rPr>
          <w:rFonts w:ascii="Times New Roman" w:eastAsia="바탕체" w:hint="eastAsia"/>
          <w:sz w:val="23"/>
          <w:szCs w:val="23"/>
        </w:rPr>
        <w:t xml:space="preserve"> </w:t>
      </w:r>
      <w:r w:rsidR="005161BC">
        <w:rPr>
          <w:rFonts w:ascii="Times New Roman" w:eastAsia="바탕체" w:hint="eastAsia"/>
          <w:sz w:val="23"/>
          <w:szCs w:val="23"/>
        </w:rPr>
        <w:t>및</w:t>
      </w:r>
      <w:r w:rsidRPr="001030FB">
        <w:rPr>
          <w:rFonts w:ascii="Times New Roman" w:eastAsia="바탕체"/>
          <w:sz w:val="23"/>
          <w:szCs w:val="23"/>
        </w:rPr>
        <w:t xml:space="preserve"> (ii) </w:t>
      </w:r>
      <w:r>
        <w:rPr>
          <w:rFonts w:ascii="Times New Roman" w:eastAsia="바탕체" w:hint="eastAsia"/>
          <w:sz w:val="23"/>
          <w:szCs w:val="23"/>
        </w:rPr>
        <w:t>매수인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및</w:t>
      </w:r>
      <w:r>
        <w:rPr>
          <w:rFonts w:ascii="Times New Roman" w:eastAsia="바탕체" w:hint="eastAsia"/>
          <w:sz w:val="23"/>
          <w:szCs w:val="23"/>
        </w:rPr>
        <w:t>/</w:t>
      </w:r>
      <w:r>
        <w:rPr>
          <w:rFonts w:ascii="Times New Roman" w:eastAsia="바탕체" w:hint="eastAsia"/>
          <w:sz w:val="23"/>
          <w:szCs w:val="23"/>
        </w:rPr>
        <w:t>또는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대상회사</w:t>
      </w:r>
      <w:r w:rsidRPr="001030FB">
        <w:rPr>
          <w:rFonts w:ascii="Times New Roman" w:eastAsia="바탕체" w:hint="eastAsia"/>
          <w:sz w:val="23"/>
          <w:szCs w:val="23"/>
        </w:rPr>
        <w:t>에게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발생한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손해가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매도인의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="00F73F1C">
        <w:rPr>
          <w:rFonts w:ascii="Times New Roman" w:eastAsia="바탕체" w:hint="eastAsia"/>
          <w:sz w:val="23"/>
          <w:szCs w:val="23"/>
        </w:rPr>
        <w:t>고의적인</w:t>
      </w:r>
      <w:r w:rsidR="00F73F1C"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기망</w:t>
      </w:r>
      <w:r w:rsidR="00952FF7">
        <w:rPr>
          <w:rFonts w:ascii="Times New Roman" w:eastAsia="바탕체" w:hint="eastAsia"/>
          <w:sz w:val="23"/>
          <w:szCs w:val="23"/>
        </w:rPr>
        <w:t>행위</w:t>
      </w:r>
      <w:r>
        <w:rPr>
          <w:rFonts w:ascii="Times New Roman" w:eastAsia="바탕체" w:hint="eastAsia"/>
          <w:sz w:val="23"/>
          <w:szCs w:val="23"/>
        </w:rPr>
        <w:t>로</w:t>
      </w:r>
      <w:r>
        <w:rPr>
          <w:rFonts w:ascii="Times New Roman" w:eastAsia="바탕체" w:hint="eastAsia"/>
          <w:sz w:val="23"/>
          <w:szCs w:val="23"/>
        </w:rPr>
        <w:t xml:space="preserve"> </w:t>
      </w:r>
      <w:r>
        <w:rPr>
          <w:rFonts w:ascii="Times New Roman" w:eastAsia="바탕체" w:hint="eastAsia"/>
          <w:sz w:val="23"/>
          <w:szCs w:val="23"/>
        </w:rPr>
        <w:t>인</w:t>
      </w:r>
      <w:r w:rsidRPr="001030FB">
        <w:rPr>
          <w:rFonts w:ascii="Times New Roman" w:eastAsia="바탕체" w:hint="eastAsia"/>
          <w:sz w:val="23"/>
          <w:szCs w:val="23"/>
        </w:rPr>
        <w:t>하여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발생한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경우에는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적용하지</w:t>
      </w:r>
      <w:r w:rsidRPr="001030FB">
        <w:rPr>
          <w:rFonts w:ascii="Times New Roman" w:eastAsia="바탕체" w:hint="eastAsia"/>
          <w:sz w:val="23"/>
          <w:szCs w:val="23"/>
        </w:rPr>
        <w:t xml:space="preserve"> </w:t>
      </w:r>
      <w:r w:rsidRPr="001030FB">
        <w:rPr>
          <w:rFonts w:ascii="Times New Roman" w:eastAsia="바탕체" w:hint="eastAsia"/>
          <w:sz w:val="23"/>
          <w:szCs w:val="23"/>
        </w:rPr>
        <w:t>아니</w:t>
      </w:r>
      <w:r w:rsidR="002A7A18">
        <w:rPr>
          <w:rFonts w:ascii="Times New Roman" w:eastAsia="바탕체" w:hint="eastAsia"/>
          <w:sz w:val="23"/>
          <w:szCs w:val="23"/>
        </w:rPr>
        <w:t>하며</w:t>
      </w:r>
      <w:r w:rsidR="002A7A18">
        <w:rPr>
          <w:rFonts w:ascii="Times New Roman" w:eastAsia="바탕체" w:hint="eastAsia"/>
          <w:sz w:val="23"/>
          <w:szCs w:val="23"/>
        </w:rPr>
        <w:t xml:space="preserve">, </w:t>
      </w:r>
      <w:r w:rsidR="002A7A18">
        <w:rPr>
          <w:rFonts w:ascii="Times New Roman" w:eastAsia="바탕체" w:hint="eastAsia"/>
          <w:sz w:val="23"/>
          <w:szCs w:val="23"/>
        </w:rPr>
        <w:t>제</w:t>
      </w:r>
      <w:r w:rsidR="002A7A18">
        <w:rPr>
          <w:rFonts w:ascii="Times New Roman" w:eastAsia="바탕체" w:hint="eastAsia"/>
          <w:sz w:val="23"/>
          <w:szCs w:val="23"/>
        </w:rPr>
        <w:t>1</w:t>
      </w:r>
      <w:r w:rsidR="002A7A18">
        <w:rPr>
          <w:rFonts w:ascii="Times New Roman" w:eastAsia="바탕체"/>
          <w:sz w:val="23"/>
          <w:szCs w:val="23"/>
        </w:rPr>
        <w:t>1.2</w:t>
      </w:r>
      <w:r w:rsidR="002A7A18">
        <w:rPr>
          <w:rFonts w:ascii="Times New Roman" w:eastAsia="바탕체" w:hint="eastAsia"/>
          <w:sz w:val="23"/>
          <w:szCs w:val="23"/>
        </w:rPr>
        <w:t>조</w:t>
      </w:r>
      <w:r w:rsidR="002A7A18">
        <w:rPr>
          <w:rFonts w:ascii="Times New Roman" w:eastAsia="바탕체" w:hint="eastAsia"/>
          <w:sz w:val="23"/>
          <w:szCs w:val="23"/>
        </w:rPr>
        <w:t xml:space="preserve"> </w:t>
      </w:r>
      <w:r w:rsidR="00677CBF">
        <w:rPr>
          <w:rFonts w:ascii="Times New Roman" w:eastAsia="바탕체" w:hint="eastAsia"/>
          <w:sz w:val="23"/>
          <w:szCs w:val="23"/>
        </w:rPr>
        <w:t>제</w:t>
      </w:r>
      <w:r w:rsidR="002A7A18">
        <w:rPr>
          <w:rFonts w:ascii="Times New Roman" w:eastAsia="바탕체"/>
          <w:sz w:val="23"/>
          <w:szCs w:val="23"/>
        </w:rPr>
        <w:t>(d)</w:t>
      </w:r>
      <w:r w:rsidR="002A7A18">
        <w:rPr>
          <w:rFonts w:ascii="Times New Roman" w:eastAsia="바탕체" w:hint="eastAsia"/>
          <w:sz w:val="23"/>
          <w:szCs w:val="23"/>
        </w:rPr>
        <w:t>항에</w:t>
      </w:r>
      <w:r w:rsidR="002A7A18">
        <w:rPr>
          <w:rFonts w:ascii="Times New Roman" w:eastAsia="바탕체" w:hint="eastAsia"/>
          <w:sz w:val="23"/>
          <w:szCs w:val="23"/>
        </w:rPr>
        <w:t xml:space="preserve"> </w:t>
      </w:r>
      <w:r w:rsidR="002A7A18">
        <w:rPr>
          <w:rFonts w:ascii="Times New Roman" w:eastAsia="바탕체" w:hint="eastAsia"/>
          <w:sz w:val="23"/>
          <w:szCs w:val="23"/>
        </w:rPr>
        <w:t>의한</w:t>
      </w:r>
      <w:r w:rsidR="002A7A18">
        <w:rPr>
          <w:rFonts w:ascii="Times New Roman" w:eastAsia="바탕체" w:hint="eastAsia"/>
          <w:sz w:val="23"/>
          <w:szCs w:val="23"/>
        </w:rPr>
        <w:t xml:space="preserve"> </w:t>
      </w:r>
      <w:r w:rsidR="002A7A18" w:rsidRPr="001030FB">
        <w:rPr>
          <w:rFonts w:ascii="Times New Roman" w:eastAsia="바탕체" w:hint="eastAsia"/>
          <w:sz w:val="23"/>
          <w:szCs w:val="23"/>
        </w:rPr>
        <w:t>매도인의</w:t>
      </w:r>
      <w:r w:rsidR="002A7A18" w:rsidRPr="001030FB">
        <w:rPr>
          <w:rFonts w:ascii="Times New Roman" w:eastAsia="바탕체" w:hint="eastAsia"/>
          <w:sz w:val="23"/>
          <w:szCs w:val="23"/>
        </w:rPr>
        <w:t xml:space="preserve"> </w:t>
      </w:r>
      <w:r w:rsidR="002A7A18" w:rsidRPr="001030FB">
        <w:rPr>
          <w:rFonts w:ascii="Times New Roman" w:eastAsia="바탕체" w:hint="eastAsia"/>
          <w:sz w:val="23"/>
          <w:szCs w:val="23"/>
        </w:rPr>
        <w:t>손해배상책임</w:t>
      </w:r>
      <w:r w:rsidR="002A7A18" w:rsidRPr="001030FB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제한은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제</w:t>
      </w:r>
      <w:r w:rsidR="00922AB3">
        <w:rPr>
          <w:rFonts w:ascii="Times New Roman" w:eastAsia="바탕체" w:hint="eastAsia"/>
          <w:sz w:val="23"/>
          <w:szCs w:val="23"/>
        </w:rPr>
        <w:t>6.</w:t>
      </w:r>
      <w:r w:rsidR="00922AB3">
        <w:rPr>
          <w:rFonts w:ascii="Times New Roman" w:eastAsia="바탕체"/>
          <w:sz w:val="23"/>
          <w:szCs w:val="23"/>
        </w:rPr>
        <w:t>2</w:t>
      </w:r>
      <w:r w:rsidR="00922AB3">
        <w:rPr>
          <w:rFonts w:ascii="Times New Roman" w:eastAsia="바탕체" w:hint="eastAsia"/>
          <w:sz w:val="23"/>
          <w:szCs w:val="23"/>
        </w:rPr>
        <w:t>조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677CBF">
        <w:rPr>
          <w:rFonts w:ascii="Times New Roman" w:eastAsia="바탕체" w:hint="eastAsia"/>
          <w:sz w:val="23"/>
          <w:szCs w:val="23"/>
        </w:rPr>
        <w:t>제</w:t>
      </w:r>
      <w:r w:rsidR="00922AB3">
        <w:rPr>
          <w:rFonts w:ascii="Times New Roman" w:eastAsia="바탕체"/>
          <w:sz w:val="23"/>
          <w:szCs w:val="23"/>
        </w:rPr>
        <w:t>(o)</w:t>
      </w:r>
      <w:r w:rsidR="00922AB3">
        <w:rPr>
          <w:rFonts w:ascii="Times New Roman" w:eastAsia="바탕체" w:hint="eastAsia"/>
          <w:sz w:val="23"/>
          <w:szCs w:val="23"/>
        </w:rPr>
        <w:t>항</w:t>
      </w:r>
      <w:r w:rsidR="00691F33">
        <w:rPr>
          <w:rFonts w:ascii="Times New Roman" w:hint="eastAsia"/>
          <w:sz w:val="23"/>
          <w:szCs w:val="23"/>
        </w:rPr>
        <w:t>(</w:t>
      </w:r>
      <w:r w:rsidR="00691F33">
        <w:rPr>
          <w:rFonts w:ascii="Times New Roman" w:hint="eastAsia"/>
          <w:sz w:val="23"/>
          <w:szCs w:val="23"/>
        </w:rPr>
        <w:t>환경</w:t>
      </w:r>
      <w:r w:rsidR="00691F33">
        <w:rPr>
          <w:rFonts w:ascii="Times New Roman" w:hint="eastAsia"/>
          <w:sz w:val="23"/>
          <w:szCs w:val="23"/>
        </w:rPr>
        <w:t>,</w:t>
      </w:r>
      <w:r w:rsidR="00691F33">
        <w:rPr>
          <w:rFonts w:ascii="Times New Roman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보건</w:t>
      </w:r>
      <w:r w:rsidR="00691F33">
        <w:rPr>
          <w:rFonts w:ascii="Times New Roman" w:hint="eastAsia"/>
          <w:sz w:val="23"/>
          <w:szCs w:val="23"/>
        </w:rPr>
        <w:t xml:space="preserve">, </w:t>
      </w:r>
      <w:r w:rsidR="00691F33">
        <w:rPr>
          <w:rFonts w:ascii="Times New Roman" w:hint="eastAsia"/>
          <w:sz w:val="23"/>
          <w:szCs w:val="23"/>
        </w:rPr>
        <w:t>안전</w:t>
      </w:r>
      <w:r w:rsidR="00691F33">
        <w:rPr>
          <w:rFonts w:ascii="Times New Roman" w:hint="eastAsia"/>
          <w:sz w:val="23"/>
          <w:szCs w:val="23"/>
        </w:rPr>
        <w:t xml:space="preserve"> </w:t>
      </w:r>
      <w:r w:rsidR="00691F33">
        <w:rPr>
          <w:rFonts w:ascii="Times New Roman" w:hint="eastAsia"/>
          <w:sz w:val="23"/>
          <w:szCs w:val="23"/>
        </w:rPr>
        <w:t>등</w:t>
      </w:r>
      <w:r w:rsidR="00691F33">
        <w:rPr>
          <w:rFonts w:ascii="Times New Roman" w:hint="eastAsia"/>
          <w:sz w:val="23"/>
          <w:szCs w:val="23"/>
        </w:rPr>
        <w:t>)</w:t>
      </w:r>
      <w:r w:rsidR="00922AB3">
        <w:rPr>
          <w:rFonts w:ascii="Times New Roman" w:eastAsia="바탕체" w:hint="eastAsia"/>
          <w:sz w:val="23"/>
          <w:szCs w:val="23"/>
        </w:rPr>
        <w:t>에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규정된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진술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및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보장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위반에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의하여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매수인</w:t>
      </w:r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r w:rsidR="00922AB3" w:rsidRPr="00143226">
        <w:rPr>
          <w:rFonts w:ascii="Times New Roman" w:eastAsia="바탕체" w:hint="eastAsia"/>
          <w:sz w:val="23"/>
          <w:szCs w:val="23"/>
        </w:rPr>
        <w:t>및</w:t>
      </w:r>
      <w:r w:rsidR="00922AB3" w:rsidRPr="00143226">
        <w:rPr>
          <w:rFonts w:ascii="Times New Roman" w:eastAsia="바탕체" w:hint="eastAsia"/>
          <w:sz w:val="23"/>
          <w:szCs w:val="23"/>
        </w:rPr>
        <w:t>/</w:t>
      </w:r>
      <w:r w:rsidR="00922AB3" w:rsidRPr="00143226">
        <w:rPr>
          <w:rFonts w:ascii="Times New Roman" w:eastAsia="바탕체" w:hint="eastAsia"/>
          <w:sz w:val="23"/>
          <w:szCs w:val="23"/>
        </w:rPr>
        <w:t>또는</w:t>
      </w:r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r w:rsidR="00922AB3" w:rsidRPr="00143226">
        <w:rPr>
          <w:rFonts w:ascii="Times New Roman" w:eastAsia="바탕체" w:hint="eastAsia"/>
          <w:sz w:val="23"/>
          <w:szCs w:val="23"/>
        </w:rPr>
        <w:t>대상회사에게</w:t>
      </w:r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r w:rsidR="00922AB3" w:rsidRPr="00143226">
        <w:rPr>
          <w:rFonts w:ascii="Times New Roman" w:eastAsia="바탕체" w:hint="eastAsia"/>
          <w:sz w:val="23"/>
          <w:szCs w:val="23"/>
        </w:rPr>
        <w:t>발생하는</w:t>
      </w:r>
      <w:r w:rsidR="00922AB3" w:rsidRPr="00143226">
        <w:rPr>
          <w:rFonts w:ascii="Times New Roman" w:eastAsia="바탕체" w:hint="eastAsia"/>
          <w:sz w:val="23"/>
          <w:szCs w:val="23"/>
        </w:rPr>
        <w:t xml:space="preserve"> </w:t>
      </w:r>
      <w:r w:rsidR="00922AB3" w:rsidRPr="001030FB">
        <w:rPr>
          <w:rFonts w:ascii="Times New Roman" w:eastAsia="바탕체" w:hint="eastAsia"/>
          <w:sz w:val="23"/>
          <w:szCs w:val="23"/>
        </w:rPr>
        <w:t>손해</w:t>
      </w:r>
      <w:r w:rsidR="00922AB3">
        <w:rPr>
          <w:rFonts w:ascii="Times New Roman" w:eastAsia="바탕체" w:hint="eastAsia"/>
          <w:sz w:val="23"/>
          <w:szCs w:val="23"/>
        </w:rPr>
        <w:t>에는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적용하지</w:t>
      </w:r>
      <w:r w:rsidR="00922AB3">
        <w:rPr>
          <w:rFonts w:ascii="Times New Roman" w:eastAsia="바탕체" w:hint="eastAsia"/>
          <w:sz w:val="23"/>
          <w:szCs w:val="23"/>
        </w:rPr>
        <w:t xml:space="preserve"> </w:t>
      </w:r>
      <w:r w:rsidR="00922AB3">
        <w:rPr>
          <w:rFonts w:ascii="Times New Roman" w:eastAsia="바탕체" w:hint="eastAsia"/>
          <w:sz w:val="23"/>
          <w:szCs w:val="23"/>
        </w:rPr>
        <w:t>아니한다</w:t>
      </w:r>
      <w:r w:rsidRPr="001030FB">
        <w:rPr>
          <w:rFonts w:ascii="Times New Roman" w:eastAsia="바탕체" w:hint="eastAsia"/>
          <w:sz w:val="23"/>
          <w:szCs w:val="23"/>
        </w:rPr>
        <w:t>.</w:t>
      </w:r>
    </w:p>
    <w:p w14:paraId="5F0F0BCF" w14:textId="21AC5291" w:rsidR="00FD38BD" w:rsidRPr="00FD38BD" w:rsidRDefault="00FD38BD" w:rsidP="00FD38BD">
      <w:pPr>
        <w:numPr>
          <w:ilvl w:val="1"/>
          <w:numId w:val="13"/>
        </w:numPr>
        <w:snapToGrid w:val="0"/>
        <w:spacing w:before="180" w:after="180" w:line="360" w:lineRule="atLeast"/>
        <w:rPr>
          <w:rFonts w:ascii="Times New Roman"/>
          <w:sz w:val="23"/>
          <w:szCs w:val="23"/>
          <w:u w:val="single"/>
        </w:rPr>
      </w:pPr>
      <w:r w:rsidRPr="001E5187">
        <w:rPr>
          <w:rFonts w:ascii="Times New Roman"/>
          <w:sz w:val="23"/>
          <w:szCs w:val="23"/>
          <w:u w:val="single"/>
        </w:rPr>
        <w:t>예외</w:t>
      </w:r>
      <w:r w:rsidRPr="001E5187">
        <w:rPr>
          <w:rFonts w:ascii="Times New Roman"/>
          <w:sz w:val="23"/>
          <w:szCs w:val="23"/>
          <w:u w:val="single"/>
        </w:rPr>
        <w:t>;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이중으로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배상하지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않음</w:t>
      </w:r>
      <w:r w:rsidRPr="00FD38BD">
        <w:rPr>
          <w:rFonts w:ascii="Times New Roman"/>
          <w:sz w:val="23"/>
          <w:szCs w:val="23"/>
          <w:u w:val="single"/>
        </w:rPr>
        <w:t xml:space="preserve">; </w:t>
      </w:r>
      <w:r w:rsidRPr="00FD38BD">
        <w:rPr>
          <w:rFonts w:ascii="Times New Roman"/>
          <w:sz w:val="23"/>
          <w:szCs w:val="23"/>
          <w:u w:val="single"/>
        </w:rPr>
        <w:t>유일한</w:t>
      </w:r>
      <w:r w:rsidRPr="00FD38BD">
        <w:rPr>
          <w:rFonts w:ascii="Times New Roman"/>
          <w:sz w:val="23"/>
          <w:szCs w:val="23"/>
          <w:u w:val="single"/>
        </w:rPr>
        <w:t xml:space="preserve"> </w:t>
      </w:r>
      <w:r w:rsidRPr="00FD38BD">
        <w:rPr>
          <w:rFonts w:ascii="Times New Roman"/>
          <w:sz w:val="23"/>
          <w:szCs w:val="23"/>
          <w:u w:val="single"/>
        </w:rPr>
        <w:t>구제수단</w:t>
      </w:r>
      <w:r w:rsidRPr="00FD38BD">
        <w:rPr>
          <w:rFonts w:ascii="Times New Roman"/>
          <w:sz w:val="23"/>
          <w:szCs w:val="23"/>
        </w:rPr>
        <w:t>.</w:t>
      </w:r>
    </w:p>
    <w:p w14:paraId="5F44E514" w14:textId="77777777" w:rsidR="00FD38BD" w:rsidRPr="00FD38BD" w:rsidRDefault="00FD38BD" w:rsidP="00FD38BD">
      <w:pPr>
        <w:snapToGrid w:val="0"/>
        <w:spacing w:before="180" w:after="180" w:line="360" w:lineRule="atLeast"/>
        <w:ind w:left="851"/>
        <w:rPr>
          <w:rFonts w:ascii="Times New Roman"/>
          <w:sz w:val="23"/>
          <w:szCs w:val="23"/>
        </w:rPr>
      </w:pPr>
      <w:r w:rsidRPr="00FD38BD">
        <w:rPr>
          <w:rFonts w:ascii="Times New Roman" w:hint="eastAsia"/>
          <w:sz w:val="23"/>
          <w:szCs w:val="23"/>
        </w:rPr>
        <w:t>본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계약의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다른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조항에도</w:t>
      </w:r>
      <w:r w:rsidRPr="00FD38BD">
        <w:rPr>
          <w:rFonts w:ascii="Times New Roman" w:hint="eastAsia"/>
          <w:sz w:val="23"/>
          <w:szCs w:val="23"/>
        </w:rPr>
        <w:t xml:space="preserve"> </w:t>
      </w:r>
      <w:r w:rsidRPr="00FD38BD">
        <w:rPr>
          <w:rFonts w:ascii="Times New Roman" w:hint="eastAsia"/>
          <w:sz w:val="23"/>
          <w:szCs w:val="23"/>
        </w:rPr>
        <w:t>불구하고</w:t>
      </w:r>
      <w:r w:rsidRPr="00FD38BD">
        <w:rPr>
          <w:rFonts w:ascii="Times New Roman" w:hint="eastAsia"/>
          <w:sz w:val="23"/>
          <w:szCs w:val="23"/>
        </w:rPr>
        <w:t>,</w:t>
      </w:r>
    </w:p>
    <w:p w14:paraId="71152B25" w14:textId="426D41DB" w:rsidR="00FD38BD" w:rsidRDefault="00037BBB" w:rsidP="00A43F8A">
      <w:pPr>
        <w:numPr>
          <w:ilvl w:val="0"/>
          <w:numId w:val="18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037BBB">
        <w:rPr>
          <w:rFonts w:ascii="Times New Roman" w:hint="eastAsia"/>
          <w:sz w:val="23"/>
          <w:szCs w:val="23"/>
        </w:rPr>
        <w:t>본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계약에서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달리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정하지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아니하는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이상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손해배상에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관한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법리는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민법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및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상법에서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정해진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바에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따라</w:t>
      </w:r>
      <w:r w:rsidRPr="00037BBB">
        <w:rPr>
          <w:rFonts w:ascii="Times New Roman" w:hint="eastAsia"/>
          <w:sz w:val="23"/>
          <w:szCs w:val="23"/>
        </w:rPr>
        <w:t xml:space="preserve"> </w:t>
      </w:r>
      <w:r w:rsidRPr="00037BBB">
        <w:rPr>
          <w:rFonts w:ascii="Times New Roman" w:hint="eastAsia"/>
          <w:sz w:val="23"/>
          <w:szCs w:val="23"/>
        </w:rPr>
        <w:t>의한다</w:t>
      </w:r>
      <w:r w:rsidRPr="00037BBB">
        <w:rPr>
          <w:rFonts w:ascii="Times New Roman" w:hint="eastAsia"/>
          <w:sz w:val="23"/>
          <w:szCs w:val="23"/>
        </w:rPr>
        <w:t>.</w:t>
      </w:r>
      <w:r w:rsidRPr="00037BBB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피배상당사자는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합리적으로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판단하여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손해를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발생시킬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있는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사유가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있음을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인지한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때에는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그로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인한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손해를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최소화하기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위하여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모든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합리적인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조치를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취해야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한다</w:t>
      </w:r>
      <w:r w:rsidR="00FD38BD" w:rsidRPr="00FD38BD">
        <w:rPr>
          <w:rFonts w:ascii="Times New Roman"/>
          <w:sz w:val="23"/>
          <w:szCs w:val="23"/>
        </w:rPr>
        <w:t>.</w:t>
      </w:r>
      <w:r w:rsidR="00DB7E32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C62D69" w14:paraId="2B09D325" w14:textId="77777777" w:rsidTr="00D66BDE">
        <w:tc>
          <w:tcPr>
            <w:tcW w:w="9060" w:type="dxa"/>
            <w:shd w:val="clear" w:color="auto" w:fill="D9D9D9" w:themeFill="background1" w:themeFillShade="D9"/>
          </w:tcPr>
          <w:p w14:paraId="567FE7C0" w14:textId="3CF3ECED" w:rsidR="00D63AFF" w:rsidRPr="00D63AFF" w:rsidRDefault="00C62D69" w:rsidP="00B86CF5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F11F96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F11F96">
              <w:rPr>
                <w:rFonts w:ascii="Times New Roman" w:hint="eastAsia"/>
                <w:sz w:val="22"/>
                <w:szCs w:val="22"/>
              </w:rPr>
              <w:t>:</w:t>
            </w:r>
            <w:r w:rsidR="00463A5B" w:rsidRPr="00F11F96">
              <w:rPr>
                <w:rFonts w:ascii="Times New Roman"/>
                <w:sz w:val="22"/>
                <w:szCs w:val="22"/>
              </w:rPr>
              <w:t xml:space="preserve"> </w:t>
            </w:r>
            <w:r w:rsidR="00463A5B" w:rsidRPr="00F11F96">
              <w:rPr>
                <w:rFonts w:ascii="Times New Roman" w:hint="eastAsia"/>
                <w:sz w:val="22"/>
                <w:szCs w:val="22"/>
              </w:rPr>
              <w:t>위</w:t>
            </w:r>
            <w:r w:rsidR="00463A5B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손해배상</w:t>
            </w:r>
            <w:r w:rsidR="003737C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제한은</w:t>
            </w:r>
            <w:r w:rsidR="005D71C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통상적으로</w:t>
            </w:r>
            <w:r w:rsidR="005D71C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당사자들의</w:t>
            </w:r>
            <w:r w:rsidR="005D71C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합의한</w:t>
            </w:r>
            <w:r w:rsidR="005D71C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결과에</w:t>
            </w:r>
            <w:r w:rsidR="005D71C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의한</w:t>
            </w:r>
            <w:r w:rsidR="005D71C3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5D71C3">
              <w:rPr>
                <w:rFonts w:ascii="Times New Roman" w:hint="eastAsia"/>
                <w:sz w:val="22"/>
                <w:szCs w:val="22"/>
              </w:rPr>
              <w:t>것이며</w:t>
            </w:r>
            <w:r w:rsidR="005D71C3">
              <w:rPr>
                <w:rFonts w:ascii="Times New Roman" w:hint="eastAsia"/>
                <w:sz w:val="22"/>
                <w:szCs w:val="22"/>
              </w:rPr>
              <w:t>,</w:t>
            </w:r>
            <w:r w:rsidR="005D71C3">
              <w:rPr>
                <w:rFonts w:ascii="Times New Roman"/>
                <w:sz w:val="22"/>
                <w:szCs w:val="22"/>
              </w:rPr>
              <w:t xml:space="preserve"> 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>매수인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>입장에서는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>위와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>같은</w:t>
            </w:r>
            <w:r w:rsidR="00FE4929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>제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한은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물론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,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>특별손해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>,</w:t>
            </w:r>
            <w:r w:rsidR="003E6982" w:rsidRPr="00F11F96">
              <w:rPr>
                <w:rFonts w:ascii="Times New Roman"/>
                <w:sz w:val="22"/>
                <w:szCs w:val="22"/>
              </w:rPr>
              <w:t xml:space="preserve"> 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>징벌적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>손해</w:t>
            </w:r>
            <w:r w:rsidR="003E6982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제외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등의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제한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문구는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삭제하고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민법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/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상법에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따른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손해배상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관련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법리에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따라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손해배상이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이루어지도록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규정하는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것이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유리할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것으로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판단됩니다</w:t>
            </w:r>
            <w:r w:rsidR="00B86CF5" w:rsidRPr="00F11F96">
              <w:rPr>
                <w:rFonts w:ascii="Times New Roman" w:hint="eastAsia"/>
                <w:sz w:val="22"/>
                <w:szCs w:val="22"/>
              </w:rPr>
              <w:t>.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다만</w:t>
            </w:r>
            <w:r w:rsidR="00D63AFF">
              <w:rPr>
                <w:rFonts w:ascii="Times New Roman" w:hint="eastAsia"/>
                <w:sz w:val="22"/>
                <w:szCs w:val="22"/>
              </w:rPr>
              <w:t>,</w:t>
            </w:r>
            <w:r w:rsidR="00D63AFF">
              <w:rPr>
                <w:rFonts w:ascii="Times New Roman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매도인의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경우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특별손해나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앞서</w:t>
            </w:r>
            <w:r w:rsidR="00D63AFF">
              <w:rPr>
                <w:rFonts w:ascii="Times New Roman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설명드린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바와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같이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/>
                <w:sz w:val="22"/>
                <w:szCs w:val="22"/>
              </w:rPr>
              <w:t>EBITDA multiple</w:t>
            </w:r>
            <w:r w:rsidR="00D63AFF">
              <w:rPr>
                <w:rFonts w:ascii="Times New Roman" w:hint="eastAsia"/>
                <w:sz w:val="22"/>
                <w:szCs w:val="22"/>
              </w:rPr>
              <w:t>이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사용되는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손해를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막기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위한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문구를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추가하고자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시도할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가능성이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높습니다</w:t>
            </w:r>
            <w:r w:rsidR="00D63AFF">
              <w:rPr>
                <w:rFonts w:ascii="Times New Roman" w:hint="eastAsia"/>
                <w:sz w:val="22"/>
                <w:szCs w:val="22"/>
              </w:rPr>
              <w:t>.</w:t>
            </w:r>
            <w:r w:rsidR="00D63AFF">
              <w:rPr>
                <w:rFonts w:ascii="Times New Roman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그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예시는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아래와</w:t>
            </w:r>
            <w:r w:rsidR="00D63AF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D63AFF">
              <w:rPr>
                <w:rFonts w:ascii="Times New Roman" w:hint="eastAsia"/>
                <w:sz w:val="22"/>
                <w:szCs w:val="22"/>
              </w:rPr>
              <w:t>같습니다</w:t>
            </w:r>
            <w:r w:rsidR="00D63AFF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6D9163AA" w14:textId="11CBB24A" w:rsidR="005D71C3" w:rsidRDefault="005D71C3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5D71C3">
              <w:rPr>
                <w:rFonts w:ascii="Times New Roman"/>
                <w:sz w:val="22"/>
                <w:szCs w:val="22"/>
              </w:rPr>
              <w:t>[</w:t>
            </w:r>
            <w:r>
              <w:rPr>
                <w:rFonts w:ascii="Times New Roman" w:hint="eastAsia"/>
                <w:sz w:val="22"/>
                <w:szCs w:val="22"/>
              </w:rPr>
              <w:t>예시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</w:t>
            </w:r>
            <w:r w:rsidRPr="005D71C3">
              <w:rPr>
                <w:rFonts w:ascii="Times New Roman"/>
                <w:sz w:val="22"/>
                <w:szCs w:val="22"/>
              </w:rPr>
              <w:t>]</w:t>
            </w:r>
          </w:p>
          <w:p w14:paraId="318DE152" w14:textId="4FAEDA34" w:rsidR="005D71C3" w:rsidRPr="005D71C3" w:rsidRDefault="005D71C3" w:rsidP="005D71C3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매도인은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어떤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경우에도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본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계약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또는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본건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거래로부터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또는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이와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관련하여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발생하는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특별손해는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책임지지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/>
                <w:sz w:val="22"/>
                <w:szCs w:val="22"/>
              </w:rPr>
              <w:t>아니한다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(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이러한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특별손해에는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매수인에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의한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대상회사에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대한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가치평가의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차이도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포함됨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)</w:t>
            </w:r>
            <w:r w:rsidR="00037BBB" w:rsidRPr="002102E1">
              <w:rPr>
                <w:rFonts w:ascii="Times New Roman"/>
                <w:sz w:val="22"/>
                <w:szCs w:val="22"/>
              </w:rPr>
              <w:t xml:space="preserve">.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또한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매도인은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어떠한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경우에도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lastRenderedPageBreak/>
              <w:t>제</w:t>
            </w:r>
            <w:r w:rsidR="00037BBB" w:rsidRPr="002102E1">
              <w:rPr>
                <w:rFonts w:ascii="Times New Roman"/>
                <w:sz w:val="22"/>
                <w:szCs w:val="22"/>
              </w:rPr>
              <w:t>6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조에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기재된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매도인의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진술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및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보장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위반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금액에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대한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배수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(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倍數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)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산정한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금액은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이를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통상손해로든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특별손해로든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배상하지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>아니한다</w:t>
            </w:r>
            <w:r w:rsidR="00037BBB" w:rsidRPr="002102E1">
              <w:rPr>
                <w:rFonts w:ascii="Times New Roman" w:hint="eastAsia"/>
                <w:sz w:val="22"/>
                <w:szCs w:val="22"/>
              </w:rPr>
              <w:t xml:space="preserve">. 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피배상당사자는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합리적으로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판단하여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발생시킬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사유가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있음을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인지한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때에는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그로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인한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최소화하기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모든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합리적인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조치를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A6264">
              <w:rPr>
                <w:rFonts w:ascii="Times New Roman" w:hint="eastAsia"/>
                <w:sz w:val="22"/>
                <w:szCs w:val="22"/>
              </w:rPr>
              <w:t>취해야</w:t>
            </w:r>
            <w:r w:rsidR="009A6264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A6264">
              <w:rPr>
                <w:rFonts w:ascii="Times New Roman" w:hint="eastAsia"/>
                <w:sz w:val="22"/>
                <w:szCs w:val="22"/>
              </w:rPr>
              <w:t>한다</w:t>
            </w:r>
            <w:r w:rsidR="009A6264">
              <w:rPr>
                <w:rFonts w:ascii="Times New Roman" w:hint="eastAsia"/>
                <w:sz w:val="22"/>
                <w:szCs w:val="22"/>
              </w:rPr>
              <w:t>.</w:t>
            </w:r>
            <w:r w:rsidR="009A6264">
              <w:rPr>
                <w:rFonts w:ascii="Times New Roman"/>
                <w:sz w:val="22"/>
                <w:szCs w:val="22"/>
              </w:rPr>
              <w:t>”</w:t>
            </w:r>
          </w:p>
        </w:tc>
      </w:tr>
    </w:tbl>
    <w:p w14:paraId="54252672" w14:textId="58F36E63" w:rsidR="00FD38BD" w:rsidRPr="00FD38BD" w:rsidRDefault="00FD38BD" w:rsidP="00A43F8A">
      <w:pPr>
        <w:numPr>
          <w:ilvl w:val="0"/>
          <w:numId w:val="18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FD38BD">
        <w:rPr>
          <w:rFonts w:ascii="Times New Roman"/>
          <w:sz w:val="23"/>
          <w:szCs w:val="23"/>
        </w:rPr>
        <w:lastRenderedPageBreak/>
        <w:t>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계약에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따른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배상에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대한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책임은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배상을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초래하는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사실관계가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하나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이상의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진술</w:t>
      </w:r>
      <w:r w:rsidR="00322922">
        <w:rPr>
          <w:rFonts w:ascii="Times New Roman" w:hint="eastAsia"/>
          <w:sz w:val="23"/>
          <w:szCs w:val="23"/>
        </w:rPr>
        <w:t xml:space="preserve"> </w:t>
      </w:r>
      <w:r w:rsidR="00322922">
        <w:rPr>
          <w:rFonts w:ascii="Times New Roman" w:hint="eastAsia"/>
          <w:sz w:val="23"/>
          <w:szCs w:val="23"/>
        </w:rPr>
        <w:t>및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보</w:t>
      </w:r>
      <w:r w:rsidRPr="00FD38BD">
        <w:rPr>
          <w:rFonts w:ascii="Times New Roman" w:hint="eastAsia"/>
          <w:sz w:val="23"/>
          <w:szCs w:val="23"/>
        </w:rPr>
        <w:t>장</w:t>
      </w:r>
      <w:r w:rsidRPr="00FD38BD">
        <w:rPr>
          <w:rFonts w:ascii="Times New Roman"/>
          <w:sz w:val="23"/>
          <w:szCs w:val="23"/>
        </w:rPr>
        <w:t xml:space="preserve">, </w:t>
      </w:r>
      <w:r w:rsidRPr="00FD38BD">
        <w:rPr>
          <w:rFonts w:ascii="Times New Roman"/>
          <w:sz w:val="23"/>
          <w:szCs w:val="23"/>
        </w:rPr>
        <w:t>확약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또는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합의의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위반을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구성한다는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이유로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이중으로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발생되지</w:t>
      </w:r>
      <w:r w:rsidRPr="00FD38BD">
        <w:rPr>
          <w:rFonts w:ascii="Times New Roman"/>
          <w:sz w:val="23"/>
          <w:szCs w:val="23"/>
        </w:rPr>
        <w:t xml:space="preserve"> </w:t>
      </w:r>
      <w:r w:rsidRPr="00FD38BD">
        <w:rPr>
          <w:rFonts w:ascii="Times New Roman"/>
          <w:sz w:val="23"/>
          <w:szCs w:val="23"/>
        </w:rPr>
        <w:t>아니한다</w:t>
      </w:r>
      <w:r w:rsidRPr="00FD38BD">
        <w:rPr>
          <w:rFonts w:ascii="Times New Roman"/>
          <w:sz w:val="23"/>
          <w:szCs w:val="23"/>
        </w:rPr>
        <w:t>.</w:t>
      </w:r>
      <w:r w:rsidR="00C468DC">
        <w:rPr>
          <w:rFonts w:ascii="Times New Roman"/>
          <w:sz w:val="23"/>
          <w:szCs w:val="23"/>
        </w:rPr>
        <w:t xml:space="preserve"> </w:t>
      </w:r>
      <w:r w:rsidR="005A4CFA">
        <w:rPr>
          <w:rFonts w:ascii="Times New Roman"/>
          <w:sz w:val="23"/>
          <w:szCs w:val="23"/>
        </w:rPr>
        <w:t>[</w:t>
      </w:r>
      <w:r w:rsidR="00C468DC">
        <w:rPr>
          <w:rFonts w:ascii="Times New Roman" w:hint="eastAsia"/>
          <w:sz w:val="23"/>
          <w:szCs w:val="23"/>
        </w:rPr>
        <w:t>명확히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하면</w:t>
      </w:r>
      <w:r w:rsidR="00C468DC">
        <w:rPr>
          <w:rFonts w:ascii="Times New Roman" w:hint="eastAsia"/>
          <w:sz w:val="23"/>
          <w:szCs w:val="23"/>
        </w:rPr>
        <w:t>,</w:t>
      </w:r>
      <w:r w:rsidR="00C468DC">
        <w:rPr>
          <w:rFonts w:ascii="Times New Roman"/>
          <w:sz w:val="23"/>
          <w:szCs w:val="23"/>
        </w:rPr>
        <w:t xml:space="preserve"> New Breach </w:t>
      </w:r>
      <w:r w:rsidR="00C468DC">
        <w:rPr>
          <w:rFonts w:ascii="Times New Roman" w:hint="eastAsia"/>
          <w:sz w:val="23"/>
          <w:szCs w:val="23"/>
        </w:rPr>
        <w:t>클레임의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대상이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되는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사항을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제외한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진술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및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보장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위반은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</w:t>
      </w:r>
      <w:r w:rsidR="003A7AAB">
        <w:rPr>
          <w:rFonts w:ascii="Times New Roman"/>
          <w:sz w:val="23"/>
          <w:szCs w:val="23"/>
        </w:rPr>
        <w:t>13</w:t>
      </w:r>
      <w:r w:rsidR="00C468DC">
        <w:rPr>
          <w:rFonts w:ascii="Times New Roman" w:hint="eastAsia"/>
          <w:sz w:val="23"/>
          <w:szCs w:val="23"/>
        </w:rPr>
        <w:t>조에서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달리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규정하는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경우를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제외하고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</w:t>
      </w:r>
      <w:r w:rsidR="003A7AAB">
        <w:rPr>
          <w:rFonts w:ascii="Times New Roman"/>
          <w:sz w:val="23"/>
          <w:szCs w:val="23"/>
        </w:rPr>
        <w:t>13</w:t>
      </w:r>
      <w:r w:rsidR="009F6A64">
        <w:rPr>
          <w:rFonts w:ascii="Times New Roman" w:hint="eastAsia"/>
          <w:sz w:val="23"/>
          <w:szCs w:val="23"/>
        </w:rPr>
        <w:t>조에서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정</w:t>
      </w:r>
      <w:r w:rsidR="009F6A64">
        <w:rPr>
          <w:rFonts w:ascii="Times New Roman" w:hint="eastAsia"/>
          <w:sz w:val="23"/>
          <w:szCs w:val="23"/>
        </w:rPr>
        <w:t>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조건에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따라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진술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및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보장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보험으로만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배상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받을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있고</w:t>
      </w:r>
      <w:r w:rsidR="00C468DC">
        <w:rPr>
          <w:rFonts w:ascii="Times New Roman" w:hint="eastAsia"/>
          <w:sz w:val="23"/>
          <w:szCs w:val="23"/>
        </w:rPr>
        <w:t>,</w:t>
      </w:r>
      <w:r w:rsidR="00C468DC">
        <w:rPr>
          <w:rFonts w:ascii="Times New Roman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제</w:t>
      </w:r>
      <w:r w:rsidR="00C468DC">
        <w:rPr>
          <w:rFonts w:ascii="Times New Roman"/>
          <w:sz w:val="23"/>
          <w:szCs w:val="23"/>
        </w:rPr>
        <w:t>3.3</w:t>
      </w:r>
      <w:r w:rsidR="00C468DC">
        <w:rPr>
          <w:rFonts w:ascii="Times New Roman" w:hint="eastAsia"/>
          <w:sz w:val="23"/>
          <w:szCs w:val="23"/>
        </w:rPr>
        <w:t>조</w:t>
      </w:r>
      <w:r w:rsidR="009F5E0E">
        <w:rPr>
          <w:rFonts w:ascii="Times New Roman" w:hint="eastAsia"/>
          <w:sz w:val="23"/>
          <w:szCs w:val="23"/>
        </w:rPr>
        <w:t>에</w:t>
      </w:r>
      <w:r w:rsidR="009F5E0E">
        <w:rPr>
          <w:rFonts w:ascii="Times New Roman" w:hint="eastAsia"/>
          <w:sz w:val="23"/>
          <w:szCs w:val="23"/>
        </w:rPr>
        <w:t xml:space="preserve"> </w:t>
      </w:r>
      <w:r w:rsidR="009F5E0E">
        <w:rPr>
          <w:rFonts w:ascii="Times New Roman" w:hint="eastAsia"/>
          <w:sz w:val="23"/>
          <w:szCs w:val="23"/>
        </w:rPr>
        <w:t>따른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조정이나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매도인에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대한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별도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손해배상청구의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대상이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되지</w:t>
      </w:r>
      <w:r w:rsidR="00C468DC">
        <w:rPr>
          <w:rFonts w:ascii="Times New Roman" w:hint="eastAsia"/>
          <w:sz w:val="23"/>
          <w:szCs w:val="23"/>
        </w:rPr>
        <w:t xml:space="preserve"> </w:t>
      </w:r>
      <w:r w:rsidR="00C468DC">
        <w:rPr>
          <w:rFonts w:ascii="Times New Roman" w:hint="eastAsia"/>
          <w:sz w:val="23"/>
          <w:szCs w:val="23"/>
        </w:rPr>
        <w:t>아니</w:t>
      </w:r>
      <w:r w:rsidR="009F4637">
        <w:rPr>
          <w:rFonts w:ascii="Times New Roman" w:hint="eastAsia"/>
          <w:sz w:val="23"/>
          <w:szCs w:val="23"/>
        </w:rPr>
        <w:t>한다</w:t>
      </w:r>
      <w:r w:rsidR="009F4637">
        <w:rPr>
          <w:rFonts w:ascii="Times New Roman"/>
          <w:sz w:val="23"/>
          <w:szCs w:val="23"/>
        </w:rPr>
        <w:t>.</w:t>
      </w:r>
      <w:r w:rsidR="005A4CFA">
        <w:rPr>
          <w:rFonts w:ascii="Times New Roman"/>
          <w:sz w:val="23"/>
          <w:szCs w:val="23"/>
        </w:rPr>
        <w:t>]</w:t>
      </w:r>
    </w:p>
    <w:p w14:paraId="3040D4EF" w14:textId="5F660CDA" w:rsidR="00FD38BD" w:rsidRPr="00877DDC" w:rsidRDefault="00FD38BD" w:rsidP="00A43F8A">
      <w:pPr>
        <w:numPr>
          <w:ilvl w:val="0"/>
          <w:numId w:val="18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877DDC">
        <w:rPr>
          <w:rFonts w:ascii="Times New Roman"/>
          <w:sz w:val="23"/>
          <w:szCs w:val="23"/>
        </w:rPr>
        <w:t>제</w:t>
      </w:r>
      <w:r w:rsidR="00020F2C" w:rsidRPr="00877DDC">
        <w:rPr>
          <w:rFonts w:ascii="Times New Roman"/>
          <w:sz w:val="23"/>
          <w:szCs w:val="23"/>
        </w:rPr>
        <w:t>1</w:t>
      </w:r>
      <w:r w:rsidR="00322922" w:rsidRPr="00877DDC">
        <w:rPr>
          <w:rFonts w:ascii="Times New Roman"/>
          <w:sz w:val="23"/>
          <w:szCs w:val="23"/>
        </w:rPr>
        <w:t>1</w:t>
      </w:r>
      <w:r w:rsidRPr="00877DDC">
        <w:rPr>
          <w:rFonts w:ascii="Times New Roman" w:hint="eastAsia"/>
          <w:sz w:val="23"/>
          <w:szCs w:val="23"/>
        </w:rPr>
        <w:t>.1</w:t>
      </w:r>
      <w:r w:rsidRPr="00877DDC">
        <w:rPr>
          <w:rFonts w:ascii="Times New Roman"/>
          <w:sz w:val="23"/>
          <w:szCs w:val="23"/>
        </w:rPr>
        <w:t>조에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명시된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피배상당사자의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배상을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받을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권리는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계약에서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명시적으로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규정하고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있는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경우를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제외하고</w:t>
      </w:r>
      <w:r w:rsidRPr="00877DDC">
        <w:rPr>
          <w:rFonts w:ascii="Times New Roman"/>
          <w:sz w:val="23"/>
          <w:szCs w:val="23"/>
        </w:rPr>
        <w:t xml:space="preserve">, </w:t>
      </w:r>
      <w:r w:rsidRPr="00877DDC">
        <w:rPr>
          <w:rFonts w:ascii="Times New Roman"/>
          <w:sz w:val="23"/>
          <w:szCs w:val="23"/>
        </w:rPr>
        <w:t>피배상당사자의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유일하고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배타적인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구제수단을</w:t>
      </w:r>
      <w:r w:rsidRPr="00877DDC">
        <w:rPr>
          <w:rFonts w:ascii="Times New Roman"/>
          <w:sz w:val="23"/>
          <w:szCs w:val="23"/>
        </w:rPr>
        <w:t xml:space="preserve"> </w:t>
      </w:r>
      <w:r w:rsidRPr="00877DDC">
        <w:rPr>
          <w:rFonts w:ascii="Times New Roman"/>
          <w:sz w:val="23"/>
          <w:szCs w:val="23"/>
        </w:rPr>
        <w:t>구성</w:t>
      </w:r>
      <w:r w:rsidR="00322922" w:rsidRPr="00877DDC">
        <w:rPr>
          <w:rFonts w:ascii="Times New Roman" w:hint="eastAsia"/>
          <w:sz w:val="23"/>
          <w:szCs w:val="23"/>
        </w:rPr>
        <w:t>한</w:t>
      </w:r>
      <w:r w:rsidRPr="00877DDC">
        <w:rPr>
          <w:rFonts w:ascii="Times New Roman"/>
          <w:sz w:val="23"/>
          <w:szCs w:val="23"/>
        </w:rPr>
        <w:t>다</w:t>
      </w:r>
      <w:r w:rsidRPr="00877DDC">
        <w:rPr>
          <w:rFonts w:ascii="Times New Roman"/>
          <w:sz w:val="23"/>
          <w:szCs w:val="23"/>
        </w:rPr>
        <w:t>.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본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계약에서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명시적으로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규정하고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있는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경우를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제외하</w:t>
      </w:r>
      <w:r w:rsidR="00322922" w:rsidRPr="00877DDC">
        <w:rPr>
          <w:rFonts w:ascii="Times New Roman" w:hint="eastAsia"/>
          <w:sz w:val="23"/>
          <w:szCs w:val="23"/>
        </w:rPr>
        <w:t>고</w:t>
      </w:r>
      <w:r w:rsidR="00322922" w:rsidRPr="00877DDC">
        <w:rPr>
          <w:rFonts w:ascii="Times New Roman"/>
          <w:sz w:val="23"/>
          <w:szCs w:val="23"/>
        </w:rPr>
        <w:t xml:space="preserve">, </w:t>
      </w:r>
      <w:r w:rsidR="00322922" w:rsidRPr="00877DDC">
        <w:rPr>
          <w:rFonts w:ascii="Times New Roman" w:hint="eastAsia"/>
          <w:sz w:val="23"/>
          <w:szCs w:val="23"/>
        </w:rPr>
        <w:t>피</w:t>
      </w:r>
      <w:r w:rsidR="00322922" w:rsidRPr="00877DDC">
        <w:rPr>
          <w:rFonts w:ascii="Times New Roman"/>
          <w:sz w:val="23"/>
          <w:szCs w:val="23"/>
        </w:rPr>
        <w:t>배상</w:t>
      </w:r>
      <w:r w:rsidR="00322922" w:rsidRPr="00877DDC">
        <w:rPr>
          <w:rFonts w:ascii="Times New Roman" w:hint="eastAsia"/>
          <w:sz w:val="23"/>
          <w:szCs w:val="23"/>
        </w:rPr>
        <w:t>당사</w:t>
      </w:r>
      <w:r w:rsidR="00322922" w:rsidRPr="00877DDC">
        <w:rPr>
          <w:rFonts w:ascii="Times New Roman"/>
          <w:sz w:val="23"/>
          <w:szCs w:val="23"/>
        </w:rPr>
        <w:t>자는</w:t>
      </w:r>
      <w:r w:rsidR="00322922" w:rsidRPr="00877DDC">
        <w:rPr>
          <w:rFonts w:ascii="Times New Roman" w:hint="eastAsia"/>
          <w:sz w:val="23"/>
          <w:szCs w:val="23"/>
        </w:rPr>
        <w:t xml:space="preserve"> </w:t>
      </w:r>
      <w:r w:rsidR="00322922" w:rsidRPr="00877DDC">
        <w:rPr>
          <w:rFonts w:ascii="Times New Roman" w:hint="eastAsia"/>
          <w:sz w:val="23"/>
          <w:szCs w:val="23"/>
        </w:rPr>
        <w:t>거래종결</w:t>
      </w:r>
      <w:r w:rsidR="00322922" w:rsidRPr="00877DDC">
        <w:rPr>
          <w:rFonts w:ascii="Times New Roman" w:hint="eastAsia"/>
          <w:sz w:val="23"/>
          <w:szCs w:val="23"/>
        </w:rPr>
        <w:t xml:space="preserve"> </w:t>
      </w:r>
      <w:r w:rsidR="00322922" w:rsidRPr="00877DDC">
        <w:rPr>
          <w:rFonts w:ascii="Times New Roman" w:hint="eastAsia"/>
          <w:sz w:val="23"/>
          <w:szCs w:val="23"/>
        </w:rPr>
        <w:t>여부를</w:t>
      </w:r>
      <w:r w:rsidR="00322922" w:rsidRPr="00877DDC">
        <w:rPr>
          <w:rFonts w:ascii="Times New Roman" w:hint="eastAsia"/>
          <w:sz w:val="23"/>
          <w:szCs w:val="23"/>
        </w:rPr>
        <w:t xml:space="preserve"> </w:t>
      </w:r>
      <w:r w:rsidR="00322922" w:rsidRPr="00877DDC">
        <w:rPr>
          <w:rFonts w:ascii="Times New Roman" w:hint="eastAsia"/>
          <w:sz w:val="23"/>
          <w:szCs w:val="23"/>
        </w:rPr>
        <w:t>불문하고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본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계약과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관련하여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AC5DDE">
        <w:rPr>
          <w:rFonts w:ascii="Times New Roman" w:hint="eastAsia"/>
          <w:sz w:val="23"/>
          <w:szCs w:val="23"/>
        </w:rPr>
        <w:t>배상당사자</w:t>
      </w:r>
      <w:r w:rsidR="00322922" w:rsidRPr="00877DDC">
        <w:rPr>
          <w:rFonts w:ascii="Times New Roman"/>
          <w:sz w:val="23"/>
          <w:szCs w:val="23"/>
        </w:rPr>
        <w:t>에게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본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계약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제</w:t>
      </w:r>
      <w:r w:rsidR="00322922" w:rsidRPr="00877DDC">
        <w:rPr>
          <w:rFonts w:ascii="Times New Roman"/>
          <w:sz w:val="23"/>
          <w:szCs w:val="23"/>
        </w:rPr>
        <w:t>11</w:t>
      </w:r>
      <w:r w:rsidR="00322922" w:rsidRPr="00877DDC">
        <w:rPr>
          <w:rFonts w:ascii="Times New Roman"/>
          <w:sz w:val="23"/>
          <w:szCs w:val="23"/>
        </w:rPr>
        <w:t>조에서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규정</w:t>
      </w:r>
      <w:r w:rsidR="00322922" w:rsidRPr="00877DDC">
        <w:rPr>
          <w:rFonts w:ascii="Times New Roman" w:hint="eastAsia"/>
          <w:sz w:val="23"/>
          <w:szCs w:val="23"/>
        </w:rPr>
        <w:t>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것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이외의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방법으로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여하한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민사상</w:t>
      </w:r>
      <w:r w:rsidR="00322922" w:rsidRPr="00877DDC">
        <w:rPr>
          <w:rFonts w:ascii="Times New Roman"/>
          <w:sz w:val="23"/>
          <w:szCs w:val="23"/>
        </w:rPr>
        <w:t xml:space="preserve">, </w:t>
      </w:r>
      <w:r w:rsidR="00322922" w:rsidRPr="00877DDC">
        <w:rPr>
          <w:rFonts w:ascii="Times New Roman"/>
          <w:sz w:val="23"/>
          <w:szCs w:val="23"/>
        </w:rPr>
        <w:t>형사상의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책임을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물을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수</w:t>
      </w:r>
      <w:r w:rsidR="00322922" w:rsidRPr="00877DDC">
        <w:rPr>
          <w:rFonts w:ascii="Times New Roman"/>
          <w:sz w:val="23"/>
          <w:szCs w:val="23"/>
        </w:rPr>
        <w:t xml:space="preserve"> </w:t>
      </w:r>
      <w:r w:rsidR="00322922" w:rsidRPr="00877DDC">
        <w:rPr>
          <w:rFonts w:ascii="Times New Roman"/>
          <w:sz w:val="23"/>
          <w:szCs w:val="23"/>
        </w:rPr>
        <w:t>없다</w:t>
      </w:r>
      <w:r w:rsidR="00322922" w:rsidRPr="00877DDC">
        <w:rPr>
          <w:rFonts w:ascii="Times New Roman" w:hint="eastAsia"/>
          <w:sz w:val="23"/>
          <w:szCs w:val="23"/>
        </w:rPr>
        <w:t>.</w:t>
      </w:r>
    </w:p>
    <w:p w14:paraId="42358F6B" w14:textId="130B09EB" w:rsidR="00FD38BD" w:rsidRDefault="00AC5DDE" w:rsidP="00A43F8A">
      <w:pPr>
        <w:numPr>
          <w:ilvl w:val="0"/>
          <w:numId w:val="18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>
        <w:rPr>
          <w:rFonts w:ascii="Times New Roman" w:hint="eastAsia"/>
          <w:sz w:val="23"/>
          <w:szCs w:val="23"/>
        </w:rPr>
        <w:t>피</w:t>
      </w:r>
      <w:r w:rsidR="00FD38BD" w:rsidRPr="00877DDC">
        <w:rPr>
          <w:rFonts w:ascii="Times New Roman"/>
          <w:sz w:val="23"/>
          <w:szCs w:val="23"/>
        </w:rPr>
        <w:t>배상당사자가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본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계약에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따라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배상되는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손해에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대하여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제</w:t>
      </w:r>
      <w:r w:rsidR="006C065B" w:rsidRPr="00877DDC">
        <w:rPr>
          <w:rFonts w:ascii="Times New Roman" w:hint="eastAsia"/>
          <w:sz w:val="23"/>
          <w:szCs w:val="23"/>
        </w:rPr>
        <w:t>3</w:t>
      </w:r>
      <w:r w:rsidR="006C065B" w:rsidRPr="00877DDC">
        <w:rPr>
          <w:rFonts w:ascii="Times New Roman" w:hint="eastAsia"/>
          <w:sz w:val="23"/>
          <w:szCs w:val="23"/>
        </w:rPr>
        <w:t>자로부터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보험금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등의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금전이나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이익</w:t>
      </w:r>
      <w:r w:rsidR="00113454">
        <w:rPr>
          <w:rFonts w:ascii="Times New Roman" w:hint="eastAsia"/>
          <w:sz w:val="23"/>
          <w:szCs w:val="23"/>
        </w:rPr>
        <w:t>을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지급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또는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제공받</w:t>
      </w:r>
      <w:r w:rsidR="001F2D8C">
        <w:rPr>
          <w:rFonts w:ascii="Times New Roman" w:hint="eastAsia"/>
          <w:sz w:val="23"/>
          <w:szCs w:val="23"/>
        </w:rPr>
        <w:t>거나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그러한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금전이나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이익</w:t>
      </w:r>
      <w:r w:rsidR="006C065B" w:rsidRPr="00877DDC">
        <w:rPr>
          <w:rFonts w:ascii="Times New Roman" w:hint="eastAsia"/>
          <w:sz w:val="23"/>
          <w:szCs w:val="23"/>
        </w:rPr>
        <w:t>을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지급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또는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1F2D8C">
        <w:rPr>
          <w:rFonts w:ascii="Times New Roman" w:hint="eastAsia"/>
          <w:sz w:val="23"/>
          <w:szCs w:val="23"/>
        </w:rPr>
        <w:t>제공받을</w:t>
      </w:r>
      <w:r w:rsidR="001F2D8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권리를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갖게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되는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경우</w:t>
      </w:r>
      <w:r w:rsidR="006C065B" w:rsidRPr="00877DDC">
        <w:rPr>
          <w:rFonts w:ascii="Times New Roman" w:hint="eastAsia"/>
          <w:sz w:val="23"/>
          <w:szCs w:val="23"/>
        </w:rPr>
        <w:t xml:space="preserve">, </w:t>
      </w:r>
      <w:r w:rsidR="006C065B" w:rsidRPr="00877DDC">
        <w:rPr>
          <w:rFonts w:ascii="Times New Roman" w:hint="eastAsia"/>
          <w:sz w:val="23"/>
          <w:szCs w:val="23"/>
        </w:rPr>
        <w:t>그러한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금전이나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이익의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액수</w:t>
      </w:r>
      <w:r w:rsidR="00113454">
        <w:rPr>
          <w:rFonts w:ascii="Times New Roman" w:hint="eastAsia"/>
          <w:sz w:val="23"/>
          <w:szCs w:val="23"/>
        </w:rPr>
        <w:t>(</w:t>
      </w:r>
      <w:r w:rsidR="00113454">
        <w:rPr>
          <w:rFonts w:ascii="Times New Roman" w:hint="eastAsia"/>
          <w:sz w:val="23"/>
          <w:szCs w:val="23"/>
        </w:rPr>
        <w:t>단</w:t>
      </w:r>
      <w:r w:rsidR="00113454">
        <w:rPr>
          <w:rFonts w:ascii="Times New Roman" w:hint="eastAsia"/>
          <w:sz w:val="23"/>
          <w:szCs w:val="23"/>
        </w:rPr>
        <w:t>,</w:t>
      </w:r>
      <w:r w:rsidR="00113454">
        <w:rPr>
          <w:rFonts w:ascii="Times New Roman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피배상당사자가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보험금을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지급받기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위하여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소요된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보험료</w:t>
      </w:r>
      <w:r w:rsidR="00113454">
        <w:rPr>
          <w:rFonts w:ascii="Times New Roman" w:hint="eastAsia"/>
          <w:sz w:val="23"/>
          <w:szCs w:val="23"/>
        </w:rPr>
        <w:t>,</w:t>
      </w:r>
      <w:r w:rsidR="00113454">
        <w:rPr>
          <w:rFonts w:ascii="Times New Roman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법률자문비용</w:t>
      </w:r>
      <w:r w:rsidR="00113454">
        <w:rPr>
          <w:rFonts w:ascii="Times New Roman" w:hint="eastAsia"/>
          <w:sz w:val="23"/>
          <w:szCs w:val="23"/>
        </w:rPr>
        <w:t xml:space="preserve">, </w:t>
      </w:r>
      <w:r w:rsidR="00113454">
        <w:rPr>
          <w:rFonts w:ascii="Times New Roman" w:hint="eastAsia"/>
          <w:sz w:val="23"/>
          <w:szCs w:val="23"/>
        </w:rPr>
        <w:t>소송비용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기타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합리적인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비용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상당액은</w:t>
      </w:r>
      <w:r w:rsidR="00113454">
        <w:rPr>
          <w:rFonts w:ascii="Times New Roman" w:hint="eastAsia"/>
          <w:sz w:val="23"/>
          <w:szCs w:val="23"/>
        </w:rPr>
        <w:t xml:space="preserve"> </w:t>
      </w:r>
      <w:r w:rsidR="00113454">
        <w:rPr>
          <w:rFonts w:ascii="Times New Roman" w:hint="eastAsia"/>
          <w:sz w:val="23"/>
          <w:szCs w:val="23"/>
        </w:rPr>
        <w:t>공제함</w:t>
      </w:r>
      <w:r w:rsidR="00113454">
        <w:rPr>
          <w:rFonts w:ascii="Times New Roman" w:hint="eastAsia"/>
          <w:sz w:val="23"/>
          <w:szCs w:val="23"/>
        </w:rPr>
        <w:t>)</w:t>
      </w:r>
      <w:r w:rsidR="006C065B" w:rsidRPr="00877DDC">
        <w:rPr>
          <w:rFonts w:ascii="Times New Roman" w:hint="eastAsia"/>
          <w:sz w:val="23"/>
          <w:szCs w:val="23"/>
        </w:rPr>
        <w:t>만큼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77DDC">
        <w:rPr>
          <w:rFonts w:ascii="Times New Roman" w:hint="eastAsia"/>
          <w:sz w:val="23"/>
          <w:szCs w:val="23"/>
        </w:rPr>
        <w:t>배상당사자가</w:t>
      </w:r>
      <w:r w:rsidR="006C065B" w:rsidRPr="00877DDC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피배상당사자에게</w:t>
      </w:r>
      <w:r w:rsidR="006C065B" w:rsidRPr="00843137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지급할</w:t>
      </w:r>
      <w:r w:rsidR="006C065B" w:rsidRPr="00843137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손해배상액은</w:t>
      </w:r>
      <w:r w:rsidR="006C065B" w:rsidRPr="00843137">
        <w:rPr>
          <w:rFonts w:ascii="Times New Roman" w:hint="eastAsia"/>
          <w:sz w:val="23"/>
          <w:szCs w:val="23"/>
        </w:rPr>
        <w:t xml:space="preserve"> </w:t>
      </w:r>
      <w:r w:rsidR="006C065B" w:rsidRPr="00843137">
        <w:rPr>
          <w:rFonts w:ascii="Times New Roman" w:hint="eastAsia"/>
          <w:sz w:val="23"/>
          <w:szCs w:val="23"/>
        </w:rPr>
        <w:t>감액된다</w:t>
      </w:r>
      <w:r w:rsidR="006C065B" w:rsidRPr="00843137">
        <w:rPr>
          <w:rFonts w:ascii="Times New Roman" w:hint="eastAsia"/>
          <w:sz w:val="23"/>
          <w:szCs w:val="23"/>
        </w:rPr>
        <w:t xml:space="preserve">. </w:t>
      </w:r>
      <w:r w:rsidR="00247747" w:rsidRPr="00843137">
        <w:rPr>
          <w:rFonts w:ascii="Times New Roman" w:hint="eastAsia"/>
          <w:sz w:val="23"/>
          <w:szCs w:val="23"/>
        </w:rPr>
        <w:t>배상당사자가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본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계약에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따른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손해배상책임을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이행한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이후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피배상당사자가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본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계약에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따라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배상되는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손해에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대하여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제</w:t>
      </w:r>
      <w:r w:rsidR="00247747" w:rsidRPr="00843137">
        <w:rPr>
          <w:rFonts w:ascii="Times New Roman" w:hint="eastAsia"/>
          <w:sz w:val="23"/>
          <w:szCs w:val="23"/>
        </w:rPr>
        <w:t>3</w:t>
      </w:r>
      <w:r w:rsidR="00247747" w:rsidRPr="00843137">
        <w:rPr>
          <w:rFonts w:ascii="Times New Roman" w:hint="eastAsia"/>
          <w:sz w:val="23"/>
          <w:szCs w:val="23"/>
        </w:rPr>
        <w:t>자로부터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보험금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등의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금전이나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이익을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지급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또는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제공받는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경우</w:t>
      </w:r>
      <w:r w:rsidR="00247747" w:rsidRPr="00843137">
        <w:rPr>
          <w:rFonts w:ascii="Times New Roman" w:hint="eastAsia"/>
          <w:sz w:val="23"/>
          <w:szCs w:val="23"/>
        </w:rPr>
        <w:t xml:space="preserve">, </w:t>
      </w:r>
      <w:r w:rsidR="00247747" w:rsidRPr="00843137">
        <w:rPr>
          <w:rFonts w:ascii="Times New Roman" w:hint="eastAsia"/>
          <w:sz w:val="23"/>
          <w:szCs w:val="23"/>
        </w:rPr>
        <w:t>피배상당사자는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지체없이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배상당사자로부터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배상받은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금액과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제</w:t>
      </w:r>
      <w:r w:rsidR="00247747" w:rsidRPr="00843137">
        <w:rPr>
          <w:rFonts w:ascii="Times New Roman" w:hint="eastAsia"/>
          <w:sz w:val="23"/>
          <w:szCs w:val="23"/>
        </w:rPr>
        <w:t>3</w:t>
      </w:r>
      <w:r w:rsidR="00247747" w:rsidRPr="00843137">
        <w:rPr>
          <w:rFonts w:ascii="Times New Roman" w:hint="eastAsia"/>
          <w:sz w:val="23"/>
          <w:szCs w:val="23"/>
        </w:rPr>
        <w:t>자로부터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지급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843137">
        <w:rPr>
          <w:rFonts w:ascii="Times New Roman" w:hint="eastAsia"/>
          <w:sz w:val="23"/>
          <w:szCs w:val="23"/>
        </w:rPr>
        <w:t>또는</w:t>
      </w:r>
      <w:r w:rsidR="00247747" w:rsidRPr="00843137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제공받은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금전이나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이익의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액수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합계에서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실제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피배상당사자에게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발생한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손해를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초과하는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금액을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배상당사자에게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지급하여야</w:t>
      </w:r>
      <w:r w:rsidR="00247747" w:rsidRPr="00FB7022">
        <w:rPr>
          <w:rFonts w:ascii="Times New Roman" w:hint="eastAsia"/>
          <w:sz w:val="23"/>
          <w:szCs w:val="23"/>
        </w:rPr>
        <w:t xml:space="preserve"> </w:t>
      </w:r>
      <w:r w:rsidR="00247747" w:rsidRPr="00FB7022">
        <w:rPr>
          <w:rFonts w:ascii="Times New Roman" w:hint="eastAsia"/>
          <w:sz w:val="23"/>
          <w:szCs w:val="23"/>
        </w:rPr>
        <w:t>한다</w:t>
      </w:r>
      <w:r w:rsidR="00247747" w:rsidRPr="00FB7022">
        <w:rPr>
          <w:rFonts w:ascii="Times New Roman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945FDC" w14:paraId="57D4E2C0" w14:textId="77777777" w:rsidTr="00945FDC">
        <w:tc>
          <w:tcPr>
            <w:tcW w:w="9060" w:type="dxa"/>
            <w:shd w:val="clear" w:color="auto" w:fill="D9D9D9" w:themeFill="background1" w:themeFillShade="D9"/>
          </w:tcPr>
          <w:p w14:paraId="3922C68C" w14:textId="77777777" w:rsidR="00945FDC" w:rsidRPr="00AB70EB" w:rsidRDefault="00945FDC" w:rsidP="00945FD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281C7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기간이나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금액에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외에도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관련하여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제한적인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7FDD153D" w14:textId="77777777" w:rsidR="00945FDC" w:rsidRPr="00AB70EB" w:rsidRDefault="00945FDC" w:rsidP="00945FD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21C779B5" w14:textId="16635410" w:rsidR="00D90A0E" w:rsidRPr="00AB70EB" w:rsidRDefault="00D90A0E" w:rsidP="00D90A0E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특히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계약체결일까지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있었던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청구하지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못하도록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요구하는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존재하는데</w:t>
            </w:r>
            <w:r w:rsidRPr="00AB70EB">
              <w:rPr>
                <w:rFonts w:ascii="Times New Roman" w:hint="eastAsia"/>
                <w:sz w:val="22"/>
                <w:szCs w:val="22"/>
              </w:rPr>
              <w:t>(</w:t>
            </w:r>
            <w:r w:rsidR="00281C79">
              <w:rPr>
                <w:rFonts w:ascii="Times New Roman" w:hint="eastAsia"/>
                <w:sz w:val="22"/>
                <w:szCs w:val="22"/>
              </w:rPr>
              <w:t>이른바</w:t>
            </w:r>
            <w:r w:rsidR="00281C79">
              <w:rPr>
                <w:rFonts w:ascii="Times New Roman"/>
                <w:sz w:val="22"/>
                <w:szCs w:val="22"/>
              </w:rPr>
              <w:t xml:space="preserve"> “</w:t>
            </w:r>
            <w:r w:rsidRPr="00AB70EB">
              <w:rPr>
                <w:rFonts w:ascii="Times New Roman" w:hint="eastAsia"/>
                <w:sz w:val="22"/>
                <w:szCs w:val="22"/>
              </w:rPr>
              <w:t>Anti-Sandbagging</w:t>
            </w:r>
            <w:r w:rsidR="00281C79">
              <w:rPr>
                <w:rFonts w:ascii="Times New Roman"/>
                <w:sz w:val="22"/>
                <w:szCs w:val="22"/>
              </w:rPr>
              <w:t>”</w:t>
            </w:r>
            <w:r w:rsidRPr="00AB70EB">
              <w:rPr>
                <w:rFonts w:ascii="Times New Roman"/>
                <w:sz w:val="22"/>
                <w:szCs w:val="22"/>
              </w:rPr>
              <w:t>)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아래</w:t>
            </w:r>
            <w:r w:rsidRPr="00AB70EB">
              <w:rPr>
                <w:rFonts w:ascii="Times New Roman" w:hint="eastAsia"/>
                <w:sz w:val="22"/>
                <w:szCs w:val="22"/>
              </w:rPr>
              <w:lastRenderedPageBreak/>
              <w:t>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60119D20" w14:textId="77777777" w:rsidR="00945FDC" w:rsidRPr="00AB70EB" w:rsidRDefault="00D90A0E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521C6408" w14:textId="1E6B9E34" w:rsidR="00D90A0E" w:rsidRPr="00AB70EB" w:rsidRDefault="00D90A0E" w:rsidP="00D90A0E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/>
                <w:sz w:val="22"/>
                <w:szCs w:val="22"/>
              </w:rPr>
              <w:t>“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체결일까지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있었거나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대해서는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조에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손해배상의무를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부담하지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아니한다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Pr="00AB70EB">
              <w:rPr>
                <w:rFonts w:ascii="Times New Roman" w:hint="eastAsia"/>
                <w:sz w:val="22"/>
                <w:szCs w:val="22"/>
              </w:rPr>
              <w:t>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항의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목적상</w:t>
            </w:r>
            <w:r w:rsidR="000B78E1">
              <w:rPr>
                <w:rFonts w:ascii="Times New Roman" w:hint="eastAsia"/>
                <w:sz w:val="22"/>
                <w:szCs w:val="22"/>
              </w:rPr>
              <w:t xml:space="preserve"> (</w:t>
            </w:r>
            <w:r w:rsidR="000B78E1">
              <w:rPr>
                <w:rFonts w:ascii="Times New Roman"/>
                <w:sz w:val="22"/>
                <w:szCs w:val="22"/>
              </w:rPr>
              <w:t>i)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공개목록에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기재된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0B78E1">
              <w:rPr>
                <w:rFonts w:ascii="Times New Roman"/>
                <w:sz w:val="22"/>
                <w:szCs w:val="22"/>
              </w:rPr>
              <w:t xml:space="preserve">(ii) </w:t>
            </w:r>
            <w:r w:rsidRPr="00AB70EB">
              <w:rPr>
                <w:rFonts w:ascii="Times New Roman" w:hint="eastAsia"/>
                <w:sz w:val="22"/>
                <w:szCs w:val="22"/>
              </w:rPr>
              <w:t>공시되거나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등기에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기재된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0B78E1">
              <w:rPr>
                <w:rFonts w:ascii="Times New Roman"/>
                <w:sz w:val="22"/>
                <w:szCs w:val="22"/>
              </w:rPr>
              <w:t xml:space="preserve">(iii) </w:t>
            </w:r>
            <w:r w:rsidRPr="00AB70EB">
              <w:rPr>
                <w:rFonts w:ascii="Times New Roman" w:hint="eastAsia"/>
                <w:sz w:val="22"/>
                <w:szCs w:val="22"/>
              </w:rPr>
              <w:t>계약</w:t>
            </w:r>
            <w:r w:rsidR="00CE140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체결일까지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실사를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Data Room</w:t>
            </w:r>
            <w:r w:rsidRPr="00AB70EB">
              <w:rPr>
                <w:rFonts w:ascii="Times New Roman" w:hint="eastAsia"/>
                <w:sz w:val="22"/>
                <w:szCs w:val="22"/>
              </w:rPr>
              <w:t>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제공된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AB70EB">
              <w:rPr>
                <w:rFonts w:ascii="Times New Roman" w:hint="eastAsia"/>
                <w:sz w:val="22"/>
                <w:szCs w:val="22"/>
              </w:rPr>
              <w:t>자료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요청에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회신</w:t>
            </w:r>
            <w:r w:rsidRPr="00AB70EB">
              <w:rPr>
                <w:rFonts w:ascii="Times New Roman"/>
                <w:sz w:val="22"/>
                <w:szCs w:val="22"/>
              </w:rPr>
              <w:t xml:space="preserve">, </w:t>
            </w:r>
            <w:r w:rsidRPr="00AB70EB">
              <w:rPr>
                <w:rFonts w:ascii="Times New Roman"/>
                <w:sz w:val="22"/>
                <w:szCs w:val="22"/>
              </w:rPr>
              <w:t>실무자</w:t>
            </w:r>
            <w:r w:rsidRPr="00AB70EB">
              <w:rPr>
                <w:rFonts w:ascii="Times New Roman"/>
                <w:sz w:val="22"/>
                <w:szCs w:val="22"/>
              </w:rPr>
              <w:t>·</w:t>
            </w:r>
            <w:r w:rsidRPr="00AB70EB">
              <w:rPr>
                <w:rFonts w:ascii="Times New Roman"/>
                <w:sz w:val="22"/>
                <w:szCs w:val="22"/>
              </w:rPr>
              <w:t>자문사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또는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대리인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질의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응답에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/>
                <w:sz w:val="22"/>
                <w:szCs w:val="22"/>
              </w:rPr>
              <w:t>기재되어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있었고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그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기재된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내용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자체로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각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및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보장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확약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기타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의무의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사실을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명확하게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있었던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사항은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알고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있었던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것으로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본다</w:t>
            </w:r>
            <w:r w:rsidRPr="00AB70EB">
              <w:rPr>
                <w:rFonts w:ascii="Times New Roman" w:hint="eastAsia"/>
                <w:sz w:val="22"/>
                <w:szCs w:val="22"/>
              </w:rPr>
              <w:t>.</w:t>
            </w:r>
            <w:r w:rsidRPr="00AB70EB">
              <w:rPr>
                <w:rFonts w:ascii="Times New Roman"/>
                <w:sz w:val="22"/>
                <w:szCs w:val="22"/>
              </w:rPr>
              <w:t>”</w:t>
            </w:r>
          </w:p>
          <w:p w14:paraId="2EAC00B8" w14:textId="77777777" w:rsidR="00E76530" w:rsidRDefault="00E76530" w:rsidP="00C622A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40DA23D2" w14:textId="01F5EE90" w:rsidR="00C622A8" w:rsidRPr="004B684C" w:rsidRDefault="004B684C" w:rsidP="00C622A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입장에서는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같은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E53F4">
              <w:rPr>
                <w:rFonts w:ascii="Times New Roman" w:hint="eastAsia"/>
                <w:sz w:val="22"/>
                <w:szCs w:val="22"/>
              </w:rPr>
              <w:t>a</w:t>
            </w:r>
            <w:r>
              <w:rPr>
                <w:rFonts w:ascii="Times New Roman"/>
                <w:sz w:val="22"/>
                <w:szCs w:val="22"/>
              </w:rPr>
              <w:t xml:space="preserve">nti-Sandbagging </w:t>
            </w:r>
            <w:r>
              <w:rPr>
                <w:rFonts w:ascii="Times New Roman" w:hint="eastAsia"/>
                <w:sz w:val="22"/>
                <w:szCs w:val="22"/>
              </w:rPr>
              <w:t>조항은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가능한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삭제를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것이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바람직하겠으며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한국의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대법원판례상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이러한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 xml:space="preserve">sandbagging </w:t>
            </w:r>
            <w:r>
              <w:rPr>
                <w:rFonts w:ascii="Times New Roman" w:hint="eastAsia"/>
                <w:sz w:val="22"/>
                <w:szCs w:val="22"/>
              </w:rPr>
              <w:t>관련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조항이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계약서에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규정되어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않은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기본적으로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sandbagging (</w:t>
            </w:r>
            <w:r>
              <w:rPr>
                <w:rFonts w:ascii="Times New Roman" w:hint="eastAsia"/>
                <w:sz w:val="22"/>
                <w:szCs w:val="22"/>
              </w:rPr>
              <w:t>즉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알고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사항이라고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하더라도</w:t>
            </w:r>
            <w:r>
              <w:rPr>
                <w:rFonts w:asci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hint="eastAsia"/>
                <w:sz w:val="22"/>
                <w:szCs w:val="22"/>
              </w:rPr>
              <w:t>진술보장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위반에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대한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손해배상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청구가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가능함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>
              <w:rPr>
                <w:rFonts w:ascii="Times New Roman" w:hint="eastAsia"/>
                <w:sz w:val="22"/>
                <w:szCs w:val="22"/>
              </w:rPr>
              <w:t>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적용된다고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보고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있으므로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한국법이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준거법인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경우에는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입장에서는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굳이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별도로</w:t>
            </w:r>
            <w:r>
              <w:rPr>
                <w:rFonts w:ascii="Times New Roman"/>
                <w:sz w:val="22"/>
                <w:szCs w:val="22"/>
              </w:rPr>
              <w:t xml:space="preserve"> sandbagging </w:t>
            </w:r>
            <w:r>
              <w:rPr>
                <w:rFonts w:ascii="Times New Roman" w:hint="eastAsia"/>
                <w:sz w:val="22"/>
                <w:szCs w:val="22"/>
              </w:rPr>
              <w:t>조항을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추가할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필요는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없고</w:t>
            </w:r>
            <w:r>
              <w:rPr>
                <w:rFonts w:ascii="Times New Roman" w:hint="eastAsia"/>
                <w:sz w:val="22"/>
                <w:szCs w:val="22"/>
              </w:rPr>
              <w:t>,</w:t>
            </w:r>
            <w:r>
              <w:rPr>
                <w:rFonts w:ascii="Times New Roman"/>
                <w:sz w:val="22"/>
                <w:szCs w:val="22"/>
              </w:rPr>
              <w:t xml:space="preserve"> anti-sandbagging </w:t>
            </w:r>
            <w:r>
              <w:rPr>
                <w:rFonts w:ascii="Times New Roman" w:hint="eastAsia"/>
                <w:sz w:val="22"/>
                <w:szCs w:val="22"/>
              </w:rPr>
              <w:t>조항만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삭제하더라도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충분하다고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보고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5B1AFF46" w14:textId="77777777" w:rsidR="00E76530" w:rsidRDefault="00E76530" w:rsidP="00C622A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p w14:paraId="27C184DB" w14:textId="53861D33" w:rsidR="00C622A8" w:rsidRPr="00AB70EB" w:rsidRDefault="00C622A8" w:rsidP="00C622A8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또한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매수인으로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하여금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진술보장보험을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가입하도록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요구하고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매수인이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합의한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경우에는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제</w:t>
            </w:r>
            <w:r w:rsidRPr="00AB70EB">
              <w:rPr>
                <w:rFonts w:ascii="Times New Roman"/>
                <w:sz w:val="22"/>
                <w:szCs w:val="22"/>
              </w:rPr>
              <w:t>(d)</w:t>
            </w:r>
            <w:r w:rsidRPr="00AB70EB">
              <w:rPr>
                <w:rFonts w:ascii="Times New Roman" w:hint="eastAsia"/>
                <w:sz w:val="22"/>
                <w:szCs w:val="22"/>
              </w:rPr>
              <w:t>항에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따라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진술보장보험으로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보장을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받지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A7BD7">
              <w:rPr>
                <w:rFonts w:ascii="Times New Roman" w:hint="eastAsia"/>
                <w:sz w:val="22"/>
                <w:szCs w:val="22"/>
              </w:rPr>
              <w:t>못하</w:t>
            </w:r>
            <w:r w:rsidRPr="00AB70EB">
              <w:rPr>
                <w:rFonts w:ascii="Times New Roman" w:hint="eastAsia"/>
                <w:sz w:val="22"/>
                <w:szCs w:val="22"/>
              </w:rPr>
              <w:t>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부분에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대하여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추가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손해배상을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할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있도록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존재하나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진술보장보험만으로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해결하도록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규정하는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경우도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존재하고</w:t>
            </w:r>
            <w:r w:rsidRPr="00AB70EB">
              <w:rPr>
                <w:rFonts w:ascii="Times New Roman" w:hint="eastAsia"/>
                <w:sz w:val="22"/>
                <w:szCs w:val="22"/>
              </w:rPr>
              <w:t>,</w:t>
            </w:r>
            <w:r w:rsidRPr="00AB70EB">
              <w:rPr>
                <w:rFonts w:ascii="Times New Roman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이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경우의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예시는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아래와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같습니다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. </w:t>
            </w:r>
          </w:p>
          <w:p w14:paraId="1538CB15" w14:textId="77777777" w:rsidR="00C622A8" w:rsidRPr="00AB70EB" w:rsidRDefault="00C622A8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 w:rsidRPr="00AB70EB">
              <w:rPr>
                <w:rFonts w:ascii="Times New Roman" w:hint="eastAsia"/>
                <w:sz w:val="22"/>
                <w:szCs w:val="22"/>
              </w:rPr>
              <w:t>[</w:t>
            </w:r>
            <w:r w:rsidRPr="00AB70EB">
              <w:rPr>
                <w:rFonts w:ascii="Times New Roman" w:hint="eastAsia"/>
                <w:sz w:val="22"/>
                <w:szCs w:val="22"/>
              </w:rPr>
              <w:t>예시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B70EB">
              <w:rPr>
                <w:rFonts w:ascii="Times New Roman" w:hint="eastAsia"/>
                <w:sz w:val="22"/>
                <w:szCs w:val="22"/>
              </w:rPr>
              <w:t>문구</w:t>
            </w:r>
            <w:r w:rsidRPr="00AB70EB"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0C96E061" w14:textId="2047C347" w:rsidR="00C622A8" w:rsidRDefault="002354C9" w:rsidP="00281C79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 w:rsidRPr="00281C79">
              <w:rPr>
                <w:rFonts w:ascii="Times New Roman"/>
                <w:sz w:val="22"/>
                <w:szCs w:val="22"/>
              </w:rPr>
              <w:t>“</w:t>
            </w:r>
            <w:r w:rsidRPr="00281C79">
              <w:rPr>
                <w:rFonts w:ascii="Times New Roman" w:hint="eastAsia"/>
                <w:sz w:val="22"/>
                <w:szCs w:val="22"/>
              </w:rPr>
              <w:t>매수인이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진술보장보험을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가입하는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경우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281C79">
              <w:rPr>
                <w:rFonts w:ascii="Times New Roman"/>
                <w:sz w:val="22"/>
                <w:szCs w:val="22"/>
              </w:rPr>
              <w:t>진술보장보험은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해당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보험증권에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따른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조건상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진술보장보험의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보험자가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매도인에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대한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구상권</w:t>
            </w:r>
            <w:r w:rsidRPr="00281C79">
              <w:rPr>
                <w:rFonts w:ascii="Times New Roman"/>
                <w:sz w:val="22"/>
                <w:szCs w:val="22"/>
              </w:rPr>
              <w:t xml:space="preserve">, </w:t>
            </w:r>
            <w:r w:rsidRPr="00281C79">
              <w:rPr>
                <w:rFonts w:ascii="Times New Roman"/>
                <w:sz w:val="22"/>
                <w:szCs w:val="22"/>
              </w:rPr>
              <w:t>대위권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기타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일체의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청구권을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행사할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수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없는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것이어야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하며</w:t>
            </w:r>
            <w:r w:rsidRPr="00281C79">
              <w:rPr>
                <w:rFonts w:ascii="Times New Roman"/>
                <w:sz w:val="22"/>
                <w:szCs w:val="22"/>
              </w:rPr>
              <w:t>(</w:t>
            </w:r>
            <w:r w:rsidRPr="00281C79">
              <w:rPr>
                <w:rFonts w:ascii="Times New Roman"/>
                <w:sz w:val="22"/>
                <w:szCs w:val="22"/>
              </w:rPr>
              <w:t>단</w:t>
            </w:r>
            <w:r w:rsidRPr="00281C79">
              <w:rPr>
                <w:rFonts w:ascii="Times New Roman"/>
                <w:sz w:val="22"/>
                <w:szCs w:val="22"/>
              </w:rPr>
              <w:t xml:space="preserve">, </w:t>
            </w:r>
            <w:r w:rsidRPr="00281C79">
              <w:rPr>
                <w:rFonts w:ascii="Times New Roman"/>
                <w:sz w:val="22"/>
                <w:szCs w:val="22"/>
              </w:rPr>
              <w:t>매도인의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기망이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있었던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경우는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예외로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함</w:t>
            </w:r>
            <w:r w:rsidRPr="00281C79">
              <w:rPr>
                <w:rFonts w:ascii="Times New Roman"/>
                <w:sz w:val="22"/>
                <w:szCs w:val="22"/>
              </w:rPr>
              <w:t xml:space="preserve">), </w:t>
            </w:r>
            <w:r w:rsidRPr="00281C79">
              <w:rPr>
                <w:rFonts w:ascii="Times New Roman"/>
                <w:sz w:val="22"/>
                <w:szCs w:val="22"/>
              </w:rPr>
              <w:t>만약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이와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다른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조건으로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진술보장보험이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가입되어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매도인을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상대로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구상권</w:t>
            </w:r>
            <w:r w:rsidRPr="00281C79">
              <w:rPr>
                <w:rFonts w:ascii="Times New Roman"/>
                <w:sz w:val="22"/>
                <w:szCs w:val="22"/>
              </w:rPr>
              <w:t xml:space="preserve">, </w:t>
            </w:r>
            <w:r w:rsidRPr="00281C79">
              <w:rPr>
                <w:rFonts w:ascii="Times New Roman"/>
                <w:sz w:val="22"/>
                <w:szCs w:val="22"/>
              </w:rPr>
              <w:t>대위권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기타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청구권이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행사되는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경우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매수인은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그로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인한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책임으로부터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매도인을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면책시키고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이로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인하여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발생하는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매도인의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모든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손해를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배상하여야</w:t>
            </w:r>
            <w:r w:rsidRPr="00281C79">
              <w:rPr>
                <w:rFonts w:ascii="Times New Roman"/>
                <w:sz w:val="22"/>
                <w:szCs w:val="22"/>
              </w:rPr>
              <w:t xml:space="preserve"> </w:t>
            </w:r>
            <w:r w:rsidRPr="00281C79">
              <w:rPr>
                <w:rFonts w:ascii="Times New Roman"/>
                <w:sz w:val="22"/>
                <w:szCs w:val="22"/>
              </w:rPr>
              <w:t>한다</w:t>
            </w:r>
            <w:r w:rsidRPr="00281C79">
              <w:rPr>
                <w:rFonts w:ascii="Times New Roman"/>
                <w:sz w:val="22"/>
                <w:szCs w:val="22"/>
              </w:rPr>
              <w:t xml:space="preserve">. </w:t>
            </w:r>
            <w:r w:rsidRPr="00281C79">
              <w:rPr>
                <w:rFonts w:ascii="Times New Roman" w:hint="eastAsia"/>
                <w:sz w:val="22"/>
                <w:szCs w:val="22"/>
              </w:rPr>
              <w:t>매수인이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진술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및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보장</w:t>
            </w:r>
            <w:r w:rsidR="00A8508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보험을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가입하는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경우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281C79">
              <w:rPr>
                <w:rFonts w:ascii="Times New Roman" w:hint="eastAsia"/>
                <w:sz w:val="22"/>
                <w:szCs w:val="22"/>
              </w:rPr>
              <w:t>그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즉시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관련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보험증권의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원본대조필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사본을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매도인에게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제공해야</w:t>
            </w:r>
            <w:r w:rsidRPr="00281C7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281C79">
              <w:rPr>
                <w:rFonts w:ascii="Times New Roman" w:hint="eastAsia"/>
                <w:sz w:val="22"/>
                <w:szCs w:val="22"/>
              </w:rPr>
              <w:t>한다</w:t>
            </w:r>
            <w:r w:rsidRPr="00281C79">
              <w:rPr>
                <w:rFonts w:ascii="Times New Roman" w:hint="eastAsia"/>
                <w:sz w:val="22"/>
                <w:szCs w:val="22"/>
              </w:rPr>
              <w:t>.</w:t>
            </w:r>
            <w:r w:rsidRPr="00281C79">
              <w:rPr>
                <w:rFonts w:ascii="Times New Roman"/>
                <w:sz w:val="22"/>
                <w:szCs w:val="22"/>
              </w:rPr>
              <w:t>”</w:t>
            </w:r>
          </w:p>
          <w:p w14:paraId="7EDF339B" w14:textId="77777777" w:rsidR="00281C79" w:rsidRDefault="00281C79" w:rsidP="00281C79">
            <w:pPr>
              <w:adjustRightInd w:val="0"/>
              <w:snapToGrid w:val="0"/>
              <w:spacing w:line="360" w:lineRule="atLeast"/>
              <w:rPr>
                <w:rFonts w:ascii="Times New Roman" w:eastAsia="바탕체"/>
                <w:sz w:val="22"/>
                <w:szCs w:val="22"/>
              </w:rPr>
            </w:pPr>
          </w:p>
          <w:p w14:paraId="5DFD41DF" w14:textId="734BB92F" w:rsidR="00281C79" w:rsidRPr="00281C79" w:rsidRDefault="00281C79" w:rsidP="003737CE">
            <w:pPr>
              <w:adjustRightInd w:val="0"/>
              <w:snapToGrid w:val="0"/>
              <w:spacing w:line="360" w:lineRule="atLeast"/>
              <w:rPr>
                <w:rFonts w:ascii="Times New Roman" w:eastAsia="바탕체"/>
                <w:sz w:val="22"/>
                <w:szCs w:val="22"/>
              </w:rPr>
            </w:pPr>
            <w:r>
              <w:rPr>
                <w:rFonts w:ascii="Times New Roman" w:eastAsia="바탕체" w:hint="eastAsia"/>
                <w:sz w:val="22"/>
                <w:szCs w:val="22"/>
              </w:rPr>
              <w:t>한편</w:t>
            </w:r>
            <w:r>
              <w:rPr>
                <w:rFonts w:ascii="Times New Roman" w:eastAsia="바탕체" w:hint="eastAsia"/>
                <w:sz w:val="22"/>
                <w:szCs w:val="22"/>
              </w:rPr>
              <w:t>,</w:t>
            </w:r>
            <w:r>
              <w:rPr>
                <w:rFonts w:ascii="Times New Roman" w:eastAsia="바탕체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경우에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따라서는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실사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과정에서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발견된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특정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사항에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대하여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손해배상의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제한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조항의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적용을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배제하는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이른바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특별면책</w:t>
            </w:r>
            <w:r w:rsidR="000B78E1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="000B78E1">
              <w:rPr>
                <w:rFonts w:ascii="Times New Roman" w:eastAsia="바탕체" w:hint="eastAsia"/>
                <w:sz w:val="22"/>
                <w:szCs w:val="22"/>
              </w:rPr>
              <w:t>조항</w:t>
            </w:r>
            <w:r>
              <w:rPr>
                <w:rFonts w:ascii="Times New Roman" w:eastAsia="바탕체" w:hint="eastAsia"/>
                <w:sz w:val="22"/>
                <w:szCs w:val="22"/>
              </w:rPr>
              <w:t>을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두어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매도인의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책임을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강하게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추궁할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수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있도록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하는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경우가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있으며</w:t>
            </w:r>
            <w:r>
              <w:rPr>
                <w:rFonts w:ascii="Times New Roman" w:eastAsia="바탕체" w:hint="eastAsia"/>
                <w:sz w:val="22"/>
                <w:szCs w:val="22"/>
              </w:rPr>
              <w:t>,</w:t>
            </w:r>
            <w:r>
              <w:rPr>
                <w:rFonts w:ascii="Times New Roman" w:eastAsia="바탕체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특히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진술보장보험으로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보장받지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 w:rsidR="00BA7BD7">
              <w:rPr>
                <w:rFonts w:ascii="Times New Roman" w:eastAsia="바탕체" w:hint="eastAsia"/>
                <w:sz w:val="22"/>
                <w:szCs w:val="22"/>
              </w:rPr>
              <w:t>못하</w:t>
            </w:r>
            <w:r>
              <w:rPr>
                <w:rFonts w:ascii="Times New Roman" w:eastAsia="바탕체" w:hint="eastAsia"/>
                <w:sz w:val="22"/>
                <w:szCs w:val="22"/>
              </w:rPr>
              <w:t>는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사항에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대해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이러한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매도인의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특별면책을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요구하는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사례들이</w:t>
            </w:r>
            <w:r>
              <w:rPr>
                <w:rFonts w:ascii="Times New Roman" w:eastAsia="바탕체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바탕체" w:hint="eastAsia"/>
                <w:sz w:val="22"/>
                <w:szCs w:val="22"/>
              </w:rPr>
              <w:t>있습니다</w:t>
            </w:r>
            <w:r>
              <w:rPr>
                <w:rFonts w:ascii="Times New Roman" w:eastAsia="바탕체" w:hint="eastAsia"/>
                <w:sz w:val="22"/>
                <w:szCs w:val="22"/>
              </w:rPr>
              <w:t>.</w:t>
            </w:r>
            <w:r>
              <w:rPr>
                <w:rFonts w:ascii="Times New Roman" w:eastAsia="바탕체"/>
                <w:sz w:val="22"/>
                <w:szCs w:val="22"/>
              </w:rPr>
              <w:t xml:space="preserve"> </w:t>
            </w:r>
          </w:p>
        </w:tc>
      </w:tr>
    </w:tbl>
    <w:p w14:paraId="7B456C37" w14:textId="5CB562AF" w:rsidR="00773458" w:rsidRPr="009278BF" w:rsidRDefault="00FD38BD" w:rsidP="005A608C">
      <w:pPr>
        <w:numPr>
          <w:ilvl w:val="1"/>
          <w:numId w:val="13"/>
        </w:num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278BF">
        <w:rPr>
          <w:rFonts w:ascii="Times New Roman"/>
          <w:sz w:val="23"/>
          <w:szCs w:val="23"/>
          <w:u w:val="single"/>
        </w:rPr>
        <w:lastRenderedPageBreak/>
        <w:t>제</w:t>
      </w:r>
      <w:r w:rsidRPr="009278BF">
        <w:rPr>
          <w:rFonts w:ascii="Times New Roman"/>
          <w:sz w:val="23"/>
          <w:szCs w:val="23"/>
          <w:u w:val="single"/>
        </w:rPr>
        <w:t>3</w:t>
      </w:r>
      <w:r w:rsidRPr="009278BF">
        <w:rPr>
          <w:rFonts w:ascii="Times New Roman"/>
          <w:sz w:val="23"/>
          <w:szCs w:val="23"/>
          <w:u w:val="single"/>
        </w:rPr>
        <w:t>자의</w:t>
      </w:r>
      <w:r w:rsidRPr="009278BF">
        <w:rPr>
          <w:rFonts w:ascii="Times New Roman"/>
          <w:sz w:val="23"/>
          <w:szCs w:val="23"/>
          <w:u w:val="single"/>
        </w:rPr>
        <w:t xml:space="preserve"> </w:t>
      </w:r>
      <w:r w:rsidRPr="009278BF">
        <w:rPr>
          <w:rFonts w:ascii="Times New Roman"/>
          <w:sz w:val="23"/>
          <w:szCs w:val="23"/>
          <w:u w:val="single"/>
        </w:rPr>
        <w:t>청구</w:t>
      </w:r>
      <w:r w:rsidRPr="009278BF">
        <w:rPr>
          <w:rFonts w:ascii="Times New Roman"/>
          <w:sz w:val="23"/>
          <w:szCs w:val="23"/>
        </w:rPr>
        <w:t xml:space="preserve">.  </w:t>
      </w:r>
      <w:r w:rsidR="006C065B" w:rsidRPr="009278BF">
        <w:rPr>
          <w:rFonts w:ascii="Times New Roman" w:hint="eastAsia"/>
          <w:sz w:val="23"/>
          <w:szCs w:val="23"/>
        </w:rPr>
        <w:t>피배상당사자에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대하여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</w:t>
      </w:r>
      <w:r w:rsidR="006C065B" w:rsidRPr="009278BF">
        <w:rPr>
          <w:rFonts w:ascii="Times New Roman" w:hint="eastAsia"/>
          <w:sz w:val="23"/>
          <w:szCs w:val="23"/>
        </w:rPr>
        <w:t>3</w:t>
      </w:r>
      <w:r w:rsidR="006C065B" w:rsidRPr="009278BF">
        <w:rPr>
          <w:rFonts w:ascii="Times New Roman" w:hint="eastAsia"/>
          <w:sz w:val="23"/>
          <w:szCs w:val="23"/>
        </w:rPr>
        <w:t>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계약상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배상책임을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야기할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가능성이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제기하는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lastRenderedPageBreak/>
        <w:t>같은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실제로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알게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현실적으로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가능한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빠른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시간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내에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알리는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발송하여야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하고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비용으로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해당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인한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있도록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허용하여야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한다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다만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경우에도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방어에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비용으로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참여할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있으며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해태로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인해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실제로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손해를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입은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제외하고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피배상당사자가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해태한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경우에도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계약상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손해배상책임은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면제되지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않는다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피배상당사자의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사전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동의가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제외하고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절차에서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영향을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미치는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비금전적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의무를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포함하거나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기타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관련된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모든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책임으로부터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완전히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면책하지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내용의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조정이나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화해를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없다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배상당사자가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피배상당사자로부터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수령한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날로부터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77CBF">
        <w:rPr>
          <w:rFonts w:ascii="Times New Roman"/>
          <w:sz w:val="23"/>
          <w:szCs w:val="23"/>
        </w:rPr>
        <w:t>[</w:t>
      </w:r>
      <w:r w:rsidR="006C065B" w:rsidRPr="009278BF">
        <w:rPr>
          <w:rFonts w:ascii="Times New Roman" w:hint="eastAsia"/>
          <w:sz w:val="23"/>
          <w:szCs w:val="23"/>
        </w:rPr>
        <w:t>30</w:t>
      </w:r>
      <w:r w:rsidR="00677CBF">
        <w:rPr>
          <w:rFonts w:ascii="Times New Roman"/>
          <w:sz w:val="23"/>
          <w:szCs w:val="23"/>
        </w:rPr>
        <w:t>]</w:t>
      </w:r>
      <w:r w:rsidR="006C065B" w:rsidRPr="009278BF">
        <w:rPr>
          <w:rFonts w:ascii="Times New Roman" w:hint="eastAsia"/>
          <w:sz w:val="23"/>
          <w:szCs w:val="23"/>
        </w:rPr>
        <w:t>일이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경과한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날까지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담당하겠다는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않거나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담당하지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않겠다는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통지를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담당할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권한을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가진다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다만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배상당사자의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사전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서면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동의가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있는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경우를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제외하고</w:t>
      </w:r>
      <w:r w:rsidR="006C065B" w:rsidRPr="009278BF">
        <w:rPr>
          <w:rFonts w:ascii="Times New Roman" w:hint="eastAsia"/>
          <w:sz w:val="23"/>
          <w:szCs w:val="23"/>
        </w:rPr>
        <w:t>(</w:t>
      </w:r>
      <w:r w:rsidR="006C065B" w:rsidRPr="009278BF">
        <w:rPr>
          <w:rFonts w:ascii="Times New Roman" w:hint="eastAsia"/>
          <w:sz w:val="23"/>
          <w:szCs w:val="23"/>
        </w:rPr>
        <w:t>단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동의는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불합리하게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거부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지연될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없음</w:t>
      </w:r>
      <w:r w:rsidR="006C065B" w:rsidRPr="009278BF">
        <w:rPr>
          <w:rFonts w:ascii="Times New Roman" w:hint="eastAsia"/>
          <w:sz w:val="23"/>
          <w:szCs w:val="23"/>
        </w:rPr>
        <w:t xml:space="preserve">),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절차에서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조정이나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화해를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할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없다</w:t>
      </w:r>
      <w:r w:rsidR="006C065B" w:rsidRPr="009278BF">
        <w:rPr>
          <w:rFonts w:ascii="Times New Roman" w:hint="eastAsia"/>
          <w:sz w:val="23"/>
          <w:szCs w:val="23"/>
        </w:rPr>
        <w:t xml:space="preserve">. </w:t>
      </w:r>
      <w:r w:rsidR="006C065B" w:rsidRPr="009278BF">
        <w:rPr>
          <w:rFonts w:ascii="Times New Roman" w:hint="eastAsia"/>
          <w:sz w:val="23"/>
          <w:szCs w:val="23"/>
        </w:rPr>
        <w:t>배상당사자와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피배상당사자는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청구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또는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소송의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방어를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위해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자신의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문서와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기록에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대해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상대방에게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합리적인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접근을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허용하는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것을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포함하여</w:t>
      </w:r>
      <w:r w:rsidR="006C065B" w:rsidRPr="009278BF">
        <w:rPr>
          <w:rFonts w:ascii="Times New Roman" w:hint="eastAsia"/>
          <w:sz w:val="23"/>
          <w:szCs w:val="23"/>
        </w:rPr>
        <w:t xml:space="preserve">, </w:t>
      </w:r>
      <w:r w:rsidR="006C065B" w:rsidRPr="009278BF">
        <w:rPr>
          <w:rFonts w:ascii="Times New Roman" w:hint="eastAsia"/>
          <w:sz w:val="23"/>
          <w:szCs w:val="23"/>
        </w:rPr>
        <w:t>합리적인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범위에서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상호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협조해야</w:t>
      </w:r>
      <w:r w:rsidR="006C065B" w:rsidRPr="009278BF">
        <w:rPr>
          <w:rFonts w:ascii="Times New Roman" w:hint="eastAsia"/>
          <w:sz w:val="23"/>
          <w:szCs w:val="23"/>
        </w:rPr>
        <w:t xml:space="preserve"> </w:t>
      </w:r>
      <w:r w:rsidR="006C065B" w:rsidRPr="009278BF">
        <w:rPr>
          <w:rFonts w:ascii="Times New Roman" w:hint="eastAsia"/>
          <w:sz w:val="23"/>
          <w:szCs w:val="23"/>
        </w:rPr>
        <w:t>한다</w:t>
      </w:r>
      <w:r w:rsidRPr="009278BF">
        <w:rPr>
          <w:rFonts w:ascii="Times New Roman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B979D4" w14:paraId="0BD8F641" w14:textId="77777777" w:rsidTr="00D01938">
        <w:tc>
          <w:tcPr>
            <w:tcW w:w="9060" w:type="dxa"/>
            <w:shd w:val="clear" w:color="auto" w:fill="D9D9D9" w:themeFill="background1" w:themeFillShade="D9"/>
          </w:tcPr>
          <w:p w14:paraId="2E0B8ACF" w14:textId="50E3DB1E" w:rsidR="00B979D4" w:rsidRPr="00281C79" w:rsidRDefault="00B979D4" w:rsidP="006718BF">
            <w:pPr>
              <w:adjustRightInd w:val="0"/>
              <w:snapToGrid w:val="0"/>
              <w:spacing w:line="360" w:lineRule="atLeast"/>
              <w:rPr>
                <w:rFonts w:ascii="Times New Roman" w:eastAsia="바탕체"/>
                <w:sz w:val="22"/>
                <w:szCs w:val="22"/>
              </w:rPr>
            </w:pPr>
            <w:r w:rsidRPr="00281C7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 w:rsidR="001A0512">
              <w:rPr>
                <w:rFonts w:ascii="Times New Roman" w:hint="eastAsia"/>
                <w:sz w:val="22"/>
                <w:szCs w:val="22"/>
              </w:rPr>
              <w:t>아래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제</w:t>
            </w:r>
            <w:r w:rsidR="001A0512">
              <w:rPr>
                <w:rFonts w:ascii="Times New Roman" w:hint="eastAsia"/>
                <w:sz w:val="22"/>
                <w:szCs w:val="22"/>
              </w:rPr>
              <w:t>1</w:t>
            </w:r>
            <w:r w:rsidR="001A0512">
              <w:rPr>
                <w:rFonts w:ascii="Times New Roman"/>
                <w:sz w:val="22"/>
                <w:szCs w:val="22"/>
              </w:rPr>
              <w:t>2</w:t>
            </w:r>
            <w:r w:rsidR="001A0512">
              <w:rPr>
                <w:rFonts w:ascii="Times New Roman" w:hint="eastAsia"/>
                <w:sz w:val="22"/>
                <w:szCs w:val="22"/>
              </w:rPr>
              <w:t>조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1A0512">
              <w:rPr>
                <w:rFonts w:ascii="Times New Roman" w:hint="eastAsia"/>
                <w:sz w:val="22"/>
                <w:szCs w:val="22"/>
              </w:rPr>
              <w:t>제</w:t>
            </w:r>
            <w:r w:rsidR="001A0512">
              <w:rPr>
                <w:rFonts w:ascii="Times New Roman" w:hint="eastAsia"/>
                <w:sz w:val="22"/>
                <w:szCs w:val="22"/>
              </w:rPr>
              <w:t>1</w:t>
            </w:r>
            <w:r w:rsidR="001A0512">
              <w:rPr>
                <w:rFonts w:ascii="Times New Roman"/>
                <w:sz w:val="22"/>
                <w:szCs w:val="22"/>
              </w:rPr>
              <w:t>3</w:t>
            </w:r>
            <w:r w:rsidR="001A0512">
              <w:rPr>
                <w:rFonts w:ascii="Times New Roman" w:hint="eastAsia"/>
                <w:sz w:val="22"/>
                <w:szCs w:val="22"/>
              </w:rPr>
              <w:t>조</w:t>
            </w:r>
            <w:r w:rsidR="001A0512">
              <w:rPr>
                <w:rFonts w:ascii="Times New Roman" w:hint="eastAsia"/>
                <w:sz w:val="22"/>
                <w:szCs w:val="22"/>
              </w:rPr>
              <w:t>(</w:t>
            </w:r>
            <w:r w:rsidR="001A0512">
              <w:rPr>
                <w:rFonts w:ascii="Times New Roman" w:hint="eastAsia"/>
                <w:sz w:val="22"/>
                <w:szCs w:val="22"/>
              </w:rPr>
              <w:t>및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정의조항의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진술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및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보장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보험</w:t>
            </w:r>
            <w:r w:rsidR="001A0512">
              <w:rPr>
                <w:rFonts w:ascii="Times New Roman" w:hint="eastAsia"/>
                <w:sz w:val="22"/>
                <w:szCs w:val="22"/>
              </w:rPr>
              <w:t>,</w:t>
            </w:r>
            <w:r w:rsidR="001A0512">
              <w:rPr>
                <w:rFonts w:ascii="Times New Roman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New Breach </w:t>
            </w:r>
            <w:r w:rsidR="001A0512">
              <w:rPr>
                <w:rFonts w:ascii="Times New Roman" w:hint="eastAsia"/>
                <w:sz w:val="22"/>
                <w:szCs w:val="22"/>
              </w:rPr>
              <w:t>클레임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관련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정의</w:t>
            </w:r>
            <w:r w:rsidR="001A0512">
              <w:rPr>
                <w:rFonts w:ascii="Times New Roman" w:hint="eastAsia"/>
                <w:sz w:val="22"/>
                <w:szCs w:val="22"/>
              </w:rPr>
              <w:t>,</w:t>
            </w:r>
            <w:r w:rsidR="001A0512">
              <w:rPr>
                <w:rFonts w:ascii="Times New Roman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제</w:t>
            </w:r>
            <w:r w:rsidR="001A0512">
              <w:rPr>
                <w:rFonts w:ascii="Times New Roman" w:hint="eastAsia"/>
                <w:sz w:val="22"/>
                <w:szCs w:val="22"/>
              </w:rPr>
              <w:t>4</w:t>
            </w:r>
            <w:r w:rsidR="001A0512">
              <w:rPr>
                <w:rFonts w:ascii="Times New Roman" w:hint="eastAsia"/>
                <w:sz w:val="22"/>
                <w:szCs w:val="22"/>
              </w:rPr>
              <w:t>조의</w:t>
            </w:r>
            <w:r w:rsidR="001A0512">
              <w:rPr>
                <w:rFonts w:ascii="Times New Roman" w:hint="eastAsia"/>
                <w:sz w:val="22"/>
                <w:szCs w:val="22"/>
              </w:rPr>
              <w:t>2</w:t>
            </w:r>
            <w:r w:rsidR="001A0512">
              <w:rPr>
                <w:rFonts w:ascii="Times New Roman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등</w:t>
            </w:r>
            <w:r w:rsidR="001A0512">
              <w:rPr>
                <w:rFonts w:ascii="Times New Roman" w:hint="eastAsia"/>
                <w:sz w:val="22"/>
                <w:szCs w:val="22"/>
              </w:rPr>
              <w:t>)</w:t>
            </w:r>
            <w:r w:rsidR="001A0512">
              <w:rPr>
                <w:rFonts w:ascii="Times New Roman" w:hint="eastAsia"/>
                <w:sz w:val="22"/>
                <w:szCs w:val="22"/>
              </w:rPr>
              <w:t>는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매도인이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매수인으로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하여금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진술보장보험을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가입하도록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요구하고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매수인이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이에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합의한</w:t>
            </w:r>
            <w:r w:rsidR="001A0512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1A0512">
              <w:rPr>
                <w:rFonts w:ascii="Times New Roman" w:hint="eastAsia"/>
                <w:sz w:val="22"/>
                <w:szCs w:val="22"/>
              </w:rPr>
              <w:t>경</w:t>
            </w:r>
            <w:r w:rsidR="006718BF">
              <w:rPr>
                <w:rFonts w:ascii="Times New Roman" w:hint="eastAsia"/>
                <w:sz w:val="22"/>
                <w:szCs w:val="22"/>
              </w:rPr>
              <w:t>우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규정되어야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하는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사항들로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="006718BF">
              <w:rPr>
                <w:rFonts w:ascii="Times New Roman" w:hint="eastAsia"/>
                <w:sz w:val="22"/>
                <w:szCs w:val="22"/>
              </w:rPr>
              <w:t>이러한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규정들에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따르면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손해가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발생하더라도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매수인은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원칙적으로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매도인에게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직접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손해배상을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청구할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수는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없으며</w:t>
            </w:r>
            <w:r w:rsidR="006718BF">
              <w:rPr>
                <w:rFonts w:ascii="Times New Roman" w:hint="eastAsia"/>
                <w:sz w:val="22"/>
                <w:szCs w:val="22"/>
              </w:rPr>
              <w:t>(</w:t>
            </w:r>
            <w:r w:rsidR="006718BF">
              <w:rPr>
                <w:rFonts w:ascii="Times New Roman" w:hint="eastAsia"/>
                <w:sz w:val="22"/>
                <w:szCs w:val="22"/>
              </w:rPr>
              <w:t>단</w:t>
            </w:r>
            <w:r w:rsidR="006718BF">
              <w:rPr>
                <w:rFonts w:ascii="Times New Roman" w:hint="eastAsia"/>
                <w:sz w:val="22"/>
                <w:szCs w:val="22"/>
              </w:rPr>
              <w:t>,</w:t>
            </w:r>
            <w:r w:rsidR="006718BF">
              <w:rPr>
                <w:rFonts w:ascii="Times New Roman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앞서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논의한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바와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같이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진술보장보험으로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보장을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받지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BA7BD7">
              <w:rPr>
                <w:rFonts w:ascii="Times New Roman" w:hint="eastAsia"/>
                <w:sz w:val="22"/>
                <w:szCs w:val="22"/>
              </w:rPr>
              <w:t>못하</w:t>
            </w:r>
            <w:r w:rsidR="006718BF">
              <w:rPr>
                <w:rFonts w:ascii="Times New Roman" w:hint="eastAsia"/>
                <w:sz w:val="22"/>
                <w:szCs w:val="22"/>
              </w:rPr>
              <w:t>는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부분에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대하여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매도인에게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추가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손해배상을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할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수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있도록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규정한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경우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등은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제외</w:t>
            </w:r>
            <w:r w:rsidR="006718BF">
              <w:rPr>
                <w:rFonts w:ascii="Times New Roman" w:hint="eastAsia"/>
                <w:sz w:val="22"/>
                <w:szCs w:val="22"/>
              </w:rPr>
              <w:t>)</w:t>
            </w:r>
            <w:r w:rsidR="006718BF">
              <w:rPr>
                <w:rFonts w:ascii="Times New Roman"/>
                <w:sz w:val="22"/>
                <w:szCs w:val="22"/>
              </w:rPr>
              <w:t xml:space="preserve">, </w:t>
            </w:r>
            <w:r w:rsidR="006718BF">
              <w:rPr>
                <w:rFonts w:ascii="Times New Roman" w:hint="eastAsia"/>
                <w:sz w:val="22"/>
                <w:szCs w:val="22"/>
              </w:rPr>
              <w:t>진술보장보험을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통해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손해를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전보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받게</w:t>
            </w:r>
            <w:r w:rsidR="006718BF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6718BF">
              <w:rPr>
                <w:rFonts w:ascii="Times New Roman" w:hint="eastAsia"/>
                <w:sz w:val="22"/>
                <w:szCs w:val="22"/>
              </w:rPr>
              <w:t>됩니다</w:t>
            </w:r>
            <w:r w:rsidR="006718BF">
              <w:rPr>
                <w:rFonts w:ascii="Times New Roman" w:hint="eastAsia"/>
                <w:sz w:val="22"/>
                <w:szCs w:val="22"/>
              </w:rPr>
              <w:t>.</w:t>
            </w:r>
          </w:p>
        </w:tc>
      </w:tr>
    </w:tbl>
    <w:p w14:paraId="4252DD2F" w14:textId="32EC2E44" w:rsidR="009F4637" w:rsidRDefault="009F4637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>
        <w:rPr>
          <w:rFonts w:ascii="Times New Roman"/>
          <w:b/>
          <w:sz w:val="23"/>
          <w:szCs w:val="23"/>
        </w:rPr>
        <w:t>N</w:t>
      </w:r>
      <w:r>
        <w:rPr>
          <w:rFonts w:ascii="Times New Roman" w:hint="eastAsia"/>
          <w:b/>
          <w:sz w:val="23"/>
          <w:szCs w:val="23"/>
        </w:rPr>
        <w:t xml:space="preserve">ew </w:t>
      </w:r>
      <w:r>
        <w:rPr>
          <w:rFonts w:ascii="Times New Roman"/>
          <w:b/>
          <w:sz w:val="23"/>
          <w:szCs w:val="23"/>
        </w:rPr>
        <w:t xml:space="preserve">Breach </w:t>
      </w:r>
      <w:r>
        <w:rPr>
          <w:rFonts w:ascii="Times New Roman" w:hint="eastAsia"/>
          <w:b/>
          <w:sz w:val="23"/>
          <w:szCs w:val="23"/>
        </w:rPr>
        <w:t>클레임</w:t>
      </w:r>
    </w:p>
    <w:p w14:paraId="4A54C22F" w14:textId="67AC767F" w:rsidR="009F4637" w:rsidRPr="009F4637" w:rsidRDefault="009F4637" w:rsidP="005A4CFA">
      <w:pPr>
        <w:snapToGrid w:val="0"/>
        <w:spacing w:before="180" w:after="180" w:line="360" w:lineRule="atLeast"/>
        <w:rPr>
          <w:rFonts w:ascii="Times New Roman"/>
          <w:sz w:val="23"/>
          <w:szCs w:val="23"/>
        </w:rPr>
      </w:pPr>
      <w:r w:rsidRPr="009F4637">
        <w:rPr>
          <w:rFonts w:ascii="Times New Roman" w:hint="eastAsia"/>
          <w:sz w:val="23"/>
          <w:szCs w:val="23"/>
        </w:rPr>
        <w:t>매수인은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제</w:t>
      </w:r>
      <w:r w:rsidRPr="009F4637">
        <w:rPr>
          <w:rFonts w:ascii="Times New Roman" w:hint="eastAsia"/>
          <w:sz w:val="23"/>
          <w:szCs w:val="23"/>
        </w:rPr>
        <w:t>11</w:t>
      </w:r>
      <w:r w:rsidRPr="009F4637">
        <w:rPr>
          <w:rFonts w:ascii="Times New Roman" w:hint="eastAsia"/>
          <w:sz w:val="23"/>
          <w:szCs w:val="23"/>
        </w:rPr>
        <w:t>조</w:t>
      </w:r>
      <w:r w:rsidRPr="009F4637">
        <w:rPr>
          <w:rFonts w:ascii="Times New Roman" w:hint="eastAsia"/>
          <w:sz w:val="23"/>
          <w:szCs w:val="23"/>
        </w:rPr>
        <w:t>(</w:t>
      </w:r>
      <w:r w:rsidRPr="009F4637">
        <w:rPr>
          <w:rFonts w:ascii="Times New Roman" w:hint="eastAsia"/>
          <w:sz w:val="23"/>
          <w:szCs w:val="23"/>
        </w:rPr>
        <w:t>제</w:t>
      </w:r>
      <w:r w:rsidR="009F6A64">
        <w:rPr>
          <w:rFonts w:ascii="Times New Roman"/>
          <w:sz w:val="23"/>
          <w:szCs w:val="23"/>
        </w:rPr>
        <w:t>(a)</w:t>
      </w:r>
      <w:r w:rsidR="009F6A64">
        <w:rPr>
          <w:rFonts w:ascii="Times New Roman" w:hint="eastAsia"/>
          <w:sz w:val="23"/>
          <w:szCs w:val="23"/>
        </w:rPr>
        <w:t>항</w:t>
      </w:r>
      <w:r w:rsidR="009F6A64">
        <w:rPr>
          <w:rFonts w:ascii="Times New Roman" w:hint="eastAsia"/>
          <w:sz w:val="23"/>
          <w:szCs w:val="23"/>
        </w:rPr>
        <w:t xml:space="preserve"> </w:t>
      </w:r>
      <w:r w:rsidR="009F6A64">
        <w:rPr>
          <w:rFonts w:ascii="Times New Roman" w:hint="eastAsia"/>
          <w:sz w:val="23"/>
          <w:szCs w:val="23"/>
        </w:rPr>
        <w:t>및</w:t>
      </w:r>
      <w:r w:rsidR="009F6A64">
        <w:rPr>
          <w:rFonts w:ascii="Times New Roman" w:hint="eastAsia"/>
          <w:sz w:val="23"/>
          <w:szCs w:val="23"/>
        </w:rPr>
        <w:t xml:space="preserve"> </w:t>
      </w:r>
      <w:r w:rsidR="009F6A64">
        <w:rPr>
          <w:rFonts w:ascii="Times New Roman" w:hint="eastAsia"/>
          <w:sz w:val="23"/>
          <w:szCs w:val="23"/>
        </w:rPr>
        <w:t>제</w:t>
      </w:r>
      <w:r w:rsidR="009F6A64">
        <w:rPr>
          <w:rFonts w:ascii="Times New Roman" w:hint="eastAsia"/>
          <w:sz w:val="23"/>
          <w:szCs w:val="23"/>
        </w:rPr>
        <w:t>(</w:t>
      </w:r>
      <w:r w:rsidR="009F6A64">
        <w:rPr>
          <w:rFonts w:ascii="Times New Roman"/>
          <w:sz w:val="23"/>
          <w:szCs w:val="23"/>
        </w:rPr>
        <w:t>d)</w:t>
      </w:r>
      <w:r w:rsidR="009F6A64">
        <w:rPr>
          <w:rFonts w:ascii="Times New Roman" w:hint="eastAsia"/>
          <w:sz w:val="23"/>
          <w:szCs w:val="23"/>
        </w:rPr>
        <w:t>항을</w:t>
      </w:r>
      <w:r w:rsidR="009F6A64">
        <w:rPr>
          <w:rFonts w:ascii="Times New Roman" w:hint="eastAsia"/>
          <w:sz w:val="23"/>
          <w:szCs w:val="23"/>
        </w:rPr>
        <w:t xml:space="preserve"> </w:t>
      </w:r>
      <w:r w:rsidR="009F6A64">
        <w:rPr>
          <w:rFonts w:ascii="Times New Roman" w:hint="eastAsia"/>
          <w:sz w:val="23"/>
          <w:szCs w:val="23"/>
        </w:rPr>
        <w:t>제외함</w:t>
      </w:r>
      <w:r w:rsidR="009F6A64">
        <w:rPr>
          <w:rFonts w:ascii="Times New Roman" w:hint="eastAsia"/>
          <w:sz w:val="23"/>
          <w:szCs w:val="23"/>
        </w:rPr>
        <w:t>)</w:t>
      </w:r>
      <w:r w:rsidRPr="009F4637">
        <w:rPr>
          <w:rFonts w:ascii="Times New Roman" w:hint="eastAsia"/>
          <w:sz w:val="23"/>
          <w:szCs w:val="23"/>
        </w:rPr>
        <w:t>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적용을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전제로</w:t>
      </w:r>
      <w:r w:rsidRPr="009F4637">
        <w:rPr>
          <w:rFonts w:ascii="Times New Roman" w:hint="eastAsia"/>
          <w:sz w:val="23"/>
          <w:szCs w:val="23"/>
        </w:rPr>
        <w:t xml:space="preserve">, New Breach </w:t>
      </w:r>
      <w:r w:rsidRPr="009F4637">
        <w:rPr>
          <w:rFonts w:ascii="Times New Roman" w:hint="eastAsia"/>
          <w:sz w:val="23"/>
          <w:szCs w:val="23"/>
        </w:rPr>
        <w:t>클레임으로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매수인이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입은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대하여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매도인에게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그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배상을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청구할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있다</w:t>
      </w:r>
      <w:r w:rsidRPr="009F4637">
        <w:rPr>
          <w:rFonts w:ascii="Times New Roman" w:hint="eastAsia"/>
          <w:sz w:val="23"/>
          <w:szCs w:val="23"/>
        </w:rPr>
        <w:t xml:space="preserve">. </w:t>
      </w:r>
      <w:r w:rsidRPr="009F4637">
        <w:rPr>
          <w:rFonts w:ascii="Times New Roman" w:hint="eastAsia"/>
          <w:sz w:val="23"/>
          <w:szCs w:val="23"/>
        </w:rPr>
        <w:t>단</w:t>
      </w:r>
      <w:r w:rsidRPr="009F4637">
        <w:rPr>
          <w:rFonts w:ascii="Times New Roman" w:hint="eastAsia"/>
          <w:sz w:val="23"/>
          <w:szCs w:val="23"/>
        </w:rPr>
        <w:t xml:space="preserve">, </w:t>
      </w:r>
      <w:r w:rsidRPr="009F4637">
        <w:rPr>
          <w:rFonts w:ascii="Times New Roman" w:hint="eastAsia"/>
          <w:sz w:val="23"/>
          <w:szCs w:val="23"/>
        </w:rPr>
        <w:t>매수인은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이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경우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해당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손해가</w:t>
      </w:r>
      <w:r w:rsidRPr="009F4637">
        <w:rPr>
          <w:rFonts w:ascii="Times New Roman" w:hint="eastAsia"/>
          <w:sz w:val="23"/>
          <w:szCs w:val="23"/>
        </w:rPr>
        <w:t xml:space="preserve"> New Breach </w:t>
      </w:r>
      <w:r w:rsidRPr="009F4637">
        <w:rPr>
          <w:rFonts w:ascii="Times New Roman" w:hint="eastAsia"/>
          <w:sz w:val="23"/>
          <w:szCs w:val="23"/>
        </w:rPr>
        <w:t>클레임에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해당한다는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점을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매도인에게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5A4CFA">
        <w:rPr>
          <w:rFonts w:ascii="Times New Roman" w:hint="eastAsia"/>
          <w:sz w:val="23"/>
          <w:szCs w:val="23"/>
        </w:rPr>
        <w:t>입증하여야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한다</w:t>
      </w:r>
      <w:r w:rsidRPr="009F4637">
        <w:rPr>
          <w:rFonts w:ascii="Times New Roman" w:hint="eastAsia"/>
          <w:sz w:val="23"/>
          <w:szCs w:val="23"/>
        </w:rPr>
        <w:t xml:space="preserve">. New Breach </w:t>
      </w:r>
      <w:r w:rsidRPr="009F4637">
        <w:rPr>
          <w:rFonts w:ascii="Times New Roman" w:hint="eastAsia"/>
          <w:sz w:val="23"/>
          <w:szCs w:val="23"/>
        </w:rPr>
        <w:t>클레임에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따른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매도인의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매수인에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대한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손해배상책임은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제</w:t>
      </w:r>
      <w:r>
        <w:rPr>
          <w:rFonts w:ascii="Times New Roman" w:hint="eastAsia"/>
          <w:sz w:val="23"/>
          <w:szCs w:val="23"/>
        </w:rPr>
        <w:t>3.3</w:t>
      </w:r>
      <w:r w:rsidRPr="00A9004E">
        <w:rPr>
          <w:rFonts w:ascii="Times New Roman" w:hint="eastAsia"/>
          <w:sz w:val="23"/>
          <w:szCs w:val="23"/>
        </w:rPr>
        <w:t>조에서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정한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조정을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통하여만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배상되며</w:t>
      </w:r>
      <w:r w:rsidRPr="009F4637">
        <w:rPr>
          <w:rFonts w:ascii="Times New Roman" w:hint="eastAsia"/>
          <w:sz w:val="23"/>
          <w:szCs w:val="23"/>
        </w:rPr>
        <w:t xml:space="preserve">, </w:t>
      </w:r>
      <w:r w:rsidRPr="009F4637">
        <w:rPr>
          <w:rFonts w:ascii="Times New Roman" w:hint="eastAsia"/>
          <w:sz w:val="23"/>
          <w:szCs w:val="23"/>
        </w:rPr>
        <w:t>그러</w:t>
      </w:r>
      <w:r w:rsidR="005A4CFA">
        <w:rPr>
          <w:rFonts w:ascii="Times New Roman" w:hint="eastAsia"/>
          <w:sz w:val="23"/>
          <w:szCs w:val="23"/>
        </w:rPr>
        <w:t>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아니한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경우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해당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손해배상책임은</w:t>
      </w:r>
      <w:r w:rsidRPr="009F4637">
        <w:rPr>
          <w:rFonts w:ascii="Times New Roman" w:hint="eastAsia"/>
          <w:sz w:val="23"/>
          <w:szCs w:val="23"/>
        </w:rPr>
        <w:t xml:space="preserve"> </w:t>
      </w:r>
      <w:r w:rsidRPr="009F4637">
        <w:rPr>
          <w:rFonts w:ascii="Times New Roman" w:hint="eastAsia"/>
          <w:sz w:val="23"/>
          <w:szCs w:val="23"/>
        </w:rPr>
        <w:t>소멸한다</w:t>
      </w:r>
      <w:r w:rsidRPr="009F4637">
        <w:rPr>
          <w:rFonts w:ascii="Times New Roman" w:hint="eastAsia"/>
          <w:sz w:val="23"/>
          <w:szCs w:val="23"/>
        </w:rPr>
        <w:t>.</w:t>
      </w:r>
    </w:p>
    <w:p w14:paraId="7719BD03" w14:textId="23AB6F8D" w:rsidR="009F4637" w:rsidRDefault="009F4637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>
        <w:rPr>
          <w:rFonts w:ascii="Times New Roman" w:hint="eastAsia"/>
          <w:b/>
          <w:sz w:val="23"/>
          <w:szCs w:val="23"/>
        </w:rPr>
        <w:lastRenderedPageBreak/>
        <w:t>진술</w:t>
      </w:r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및</w:t>
      </w:r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보장</w:t>
      </w:r>
      <w:r>
        <w:rPr>
          <w:rFonts w:ascii="Times New Roman" w:hint="eastAsia"/>
          <w:b/>
          <w:sz w:val="23"/>
          <w:szCs w:val="23"/>
        </w:rPr>
        <w:t xml:space="preserve"> </w:t>
      </w:r>
      <w:r>
        <w:rPr>
          <w:rFonts w:ascii="Times New Roman" w:hint="eastAsia"/>
          <w:b/>
          <w:sz w:val="23"/>
          <w:szCs w:val="23"/>
        </w:rPr>
        <w:t>보험</w:t>
      </w:r>
    </w:p>
    <w:p w14:paraId="363AFF8E" w14:textId="246635F6" w:rsidR="009F4637" w:rsidRPr="005A4CFA" w:rsidRDefault="005A4CFA" w:rsidP="005A4CFA">
      <w:pPr>
        <w:snapToGrid w:val="0"/>
        <w:spacing w:before="180" w:after="180" w:line="360" w:lineRule="atLeast"/>
        <w:ind w:left="851" w:hanging="851"/>
        <w:rPr>
          <w:rFonts w:ascii="Times New Roman"/>
          <w:sz w:val="23"/>
          <w:szCs w:val="23"/>
        </w:rPr>
      </w:pPr>
      <w:r w:rsidRPr="005A4CFA">
        <w:rPr>
          <w:rFonts w:ascii="Times New Roman" w:hint="eastAsia"/>
          <w:sz w:val="23"/>
          <w:szCs w:val="23"/>
        </w:rPr>
        <w:t>13</w:t>
      </w:r>
      <w:r w:rsidRPr="005A4CFA">
        <w:rPr>
          <w:rFonts w:ascii="Times New Roman"/>
          <w:sz w:val="23"/>
          <w:szCs w:val="23"/>
        </w:rPr>
        <w:t>.1</w:t>
      </w:r>
      <w:r w:rsidRPr="005A4CFA">
        <w:rPr>
          <w:rFonts w:ascii="Times New Roman"/>
          <w:sz w:val="23"/>
          <w:szCs w:val="23"/>
        </w:rPr>
        <w:tab/>
      </w:r>
      <w:r w:rsidR="009F4637" w:rsidRPr="005A4CFA">
        <w:rPr>
          <w:rFonts w:ascii="Times New Roman" w:hint="eastAsia"/>
          <w:sz w:val="23"/>
          <w:szCs w:val="23"/>
        </w:rPr>
        <w:t>매수인은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제</w:t>
      </w:r>
      <w:r w:rsidR="009F4637" w:rsidRPr="005A4CFA">
        <w:rPr>
          <w:rFonts w:ascii="Times New Roman" w:hint="eastAsia"/>
          <w:sz w:val="23"/>
          <w:szCs w:val="23"/>
        </w:rPr>
        <w:t>12</w:t>
      </w:r>
      <w:r w:rsidR="009F4637" w:rsidRPr="005A4CFA">
        <w:rPr>
          <w:rFonts w:ascii="Times New Roman" w:hint="eastAsia"/>
          <w:sz w:val="23"/>
          <w:szCs w:val="23"/>
        </w:rPr>
        <w:t>조에서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정하는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경우를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제외하고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제</w:t>
      </w:r>
      <w:r>
        <w:rPr>
          <w:rFonts w:ascii="Times New Roman"/>
          <w:sz w:val="23"/>
          <w:szCs w:val="23"/>
        </w:rPr>
        <w:t>6</w:t>
      </w:r>
      <w:r w:rsidR="009F4637" w:rsidRPr="005A4CFA">
        <w:rPr>
          <w:rFonts w:ascii="Times New Roman" w:hint="eastAsia"/>
          <w:sz w:val="23"/>
          <w:szCs w:val="23"/>
        </w:rPr>
        <w:t>조에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따른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위반과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관련하여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발생한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여하한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손해에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대하여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매도인에게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일체의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손해배상을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청구할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없고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해당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손해는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본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조에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따른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따라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보험회사에게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보상을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청구하여야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한다</w:t>
      </w:r>
      <w:r w:rsidR="009F4637" w:rsidRPr="005A4CFA">
        <w:rPr>
          <w:rFonts w:ascii="Times New Roman" w:hint="eastAsia"/>
          <w:sz w:val="23"/>
          <w:szCs w:val="23"/>
        </w:rPr>
        <w:t xml:space="preserve">.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위반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또는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부정확성에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대한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매수인의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유일하고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배타적인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구제수단이다</w:t>
      </w:r>
      <w:r w:rsidR="009F4637" w:rsidRPr="005A4CFA">
        <w:rPr>
          <w:rFonts w:ascii="Times New Roman" w:hint="eastAsia"/>
          <w:sz w:val="23"/>
          <w:szCs w:val="23"/>
        </w:rPr>
        <w:t xml:space="preserve">. </w:t>
      </w:r>
      <w:r w:rsidR="009F4637" w:rsidRPr="005A4CFA">
        <w:rPr>
          <w:rFonts w:ascii="Times New Roman" w:hint="eastAsia"/>
          <w:bCs/>
          <w:sz w:val="23"/>
          <w:szCs w:val="23"/>
        </w:rPr>
        <w:t>명확히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하면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매수인이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실제로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가입하였는지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여부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해당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보험이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유효한지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여부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제</w:t>
      </w:r>
      <w:r w:rsidR="009F4637" w:rsidRPr="005A4CFA">
        <w:rPr>
          <w:rFonts w:ascii="Times New Roman" w:hint="eastAsia"/>
          <w:sz w:val="23"/>
          <w:szCs w:val="23"/>
        </w:rPr>
        <w:t>12</w:t>
      </w:r>
      <w:r w:rsidR="009F4637" w:rsidRPr="005A4CFA">
        <w:rPr>
          <w:rFonts w:ascii="Times New Roman" w:hint="eastAsia"/>
          <w:sz w:val="23"/>
          <w:szCs w:val="23"/>
        </w:rPr>
        <w:t>조</w:t>
      </w:r>
      <w:r>
        <w:rPr>
          <w:rFonts w:ascii="Times New Roman" w:hint="eastAsia"/>
          <w:sz w:val="23"/>
          <w:szCs w:val="23"/>
        </w:rPr>
        <w:t>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따른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경우를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제외하고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해당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따라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매수인이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보험회사에게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보상을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청구하는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것이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가능한지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여부와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무관하게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매수인은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제</w:t>
      </w:r>
      <w:r w:rsidR="009F6A64">
        <w:rPr>
          <w:rFonts w:ascii="Times New Roman"/>
          <w:sz w:val="23"/>
          <w:szCs w:val="23"/>
        </w:rPr>
        <w:t>6</w:t>
      </w:r>
      <w:r w:rsidR="009F4637" w:rsidRPr="005A4CFA">
        <w:rPr>
          <w:rFonts w:ascii="Times New Roman" w:hint="eastAsia"/>
          <w:sz w:val="23"/>
          <w:szCs w:val="23"/>
        </w:rPr>
        <w:t>조에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따른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위반과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관련하여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발생한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여하한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손해에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대하여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매도인에게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일체의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손해배상을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청구할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없다</w:t>
      </w:r>
      <w:r w:rsidR="009F4637" w:rsidRPr="005A4CFA">
        <w:rPr>
          <w:rFonts w:ascii="Times New Roman" w:hint="eastAsia"/>
          <w:sz w:val="23"/>
          <w:szCs w:val="23"/>
        </w:rPr>
        <w:t xml:space="preserve">. </w:t>
      </w:r>
    </w:p>
    <w:p w14:paraId="106AC22E" w14:textId="14C4E65D" w:rsidR="009F4637" w:rsidRPr="005A4CFA" w:rsidRDefault="005A4CFA" w:rsidP="005A4CFA">
      <w:pPr>
        <w:snapToGrid w:val="0"/>
        <w:spacing w:before="180" w:after="180" w:line="360" w:lineRule="atLeast"/>
        <w:ind w:left="851" w:hanging="851"/>
        <w:rPr>
          <w:rFonts w:ascii="Times New Roman"/>
          <w:sz w:val="23"/>
          <w:szCs w:val="23"/>
        </w:rPr>
      </w:pPr>
      <w:r w:rsidRPr="005A4CFA">
        <w:rPr>
          <w:rFonts w:ascii="Times New Roman" w:hint="eastAsia"/>
          <w:sz w:val="23"/>
          <w:szCs w:val="23"/>
        </w:rPr>
        <w:t>13.2</w:t>
      </w:r>
      <w:r w:rsidR="009F4637" w:rsidRPr="005A4CFA">
        <w:rPr>
          <w:rFonts w:ascii="Times New Roman" w:hint="eastAsia"/>
          <w:sz w:val="23"/>
          <w:szCs w:val="23"/>
        </w:rPr>
        <w:tab/>
      </w:r>
      <w:r w:rsidR="009F4637" w:rsidRPr="005A4CFA">
        <w:rPr>
          <w:rFonts w:ascii="Times New Roman" w:hint="eastAsia"/>
          <w:sz w:val="23"/>
          <w:szCs w:val="23"/>
        </w:rPr>
        <w:t>제</w:t>
      </w:r>
      <w:r w:rsidR="009F4637" w:rsidRPr="005A4CFA">
        <w:rPr>
          <w:rFonts w:ascii="Times New Roman" w:hint="eastAsia"/>
          <w:sz w:val="23"/>
          <w:szCs w:val="23"/>
        </w:rPr>
        <w:t>13</w:t>
      </w:r>
      <w:r>
        <w:rPr>
          <w:rFonts w:ascii="Times New Roman"/>
          <w:sz w:val="23"/>
          <w:szCs w:val="23"/>
        </w:rPr>
        <w:t>.1</w:t>
      </w:r>
      <w:r w:rsidR="009F4637" w:rsidRPr="005A4CFA">
        <w:rPr>
          <w:rFonts w:ascii="Times New Roman" w:hint="eastAsia"/>
          <w:sz w:val="23"/>
          <w:szCs w:val="23"/>
        </w:rPr>
        <w:t>조</w:t>
      </w:r>
      <w:r>
        <w:rPr>
          <w:rFonts w:ascii="Times New Roman" w:hint="eastAsia"/>
          <w:sz w:val="23"/>
          <w:szCs w:val="23"/>
        </w:rPr>
        <w:t>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사기로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인하여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매수인에게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발생한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손해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또는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제</w:t>
      </w:r>
      <w:r w:rsidR="009F4637" w:rsidRPr="005A4CFA">
        <w:rPr>
          <w:rFonts w:ascii="Times New Roman" w:hint="eastAsia"/>
          <w:sz w:val="23"/>
          <w:szCs w:val="23"/>
        </w:rPr>
        <w:t>4</w:t>
      </w:r>
      <w:r>
        <w:rPr>
          <w:rFonts w:ascii="Times New Roman"/>
          <w:sz w:val="23"/>
          <w:szCs w:val="23"/>
        </w:rPr>
        <w:t>-2.3</w:t>
      </w:r>
      <w:r>
        <w:rPr>
          <w:rFonts w:ascii="Times New Roman" w:hint="eastAsia"/>
          <w:sz w:val="23"/>
          <w:szCs w:val="23"/>
        </w:rPr>
        <w:t>조</w:t>
      </w:r>
      <w:r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단서에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따라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매수인이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거래종결일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기준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관한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부보를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받지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BA7BD7">
        <w:rPr>
          <w:rFonts w:ascii="Times New Roman" w:hint="eastAsia"/>
          <w:sz w:val="23"/>
          <w:szCs w:val="23"/>
        </w:rPr>
        <w:t>못하</w:t>
      </w:r>
      <w:r w:rsidR="009F4637" w:rsidRPr="005A4CFA">
        <w:rPr>
          <w:rFonts w:ascii="Times New Roman" w:hint="eastAsia"/>
          <w:sz w:val="23"/>
          <w:szCs w:val="23"/>
        </w:rPr>
        <w:t>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경우에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대하여는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적용하지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아니한다</w:t>
      </w:r>
      <w:r w:rsidR="009F4637" w:rsidRPr="005A4CFA">
        <w:rPr>
          <w:rFonts w:ascii="Times New Roman" w:hint="eastAsia"/>
          <w:sz w:val="23"/>
          <w:szCs w:val="23"/>
        </w:rPr>
        <w:t xml:space="preserve">. </w:t>
      </w:r>
    </w:p>
    <w:p w14:paraId="6AA81F26" w14:textId="393BF413" w:rsidR="009F4637" w:rsidRPr="005A4CFA" w:rsidRDefault="005A4CFA" w:rsidP="005A4CFA">
      <w:pPr>
        <w:snapToGrid w:val="0"/>
        <w:spacing w:before="180" w:after="180" w:line="360" w:lineRule="atLeast"/>
        <w:ind w:left="851" w:hanging="851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13.3</w:t>
      </w:r>
      <w:r w:rsidR="009F4637" w:rsidRPr="005A4CFA">
        <w:rPr>
          <w:rFonts w:ascii="Times New Roman" w:hint="eastAsia"/>
          <w:sz w:val="23"/>
          <w:szCs w:val="23"/>
        </w:rPr>
        <w:tab/>
      </w:r>
      <w:r w:rsidR="009F4637" w:rsidRPr="005A4CFA">
        <w:rPr>
          <w:rFonts w:ascii="Times New Roman" w:hint="eastAsia"/>
          <w:sz w:val="23"/>
          <w:szCs w:val="23"/>
        </w:rPr>
        <w:t>매수인은</w:t>
      </w:r>
      <w:r w:rsidR="009F4637" w:rsidRPr="005A4CFA">
        <w:rPr>
          <w:rFonts w:ascii="Times New Roman" w:hint="eastAsia"/>
          <w:sz w:val="23"/>
          <w:szCs w:val="23"/>
        </w:rPr>
        <w:t xml:space="preserve"> (i)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가입함에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있어서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매도인의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사기로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인한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경우를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제외하고는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보험회사가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대하여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보험자대위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기타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어떠한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청구권도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행사할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없는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조건으로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보험에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가입하여야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하고</w:t>
      </w:r>
      <w:r w:rsidR="009F4637" w:rsidRPr="005A4CFA">
        <w:rPr>
          <w:rFonts w:ascii="Times New Roman" w:hint="eastAsia"/>
          <w:sz w:val="23"/>
          <w:szCs w:val="23"/>
        </w:rPr>
        <w:t xml:space="preserve">, (ii) </w:t>
      </w:r>
      <w:r w:rsidR="009F4637" w:rsidRPr="005A4CFA">
        <w:rPr>
          <w:rFonts w:ascii="Times New Roman" w:hint="eastAsia"/>
          <w:sz w:val="23"/>
          <w:szCs w:val="23"/>
        </w:rPr>
        <w:t>매도인의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사전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서면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동의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없이는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매도인에게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불리한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영향을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미칠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있는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증권의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추가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체결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갱신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수정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변경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해지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철회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또는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권리의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양도</w:t>
      </w:r>
      <w:r w:rsidR="009F4637" w:rsidRPr="005A4CFA">
        <w:rPr>
          <w:rFonts w:ascii="Times New Roman" w:hint="eastAsia"/>
          <w:sz w:val="23"/>
          <w:szCs w:val="23"/>
        </w:rPr>
        <w:t xml:space="preserve">, </w:t>
      </w:r>
      <w:r w:rsidR="009F4637" w:rsidRPr="005A4CFA">
        <w:rPr>
          <w:rFonts w:ascii="Times New Roman" w:hint="eastAsia"/>
          <w:sz w:val="23"/>
          <w:szCs w:val="23"/>
        </w:rPr>
        <w:t>포기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등을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없다</w:t>
      </w:r>
      <w:r w:rsidR="009F4637" w:rsidRPr="005A4CFA">
        <w:rPr>
          <w:rFonts w:ascii="Times New Roman" w:hint="eastAsia"/>
          <w:sz w:val="23"/>
          <w:szCs w:val="23"/>
        </w:rPr>
        <w:t>.</w:t>
      </w:r>
    </w:p>
    <w:p w14:paraId="02E3399C" w14:textId="53376D64" w:rsidR="009F4637" w:rsidRPr="005A4CFA" w:rsidRDefault="005A4CFA" w:rsidP="003A7AAB">
      <w:pPr>
        <w:snapToGrid w:val="0"/>
        <w:spacing w:before="180" w:after="180" w:line="360" w:lineRule="atLeast"/>
        <w:ind w:left="851" w:hanging="851"/>
        <w:rPr>
          <w:rFonts w:ascii="Times New Roman"/>
          <w:sz w:val="23"/>
          <w:szCs w:val="23"/>
        </w:rPr>
      </w:pPr>
      <w:r>
        <w:rPr>
          <w:rFonts w:ascii="Times New Roman"/>
          <w:sz w:val="23"/>
          <w:szCs w:val="23"/>
        </w:rPr>
        <w:t>13.4</w:t>
      </w:r>
      <w:r w:rsidR="009F4637" w:rsidRPr="005A4CFA">
        <w:rPr>
          <w:rFonts w:ascii="Times New Roman" w:hint="eastAsia"/>
          <w:sz w:val="23"/>
          <w:szCs w:val="23"/>
        </w:rPr>
        <w:tab/>
      </w:r>
      <w:r w:rsidR="009F4637" w:rsidRPr="005A4CFA">
        <w:rPr>
          <w:rFonts w:ascii="Times New Roman" w:hint="eastAsia"/>
          <w:sz w:val="23"/>
          <w:szCs w:val="23"/>
        </w:rPr>
        <w:t>진술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및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보장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가입과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관련한</w:t>
      </w:r>
      <w:r w:rsidR="009F4637" w:rsidRPr="005A4CFA">
        <w:rPr>
          <w:rFonts w:ascii="Times New Roman" w:hint="eastAsia"/>
          <w:sz w:val="23"/>
          <w:szCs w:val="23"/>
        </w:rPr>
        <w:t xml:space="preserve"> </w:t>
      </w:r>
      <w:r w:rsidR="009F4637" w:rsidRPr="005A4CFA">
        <w:rPr>
          <w:rFonts w:ascii="Times New Roman" w:hint="eastAsia"/>
          <w:sz w:val="23"/>
          <w:szCs w:val="23"/>
        </w:rPr>
        <w:t>보험료</w:t>
      </w:r>
      <w:r w:rsidR="003A7AAB">
        <w:rPr>
          <w:rFonts w:ascii="Times New Roman" w:hint="eastAsia"/>
          <w:sz w:val="23"/>
          <w:szCs w:val="23"/>
        </w:rPr>
        <w:t>는</w:t>
      </w:r>
      <w:r w:rsidR="003A7AAB">
        <w:rPr>
          <w:rFonts w:ascii="Times New Roman" w:hint="eastAsia"/>
          <w:sz w:val="23"/>
          <w:szCs w:val="23"/>
        </w:rPr>
        <w:t xml:space="preserve"> </w:t>
      </w:r>
      <w:r w:rsidR="003A7AAB">
        <w:rPr>
          <w:rFonts w:ascii="Times New Roman" w:hint="eastAsia"/>
          <w:sz w:val="23"/>
          <w:szCs w:val="23"/>
        </w:rPr>
        <w:t>매도인이</w:t>
      </w:r>
      <w:r w:rsidR="003A7AAB">
        <w:rPr>
          <w:rFonts w:ascii="Times New Roman" w:hint="eastAsia"/>
          <w:sz w:val="23"/>
          <w:szCs w:val="23"/>
        </w:rPr>
        <w:t xml:space="preserve"> </w:t>
      </w:r>
      <w:r w:rsidR="003A7AAB">
        <w:rPr>
          <w:rFonts w:ascii="Times New Roman" w:hint="eastAsia"/>
          <w:sz w:val="23"/>
          <w:szCs w:val="23"/>
        </w:rPr>
        <w:t>전액</w:t>
      </w:r>
      <w:r w:rsidR="003A7AAB">
        <w:rPr>
          <w:rFonts w:ascii="Times New Roman" w:hint="eastAsia"/>
          <w:sz w:val="23"/>
          <w:szCs w:val="23"/>
        </w:rPr>
        <w:t xml:space="preserve"> </w:t>
      </w:r>
      <w:r w:rsidR="003A7AAB">
        <w:rPr>
          <w:rFonts w:ascii="Times New Roman" w:hint="eastAsia"/>
          <w:sz w:val="23"/>
          <w:szCs w:val="23"/>
        </w:rPr>
        <w:t>부담한다</w:t>
      </w:r>
      <w:r w:rsidR="003A7AAB">
        <w:rPr>
          <w:rFonts w:ascii="Times New Roman" w:hint="eastAsia"/>
          <w:sz w:val="23"/>
          <w:szCs w:val="23"/>
        </w:rPr>
        <w:t>.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3A7AAB" w14:paraId="2F0132F3" w14:textId="77777777" w:rsidTr="007A0450">
        <w:tc>
          <w:tcPr>
            <w:tcW w:w="9060" w:type="dxa"/>
            <w:shd w:val="clear" w:color="auto" w:fill="D9D9D9" w:themeFill="background1" w:themeFillShade="D9"/>
          </w:tcPr>
          <w:p w14:paraId="42BFEA3A" w14:textId="017C5C9C" w:rsidR="003A7AAB" w:rsidRDefault="003A7AAB" w:rsidP="007A0450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281C79">
              <w:rPr>
                <w:rFonts w:ascii="Times New Roman" w:hint="eastAsia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 w:hint="eastAsia"/>
                <w:sz w:val="22"/>
                <w:szCs w:val="22"/>
              </w:rPr>
              <w:t xml:space="preserve">: </w:t>
            </w:r>
            <w:r>
              <w:rPr>
                <w:rFonts w:ascii="Times New Roman" w:hint="eastAsia"/>
                <w:sz w:val="22"/>
                <w:szCs w:val="22"/>
              </w:rPr>
              <w:t>보험료를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매도인과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매수인이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반분하여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부담하기로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합의할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있습니다</w:t>
            </w:r>
            <w:r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1AF978CF" w14:textId="0B078C4F" w:rsidR="003A7AAB" w:rsidRDefault="003A7AAB" w:rsidP="00A43F8A">
            <w:pPr>
              <w:pStyle w:val="af3"/>
              <w:numPr>
                <w:ilvl w:val="0"/>
                <w:numId w:val="66"/>
              </w:numPr>
              <w:adjustRightInd w:val="0"/>
              <w:snapToGrid w:val="0"/>
              <w:spacing w:line="360" w:lineRule="atLeast"/>
              <w:ind w:leftChars="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[</w:t>
            </w:r>
            <w:r>
              <w:rPr>
                <w:rFonts w:ascii="Times New Roman" w:hint="eastAsia"/>
                <w:sz w:val="22"/>
                <w:szCs w:val="22"/>
              </w:rPr>
              <w:t>예시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문구</w:t>
            </w:r>
            <w:r>
              <w:rPr>
                <w:rFonts w:ascii="Times New Roman" w:hint="eastAsia"/>
                <w:sz w:val="22"/>
                <w:szCs w:val="22"/>
              </w:rPr>
              <w:t>]</w:t>
            </w:r>
          </w:p>
          <w:p w14:paraId="2D1F90C2" w14:textId="27422CA1" w:rsidR="003A7AAB" w:rsidRPr="003A7AAB" w:rsidRDefault="003A7AAB" w:rsidP="003A7AAB">
            <w:pPr>
              <w:pStyle w:val="af3"/>
              <w:adjustRightInd w:val="0"/>
              <w:snapToGrid w:val="0"/>
              <w:spacing w:line="360" w:lineRule="atLeast"/>
              <w:ind w:leftChars="0" w:left="815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“</w:t>
            </w:r>
            <w:r w:rsidRPr="003A7AAB">
              <w:rPr>
                <w:rFonts w:ascii="Times New Roman" w:hint="eastAsia"/>
                <w:sz w:val="22"/>
                <w:szCs w:val="22"/>
              </w:rPr>
              <w:t>매도인과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매수인은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진술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및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보장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보험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가입과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관련하여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보험료를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반분하여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부담하기로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합의하였고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, </w:t>
            </w:r>
            <w:r w:rsidRPr="003A7AAB">
              <w:rPr>
                <w:rFonts w:ascii="Times New Roman" w:hint="eastAsia"/>
                <w:sz w:val="22"/>
                <w:szCs w:val="22"/>
              </w:rPr>
              <w:t>본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계약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상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조정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전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매매대금은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매도인과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매수인이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합의한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매매대금에서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부담할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50%</w:t>
            </w:r>
            <w:r w:rsidRPr="003A7AAB">
              <w:rPr>
                <w:rFonts w:ascii="Times New Roman" w:hint="eastAsia"/>
                <w:sz w:val="22"/>
                <w:szCs w:val="22"/>
              </w:rPr>
              <w:t>의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보험료가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이미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차감되어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산정된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것임을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상호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인정한다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. </w:t>
            </w:r>
            <w:r w:rsidRPr="003A7AAB">
              <w:rPr>
                <w:rFonts w:ascii="Times New Roman" w:hint="eastAsia"/>
                <w:sz w:val="22"/>
                <w:szCs w:val="22"/>
              </w:rPr>
              <w:t>이에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매수인은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매도인이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이와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같이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이미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차감된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부분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이외에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진술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및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보장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보험과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관련된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보험료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또는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보험금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지급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청구를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위한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여하한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자기부담금에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대하여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어떠한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경우에도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책임을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부담하지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아니함을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인정하고</w:t>
            </w:r>
            <w:r w:rsidRPr="003A7AA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3A7AAB">
              <w:rPr>
                <w:rFonts w:ascii="Times New Roman" w:hint="eastAsia"/>
                <w:sz w:val="22"/>
                <w:szCs w:val="22"/>
              </w:rPr>
              <w:t>동의한다</w:t>
            </w:r>
            <w:r w:rsidRPr="003A7AAB">
              <w:rPr>
                <w:rFonts w:ascii="Times New Roman" w:hint="eastAsia"/>
                <w:sz w:val="22"/>
                <w:szCs w:val="22"/>
              </w:rPr>
              <w:t>.</w:t>
            </w:r>
            <w:r>
              <w:rPr>
                <w:rFonts w:ascii="Times New Roman"/>
                <w:sz w:val="22"/>
                <w:szCs w:val="22"/>
              </w:rPr>
              <w:t>”</w:t>
            </w:r>
            <w:r>
              <w:rPr>
                <w:rFonts w:ascii="Times New Roman" w:eastAsia="바탕체"/>
                <w:sz w:val="22"/>
                <w:szCs w:val="22"/>
              </w:rPr>
              <w:t xml:space="preserve"> </w:t>
            </w:r>
          </w:p>
        </w:tc>
      </w:tr>
    </w:tbl>
    <w:p w14:paraId="2586D6BA" w14:textId="147C140C" w:rsidR="00FB7A17" w:rsidRPr="00FD38BD" w:rsidRDefault="00FB7A17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>
        <w:rPr>
          <w:rFonts w:ascii="Times New Roman" w:hint="eastAsia"/>
          <w:b/>
          <w:sz w:val="23"/>
          <w:szCs w:val="23"/>
        </w:rPr>
        <w:t>비밀유지</w:t>
      </w:r>
    </w:p>
    <w:p w14:paraId="6CC224AE" w14:textId="0105BFE8" w:rsidR="00FB7A17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>
        <w:rPr>
          <w:rFonts w:ascii="Times New Roman" w:hint="eastAsia"/>
          <w:bCs/>
          <w:sz w:val="23"/>
          <w:szCs w:val="23"/>
        </w:rPr>
        <w:lastRenderedPageBreak/>
        <w:t>14.1</w:t>
      </w:r>
      <w:r>
        <w:rPr>
          <w:rFonts w:ascii="Times New Roman" w:hint="eastAsia"/>
          <w:bCs/>
          <w:sz w:val="23"/>
          <w:szCs w:val="23"/>
        </w:rPr>
        <w:tab/>
      </w:r>
      <w:r w:rsidR="00FB7A17" w:rsidRPr="00FB7A17">
        <w:rPr>
          <w:rFonts w:ascii="Times New Roman" w:hint="eastAsia"/>
          <w:bCs/>
          <w:sz w:val="23"/>
          <w:szCs w:val="23"/>
        </w:rPr>
        <w:t>본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계약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체결일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이후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2E3959">
        <w:rPr>
          <w:rFonts w:ascii="Times New Roman"/>
          <w:bCs/>
          <w:sz w:val="23"/>
          <w:szCs w:val="23"/>
        </w:rPr>
        <w:t>[</w:t>
      </w:r>
      <w:r w:rsidR="002E3959">
        <w:rPr>
          <w:rFonts w:hAnsi="바탕" w:hint="eastAsia"/>
          <w:bCs/>
          <w:sz w:val="23"/>
          <w:szCs w:val="23"/>
        </w:rPr>
        <w:t>•</w:t>
      </w:r>
      <w:r w:rsidR="002E3959">
        <w:rPr>
          <w:rFonts w:ascii="Times New Roman"/>
          <w:bCs/>
          <w:sz w:val="23"/>
          <w:szCs w:val="23"/>
        </w:rPr>
        <w:t>]</w:t>
      </w:r>
      <w:r w:rsidR="00FB7A17" w:rsidRPr="00FB7A17">
        <w:rPr>
          <w:rFonts w:ascii="Times New Roman" w:hint="eastAsia"/>
          <w:bCs/>
          <w:sz w:val="23"/>
          <w:szCs w:val="23"/>
        </w:rPr>
        <w:t>년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동안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각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당사자는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본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계약의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내용</w:t>
      </w:r>
      <w:r w:rsidR="00FB7A17" w:rsidRPr="00FB7A17">
        <w:rPr>
          <w:rFonts w:ascii="Times New Roman"/>
          <w:bCs/>
          <w:sz w:val="23"/>
          <w:szCs w:val="23"/>
        </w:rPr>
        <w:t xml:space="preserve"> </w:t>
      </w:r>
      <w:r w:rsidR="00200709">
        <w:rPr>
          <w:rFonts w:ascii="Times New Roman" w:hint="eastAsia"/>
          <w:bCs/>
          <w:sz w:val="23"/>
          <w:szCs w:val="23"/>
        </w:rPr>
        <w:t>및</w:t>
      </w:r>
      <w:r w:rsidR="00200709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본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계약의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협상과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관련한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정보를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엄격하게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비밀로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취급하고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, </w:t>
      </w:r>
      <w:r w:rsidR="00FB7A17" w:rsidRPr="00FB7A17">
        <w:rPr>
          <w:rFonts w:ascii="Times New Roman" w:hint="eastAsia"/>
          <w:bCs/>
          <w:sz w:val="23"/>
          <w:szCs w:val="23"/>
        </w:rPr>
        <w:t>이를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공개하거나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본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계약과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무관한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목적으로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이용하지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않아야</w:t>
      </w:r>
      <w:r w:rsidR="00FB7A17" w:rsidRPr="00FB7A17">
        <w:rPr>
          <w:rFonts w:ascii="Times New Roman" w:hint="eastAsia"/>
          <w:bCs/>
          <w:sz w:val="23"/>
          <w:szCs w:val="23"/>
        </w:rPr>
        <w:t xml:space="preserve"> </w:t>
      </w:r>
      <w:r w:rsidR="00FB7A17" w:rsidRPr="00FB7A17">
        <w:rPr>
          <w:rFonts w:ascii="Times New Roman" w:hint="eastAsia"/>
          <w:bCs/>
          <w:sz w:val="23"/>
          <w:szCs w:val="23"/>
        </w:rPr>
        <w:t>한다</w:t>
      </w:r>
      <w:r w:rsidR="00FB7A17" w:rsidRPr="00FB7A17">
        <w:rPr>
          <w:rFonts w:ascii="Times New Roman" w:hint="eastAsia"/>
          <w:bCs/>
          <w:sz w:val="23"/>
          <w:szCs w:val="23"/>
        </w:rPr>
        <w:t>.</w:t>
      </w:r>
      <w:r w:rsidR="00FB7A17">
        <w:rPr>
          <w:rFonts w:ascii="Times New Roman"/>
          <w:bCs/>
          <w:sz w:val="23"/>
          <w:szCs w:val="23"/>
        </w:rPr>
        <w:t xml:space="preserve"> </w:t>
      </w:r>
      <w:r w:rsidR="00FB7A17">
        <w:rPr>
          <w:rFonts w:ascii="Times New Roman" w:hint="eastAsia"/>
          <w:bCs/>
          <w:sz w:val="23"/>
          <w:szCs w:val="23"/>
        </w:rPr>
        <w:t>단</w:t>
      </w:r>
      <w:r w:rsidR="00FB7A17">
        <w:rPr>
          <w:rFonts w:ascii="Times New Roman" w:hint="eastAsia"/>
          <w:bCs/>
          <w:sz w:val="23"/>
          <w:szCs w:val="23"/>
        </w:rPr>
        <w:t>,</w:t>
      </w:r>
      <w:r w:rsidR="00FB7A17">
        <w:rPr>
          <w:rFonts w:ascii="Times New Roman"/>
          <w:bCs/>
          <w:sz w:val="23"/>
          <w:szCs w:val="23"/>
        </w:rPr>
        <w:t xml:space="preserve"> </w:t>
      </w:r>
      <w:r w:rsidR="00FB7A17" w:rsidRPr="00FD38BD">
        <w:rPr>
          <w:rFonts w:ascii="Times New Roman"/>
          <w:spacing w:val="3"/>
          <w:sz w:val="23"/>
          <w:szCs w:val="23"/>
        </w:rPr>
        <w:t>다음</w:t>
      </w:r>
      <w:r w:rsidR="00FB7A17" w:rsidRPr="00FD38BD">
        <w:rPr>
          <w:rFonts w:ascii="Times New Roman"/>
          <w:spacing w:val="3"/>
          <w:sz w:val="23"/>
          <w:szCs w:val="23"/>
        </w:rPr>
        <w:t xml:space="preserve"> </w:t>
      </w:r>
      <w:r w:rsidR="00FB7A17" w:rsidRPr="00FD38BD">
        <w:rPr>
          <w:rFonts w:ascii="Times New Roman"/>
          <w:spacing w:val="3"/>
          <w:sz w:val="23"/>
          <w:szCs w:val="23"/>
        </w:rPr>
        <w:t>각</w:t>
      </w:r>
      <w:r w:rsidR="00FB7A17" w:rsidRPr="00FD38BD">
        <w:rPr>
          <w:rFonts w:ascii="Times New Roman" w:hint="eastAsia"/>
          <w:spacing w:val="3"/>
          <w:sz w:val="23"/>
          <w:szCs w:val="23"/>
        </w:rPr>
        <w:t>항</w:t>
      </w:r>
      <w:r w:rsidR="00FB7A17" w:rsidRPr="00FD38BD">
        <w:rPr>
          <w:rFonts w:ascii="Times New Roman"/>
          <w:spacing w:val="3"/>
          <w:sz w:val="23"/>
          <w:szCs w:val="23"/>
        </w:rPr>
        <w:t>에</w:t>
      </w:r>
      <w:r w:rsidR="00FB7A17" w:rsidRPr="00FD38BD">
        <w:rPr>
          <w:rFonts w:ascii="Times New Roman"/>
          <w:spacing w:val="3"/>
          <w:sz w:val="23"/>
          <w:szCs w:val="23"/>
        </w:rPr>
        <w:t xml:space="preserve"> </w:t>
      </w:r>
      <w:r w:rsidR="00FB7A17" w:rsidRPr="00FD38BD">
        <w:rPr>
          <w:rFonts w:ascii="Times New Roman"/>
          <w:spacing w:val="3"/>
          <w:sz w:val="23"/>
          <w:szCs w:val="23"/>
        </w:rPr>
        <w:t>정한</w:t>
      </w:r>
      <w:r w:rsidR="00FB7A17" w:rsidRPr="00FD38BD">
        <w:rPr>
          <w:rFonts w:ascii="Times New Roman"/>
          <w:spacing w:val="3"/>
          <w:sz w:val="23"/>
          <w:szCs w:val="23"/>
        </w:rPr>
        <w:t xml:space="preserve"> </w:t>
      </w:r>
      <w:r w:rsidR="00FB7A17" w:rsidRPr="00FD38BD">
        <w:rPr>
          <w:rFonts w:ascii="Times New Roman"/>
          <w:spacing w:val="3"/>
          <w:sz w:val="23"/>
          <w:szCs w:val="23"/>
        </w:rPr>
        <w:t>사유가</w:t>
      </w:r>
      <w:r w:rsidR="00FB7A17" w:rsidRPr="00FD38BD">
        <w:rPr>
          <w:rFonts w:ascii="Times New Roman"/>
          <w:spacing w:val="3"/>
          <w:sz w:val="23"/>
          <w:szCs w:val="23"/>
        </w:rPr>
        <w:t xml:space="preserve"> </w:t>
      </w:r>
      <w:r w:rsidR="00FB7A17">
        <w:rPr>
          <w:rFonts w:ascii="Times New Roman" w:hint="eastAsia"/>
          <w:spacing w:val="3"/>
          <w:sz w:val="23"/>
          <w:szCs w:val="23"/>
        </w:rPr>
        <w:t>있는</w:t>
      </w:r>
      <w:r w:rsidR="00FB7A17">
        <w:rPr>
          <w:rFonts w:ascii="Times New Roman" w:hint="eastAsia"/>
          <w:spacing w:val="3"/>
          <w:sz w:val="23"/>
          <w:szCs w:val="23"/>
        </w:rPr>
        <w:t xml:space="preserve"> </w:t>
      </w:r>
      <w:r w:rsidR="00FB7A17">
        <w:rPr>
          <w:rFonts w:ascii="Times New Roman" w:hint="eastAsia"/>
          <w:spacing w:val="3"/>
          <w:sz w:val="23"/>
          <w:szCs w:val="23"/>
        </w:rPr>
        <w:t>경우는</w:t>
      </w:r>
      <w:r w:rsidR="00FB7A17">
        <w:rPr>
          <w:rFonts w:ascii="Times New Roman" w:hint="eastAsia"/>
          <w:spacing w:val="3"/>
          <w:sz w:val="23"/>
          <w:szCs w:val="23"/>
        </w:rPr>
        <w:t xml:space="preserve"> </w:t>
      </w:r>
      <w:r w:rsidR="00FB7A17">
        <w:rPr>
          <w:rFonts w:ascii="Times New Roman" w:hint="eastAsia"/>
          <w:spacing w:val="3"/>
          <w:sz w:val="23"/>
          <w:szCs w:val="23"/>
        </w:rPr>
        <w:t>예외로</w:t>
      </w:r>
      <w:r w:rsidR="00FB7A17">
        <w:rPr>
          <w:rFonts w:ascii="Times New Roman" w:hint="eastAsia"/>
          <w:spacing w:val="3"/>
          <w:sz w:val="23"/>
          <w:szCs w:val="23"/>
        </w:rPr>
        <w:t xml:space="preserve"> </w:t>
      </w:r>
      <w:r w:rsidR="00FB7A17">
        <w:rPr>
          <w:rFonts w:ascii="Times New Roman" w:hint="eastAsia"/>
          <w:spacing w:val="3"/>
          <w:sz w:val="23"/>
          <w:szCs w:val="23"/>
        </w:rPr>
        <w:t>한</w:t>
      </w:r>
      <w:r w:rsidR="00FB7A17" w:rsidRPr="00FB7A17">
        <w:rPr>
          <w:rFonts w:ascii="Times New Roman" w:hint="eastAsia"/>
          <w:sz w:val="23"/>
          <w:szCs w:val="23"/>
        </w:rPr>
        <w:t>다</w:t>
      </w:r>
      <w:r w:rsidR="00FB7A17" w:rsidRPr="00FB7A17">
        <w:rPr>
          <w:rFonts w:ascii="Times New Roman" w:hint="eastAsia"/>
          <w:sz w:val="23"/>
          <w:szCs w:val="23"/>
        </w:rPr>
        <w:t>.</w:t>
      </w:r>
    </w:p>
    <w:p w14:paraId="40E8662D" w14:textId="41006550" w:rsidR="00FB7A17" w:rsidRPr="00FB7A17" w:rsidRDefault="00FB7A17" w:rsidP="00A43F8A">
      <w:pPr>
        <w:numPr>
          <w:ilvl w:val="0"/>
          <w:numId w:val="52"/>
        </w:num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법</w:t>
      </w:r>
      <w:r w:rsidR="00200709">
        <w:rPr>
          <w:rFonts w:ascii="Times New Roman" w:hint="eastAsia"/>
          <w:sz w:val="23"/>
          <w:szCs w:val="23"/>
        </w:rPr>
        <w:t>령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정부기관의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명령에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의하여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공개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이용이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요구되는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</w:p>
    <w:p w14:paraId="3A6A8964" w14:textId="145BE267" w:rsidR="00FB7A17" w:rsidRPr="00FB7A17" w:rsidRDefault="00FB7A17" w:rsidP="00A43F8A">
      <w:pPr>
        <w:numPr>
          <w:ilvl w:val="0"/>
          <w:numId w:val="52"/>
        </w:num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계약에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따라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체결된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기타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계약으로부터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발생된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사법절차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행정절차에서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공개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이용이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요구되는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</w:p>
    <w:p w14:paraId="24093A33" w14:textId="5A4AB9E1" w:rsidR="00FB7A17" w:rsidRPr="00FB7A17" w:rsidRDefault="00FB7A17" w:rsidP="00A43F8A">
      <w:pPr>
        <w:numPr>
          <w:ilvl w:val="0"/>
          <w:numId w:val="52"/>
        </w:num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본건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거래에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대한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평가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및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승인</w:t>
      </w:r>
      <w:r w:rsidRPr="00FB7A17">
        <w:rPr>
          <w:rFonts w:ascii="Times New Roman" w:hint="eastAsia"/>
          <w:sz w:val="23"/>
          <w:szCs w:val="23"/>
        </w:rPr>
        <w:t xml:space="preserve">, </w:t>
      </w: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체결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및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이행을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위해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필요한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범위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내에서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각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당사자의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임직원</w:t>
      </w:r>
      <w:r w:rsidRPr="00FB7A17">
        <w:rPr>
          <w:rFonts w:ascii="Times New Roman" w:hint="eastAsia"/>
          <w:sz w:val="23"/>
          <w:szCs w:val="23"/>
        </w:rPr>
        <w:t xml:space="preserve">, </w:t>
      </w:r>
      <w:r w:rsidRPr="00FB7A17">
        <w:rPr>
          <w:rFonts w:ascii="Times New Roman" w:hint="eastAsia"/>
          <w:sz w:val="23"/>
          <w:szCs w:val="23"/>
        </w:rPr>
        <w:t>자문사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및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대리인에게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제공하는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  <w:r>
        <w:rPr>
          <w:rFonts w:ascii="Times New Roman" w:hint="eastAsia"/>
          <w:sz w:val="23"/>
          <w:szCs w:val="23"/>
        </w:rPr>
        <w:t>(</w:t>
      </w:r>
      <w:r>
        <w:rPr>
          <w:rFonts w:ascii="Times New Roman" w:hint="eastAsia"/>
          <w:sz w:val="23"/>
          <w:szCs w:val="23"/>
        </w:rPr>
        <w:t>단</w:t>
      </w:r>
      <w:r>
        <w:rPr>
          <w:rFonts w:ascii="Times New Roman" w:hint="eastAsia"/>
          <w:sz w:val="23"/>
          <w:szCs w:val="23"/>
        </w:rPr>
        <w:t>,</w:t>
      </w:r>
      <w:r>
        <w:rPr>
          <w:rFonts w:ascii="Times New Roman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해당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당사자는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본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항에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따라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정보를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수령하는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임직원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등에게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비밀유지의무를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부담시켜야</w:t>
      </w:r>
      <w:r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>함</w:t>
      </w:r>
      <w:r>
        <w:rPr>
          <w:rFonts w:ascii="Times New Roman" w:hint="eastAsia"/>
          <w:sz w:val="23"/>
          <w:szCs w:val="23"/>
        </w:rPr>
        <w:t xml:space="preserve">) </w:t>
      </w:r>
      <w:r w:rsidRPr="00FB7A17">
        <w:rPr>
          <w:rFonts w:ascii="Times New Roman" w:hint="eastAsia"/>
          <w:sz w:val="23"/>
          <w:szCs w:val="23"/>
        </w:rPr>
        <w:t xml:space="preserve"> </w:t>
      </w:r>
      <w:r>
        <w:rPr>
          <w:rFonts w:ascii="Times New Roman" w:hint="eastAsia"/>
          <w:sz w:val="23"/>
          <w:szCs w:val="23"/>
        </w:rPr>
        <w:t xml:space="preserve"> </w:t>
      </w:r>
    </w:p>
    <w:p w14:paraId="31BA6003" w14:textId="1721445F" w:rsidR="00FB7A17" w:rsidRPr="00FD38BD" w:rsidRDefault="00FB7A17" w:rsidP="00A43F8A">
      <w:pPr>
        <w:numPr>
          <w:ilvl w:val="0"/>
          <w:numId w:val="52"/>
        </w:num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FB7A17">
        <w:rPr>
          <w:rFonts w:ascii="Times New Roman" w:hint="eastAsia"/>
          <w:sz w:val="23"/>
          <w:szCs w:val="23"/>
        </w:rPr>
        <w:t>비밀유지확약서</w:t>
      </w:r>
      <w:r w:rsidRPr="00FB7A17">
        <w:rPr>
          <w:rFonts w:ascii="Times New Roman" w:hint="eastAsia"/>
          <w:sz w:val="23"/>
          <w:szCs w:val="23"/>
        </w:rPr>
        <w:t>(</w:t>
      </w:r>
      <w:r w:rsidR="00160035">
        <w:rPr>
          <w:rFonts w:ascii="Times New Roman" w:hint="eastAsia"/>
          <w:sz w:val="23"/>
          <w:szCs w:val="23"/>
        </w:rPr>
        <w:t>제</w:t>
      </w:r>
      <w:r w:rsidR="009F4637">
        <w:rPr>
          <w:rFonts w:ascii="Times New Roman" w:hint="eastAsia"/>
          <w:sz w:val="23"/>
          <w:szCs w:val="23"/>
        </w:rPr>
        <w:t>1</w:t>
      </w:r>
      <w:r w:rsidR="009F4637">
        <w:rPr>
          <w:rFonts w:ascii="Times New Roman"/>
          <w:sz w:val="23"/>
          <w:szCs w:val="23"/>
        </w:rPr>
        <w:t>4</w:t>
      </w:r>
      <w:r w:rsidR="00160035">
        <w:rPr>
          <w:rFonts w:ascii="Times New Roman"/>
          <w:sz w:val="23"/>
          <w:szCs w:val="23"/>
        </w:rPr>
        <w:t>.2</w:t>
      </w:r>
      <w:r w:rsidR="00160035">
        <w:rPr>
          <w:rFonts w:ascii="Times New Roman" w:hint="eastAsia"/>
          <w:sz w:val="23"/>
          <w:szCs w:val="23"/>
        </w:rPr>
        <w:t>조에서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정의</w:t>
      </w:r>
      <w:r w:rsidR="00160035">
        <w:rPr>
          <w:rFonts w:ascii="Times New Roman" w:hint="eastAsia"/>
          <w:sz w:val="23"/>
          <w:szCs w:val="23"/>
        </w:rPr>
        <w:t>함</w:t>
      </w:r>
      <w:r w:rsidRPr="00FB7A17">
        <w:rPr>
          <w:rFonts w:ascii="Times New Roman" w:hint="eastAsia"/>
          <w:sz w:val="23"/>
          <w:szCs w:val="23"/>
        </w:rPr>
        <w:t xml:space="preserve">) </w:t>
      </w:r>
      <w:r w:rsidRPr="00FB7A17">
        <w:rPr>
          <w:rFonts w:ascii="Times New Roman" w:hint="eastAsia"/>
          <w:sz w:val="23"/>
          <w:szCs w:val="23"/>
        </w:rPr>
        <w:t>또는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계약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위반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없이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해당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정보가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이미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공개된</w:t>
      </w:r>
      <w:r w:rsidRPr="00FB7A17">
        <w:rPr>
          <w:rFonts w:ascii="Times New Roman" w:hint="eastAsia"/>
          <w:sz w:val="23"/>
          <w:szCs w:val="23"/>
        </w:rPr>
        <w:t xml:space="preserve"> </w:t>
      </w:r>
      <w:r w:rsidRPr="00FB7A17">
        <w:rPr>
          <w:rFonts w:ascii="Times New Roman" w:hint="eastAsia"/>
          <w:sz w:val="23"/>
          <w:szCs w:val="23"/>
        </w:rPr>
        <w:t>경우</w:t>
      </w:r>
    </w:p>
    <w:p w14:paraId="5B733059" w14:textId="0EA3AE3A" w:rsidR="00100A7D" w:rsidRPr="00437B7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/>
          <w:sz w:val="23"/>
          <w:szCs w:val="23"/>
        </w:rPr>
      </w:pPr>
      <w:r>
        <w:rPr>
          <w:rFonts w:ascii="Times New Roman" w:hint="eastAsia"/>
          <w:sz w:val="23"/>
          <w:szCs w:val="23"/>
        </w:rPr>
        <w:t>14.2</w:t>
      </w:r>
      <w:r>
        <w:rPr>
          <w:rFonts w:ascii="Times New Roman" w:hint="eastAsia"/>
          <w:sz w:val="23"/>
          <w:szCs w:val="23"/>
        </w:rPr>
        <w:tab/>
      </w:r>
      <w:r w:rsidR="00FB7A17" w:rsidRPr="00437B7D">
        <w:rPr>
          <w:rFonts w:ascii="Times New Roman"/>
          <w:sz w:val="23"/>
          <w:szCs w:val="23"/>
        </w:rPr>
        <w:t>매수인은</w:t>
      </w:r>
      <w:r w:rsidR="00FB7A17" w:rsidRPr="00437B7D">
        <w:rPr>
          <w:rFonts w:ascii="Times New Roman"/>
          <w:sz w:val="23"/>
          <w:szCs w:val="23"/>
        </w:rPr>
        <w:t xml:space="preserve"> 20</w:t>
      </w:r>
      <w:r w:rsidR="0086229A">
        <w:rPr>
          <w:rFonts w:ascii="Times New Roman"/>
          <w:bCs/>
          <w:sz w:val="23"/>
          <w:szCs w:val="23"/>
        </w:rPr>
        <w:t>[</w:t>
      </w:r>
      <w:r w:rsidR="0086229A">
        <w:rPr>
          <w:rFonts w:hAnsi="바탕" w:hint="eastAsia"/>
          <w:bCs/>
          <w:sz w:val="23"/>
          <w:szCs w:val="23"/>
        </w:rPr>
        <w:t>•</w:t>
      </w:r>
      <w:r w:rsidR="0086229A">
        <w:rPr>
          <w:rFonts w:ascii="Times New Roman"/>
          <w:bCs/>
          <w:sz w:val="23"/>
          <w:szCs w:val="23"/>
        </w:rPr>
        <w:t>]</w:t>
      </w:r>
      <w:r w:rsidR="00A9004E">
        <w:rPr>
          <w:rFonts w:ascii="Times New Roman" w:hint="eastAsia"/>
          <w:sz w:val="23"/>
          <w:szCs w:val="23"/>
        </w:rPr>
        <w:t>년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86229A">
        <w:rPr>
          <w:rFonts w:ascii="Times New Roman"/>
          <w:bCs/>
          <w:sz w:val="23"/>
          <w:szCs w:val="23"/>
        </w:rPr>
        <w:t>[</w:t>
      </w:r>
      <w:r w:rsidR="0086229A">
        <w:rPr>
          <w:rFonts w:hAnsi="바탕" w:hint="eastAsia"/>
          <w:bCs/>
          <w:sz w:val="23"/>
          <w:szCs w:val="23"/>
        </w:rPr>
        <w:t>•</w:t>
      </w:r>
      <w:r w:rsidR="0086229A">
        <w:rPr>
          <w:rFonts w:ascii="Times New Roman"/>
          <w:bCs/>
          <w:sz w:val="23"/>
          <w:szCs w:val="23"/>
        </w:rPr>
        <w:t>]</w:t>
      </w:r>
      <w:r w:rsidR="00A9004E">
        <w:rPr>
          <w:rFonts w:ascii="Times New Roman" w:hint="eastAsia"/>
          <w:sz w:val="23"/>
          <w:szCs w:val="23"/>
        </w:rPr>
        <w:t>월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86229A">
        <w:rPr>
          <w:rFonts w:ascii="Times New Roman"/>
          <w:bCs/>
          <w:sz w:val="23"/>
          <w:szCs w:val="23"/>
        </w:rPr>
        <w:t>[</w:t>
      </w:r>
      <w:r w:rsidR="0086229A">
        <w:rPr>
          <w:rFonts w:hAnsi="바탕" w:hint="eastAsia"/>
          <w:bCs/>
          <w:sz w:val="23"/>
          <w:szCs w:val="23"/>
        </w:rPr>
        <w:t>•</w:t>
      </w:r>
      <w:r w:rsidR="0086229A">
        <w:rPr>
          <w:rFonts w:ascii="Times New Roman"/>
          <w:bCs/>
          <w:sz w:val="23"/>
          <w:szCs w:val="23"/>
        </w:rPr>
        <w:t>]</w:t>
      </w:r>
      <w:r w:rsidR="00A9004E">
        <w:rPr>
          <w:rFonts w:ascii="Times New Roman" w:hint="eastAsia"/>
          <w:sz w:val="23"/>
          <w:szCs w:val="23"/>
        </w:rPr>
        <w:t>일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매도인에게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비밀유지확약서</w:t>
      </w:r>
      <w:r w:rsidR="00FB7A17" w:rsidRPr="00437B7D">
        <w:rPr>
          <w:rFonts w:ascii="Times New Roman"/>
          <w:sz w:val="23"/>
          <w:szCs w:val="23"/>
        </w:rPr>
        <w:t>(“</w:t>
      </w:r>
      <w:r w:rsidR="00FB7A17" w:rsidRPr="00437B7D">
        <w:rPr>
          <w:rFonts w:ascii="Times New Roman"/>
          <w:b/>
          <w:sz w:val="23"/>
          <w:szCs w:val="23"/>
          <w:u w:val="single"/>
        </w:rPr>
        <w:t>비밀유지확약서</w:t>
      </w:r>
      <w:r w:rsidR="00FB7A17" w:rsidRPr="00437B7D">
        <w:rPr>
          <w:rFonts w:ascii="Times New Roman"/>
          <w:sz w:val="23"/>
          <w:szCs w:val="23"/>
        </w:rPr>
        <w:t>”)</w:t>
      </w:r>
      <w:r w:rsidR="00FB7A17" w:rsidRPr="00437B7D">
        <w:rPr>
          <w:rFonts w:ascii="Times New Roman"/>
          <w:sz w:val="23"/>
          <w:szCs w:val="23"/>
        </w:rPr>
        <w:t>를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제출하였음을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인정하며</w:t>
      </w:r>
      <w:r w:rsidR="00FB7A17" w:rsidRPr="00437B7D">
        <w:rPr>
          <w:rFonts w:ascii="Times New Roman"/>
          <w:sz w:val="23"/>
          <w:szCs w:val="23"/>
        </w:rPr>
        <w:t xml:space="preserve">, </w:t>
      </w:r>
      <w:r w:rsidR="00FB7A17" w:rsidRPr="00437B7D">
        <w:rPr>
          <w:rFonts w:ascii="Times New Roman"/>
          <w:sz w:val="23"/>
          <w:szCs w:val="23"/>
        </w:rPr>
        <w:t>본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계약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체결일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이후에도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비밀유지확약서에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따른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의무를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계속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부담함을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확인한다</w:t>
      </w:r>
      <w:r w:rsidR="00FB7A17" w:rsidRPr="00437B7D">
        <w:rPr>
          <w:rFonts w:ascii="Times New Roman"/>
          <w:sz w:val="23"/>
          <w:szCs w:val="23"/>
        </w:rPr>
        <w:t xml:space="preserve">. </w:t>
      </w:r>
      <w:r w:rsidR="00FB7A17" w:rsidRPr="00437B7D">
        <w:rPr>
          <w:rFonts w:ascii="Times New Roman"/>
          <w:sz w:val="23"/>
          <w:szCs w:val="23"/>
        </w:rPr>
        <w:t>비밀유지확약서는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거래종결과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동시에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효력을</w:t>
      </w:r>
      <w:r w:rsidR="00FB7A17" w:rsidRPr="00437B7D">
        <w:rPr>
          <w:rFonts w:ascii="Times New Roman"/>
          <w:sz w:val="23"/>
          <w:szCs w:val="23"/>
        </w:rPr>
        <w:t xml:space="preserve"> </w:t>
      </w:r>
      <w:r w:rsidR="00FB7A17" w:rsidRPr="00437B7D">
        <w:rPr>
          <w:rFonts w:ascii="Times New Roman"/>
          <w:sz w:val="23"/>
          <w:szCs w:val="23"/>
        </w:rPr>
        <w:t>상실한다</w:t>
      </w:r>
      <w:r w:rsidR="00FB7A17" w:rsidRPr="00437B7D">
        <w:rPr>
          <w:rFonts w:ascii="Times New Roman"/>
          <w:sz w:val="23"/>
          <w:szCs w:val="23"/>
        </w:rPr>
        <w:t xml:space="preserve">. </w:t>
      </w:r>
    </w:p>
    <w:p w14:paraId="207DD05E" w14:textId="625E6C72" w:rsidR="00FD38BD" w:rsidRPr="00FD38BD" w:rsidRDefault="00FD38BD" w:rsidP="00A43F8A">
      <w:pPr>
        <w:pStyle w:val="af3"/>
        <w:numPr>
          <w:ilvl w:val="0"/>
          <w:numId w:val="53"/>
        </w:numPr>
        <w:tabs>
          <w:tab w:val="left" w:pos="1560"/>
        </w:tabs>
        <w:adjustRightInd w:val="0"/>
        <w:snapToGrid w:val="0"/>
        <w:spacing w:before="180" w:after="180" w:line="360" w:lineRule="atLeast"/>
        <w:ind w:leftChars="0" w:left="1560" w:hanging="1560"/>
        <w:rPr>
          <w:rFonts w:ascii="Times New Roman"/>
          <w:b/>
          <w:sz w:val="23"/>
          <w:szCs w:val="23"/>
        </w:rPr>
      </w:pPr>
      <w:r w:rsidRPr="00FD38BD">
        <w:rPr>
          <w:rFonts w:ascii="Times New Roman"/>
          <w:b/>
          <w:sz w:val="23"/>
          <w:szCs w:val="23"/>
        </w:rPr>
        <w:t>기타</w:t>
      </w:r>
      <w:r w:rsidRPr="00FD38BD">
        <w:rPr>
          <w:rFonts w:ascii="Times New Roman"/>
          <w:b/>
          <w:sz w:val="23"/>
          <w:szCs w:val="23"/>
        </w:rPr>
        <w:t xml:space="preserve"> </w:t>
      </w:r>
      <w:r w:rsidRPr="00FD38BD">
        <w:rPr>
          <w:rFonts w:ascii="Times New Roman"/>
          <w:b/>
          <w:sz w:val="23"/>
          <w:szCs w:val="23"/>
        </w:rPr>
        <w:t>규정</w:t>
      </w:r>
    </w:p>
    <w:p w14:paraId="67362232" w14:textId="66379F5D" w:rsidR="00390D69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15.1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390D69" w:rsidRPr="00FD38BD">
        <w:rPr>
          <w:rFonts w:ascii="Times New Roman"/>
          <w:bCs/>
          <w:sz w:val="23"/>
          <w:szCs w:val="23"/>
          <w:u w:val="single"/>
        </w:rPr>
        <w:t>수수료와</w:t>
      </w:r>
      <w:r w:rsidR="00390D69"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="00390D69" w:rsidRPr="00FD38BD">
        <w:rPr>
          <w:rFonts w:ascii="Times New Roman"/>
          <w:bCs/>
          <w:sz w:val="23"/>
          <w:szCs w:val="23"/>
          <w:u w:val="single"/>
        </w:rPr>
        <w:t>비용</w:t>
      </w:r>
      <w:r w:rsidR="00390D69" w:rsidRPr="00FD38BD">
        <w:rPr>
          <w:rFonts w:ascii="Times New Roman"/>
          <w:bCs/>
          <w:sz w:val="23"/>
          <w:szCs w:val="23"/>
        </w:rPr>
        <w:t xml:space="preserve">.  </w:t>
      </w:r>
      <w:r w:rsidR="00390D69" w:rsidRPr="00FD38BD">
        <w:rPr>
          <w:rFonts w:ascii="Times New Roman"/>
          <w:bCs/>
          <w:sz w:val="23"/>
          <w:szCs w:val="23"/>
        </w:rPr>
        <w:t>각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당사자는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본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계약의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체결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및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이행과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관련하여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법</w:t>
      </w:r>
      <w:r w:rsidR="00200709" w:rsidRPr="000F394F">
        <w:rPr>
          <w:rFonts w:ascii="Times New Roman" w:hint="eastAsia"/>
          <w:bCs/>
          <w:sz w:val="23"/>
          <w:szCs w:val="23"/>
        </w:rPr>
        <w:t>령</w:t>
      </w:r>
      <w:r w:rsidR="00200709" w:rsidRPr="000F394F">
        <w:rPr>
          <w:rFonts w:ascii="Times New Roman"/>
          <w:bCs/>
          <w:sz w:val="23"/>
          <w:szCs w:val="23"/>
        </w:rPr>
        <w:t>에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따라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자신에게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부과되는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세</w:t>
      </w:r>
      <w:r w:rsidR="00200709" w:rsidRPr="000F394F">
        <w:rPr>
          <w:rFonts w:ascii="Times New Roman" w:hint="eastAsia"/>
          <w:bCs/>
          <w:sz w:val="23"/>
          <w:szCs w:val="23"/>
        </w:rPr>
        <w:t>금을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납부할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책임을</w:t>
      </w:r>
      <w:r w:rsidR="00200709" w:rsidRPr="000F394F">
        <w:rPr>
          <w:rFonts w:ascii="Times New Roman"/>
          <w:bCs/>
          <w:sz w:val="23"/>
          <w:szCs w:val="23"/>
        </w:rPr>
        <w:t xml:space="preserve"> </w:t>
      </w:r>
      <w:r w:rsidR="00200709" w:rsidRPr="000F394F">
        <w:rPr>
          <w:rFonts w:ascii="Times New Roman"/>
          <w:bCs/>
          <w:sz w:val="23"/>
          <w:szCs w:val="23"/>
        </w:rPr>
        <w:t>부담</w:t>
      </w:r>
      <w:r w:rsidR="00200709" w:rsidRPr="000F394F">
        <w:rPr>
          <w:rFonts w:ascii="Times New Roman" w:hint="eastAsia"/>
          <w:bCs/>
          <w:sz w:val="23"/>
          <w:szCs w:val="23"/>
        </w:rPr>
        <w:t>하며</w:t>
      </w:r>
      <w:r w:rsidR="00200709" w:rsidRPr="000F394F">
        <w:rPr>
          <w:rFonts w:ascii="Times New Roman" w:hint="eastAsia"/>
          <w:bCs/>
          <w:sz w:val="23"/>
          <w:szCs w:val="23"/>
        </w:rPr>
        <w:t>,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본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계약에서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명시적으로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달리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규정하고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있는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경우를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제외하고</w:t>
      </w:r>
      <w:r w:rsidR="00390D69" w:rsidRPr="00FD38BD">
        <w:rPr>
          <w:rFonts w:ascii="Times New Roman"/>
          <w:bCs/>
          <w:sz w:val="23"/>
          <w:szCs w:val="23"/>
        </w:rPr>
        <w:t xml:space="preserve">, </w:t>
      </w:r>
      <w:r w:rsidR="00390D69" w:rsidRPr="00FD38BD">
        <w:rPr>
          <w:rFonts w:ascii="Times New Roman"/>
          <w:bCs/>
          <w:sz w:val="23"/>
          <w:szCs w:val="23"/>
        </w:rPr>
        <w:t>본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계약의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거래종결</w:t>
      </w:r>
      <w:r w:rsidR="0008523C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여부에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관계없이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0F394F">
        <w:rPr>
          <w:rFonts w:ascii="Times New Roman"/>
          <w:bCs/>
          <w:sz w:val="23"/>
          <w:szCs w:val="23"/>
        </w:rPr>
        <w:t>본</w:t>
      </w:r>
      <w:r w:rsidR="00390D69" w:rsidRPr="000F394F">
        <w:rPr>
          <w:rFonts w:ascii="Times New Roman"/>
          <w:bCs/>
          <w:sz w:val="23"/>
          <w:szCs w:val="23"/>
        </w:rPr>
        <w:t xml:space="preserve"> </w:t>
      </w:r>
      <w:r w:rsidR="00390D69" w:rsidRPr="000F394F">
        <w:rPr>
          <w:rFonts w:ascii="Times New Roman"/>
          <w:bCs/>
          <w:sz w:val="23"/>
          <w:szCs w:val="23"/>
        </w:rPr>
        <w:t>계약</w:t>
      </w:r>
      <w:r w:rsidR="00390D69" w:rsidRPr="000F394F">
        <w:rPr>
          <w:rFonts w:ascii="Times New Roman"/>
          <w:bCs/>
          <w:sz w:val="23"/>
          <w:szCs w:val="23"/>
        </w:rPr>
        <w:t xml:space="preserve"> </w:t>
      </w:r>
      <w:r w:rsidR="00390D69" w:rsidRPr="000F394F">
        <w:rPr>
          <w:rFonts w:ascii="Times New Roman"/>
          <w:bCs/>
          <w:sz w:val="23"/>
          <w:szCs w:val="23"/>
        </w:rPr>
        <w:t>또는</w:t>
      </w:r>
      <w:r w:rsidR="00390D69" w:rsidRPr="000F394F">
        <w:rPr>
          <w:rFonts w:ascii="Times New Roman"/>
          <w:bCs/>
          <w:sz w:val="23"/>
          <w:szCs w:val="23"/>
        </w:rPr>
        <w:t xml:space="preserve"> </w:t>
      </w:r>
      <w:r w:rsidR="00390D69" w:rsidRPr="000F394F">
        <w:rPr>
          <w:rFonts w:ascii="Times New Roman" w:hint="eastAsia"/>
          <w:bCs/>
          <w:sz w:val="23"/>
          <w:szCs w:val="23"/>
        </w:rPr>
        <w:t>본건</w:t>
      </w:r>
      <w:r w:rsidR="00390D69" w:rsidRPr="000F394F">
        <w:rPr>
          <w:rFonts w:ascii="Times New Roman" w:hint="eastAsia"/>
          <w:bCs/>
          <w:sz w:val="23"/>
          <w:szCs w:val="23"/>
        </w:rPr>
        <w:t xml:space="preserve"> </w:t>
      </w:r>
      <w:r w:rsidR="00390D69" w:rsidRPr="000F394F">
        <w:rPr>
          <w:rFonts w:ascii="Times New Roman"/>
          <w:bCs/>
          <w:sz w:val="23"/>
          <w:szCs w:val="23"/>
        </w:rPr>
        <w:t>거래와</w:t>
      </w:r>
      <w:r w:rsidR="00390D69" w:rsidRPr="000F394F">
        <w:rPr>
          <w:rFonts w:ascii="Times New Roman"/>
          <w:bCs/>
          <w:sz w:val="23"/>
          <w:szCs w:val="23"/>
        </w:rPr>
        <w:t xml:space="preserve"> </w:t>
      </w:r>
      <w:r w:rsidR="00390D69" w:rsidRPr="000F394F">
        <w:rPr>
          <w:rFonts w:ascii="Times New Roman"/>
          <w:bCs/>
          <w:sz w:val="23"/>
          <w:szCs w:val="23"/>
        </w:rPr>
        <w:t>관련하여</w:t>
      </w:r>
      <w:r w:rsidR="00390D69" w:rsidRPr="00FD38BD">
        <w:rPr>
          <w:rFonts w:ascii="Times New Roman"/>
          <w:sz w:val="23"/>
          <w:szCs w:val="23"/>
        </w:rPr>
        <w:t xml:space="preserve"> </w:t>
      </w:r>
      <w:r w:rsidR="00390D69" w:rsidRPr="00FD38BD">
        <w:rPr>
          <w:rFonts w:ascii="Times New Roman"/>
          <w:sz w:val="23"/>
          <w:szCs w:val="23"/>
        </w:rPr>
        <w:t>자신이</w:t>
      </w:r>
      <w:r w:rsidR="00390D69" w:rsidRPr="00FD38BD">
        <w:rPr>
          <w:rFonts w:ascii="Times New Roman"/>
          <w:sz w:val="23"/>
          <w:szCs w:val="23"/>
        </w:rPr>
        <w:t xml:space="preserve"> </w:t>
      </w:r>
      <w:r w:rsidR="00390D69" w:rsidRPr="00FD38BD">
        <w:rPr>
          <w:rFonts w:ascii="Times New Roman"/>
          <w:sz w:val="23"/>
          <w:szCs w:val="23"/>
        </w:rPr>
        <w:t>지출한</w:t>
      </w:r>
      <w:r w:rsidR="00390D69" w:rsidRPr="00FD38BD">
        <w:rPr>
          <w:rFonts w:ascii="Times New Roman"/>
          <w:sz w:val="23"/>
          <w:szCs w:val="23"/>
        </w:rPr>
        <w:t xml:space="preserve"> </w:t>
      </w:r>
      <w:r w:rsidR="00390D69" w:rsidRPr="00FD38BD">
        <w:rPr>
          <w:rFonts w:ascii="Times New Roman"/>
          <w:sz w:val="23"/>
          <w:szCs w:val="23"/>
        </w:rPr>
        <w:t>또는</w:t>
      </w:r>
      <w:r w:rsidR="00390D69" w:rsidRPr="00FD38BD">
        <w:rPr>
          <w:rFonts w:ascii="Times New Roman"/>
          <w:sz w:val="23"/>
          <w:szCs w:val="23"/>
        </w:rPr>
        <w:t xml:space="preserve"> </w:t>
      </w:r>
      <w:r w:rsidR="00390D69" w:rsidRPr="00FD38BD">
        <w:rPr>
          <w:rFonts w:ascii="Times New Roman"/>
          <w:sz w:val="23"/>
          <w:szCs w:val="23"/>
        </w:rPr>
        <w:t>지출할</w:t>
      </w:r>
      <w:r w:rsidR="00390D69" w:rsidRPr="00FD38BD">
        <w:rPr>
          <w:rFonts w:ascii="Times New Roman"/>
          <w:sz w:val="23"/>
          <w:szCs w:val="23"/>
        </w:rPr>
        <w:t xml:space="preserve"> </w:t>
      </w:r>
      <w:r w:rsidR="00390D69" w:rsidRPr="00FD38BD">
        <w:rPr>
          <w:rFonts w:ascii="Times New Roman"/>
          <w:sz w:val="23"/>
          <w:szCs w:val="23"/>
        </w:rPr>
        <w:t>예정인</w:t>
      </w:r>
      <w:r w:rsidR="00390D69" w:rsidRPr="00FD38BD">
        <w:rPr>
          <w:rFonts w:ascii="Times New Roman"/>
          <w:sz w:val="23"/>
          <w:szCs w:val="23"/>
        </w:rPr>
        <w:t xml:space="preserve"> </w:t>
      </w:r>
      <w:r w:rsidR="00390D69" w:rsidRPr="00FD38BD">
        <w:rPr>
          <w:rFonts w:ascii="Times New Roman"/>
          <w:sz w:val="23"/>
          <w:szCs w:val="23"/>
        </w:rPr>
        <w:t>모든</w:t>
      </w:r>
      <w:r w:rsidR="00390D69" w:rsidRPr="00FD38BD">
        <w:rPr>
          <w:rFonts w:ascii="Times New Roman"/>
          <w:sz w:val="23"/>
          <w:szCs w:val="23"/>
        </w:rPr>
        <w:t xml:space="preserve"> </w:t>
      </w:r>
      <w:r w:rsidR="00390D69" w:rsidRPr="00FD38BD">
        <w:rPr>
          <w:rFonts w:ascii="Times New Roman"/>
          <w:sz w:val="23"/>
          <w:szCs w:val="23"/>
        </w:rPr>
        <w:t>경</w:t>
      </w:r>
      <w:r w:rsidR="00390D69" w:rsidRPr="00FD38BD">
        <w:rPr>
          <w:rFonts w:ascii="Times New Roman"/>
          <w:bCs/>
          <w:sz w:val="23"/>
          <w:szCs w:val="23"/>
        </w:rPr>
        <w:t>비와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비용</w:t>
      </w:r>
      <w:r w:rsidR="00390D69" w:rsidRPr="00FD38BD">
        <w:rPr>
          <w:rFonts w:ascii="Times New Roman"/>
          <w:bCs/>
          <w:sz w:val="23"/>
          <w:szCs w:val="23"/>
        </w:rPr>
        <w:t>(</w:t>
      </w:r>
      <w:r w:rsidR="00390D69" w:rsidRPr="00FD38BD">
        <w:rPr>
          <w:rFonts w:ascii="Times New Roman"/>
          <w:bCs/>
          <w:sz w:val="23"/>
          <w:szCs w:val="23"/>
        </w:rPr>
        <w:t>변호사</w:t>
      </w:r>
      <w:r w:rsidR="00390D69" w:rsidRPr="00FD38BD">
        <w:rPr>
          <w:rFonts w:ascii="Times New Roman"/>
          <w:bCs/>
          <w:sz w:val="23"/>
          <w:szCs w:val="23"/>
        </w:rPr>
        <w:t xml:space="preserve">, </w:t>
      </w:r>
      <w:r w:rsidR="00390D69" w:rsidRPr="00FD38BD">
        <w:rPr>
          <w:rFonts w:ascii="Times New Roman"/>
          <w:bCs/>
          <w:sz w:val="23"/>
          <w:szCs w:val="23"/>
        </w:rPr>
        <w:t>회계사</w:t>
      </w:r>
      <w:r w:rsidR="00390D69" w:rsidRPr="00FD38BD">
        <w:rPr>
          <w:rFonts w:ascii="Times New Roman"/>
          <w:bCs/>
          <w:sz w:val="23"/>
          <w:szCs w:val="23"/>
        </w:rPr>
        <w:t xml:space="preserve">, </w:t>
      </w:r>
      <w:r w:rsidR="00390D69" w:rsidRPr="00FD38BD">
        <w:rPr>
          <w:rFonts w:ascii="Times New Roman"/>
          <w:bCs/>
          <w:sz w:val="23"/>
          <w:szCs w:val="23"/>
        </w:rPr>
        <w:t>자문인</w:t>
      </w:r>
      <w:r w:rsidR="00390D69" w:rsidRPr="00FD38BD">
        <w:rPr>
          <w:rFonts w:ascii="Times New Roman"/>
          <w:bCs/>
          <w:sz w:val="23"/>
          <w:szCs w:val="23"/>
        </w:rPr>
        <w:t xml:space="preserve">, </w:t>
      </w:r>
      <w:r w:rsidR="00390D69" w:rsidRPr="00FD38BD">
        <w:rPr>
          <w:rFonts w:ascii="Times New Roman"/>
          <w:bCs/>
          <w:sz w:val="23"/>
          <w:szCs w:val="23"/>
        </w:rPr>
        <w:t>대리인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및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중개인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수임료를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포함하되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이에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한정되지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않음</w:t>
      </w:r>
      <w:r w:rsidR="00390D69" w:rsidRPr="00FD38BD">
        <w:rPr>
          <w:rFonts w:ascii="Times New Roman"/>
          <w:bCs/>
          <w:sz w:val="23"/>
          <w:szCs w:val="23"/>
        </w:rPr>
        <w:t>)</w:t>
      </w:r>
      <w:r w:rsidR="00390D69" w:rsidRPr="00FD38BD">
        <w:rPr>
          <w:rFonts w:ascii="Times New Roman"/>
          <w:bCs/>
          <w:sz w:val="23"/>
          <w:szCs w:val="23"/>
        </w:rPr>
        <w:t>을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각자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부담하기로</w:t>
      </w:r>
      <w:r w:rsidR="00390D69" w:rsidRPr="00FD38BD">
        <w:rPr>
          <w:rFonts w:ascii="Times New Roman"/>
          <w:bCs/>
          <w:sz w:val="23"/>
          <w:szCs w:val="23"/>
        </w:rPr>
        <w:t xml:space="preserve"> </w:t>
      </w:r>
      <w:r w:rsidR="00390D69" w:rsidRPr="00FD38BD">
        <w:rPr>
          <w:rFonts w:ascii="Times New Roman"/>
          <w:bCs/>
          <w:sz w:val="23"/>
          <w:szCs w:val="23"/>
        </w:rPr>
        <w:t>한다</w:t>
      </w:r>
      <w:r w:rsidR="00390D69" w:rsidRPr="00FD38BD">
        <w:rPr>
          <w:rFonts w:ascii="Times New Roman"/>
          <w:bCs/>
          <w:sz w:val="23"/>
          <w:szCs w:val="23"/>
        </w:rPr>
        <w:t>.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본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계약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및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그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해제와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관련하여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발생</w:t>
      </w:r>
      <w:r w:rsidR="00BE43CC">
        <w:rPr>
          <w:rFonts w:ascii="Times New Roman" w:hint="eastAsia"/>
          <w:bCs/>
          <w:sz w:val="23"/>
          <w:szCs w:val="23"/>
        </w:rPr>
        <w:t>하는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모든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금전지급의무</w:t>
      </w:r>
      <w:r w:rsidR="00200709">
        <w:rPr>
          <w:rFonts w:ascii="Times New Roman" w:hint="eastAsia"/>
          <w:bCs/>
          <w:sz w:val="23"/>
          <w:szCs w:val="23"/>
        </w:rPr>
        <w:t>에</w:t>
      </w:r>
      <w:r w:rsidR="00390D69" w:rsidRPr="00FD38BD">
        <w:rPr>
          <w:rFonts w:ascii="Times New Roman" w:hint="eastAsia"/>
          <w:bCs/>
          <w:sz w:val="23"/>
          <w:szCs w:val="23"/>
        </w:rPr>
        <w:t>는</w:t>
      </w:r>
      <w:r w:rsidR="00200709">
        <w:rPr>
          <w:rFonts w:ascii="Times New Roman" w:hint="eastAsia"/>
          <w:bCs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어떠한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공제나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원천징수도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적용되지</w:t>
      </w:r>
      <w:r w:rsidR="00200709" w:rsidRPr="00100A7D">
        <w:rPr>
          <w:rFonts w:ascii="Times New Roman"/>
          <w:sz w:val="23"/>
          <w:szCs w:val="23"/>
        </w:rPr>
        <w:t xml:space="preserve"> </w:t>
      </w:r>
      <w:r w:rsidR="00200709" w:rsidRPr="00100A7D">
        <w:rPr>
          <w:rFonts w:ascii="Times New Roman"/>
          <w:sz w:val="23"/>
          <w:szCs w:val="23"/>
        </w:rPr>
        <w:t>않</w:t>
      </w:r>
      <w:r w:rsidR="00200709" w:rsidRPr="00100A7D">
        <w:rPr>
          <w:rFonts w:ascii="Times New Roman" w:hint="eastAsia"/>
          <w:sz w:val="23"/>
          <w:szCs w:val="23"/>
        </w:rPr>
        <w:t>으며</w:t>
      </w:r>
      <w:r w:rsidR="00200709" w:rsidRPr="00100A7D">
        <w:rPr>
          <w:rFonts w:ascii="Times New Roman" w:hint="eastAsia"/>
          <w:sz w:val="23"/>
          <w:szCs w:val="23"/>
        </w:rPr>
        <w:t>,</w:t>
      </w:r>
      <w:r w:rsidR="00390D69" w:rsidRPr="00100A7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100A7D">
        <w:rPr>
          <w:rFonts w:ascii="Times New Roman" w:hint="eastAsia"/>
          <w:bCs/>
          <w:sz w:val="23"/>
          <w:szCs w:val="23"/>
        </w:rPr>
        <w:t>관련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조항에서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달리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정함이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없는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200709">
        <w:rPr>
          <w:rFonts w:ascii="Times New Roman" w:hint="eastAsia"/>
          <w:bCs/>
          <w:sz w:val="23"/>
          <w:szCs w:val="23"/>
        </w:rPr>
        <w:t>한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그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이행지체</w:t>
      </w:r>
      <w:r w:rsidR="00200709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시</w:t>
      </w:r>
      <w:r w:rsidR="00200709">
        <w:rPr>
          <w:rFonts w:ascii="Times New Roman" w:hint="eastAsia"/>
          <w:bCs/>
          <w:sz w:val="23"/>
          <w:szCs w:val="23"/>
        </w:rPr>
        <w:t>에는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연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31D93">
        <w:rPr>
          <w:rFonts w:ascii="Times New Roman"/>
          <w:bCs/>
          <w:sz w:val="23"/>
          <w:szCs w:val="23"/>
        </w:rPr>
        <w:t>6</w:t>
      </w:r>
      <w:r w:rsidR="00390D69" w:rsidRPr="00FD38BD">
        <w:rPr>
          <w:rFonts w:ascii="Times New Roman" w:hint="eastAsia"/>
          <w:bCs/>
          <w:sz w:val="23"/>
          <w:szCs w:val="23"/>
        </w:rPr>
        <w:t>%</w:t>
      </w:r>
      <w:r w:rsidR="00390D69" w:rsidRPr="00FD38BD">
        <w:rPr>
          <w:rFonts w:ascii="Times New Roman" w:hint="eastAsia"/>
          <w:bCs/>
          <w:sz w:val="23"/>
          <w:szCs w:val="23"/>
        </w:rPr>
        <w:t>의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비율에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의한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지연손해금이</w:t>
      </w:r>
      <w:r w:rsidR="00390D69" w:rsidRPr="00FD38BD">
        <w:rPr>
          <w:rFonts w:ascii="Times New Roman" w:hint="eastAsia"/>
          <w:bCs/>
          <w:sz w:val="23"/>
          <w:szCs w:val="23"/>
        </w:rPr>
        <w:t xml:space="preserve"> </w:t>
      </w:r>
      <w:r w:rsidR="00390D69" w:rsidRPr="00FD38BD">
        <w:rPr>
          <w:rFonts w:ascii="Times New Roman" w:hint="eastAsia"/>
          <w:bCs/>
          <w:sz w:val="23"/>
          <w:szCs w:val="23"/>
        </w:rPr>
        <w:t>발생한다</w:t>
      </w:r>
      <w:r w:rsidR="00390D69" w:rsidRPr="00FD38BD">
        <w:rPr>
          <w:rFonts w:ascii="Times New Roman" w:hint="eastAsia"/>
          <w:bCs/>
          <w:sz w:val="23"/>
          <w:szCs w:val="23"/>
        </w:rPr>
        <w:t>.</w:t>
      </w:r>
    </w:p>
    <w:p w14:paraId="084F6447" w14:textId="1313CBF7" w:rsidR="00FD38BD" w:rsidRPr="00BE43CC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</w:t>
      </w:r>
      <w:r>
        <w:rPr>
          <w:rFonts w:ascii="Times New Roman"/>
          <w:bCs/>
          <w:sz w:val="23"/>
          <w:szCs w:val="23"/>
        </w:rPr>
        <w:t>2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BE43CC">
        <w:rPr>
          <w:rFonts w:ascii="Times New Roman"/>
          <w:bCs/>
          <w:sz w:val="23"/>
          <w:szCs w:val="23"/>
          <w:u w:val="single"/>
        </w:rPr>
        <w:t>통지</w:t>
      </w:r>
      <w:r w:rsidR="00FD38BD" w:rsidRPr="00BE43CC">
        <w:rPr>
          <w:rFonts w:ascii="Times New Roman"/>
          <w:bCs/>
          <w:sz w:val="23"/>
          <w:szCs w:val="23"/>
        </w:rPr>
        <w:t xml:space="preserve">.  </w:t>
      </w:r>
      <w:r w:rsidR="00FD38BD" w:rsidRPr="00BE43CC">
        <w:rPr>
          <w:rFonts w:ascii="Times New Roman"/>
          <w:bCs/>
          <w:sz w:val="23"/>
          <w:szCs w:val="23"/>
        </w:rPr>
        <w:t>본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계약에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따른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통지</w:t>
      </w:r>
      <w:r w:rsidR="00FD38BD" w:rsidRPr="00BE43CC">
        <w:rPr>
          <w:rFonts w:ascii="Times New Roman"/>
          <w:bCs/>
          <w:sz w:val="23"/>
          <w:szCs w:val="23"/>
        </w:rPr>
        <w:t xml:space="preserve">, </w:t>
      </w:r>
      <w:r w:rsidR="00FD38BD" w:rsidRPr="00BE43CC">
        <w:rPr>
          <w:rFonts w:ascii="Times New Roman"/>
          <w:bCs/>
          <w:sz w:val="23"/>
          <w:szCs w:val="23"/>
        </w:rPr>
        <w:t>요구</w:t>
      </w:r>
      <w:r w:rsidR="00FD38BD" w:rsidRPr="00BE43CC">
        <w:rPr>
          <w:rFonts w:ascii="Times New Roman"/>
          <w:bCs/>
          <w:sz w:val="23"/>
          <w:szCs w:val="23"/>
        </w:rPr>
        <w:t xml:space="preserve">, </w:t>
      </w:r>
      <w:r w:rsidR="00FD38BD" w:rsidRPr="00BE43CC">
        <w:rPr>
          <w:rFonts w:ascii="Times New Roman"/>
          <w:bCs/>
          <w:sz w:val="23"/>
          <w:szCs w:val="23"/>
        </w:rPr>
        <w:t>요청</w:t>
      </w:r>
      <w:r w:rsidR="00FD38BD" w:rsidRPr="00BE43CC">
        <w:rPr>
          <w:rFonts w:ascii="Times New Roman"/>
          <w:bCs/>
          <w:sz w:val="23"/>
          <w:szCs w:val="23"/>
        </w:rPr>
        <w:t xml:space="preserve">, </w:t>
      </w:r>
      <w:r w:rsidR="00FD38BD" w:rsidRPr="00BE43CC">
        <w:rPr>
          <w:rFonts w:ascii="Times New Roman"/>
          <w:bCs/>
          <w:sz w:val="23"/>
          <w:szCs w:val="23"/>
        </w:rPr>
        <w:t>동의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기타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연락은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서면으로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하여야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lastRenderedPageBreak/>
        <w:t>하고</w:t>
      </w:r>
      <w:r w:rsidR="00FD38BD" w:rsidRPr="00BE43CC">
        <w:rPr>
          <w:rFonts w:ascii="Times New Roman"/>
          <w:bCs/>
          <w:sz w:val="23"/>
          <w:szCs w:val="23"/>
        </w:rPr>
        <w:t xml:space="preserve">, </w:t>
      </w:r>
      <w:r w:rsidR="00FD38BD" w:rsidRPr="00BE43CC">
        <w:rPr>
          <w:rFonts w:ascii="Times New Roman"/>
          <w:bCs/>
          <w:sz w:val="23"/>
          <w:szCs w:val="23"/>
        </w:rPr>
        <w:t>다음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주소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및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번호로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또는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일방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당사자가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상대방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당사자에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통지하여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지정한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주소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또는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FD38BD" w:rsidRPr="00BE43CC">
        <w:rPr>
          <w:rFonts w:ascii="Times New Roman"/>
          <w:bCs/>
          <w:sz w:val="23"/>
          <w:szCs w:val="23"/>
        </w:rPr>
        <w:t>번호로</w:t>
      </w:r>
      <w:r w:rsidR="00FD38BD" w:rsidRPr="00BE43CC">
        <w:rPr>
          <w:rFonts w:ascii="Times New Roman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인편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</w:t>
      </w:r>
      <w:r w:rsidR="00BE43CC" w:rsidRPr="00BE43CC">
        <w:rPr>
          <w:rFonts w:ascii="Times New Roman" w:hint="eastAsia"/>
          <w:bCs/>
          <w:sz w:val="23"/>
          <w:szCs w:val="23"/>
        </w:rPr>
        <w:t>이메일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</w:t>
      </w:r>
      <w:r w:rsidR="00BE43CC" w:rsidRPr="00BE43CC">
        <w:rPr>
          <w:rFonts w:ascii="Times New Roman" w:hint="eastAsia"/>
          <w:bCs/>
          <w:sz w:val="23"/>
          <w:szCs w:val="23"/>
        </w:rPr>
        <w:t>팩시밀리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</w:t>
      </w:r>
      <w:r w:rsidR="00BE43CC" w:rsidRPr="00BE43CC">
        <w:rPr>
          <w:rFonts w:ascii="Times New Roman" w:hint="eastAsia"/>
          <w:bCs/>
          <w:sz w:val="23"/>
          <w:szCs w:val="23"/>
        </w:rPr>
        <w:t>등기우편이나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배달증명우편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또는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국제적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인지도가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있는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상업서류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송달회사를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통해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이루어져야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한다</w:t>
      </w:r>
      <w:r w:rsidR="00BE43CC" w:rsidRPr="00BE43CC">
        <w:rPr>
          <w:rFonts w:ascii="Times New Roman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조에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따른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통지는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수령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즉시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효력을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가지며</w:t>
      </w:r>
      <w:r w:rsidR="00BE43CC" w:rsidRPr="00BE43CC">
        <w:rPr>
          <w:rFonts w:ascii="Times New Roman" w:hint="eastAsia"/>
          <w:bCs/>
          <w:sz w:val="23"/>
          <w:szCs w:val="23"/>
        </w:rPr>
        <w:t>, (</w:t>
      </w:r>
      <w:r w:rsidR="00BE43CC" w:rsidRPr="00BE43CC">
        <w:rPr>
          <w:rFonts w:ascii="Times New Roman"/>
          <w:bCs/>
          <w:sz w:val="23"/>
          <w:szCs w:val="23"/>
        </w:rPr>
        <w:t xml:space="preserve">i) </w:t>
      </w:r>
      <w:r w:rsidR="00BE43CC" w:rsidRPr="00BE43CC">
        <w:rPr>
          <w:rFonts w:ascii="Times New Roman" w:hint="eastAsia"/>
          <w:bCs/>
          <w:sz w:val="23"/>
          <w:szCs w:val="23"/>
        </w:rPr>
        <w:t>등기우편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또는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배달증명우편의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발송일로부터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3</w:t>
      </w:r>
      <w:r w:rsidR="00BE43CC" w:rsidRPr="00BE43CC">
        <w:rPr>
          <w:rFonts w:ascii="Times New Roman" w:hint="eastAsia"/>
          <w:bCs/>
          <w:sz w:val="23"/>
          <w:szCs w:val="23"/>
        </w:rPr>
        <w:t>영업일이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되는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날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(ii) </w:t>
      </w:r>
      <w:r w:rsidR="00BE43CC" w:rsidRPr="00BE43CC">
        <w:rPr>
          <w:rFonts w:ascii="Times New Roman" w:hint="eastAsia"/>
          <w:bCs/>
          <w:sz w:val="23"/>
          <w:szCs w:val="23"/>
        </w:rPr>
        <w:t>인편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또는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상업서류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송달회사에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의한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전달된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때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(iii) </w:t>
      </w:r>
      <w:r w:rsidR="00BE43CC" w:rsidRPr="00BE43CC">
        <w:rPr>
          <w:rFonts w:ascii="Times New Roman" w:hint="eastAsia"/>
          <w:bCs/>
          <w:sz w:val="23"/>
          <w:szCs w:val="23"/>
        </w:rPr>
        <w:t>팩시밀리에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의한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전송이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확인된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때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, (iv) </w:t>
      </w:r>
      <w:r w:rsidR="00BE43CC" w:rsidRPr="00BE43CC">
        <w:rPr>
          <w:rFonts w:ascii="Times New Roman" w:hint="eastAsia"/>
          <w:bCs/>
          <w:sz w:val="23"/>
          <w:szCs w:val="23"/>
        </w:rPr>
        <w:t>이메일에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의한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경우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이메일의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수신이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확인된</w:t>
      </w:r>
      <w:r w:rsidR="00BE43CC" w:rsidRPr="00BE43C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BE43CC">
        <w:rPr>
          <w:rFonts w:ascii="Times New Roman" w:hint="eastAsia"/>
          <w:bCs/>
          <w:sz w:val="23"/>
          <w:szCs w:val="23"/>
        </w:rPr>
        <w:t>때</w:t>
      </w:r>
      <w:r w:rsidR="00BE43CC">
        <w:rPr>
          <w:rFonts w:ascii="Times New Roman" w:hint="eastAsia"/>
          <w:bCs/>
          <w:sz w:val="23"/>
          <w:szCs w:val="23"/>
        </w:rPr>
        <w:t xml:space="preserve"> </w:t>
      </w:r>
      <w:r w:rsidR="00BE43CC">
        <w:rPr>
          <w:rFonts w:ascii="Times New Roman" w:hint="eastAsia"/>
          <w:bCs/>
          <w:sz w:val="23"/>
          <w:szCs w:val="23"/>
        </w:rPr>
        <w:t>각각</w:t>
      </w:r>
      <w:r w:rsidR="00BE43CC">
        <w:rPr>
          <w:rFonts w:ascii="Times New Roman"/>
          <w:bCs/>
          <w:sz w:val="23"/>
          <w:szCs w:val="23"/>
        </w:rPr>
        <w:t xml:space="preserve"> </w:t>
      </w:r>
      <w:r w:rsidR="00BE43CC">
        <w:rPr>
          <w:rFonts w:ascii="Times New Roman" w:hint="eastAsia"/>
          <w:bCs/>
          <w:sz w:val="23"/>
          <w:szCs w:val="23"/>
        </w:rPr>
        <w:t>수령된</w:t>
      </w:r>
      <w:r w:rsidR="00BE43CC">
        <w:rPr>
          <w:rFonts w:ascii="Times New Roman" w:hint="eastAsia"/>
          <w:bCs/>
          <w:sz w:val="23"/>
          <w:szCs w:val="23"/>
        </w:rPr>
        <w:t xml:space="preserve"> </w:t>
      </w:r>
      <w:r w:rsidR="00BE43CC">
        <w:rPr>
          <w:rFonts w:ascii="Times New Roman" w:hint="eastAsia"/>
          <w:bCs/>
          <w:sz w:val="23"/>
          <w:szCs w:val="23"/>
        </w:rPr>
        <w:t>것으로</w:t>
      </w:r>
      <w:r w:rsidR="00BE43CC">
        <w:rPr>
          <w:rFonts w:ascii="Times New Roman" w:hint="eastAsia"/>
          <w:bCs/>
          <w:sz w:val="23"/>
          <w:szCs w:val="23"/>
        </w:rPr>
        <w:t xml:space="preserve"> </w:t>
      </w:r>
      <w:r w:rsidR="00BE43CC">
        <w:rPr>
          <w:rFonts w:ascii="Times New Roman" w:hint="eastAsia"/>
          <w:bCs/>
          <w:sz w:val="23"/>
          <w:szCs w:val="23"/>
        </w:rPr>
        <w:t>간주된다</w:t>
      </w:r>
      <w:r w:rsidR="00BE43CC">
        <w:rPr>
          <w:rFonts w:ascii="Times New Roman" w:hint="eastAsia"/>
          <w:bCs/>
          <w:sz w:val="23"/>
          <w:szCs w:val="23"/>
        </w:rPr>
        <w:t>.</w:t>
      </w:r>
    </w:p>
    <w:p w14:paraId="03959304" w14:textId="45A5F912" w:rsidR="00FD38BD" w:rsidRPr="00FD38BD" w:rsidRDefault="00A20188" w:rsidP="00FD38BD">
      <w:pPr>
        <w:snapToGrid w:val="0"/>
        <w:spacing w:before="180" w:after="180" w:line="360" w:lineRule="atLeast"/>
        <w:ind w:left="851"/>
        <w:rPr>
          <w:rFonts w:ascii="Times New Roman"/>
          <w:bCs/>
          <w:sz w:val="23"/>
          <w:szCs w:val="23"/>
        </w:rPr>
      </w:pPr>
      <w:r>
        <w:rPr>
          <w:rFonts w:ascii="Times New Roman" w:hint="eastAsia"/>
          <w:bCs/>
          <w:sz w:val="23"/>
          <w:szCs w:val="23"/>
        </w:rPr>
        <w:t>매도인</w:t>
      </w:r>
      <w:r w:rsidR="00FD38BD" w:rsidRPr="00FD38BD">
        <w:rPr>
          <w:rFonts w:ascii="Times New Roman"/>
          <w:bCs/>
          <w:sz w:val="23"/>
          <w:szCs w:val="23"/>
        </w:rPr>
        <w:t>:</w:t>
      </w:r>
    </w:p>
    <w:p w14:paraId="50163D54" w14:textId="3ABD2D7E" w:rsidR="00606CA9" w:rsidRDefault="00FD38BD" w:rsidP="00606CA9">
      <w:pPr>
        <w:snapToGrid w:val="0"/>
        <w:spacing w:before="180" w:after="180" w:line="360" w:lineRule="atLeast"/>
        <w:ind w:left="851"/>
        <w:rPr>
          <w:rFonts w:ascii="Times New Roman"/>
          <w:bCs/>
          <w:sz w:val="23"/>
          <w:szCs w:val="23"/>
        </w:rPr>
      </w:pPr>
      <w:r w:rsidRPr="00FD38BD">
        <w:rPr>
          <w:rFonts w:ascii="Times New Roman" w:hint="eastAsia"/>
          <w:bCs/>
          <w:sz w:val="23"/>
          <w:szCs w:val="23"/>
        </w:rPr>
        <w:t>주소</w:t>
      </w:r>
      <w:r w:rsidRPr="00FD38BD">
        <w:rPr>
          <w:rFonts w:ascii="Times New Roman"/>
          <w:bCs/>
          <w:sz w:val="23"/>
          <w:szCs w:val="23"/>
        </w:rPr>
        <w:t>:</w:t>
      </w:r>
      <w:r w:rsidRPr="00FD38BD">
        <w:rPr>
          <w:rFonts w:ascii="Times New Roman"/>
          <w:bCs/>
          <w:sz w:val="23"/>
          <w:szCs w:val="23"/>
        </w:rPr>
        <w:tab/>
      </w:r>
      <w:r w:rsidRPr="00A010F1">
        <w:rPr>
          <w:rFonts w:ascii="Times New Roman"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A010F1">
        <w:rPr>
          <w:rFonts w:ascii="Times New Roman"/>
          <w:sz w:val="23"/>
          <w:szCs w:val="23"/>
        </w:rPr>
        <w:br/>
      </w:r>
      <w:r w:rsidRPr="00A010F1">
        <w:rPr>
          <w:rFonts w:ascii="Times New Roman"/>
          <w:sz w:val="23"/>
          <w:szCs w:val="23"/>
        </w:rPr>
        <w:t>수신인</w:t>
      </w:r>
      <w:r w:rsidRPr="00A010F1">
        <w:rPr>
          <w:rFonts w:ascii="Times New Roman"/>
          <w:sz w:val="23"/>
          <w:szCs w:val="23"/>
        </w:rPr>
        <w:t>:</w:t>
      </w:r>
      <w:r w:rsidRPr="00A010F1">
        <w:rPr>
          <w:rFonts w:ascii="Times New Roman"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A010F1">
        <w:rPr>
          <w:rFonts w:ascii="Times New Roman"/>
          <w:sz w:val="23"/>
          <w:szCs w:val="23"/>
        </w:rPr>
        <w:br/>
      </w:r>
      <w:r w:rsidRPr="00A010F1">
        <w:rPr>
          <w:rFonts w:ascii="Times New Roman"/>
          <w:sz w:val="23"/>
          <w:szCs w:val="23"/>
        </w:rPr>
        <w:t>팩스</w:t>
      </w:r>
      <w:r w:rsidRPr="00A010F1">
        <w:rPr>
          <w:rFonts w:ascii="Times New Roman"/>
          <w:sz w:val="23"/>
          <w:szCs w:val="23"/>
        </w:rPr>
        <w:t>:</w:t>
      </w:r>
      <w:r w:rsidRPr="00A010F1">
        <w:rPr>
          <w:rFonts w:ascii="Times New Roman"/>
          <w:sz w:val="23"/>
          <w:szCs w:val="23"/>
        </w:rPr>
        <w:tab/>
      </w:r>
      <w:r w:rsidRPr="00A010F1">
        <w:rPr>
          <w:rFonts w:ascii="Times New Roman" w:hint="eastAsia"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  <w:r w:rsidRPr="00FD38BD">
        <w:rPr>
          <w:rFonts w:ascii="Times New Roman"/>
          <w:bCs/>
          <w:sz w:val="23"/>
          <w:szCs w:val="23"/>
        </w:rPr>
        <w:br/>
      </w:r>
      <w:r w:rsidRPr="00FD38BD">
        <w:rPr>
          <w:rFonts w:ascii="Times New Roman" w:hint="eastAsia"/>
          <w:bCs/>
          <w:sz w:val="23"/>
          <w:szCs w:val="23"/>
        </w:rPr>
        <w:t>전자메일</w:t>
      </w:r>
      <w:r w:rsidRPr="00FD38BD">
        <w:rPr>
          <w:rFonts w:ascii="Times New Roman"/>
          <w:bCs/>
          <w:sz w:val="23"/>
          <w:szCs w:val="23"/>
        </w:rPr>
        <w:t>:</w:t>
      </w:r>
      <w:r w:rsidRPr="00FD38BD">
        <w:rPr>
          <w:rFonts w:ascii="Times New Roman"/>
          <w:bCs/>
          <w:sz w:val="23"/>
          <w:szCs w:val="23"/>
        </w:rPr>
        <w:tab/>
      </w:r>
      <w:r w:rsidR="006C0B81">
        <w:rPr>
          <w:rFonts w:ascii="Times New Roman" w:hint="eastAsia"/>
          <w:sz w:val="23"/>
        </w:rPr>
        <w:t>[</w:t>
      </w:r>
      <w:r w:rsidR="006C0B81">
        <w:rPr>
          <w:rFonts w:ascii="Times New Roman" w:hint="eastAsia"/>
          <w:sz w:val="23"/>
        </w:rPr>
        <w:sym w:font="Wingdings 2" w:char="F097"/>
      </w:r>
      <w:r w:rsidR="006C0B81">
        <w:rPr>
          <w:rFonts w:ascii="Times New Roman" w:hint="eastAsia"/>
          <w:sz w:val="23"/>
        </w:rPr>
        <w:t>]</w:t>
      </w:r>
    </w:p>
    <w:p w14:paraId="337A7DEC" w14:textId="08877814" w:rsidR="00606CA9" w:rsidRPr="00FD38BD" w:rsidRDefault="00606CA9" w:rsidP="00606CA9">
      <w:pPr>
        <w:snapToGrid w:val="0"/>
        <w:spacing w:before="180" w:after="180" w:line="360" w:lineRule="atLeast"/>
        <w:ind w:left="851"/>
        <w:rPr>
          <w:rFonts w:ascii="Times New Roman"/>
          <w:bCs/>
          <w:sz w:val="23"/>
          <w:szCs w:val="23"/>
        </w:rPr>
      </w:pPr>
      <w:r w:rsidRPr="00FD38BD">
        <w:rPr>
          <w:rFonts w:ascii="Times New Roman" w:hint="eastAsia"/>
          <w:bCs/>
          <w:sz w:val="23"/>
          <w:szCs w:val="23"/>
        </w:rPr>
        <w:t>매수인</w:t>
      </w:r>
      <w:r w:rsidRPr="00FD38BD">
        <w:rPr>
          <w:rFonts w:ascii="Times New Roman"/>
          <w:bCs/>
          <w:sz w:val="23"/>
          <w:szCs w:val="23"/>
        </w:rPr>
        <w:t>:</w:t>
      </w:r>
    </w:p>
    <w:p w14:paraId="4D024002" w14:textId="29E511DA" w:rsidR="006C0B81" w:rsidRPr="006C0B81" w:rsidRDefault="006C0B81" w:rsidP="006C0B81">
      <w:pPr>
        <w:pStyle w:val="af3"/>
        <w:snapToGrid w:val="0"/>
        <w:spacing w:before="180" w:after="180" w:line="360" w:lineRule="atLeast"/>
        <w:ind w:leftChars="0" w:left="795"/>
        <w:rPr>
          <w:rFonts w:ascii="Times New Roman"/>
          <w:bCs/>
          <w:sz w:val="23"/>
          <w:szCs w:val="23"/>
        </w:rPr>
      </w:pPr>
      <w:r w:rsidRPr="006C0B81">
        <w:rPr>
          <w:rFonts w:ascii="Times New Roman" w:hint="eastAsia"/>
          <w:bCs/>
          <w:sz w:val="23"/>
          <w:szCs w:val="23"/>
        </w:rPr>
        <w:t>주소</w:t>
      </w:r>
      <w:r w:rsidRPr="006C0B81">
        <w:rPr>
          <w:rFonts w:ascii="Times New Roman"/>
          <w:bCs/>
          <w:sz w:val="23"/>
          <w:szCs w:val="23"/>
        </w:rPr>
        <w:t>:</w:t>
      </w:r>
      <w:r w:rsidRPr="006C0B81">
        <w:rPr>
          <w:rFonts w:ascii="Times New Roman"/>
          <w:bCs/>
          <w:sz w:val="23"/>
          <w:szCs w:val="23"/>
        </w:rPr>
        <w:tab/>
      </w:r>
      <w:r w:rsidRPr="006C0B81">
        <w:rPr>
          <w:rFonts w:ascii="Times New Roman"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  <w:r w:rsidRPr="006C0B81">
        <w:rPr>
          <w:rFonts w:ascii="Times New Roman"/>
          <w:sz w:val="23"/>
          <w:szCs w:val="23"/>
        </w:rPr>
        <w:br/>
      </w:r>
      <w:r w:rsidRPr="006C0B81">
        <w:rPr>
          <w:rFonts w:ascii="Times New Roman"/>
          <w:sz w:val="23"/>
          <w:szCs w:val="23"/>
        </w:rPr>
        <w:t>수신인</w:t>
      </w:r>
      <w:r w:rsidRPr="006C0B81">
        <w:rPr>
          <w:rFonts w:ascii="Times New Roman"/>
          <w:sz w:val="23"/>
          <w:szCs w:val="23"/>
        </w:rPr>
        <w:t>:</w:t>
      </w:r>
      <w:r w:rsidRPr="006C0B81">
        <w:rPr>
          <w:rFonts w:ascii="Times New Roman"/>
          <w:sz w:val="23"/>
          <w:szCs w:val="23"/>
        </w:rPr>
        <w:tab/>
      </w:r>
      <w:r w:rsidR="00817AC2">
        <w:rPr>
          <w:rFonts w:ascii="Times New Roman"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  <w:r w:rsidRPr="006C0B81">
        <w:rPr>
          <w:rFonts w:ascii="Times New Roman"/>
          <w:sz w:val="23"/>
          <w:szCs w:val="23"/>
        </w:rPr>
        <w:br/>
      </w:r>
      <w:r w:rsidRPr="006C0B81">
        <w:rPr>
          <w:rFonts w:ascii="Times New Roman"/>
          <w:sz w:val="23"/>
          <w:szCs w:val="23"/>
        </w:rPr>
        <w:t>팩스</w:t>
      </w:r>
      <w:r w:rsidRPr="006C0B81">
        <w:rPr>
          <w:rFonts w:ascii="Times New Roman"/>
          <w:sz w:val="23"/>
          <w:szCs w:val="23"/>
        </w:rPr>
        <w:t>:</w:t>
      </w:r>
      <w:r w:rsidRPr="006C0B81">
        <w:rPr>
          <w:rFonts w:ascii="Times New Roman"/>
          <w:sz w:val="23"/>
          <w:szCs w:val="23"/>
        </w:rPr>
        <w:tab/>
      </w:r>
      <w:r w:rsidRPr="006C0B81">
        <w:rPr>
          <w:rFonts w:ascii="Times New Roman" w:hint="eastAsia"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  <w:r w:rsidRPr="006C0B81">
        <w:rPr>
          <w:rFonts w:ascii="Times New Roman"/>
          <w:bCs/>
          <w:sz w:val="23"/>
          <w:szCs w:val="23"/>
        </w:rPr>
        <w:br/>
      </w:r>
      <w:r w:rsidRPr="006C0B81">
        <w:rPr>
          <w:rFonts w:ascii="Times New Roman" w:hint="eastAsia"/>
          <w:bCs/>
          <w:sz w:val="23"/>
          <w:szCs w:val="23"/>
        </w:rPr>
        <w:t>전자메일</w:t>
      </w:r>
      <w:r w:rsidRPr="006C0B81">
        <w:rPr>
          <w:rFonts w:ascii="Times New Roman"/>
          <w:bCs/>
          <w:sz w:val="23"/>
          <w:szCs w:val="23"/>
        </w:rPr>
        <w:t>:</w:t>
      </w:r>
      <w:r w:rsidRPr="006C0B81">
        <w:rPr>
          <w:rFonts w:ascii="Times New Roman"/>
          <w:bCs/>
          <w:sz w:val="23"/>
          <w:szCs w:val="23"/>
        </w:rPr>
        <w:tab/>
      </w:r>
      <w:r w:rsidRPr="006C0B81">
        <w:rPr>
          <w:rFonts w:ascii="Times New Roman" w:hint="eastAsia"/>
          <w:sz w:val="23"/>
        </w:rPr>
        <w:t>[</w:t>
      </w:r>
      <w:r>
        <w:rPr>
          <w:rFonts w:hint="eastAsia"/>
        </w:rPr>
        <w:sym w:font="Wingdings 2" w:char="F097"/>
      </w:r>
      <w:r w:rsidRPr="006C0B81">
        <w:rPr>
          <w:rFonts w:ascii="Times New Roman" w:hint="eastAsia"/>
          <w:sz w:val="23"/>
        </w:rPr>
        <w:t>]</w:t>
      </w:r>
    </w:p>
    <w:p w14:paraId="54D41128" w14:textId="338281B6" w:rsidR="00FD38BD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</w:t>
      </w:r>
      <w:r>
        <w:rPr>
          <w:rFonts w:ascii="Times New Roman"/>
          <w:bCs/>
          <w:sz w:val="23"/>
          <w:szCs w:val="23"/>
        </w:rPr>
        <w:t>3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FD38BD">
        <w:rPr>
          <w:rFonts w:ascii="Times New Roman"/>
          <w:bCs/>
          <w:sz w:val="23"/>
          <w:szCs w:val="23"/>
          <w:u w:val="single"/>
        </w:rPr>
        <w:t>준거법</w:t>
      </w:r>
      <w:r w:rsidR="00FD38BD" w:rsidRPr="00FD38BD">
        <w:rPr>
          <w:rFonts w:ascii="Times New Roman"/>
          <w:bCs/>
          <w:sz w:val="23"/>
          <w:szCs w:val="23"/>
        </w:rPr>
        <w:t xml:space="preserve">. 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그리고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이로부터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이와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관련하여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발생하는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모든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분쟁은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대한민국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법령에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의하여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규율</w:t>
      </w:r>
      <w:r w:rsidR="00FD38BD" w:rsidRPr="00FD38BD">
        <w:rPr>
          <w:rFonts w:ascii="Times New Roman"/>
          <w:bCs/>
          <w:sz w:val="23"/>
          <w:szCs w:val="23"/>
        </w:rPr>
        <w:t xml:space="preserve">, </w:t>
      </w:r>
      <w:r w:rsidR="00FD38BD" w:rsidRPr="00FD38BD">
        <w:rPr>
          <w:rFonts w:ascii="Times New Roman"/>
          <w:bCs/>
          <w:sz w:val="23"/>
          <w:szCs w:val="23"/>
        </w:rPr>
        <w:t>해석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및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집행된다</w:t>
      </w:r>
      <w:r w:rsidR="00FD38BD" w:rsidRPr="00FD38BD">
        <w:rPr>
          <w:rFonts w:ascii="Times New Roman"/>
          <w:bCs/>
          <w:sz w:val="23"/>
          <w:szCs w:val="23"/>
        </w:rPr>
        <w:t>.</w:t>
      </w:r>
    </w:p>
    <w:p w14:paraId="66A3078B" w14:textId="0233304B" w:rsid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</w:t>
      </w:r>
      <w:r>
        <w:rPr>
          <w:rFonts w:ascii="Times New Roman"/>
          <w:bCs/>
          <w:sz w:val="23"/>
          <w:szCs w:val="23"/>
        </w:rPr>
        <w:t>4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877DDC">
        <w:rPr>
          <w:rFonts w:ascii="Times New Roman"/>
          <w:sz w:val="23"/>
          <w:szCs w:val="23"/>
          <w:u w:val="single"/>
        </w:rPr>
        <w:t>분쟁</w:t>
      </w:r>
      <w:r w:rsidR="00FD38BD" w:rsidRPr="00877DDC">
        <w:rPr>
          <w:rFonts w:ascii="Times New Roman"/>
          <w:sz w:val="23"/>
          <w:szCs w:val="23"/>
          <w:u w:val="single"/>
        </w:rPr>
        <w:t xml:space="preserve"> </w:t>
      </w:r>
      <w:r w:rsidR="00FD38BD" w:rsidRPr="00877DDC">
        <w:rPr>
          <w:rFonts w:ascii="Times New Roman"/>
          <w:sz w:val="23"/>
          <w:szCs w:val="23"/>
          <w:u w:val="single"/>
        </w:rPr>
        <w:t>해결</w:t>
      </w:r>
      <w:r w:rsidR="00FD38BD" w:rsidRPr="00877DDC">
        <w:rPr>
          <w:rFonts w:ascii="Times New Roman"/>
          <w:sz w:val="23"/>
          <w:szCs w:val="23"/>
        </w:rPr>
        <w:t xml:space="preserve">.  </w:t>
      </w:r>
      <w:r w:rsidR="00FD38BD" w:rsidRPr="00877DDC">
        <w:rPr>
          <w:rFonts w:ascii="Times New Roman"/>
          <w:sz w:val="23"/>
          <w:szCs w:val="23"/>
        </w:rPr>
        <w:t>본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계약과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관련하여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분쟁이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발생하는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경우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각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당사자는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선의에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기초한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협의를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통해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해결책을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모색한다</w:t>
      </w:r>
      <w:r w:rsidR="00FD38BD" w:rsidRPr="00877DDC">
        <w:rPr>
          <w:rFonts w:ascii="Times New Roman"/>
          <w:sz w:val="23"/>
          <w:szCs w:val="23"/>
        </w:rPr>
        <w:t xml:space="preserve">. </w:t>
      </w:r>
      <w:r w:rsidR="00FD38BD" w:rsidRPr="00877DDC">
        <w:rPr>
          <w:rFonts w:ascii="Times New Roman"/>
          <w:sz w:val="23"/>
          <w:szCs w:val="23"/>
        </w:rPr>
        <w:t>이러한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협의에도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불구하고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분쟁이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해결되지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않는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경우</w:t>
      </w:r>
      <w:r w:rsidR="00FD38BD" w:rsidRPr="00877DDC">
        <w:rPr>
          <w:rFonts w:ascii="Times New Roman"/>
          <w:sz w:val="23"/>
          <w:szCs w:val="23"/>
        </w:rPr>
        <w:t xml:space="preserve">, </w:t>
      </w:r>
      <w:r w:rsidR="001D151B">
        <w:rPr>
          <w:rFonts w:ascii="Times New Roman"/>
          <w:sz w:val="23"/>
          <w:szCs w:val="23"/>
        </w:rPr>
        <w:t>[</w:t>
      </w:r>
      <w:r w:rsidR="00FD38BD" w:rsidRPr="00877DDC">
        <w:rPr>
          <w:rFonts w:ascii="Times New Roman"/>
          <w:sz w:val="23"/>
          <w:szCs w:val="23"/>
        </w:rPr>
        <w:t>서울중앙지방법원</w:t>
      </w:r>
      <w:r w:rsidR="001D151B">
        <w:rPr>
          <w:rFonts w:ascii="Times New Roman" w:hint="eastAsia"/>
          <w:sz w:val="23"/>
          <w:szCs w:val="23"/>
        </w:rPr>
        <w:t>]</w:t>
      </w:r>
      <w:r w:rsidR="00FD38BD" w:rsidRPr="00877DDC">
        <w:rPr>
          <w:rFonts w:ascii="Times New Roman"/>
          <w:sz w:val="23"/>
          <w:szCs w:val="23"/>
        </w:rPr>
        <w:t>을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제</w:t>
      </w:r>
      <w:r w:rsidR="00FD38BD" w:rsidRPr="00877DDC">
        <w:rPr>
          <w:rFonts w:ascii="Times New Roman"/>
          <w:sz w:val="23"/>
          <w:szCs w:val="23"/>
        </w:rPr>
        <w:t>1</w:t>
      </w:r>
      <w:r w:rsidR="00FD38BD" w:rsidRPr="00877DDC">
        <w:rPr>
          <w:rFonts w:ascii="Times New Roman"/>
          <w:sz w:val="23"/>
          <w:szCs w:val="23"/>
        </w:rPr>
        <w:t>심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전속관할로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하는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재판에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의해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최종</w:t>
      </w:r>
      <w:r w:rsidR="00FD38BD" w:rsidRPr="00877DDC">
        <w:rPr>
          <w:rFonts w:ascii="Times New Roman"/>
          <w:sz w:val="23"/>
          <w:szCs w:val="23"/>
        </w:rPr>
        <w:t xml:space="preserve"> </w:t>
      </w:r>
      <w:r w:rsidR="00FD38BD" w:rsidRPr="00877DDC">
        <w:rPr>
          <w:rFonts w:ascii="Times New Roman"/>
          <w:sz w:val="23"/>
          <w:szCs w:val="23"/>
        </w:rPr>
        <w:t>해결한다</w:t>
      </w:r>
      <w:r w:rsidR="00FD38BD" w:rsidRPr="00877DDC">
        <w:rPr>
          <w:rFonts w:ascii="Times New Roman"/>
          <w:sz w:val="23"/>
          <w:szCs w:val="23"/>
        </w:rPr>
        <w:t>.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각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당사자는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위반</w:t>
      </w:r>
      <w:r w:rsidR="00BE43CC" w:rsidRPr="00877DDC">
        <w:rPr>
          <w:rFonts w:ascii="Times New Roman" w:hint="eastAsia"/>
          <w:sz w:val="23"/>
          <w:szCs w:val="23"/>
        </w:rPr>
        <w:t>이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상대방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당사자에게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회복할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없는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손해를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초래할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있음을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인정하며</w:t>
      </w:r>
      <w:r w:rsidR="00BE43CC" w:rsidRPr="00877DDC">
        <w:rPr>
          <w:rFonts w:ascii="Times New Roman"/>
          <w:sz w:val="23"/>
          <w:szCs w:val="23"/>
        </w:rPr>
        <w:t xml:space="preserve">, </w:t>
      </w:r>
      <w:r w:rsidR="00BE43CC" w:rsidRPr="00877DDC">
        <w:rPr>
          <w:rFonts w:ascii="Times New Roman"/>
          <w:sz w:val="23"/>
          <w:szCs w:val="23"/>
        </w:rPr>
        <w:t>그에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따라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각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당사자</w:t>
      </w:r>
      <w:r w:rsidR="00BE43CC" w:rsidRPr="00877DDC">
        <w:rPr>
          <w:rFonts w:ascii="Times New Roman" w:hint="eastAsia"/>
          <w:sz w:val="23"/>
          <w:szCs w:val="23"/>
        </w:rPr>
        <w:t>가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상대방</w:t>
      </w:r>
      <w:r w:rsidR="00BE43CC" w:rsidRPr="00877DDC">
        <w:rPr>
          <w:rFonts w:ascii="Times New Roman" w:hint="eastAsia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당사자</w:t>
      </w:r>
      <w:r w:rsidR="00BE43CC" w:rsidRPr="00877DDC">
        <w:rPr>
          <w:rFonts w:ascii="Times New Roman"/>
          <w:sz w:val="23"/>
          <w:szCs w:val="23"/>
        </w:rPr>
        <w:t>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위반이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있는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경우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관할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법원에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가압류</w:t>
      </w:r>
      <w:r w:rsidR="00BE43CC" w:rsidRPr="00877DDC">
        <w:rPr>
          <w:rFonts w:ascii="Times New Roman"/>
          <w:sz w:val="23"/>
          <w:szCs w:val="23"/>
        </w:rPr>
        <w:t xml:space="preserve">, </w:t>
      </w:r>
      <w:r w:rsidR="00BE43CC" w:rsidRPr="00877DDC">
        <w:rPr>
          <w:rFonts w:ascii="Times New Roman"/>
          <w:sz w:val="23"/>
          <w:szCs w:val="23"/>
        </w:rPr>
        <w:t>가처분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등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위반을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방지하고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본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계약의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이행을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강제하기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위한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적절한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조치를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청구할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권리를</w:t>
      </w:r>
      <w:r w:rsidR="00BE43CC" w:rsidRPr="00877DDC">
        <w:rPr>
          <w:rFonts w:ascii="Times New Roman"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</w:rPr>
        <w:t>가진다</w:t>
      </w:r>
      <w:r w:rsidR="00BE43CC" w:rsidRPr="00877DDC">
        <w:rPr>
          <w:rFonts w:ascii="Times New Roman" w:hint="eastAsia"/>
          <w:sz w:val="23"/>
          <w:szCs w:val="23"/>
        </w:rPr>
        <w:t>는</w:t>
      </w:r>
      <w:r w:rsidR="00BE43CC" w:rsidRPr="00877DDC">
        <w:rPr>
          <w:rFonts w:ascii="Times New Roman" w:hint="eastAsia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점을</w:t>
      </w:r>
      <w:r w:rsidR="00BE43CC" w:rsidRPr="00877DDC">
        <w:rPr>
          <w:rFonts w:ascii="Times New Roman" w:hint="eastAsia"/>
          <w:sz w:val="23"/>
          <w:szCs w:val="23"/>
        </w:rPr>
        <w:t xml:space="preserve"> </w:t>
      </w:r>
      <w:r w:rsidR="00BE43CC" w:rsidRPr="00877DDC">
        <w:rPr>
          <w:rFonts w:ascii="Times New Roman" w:hint="eastAsia"/>
          <w:sz w:val="23"/>
          <w:szCs w:val="23"/>
        </w:rPr>
        <w:t>확인한다</w:t>
      </w:r>
      <w:r w:rsidR="00BE43CC" w:rsidRPr="00877DDC">
        <w:rPr>
          <w:rFonts w:ascii="Times New Roman" w:hint="eastAsia"/>
          <w:sz w:val="23"/>
          <w:szCs w:val="23"/>
        </w:rPr>
        <w:t>.</w:t>
      </w:r>
      <w:r w:rsidR="00281C79">
        <w:rPr>
          <w:rFonts w:ascii="Times New Roman"/>
          <w:sz w:val="23"/>
          <w:szCs w:val="23"/>
        </w:rPr>
        <w:t xml:space="preserve"> </w:t>
      </w:r>
    </w:p>
    <w:tbl>
      <w:tblPr>
        <w:tblStyle w:val="af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0"/>
      </w:tblGrid>
      <w:tr w:rsidR="00BF12FD" w14:paraId="3C3F44ED" w14:textId="77777777" w:rsidTr="00D3776C">
        <w:tc>
          <w:tcPr>
            <w:tcW w:w="9060" w:type="dxa"/>
            <w:shd w:val="clear" w:color="auto" w:fill="D9D9D9" w:themeFill="background1" w:themeFillShade="D9"/>
          </w:tcPr>
          <w:p w14:paraId="03A257C5" w14:textId="24EC0805" w:rsidR="00C3294B" w:rsidRDefault="00BF12FD" w:rsidP="00D3776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  <w:r w:rsidRPr="005E40DA">
              <w:rPr>
                <w:rFonts w:ascii="Times New Roman"/>
                <w:b/>
                <w:sz w:val="22"/>
                <w:szCs w:val="22"/>
              </w:rPr>
              <w:t>Note</w:t>
            </w:r>
            <w:r w:rsidRPr="00AB70EB">
              <w:rPr>
                <w:rFonts w:ascii="Times New Roman"/>
                <w:sz w:val="22"/>
                <w:szCs w:val="22"/>
              </w:rPr>
              <w:t xml:space="preserve">: </w:t>
            </w:r>
            <w:r w:rsidR="00924CD9">
              <w:rPr>
                <w:rFonts w:ascii="Times New Roman" w:hint="eastAsia"/>
                <w:sz w:val="22"/>
                <w:szCs w:val="22"/>
              </w:rPr>
              <w:t>소송과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중재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중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국내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딜에서는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비용적인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측면을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고려하여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소송으로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분쟁을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해결하는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경우가</w:t>
            </w:r>
            <w:r w:rsidR="00C3294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C3294B">
              <w:rPr>
                <w:rFonts w:ascii="Times New Roman" w:hint="eastAsia"/>
                <w:sz w:val="22"/>
                <w:szCs w:val="22"/>
              </w:rPr>
              <w:t>많으나</w:t>
            </w:r>
            <w:r w:rsidR="00C3294B">
              <w:rPr>
                <w:rFonts w:ascii="Times New Roman" w:hint="eastAsia"/>
                <w:sz w:val="22"/>
                <w:szCs w:val="22"/>
              </w:rPr>
              <w:t>,</w:t>
            </w:r>
            <w:r w:rsidR="00924CD9">
              <w:rPr>
                <w:rFonts w:ascii="Times New Roman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아래와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같은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소송과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중재의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장단점을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비교하여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분쟁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해결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방식을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정하는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것이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합리적일</w:t>
            </w:r>
            <w:r w:rsidR="00924CD9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924CD9">
              <w:rPr>
                <w:rFonts w:ascii="Times New Roman" w:hint="eastAsia"/>
                <w:sz w:val="22"/>
                <w:szCs w:val="22"/>
              </w:rPr>
              <w:t>것입니다</w:t>
            </w:r>
            <w:r w:rsidR="00924CD9">
              <w:rPr>
                <w:rFonts w:ascii="Times New Roman" w:hint="eastAsia"/>
                <w:sz w:val="22"/>
                <w:szCs w:val="22"/>
              </w:rPr>
              <w:t>.</w:t>
            </w:r>
          </w:p>
          <w:p w14:paraId="0DFC670F" w14:textId="77777777" w:rsidR="00A43F8A" w:rsidRPr="00A9004E" w:rsidRDefault="00A43F8A" w:rsidP="00D3776C">
            <w:pPr>
              <w:adjustRightInd w:val="0"/>
              <w:snapToGrid w:val="0"/>
              <w:spacing w:line="360" w:lineRule="atLeast"/>
              <w:rPr>
                <w:rFonts w:ascii="Times New Roman"/>
                <w:sz w:val="22"/>
                <w:szCs w:val="22"/>
              </w:rPr>
            </w:pPr>
          </w:p>
          <w:tbl>
            <w:tblPr>
              <w:tblStyle w:val="af"/>
              <w:tblW w:w="0" w:type="auto"/>
              <w:tblLook w:val="04A0" w:firstRow="1" w:lastRow="0" w:firstColumn="1" w:lastColumn="0" w:noHBand="0" w:noVBand="1"/>
            </w:tblPr>
            <w:tblGrid>
              <w:gridCol w:w="804"/>
              <w:gridCol w:w="3756"/>
              <w:gridCol w:w="4274"/>
            </w:tblGrid>
            <w:tr w:rsidR="00924CD9" w:rsidRPr="00DE6E86" w14:paraId="1D8F5E62" w14:textId="77777777" w:rsidTr="00D20CD4">
              <w:tc>
                <w:tcPr>
                  <w:tcW w:w="804" w:type="dxa"/>
                  <w:vAlign w:val="center"/>
                </w:tcPr>
                <w:p w14:paraId="67D47B99" w14:textId="77777777" w:rsidR="00924CD9" w:rsidRPr="00924CD9" w:rsidRDefault="00924CD9" w:rsidP="00A9004E">
                  <w:pPr>
                    <w:wordWrap/>
                    <w:spacing w:line="276" w:lineRule="auto"/>
                    <w:jc w:val="center"/>
                    <w:rPr>
                      <w:rFonts w:ascii="Times New Roman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3756" w:type="dxa"/>
                  <w:vAlign w:val="center"/>
                </w:tcPr>
                <w:p w14:paraId="5D968661" w14:textId="77777777" w:rsidR="00924CD9" w:rsidRPr="00924CD9" w:rsidRDefault="00924CD9" w:rsidP="00A9004E">
                  <w:pPr>
                    <w:wordWrap/>
                    <w:spacing w:line="276" w:lineRule="auto"/>
                    <w:jc w:val="center"/>
                    <w:rPr>
                      <w:rFonts w:ascii="Times New Roman"/>
                      <w:b/>
                      <w:sz w:val="22"/>
                      <w:szCs w:val="22"/>
                    </w:rPr>
                  </w:pPr>
                  <w:r w:rsidRPr="00924CD9">
                    <w:rPr>
                      <w:rFonts w:ascii="Times New Roman"/>
                      <w:b/>
                      <w:sz w:val="22"/>
                      <w:szCs w:val="22"/>
                    </w:rPr>
                    <w:t>장점</w:t>
                  </w:r>
                </w:p>
              </w:tc>
              <w:tc>
                <w:tcPr>
                  <w:tcW w:w="4274" w:type="dxa"/>
                  <w:vAlign w:val="center"/>
                </w:tcPr>
                <w:p w14:paraId="72AE235B" w14:textId="77777777" w:rsidR="00924CD9" w:rsidRPr="00924CD9" w:rsidRDefault="00924CD9" w:rsidP="00A9004E">
                  <w:pPr>
                    <w:wordWrap/>
                    <w:spacing w:line="276" w:lineRule="auto"/>
                    <w:jc w:val="center"/>
                    <w:rPr>
                      <w:rFonts w:ascii="Times New Roman"/>
                      <w:b/>
                      <w:sz w:val="22"/>
                      <w:szCs w:val="22"/>
                    </w:rPr>
                  </w:pPr>
                  <w:r w:rsidRPr="00924CD9">
                    <w:rPr>
                      <w:rFonts w:ascii="Times New Roman"/>
                      <w:b/>
                      <w:sz w:val="22"/>
                      <w:szCs w:val="22"/>
                    </w:rPr>
                    <w:t>단점</w:t>
                  </w:r>
                </w:p>
              </w:tc>
            </w:tr>
            <w:tr w:rsidR="00924CD9" w:rsidRPr="008B4F72" w14:paraId="01EDD862" w14:textId="77777777" w:rsidTr="00654E8E">
              <w:tc>
                <w:tcPr>
                  <w:tcW w:w="804" w:type="dxa"/>
                  <w:vAlign w:val="center"/>
                </w:tcPr>
                <w:p w14:paraId="28A9A319" w14:textId="2EDB75BD" w:rsidR="00924CD9" w:rsidRPr="00A9004E" w:rsidRDefault="00924CD9" w:rsidP="003737CE">
                  <w:pPr>
                    <w:spacing w:line="276" w:lineRule="auto"/>
                    <w:jc w:val="center"/>
                    <w:rPr>
                      <w:rFonts w:ascii="Times New Roman"/>
                      <w:b/>
                      <w:sz w:val="22"/>
                      <w:szCs w:val="22"/>
                    </w:rPr>
                  </w:pPr>
                  <w:r w:rsidRPr="00A9004E">
                    <w:rPr>
                      <w:rFonts w:ascii="Times New Roman" w:hint="eastAsia"/>
                      <w:b/>
                      <w:sz w:val="22"/>
                      <w:szCs w:val="22"/>
                    </w:rPr>
                    <w:t>소송</w:t>
                  </w:r>
                </w:p>
              </w:tc>
              <w:tc>
                <w:tcPr>
                  <w:tcW w:w="3756" w:type="dxa"/>
                  <w:vAlign w:val="center"/>
                </w:tcPr>
                <w:p w14:paraId="60DDA642" w14:textId="5A761F06" w:rsidR="00924CD9" w:rsidRPr="00D20CD4" w:rsidRDefault="00924CD9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상소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가능</w:t>
                  </w:r>
                </w:p>
                <w:p w14:paraId="25D417A0" w14:textId="0091032C" w:rsidR="00924CD9" w:rsidRPr="00D20CD4" w:rsidRDefault="00924CD9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판결에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대한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집행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용이</w:t>
                  </w:r>
                </w:p>
                <w:p w14:paraId="55B88563" w14:textId="5633683B" w:rsidR="00924CD9" w:rsidRDefault="00924CD9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비용이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상대적으로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적게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소요</w:t>
                  </w:r>
                </w:p>
                <w:p w14:paraId="0EE2B7CC" w14:textId="28F7DD89" w:rsidR="00654E8E" w:rsidRPr="00D20CD4" w:rsidRDefault="00654E8E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3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자에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대한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증거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수집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가능</w:t>
                  </w:r>
                </w:p>
              </w:tc>
              <w:tc>
                <w:tcPr>
                  <w:tcW w:w="4274" w:type="dxa"/>
                  <w:vAlign w:val="center"/>
                </w:tcPr>
                <w:p w14:paraId="70885CCF" w14:textId="5EE6BBAE" w:rsidR="00924CD9" w:rsidRDefault="00924CD9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상소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절차로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인하여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분쟁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해결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지연</w:t>
                  </w:r>
                </w:p>
                <w:p w14:paraId="54BAEDBB" w14:textId="0EEE844D" w:rsidR="00834703" w:rsidRDefault="00834703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담당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재판부의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전문성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결여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가능성</w:t>
                  </w:r>
                </w:p>
                <w:p w14:paraId="2AB1CC0D" w14:textId="3FE33853" w:rsidR="00924CD9" w:rsidRPr="00924CD9" w:rsidRDefault="00834703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변론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절차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및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="00924CD9">
                    <w:rPr>
                      <w:rFonts w:ascii="Times New Roman" w:eastAsia="바탕체" w:hint="eastAsia"/>
                      <w:sz w:val="22"/>
                      <w:szCs w:val="22"/>
                    </w:rPr>
                    <w:t>판결문</w:t>
                  </w:r>
                  <w:r w:rsidR="00924CD9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="00924CD9">
                    <w:rPr>
                      <w:rFonts w:ascii="Times New Roman" w:eastAsia="바탕체" w:hint="eastAsia"/>
                      <w:sz w:val="22"/>
                      <w:szCs w:val="22"/>
                    </w:rPr>
                    <w:t>공개</w:t>
                  </w:r>
                </w:p>
              </w:tc>
            </w:tr>
            <w:tr w:rsidR="00924CD9" w:rsidRPr="008B4F72" w14:paraId="28F76D2A" w14:textId="77777777" w:rsidTr="00654E8E">
              <w:tc>
                <w:tcPr>
                  <w:tcW w:w="804" w:type="dxa"/>
                  <w:vAlign w:val="center"/>
                </w:tcPr>
                <w:p w14:paraId="041EA779" w14:textId="2A5FD643" w:rsidR="00924CD9" w:rsidRPr="00A9004E" w:rsidRDefault="00924CD9" w:rsidP="003737CE">
                  <w:pPr>
                    <w:spacing w:line="276" w:lineRule="auto"/>
                    <w:jc w:val="center"/>
                    <w:rPr>
                      <w:rFonts w:ascii="Times New Roman"/>
                      <w:b/>
                      <w:sz w:val="22"/>
                      <w:szCs w:val="22"/>
                    </w:rPr>
                  </w:pPr>
                  <w:r w:rsidRPr="00A9004E">
                    <w:rPr>
                      <w:rFonts w:ascii="Times New Roman" w:hint="eastAsia"/>
                      <w:b/>
                      <w:sz w:val="22"/>
                      <w:szCs w:val="22"/>
                    </w:rPr>
                    <w:t>중재</w:t>
                  </w:r>
                </w:p>
              </w:tc>
              <w:tc>
                <w:tcPr>
                  <w:tcW w:w="3756" w:type="dxa"/>
                  <w:vAlign w:val="center"/>
                </w:tcPr>
                <w:p w14:paraId="1AD27FDA" w14:textId="07C474A2" w:rsidR="00924CD9" w:rsidRDefault="00A80F47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소송</w:t>
                  </w:r>
                  <w:r>
                    <w:rPr>
                      <w:rFonts w:ascii="Times New Roman" w:eastAsia="바탕체"/>
                      <w:sz w:val="22"/>
                      <w:szCs w:val="22"/>
                    </w:rPr>
                    <w:t>(3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심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)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에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비하여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신속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(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단심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)</w:t>
                  </w:r>
                </w:p>
                <w:p w14:paraId="7E82C6A6" w14:textId="5271818E" w:rsidR="00A80F47" w:rsidRDefault="00A80F47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절차가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상대적으로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유연</w:t>
                  </w:r>
                </w:p>
                <w:p w14:paraId="67840C49" w14:textId="1F9ADAEE" w:rsidR="003737CE" w:rsidRPr="00D20CD4" w:rsidRDefault="003737CE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중재</w:t>
                  </w:r>
                  <w:r w:rsidR="00834703">
                    <w:rPr>
                      <w:rFonts w:ascii="Times New Roman" w:eastAsia="바탕체" w:hint="eastAsia"/>
                      <w:sz w:val="22"/>
                      <w:szCs w:val="22"/>
                    </w:rPr>
                    <w:t>판정부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의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전문성</w:t>
                  </w:r>
                  <w:r w:rsidR="00834703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="00834703">
                    <w:rPr>
                      <w:rFonts w:ascii="Times New Roman" w:eastAsia="바탕체" w:hint="eastAsia"/>
                      <w:sz w:val="22"/>
                      <w:szCs w:val="22"/>
                    </w:rPr>
                    <w:t>기대</w:t>
                  </w:r>
                </w:p>
                <w:p w14:paraId="177B472F" w14:textId="16BB1231" w:rsidR="00A43F8A" w:rsidRDefault="00A43F8A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심리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/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판정의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기밀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유지</w:t>
                  </w:r>
                </w:p>
                <w:p w14:paraId="270B781E" w14:textId="651B302F" w:rsidR="00A80F47" w:rsidRPr="00D20CD4" w:rsidRDefault="00A80F47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증거조사의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범위가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넓음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(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단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,</w:t>
                  </w:r>
                  <w:r>
                    <w:rPr>
                      <w:rFonts w:ascii="Times New Roman" w:eastAsia="바탕체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이러한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이유로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신청인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측에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불리한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문서도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제출해야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할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수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있음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4274" w:type="dxa"/>
                  <w:vAlign w:val="center"/>
                </w:tcPr>
                <w:p w14:paraId="4420C223" w14:textId="21B5A324" w:rsidR="00924CD9" w:rsidRDefault="00A43F8A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상소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불가</w:t>
                  </w:r>
                </w:p>
                <w:p w14:paraId="4C21CCE5" w14:textId="60C64843" w:rsidR="00A43F8A" w:rsidRDefault="00A43F8A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중재판정에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대한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임의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이행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거절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별도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소송을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통한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집행</w:t>
                  </w:r>
                  <w:r w:rsidR="00834703">
                    <w:rPr>
                      <w:rFonts w:ascii="Times New Roman" w:eastAsia="바탕체" w:hint="eastAsia"/>
                      <w:sz w:val="22"/>
                      <w:szCs w:val="22"/>
                    </w:rPr>
                    <w:t>판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결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필요</w:t>
                  </w:r>
                </w:p>
                <w:p w14:paraId="5481EA32" w14:textId="1B039380" w:rsidR="00A43F8A" w:rsidRDefault="00A43F8A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비용이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상대적으로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많이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소요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(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단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,</w:t>
                  </w:r>
                  <w:r w:rsidRPr="00D20CD4">
                    <w:rPr>
                      <w:rFonts w:ascii="Times New Roman" w:eastAsia="바탕체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이러한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이유로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소송과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달리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중재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신청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남용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방지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가능</w:t>
                  </w:r>
                  <w:r w:rsidRPr="00D20CD4">
                    <w:rPr>
                      <w:rFonts w:ascii="Times New Roman" w:eastAsia="바탕체" w:hint="eastAsia"/>
                      <w:sz w:val="22"/>
                      <w:szCs w:val="22"/>
                    </w:rPr>
                    <w:t>)</w:t>
                  </w:r>
                </w:p>
                <w:p w14:paraId="7E0BE259" w14:textId="543993C0" w:rsidR="00654E8E" w:rsidRPr="00654E8E" w:rsidRDefault="00654E8E" w:rsidP="003737CE">
                  <w:pPr>
                    <w:pStyle w:val="af3"/>
                    <w:widowControl/>
                    <w:numPr>
                      <w:ilvl w:val="0"/>
                      <w:numId w:val="86"/>
                    </w:numPr>
                    <w:spacing w:line="276" w:lineRule="auto"/>
                    <w:ind w:leftChars="0"/>
                    <w:rPr>
                      <w:rFonts w:ascii="Times New Roman" w:eastAsia="바탕체"/>
                      <w:sz w:val="22"/>
                      <w:szCs w:val="22"/>
                    </w:rPr>
                  </w:pP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3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자에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대한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증거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수집이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어려움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(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중재법상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원칙적으로는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허용되나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아직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선례가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없음</w:t>
                  </w:r>
                  <w:r>
                    <w:rPr>
                      <w:rFonts w:ascii="Times New Roman" w:eastAsia="바탕체" w:hint="eastAsia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690D3F38" w14:textId="5EB16666" w:rsidR="00BF12FD" w:rsidRPr="00E70FAB" w:rsidRDefault="00BF12FD" w:rsidP="00A43F8A">
            <w:pPr>
              <w:pStyle w:val="af3"/>
              <w:adjustRightInd w:val="0"/>
              <w:snapToGrid w:val="0"/>
              <w:spacing w:line="360" w:lineRule="atLeast"/>
              <w:ind w:leftChars="0" w:left="0"/>
              <w:rPr>
                <w:rFonts w:ascii="Times New Roman"/>
                <w:sz w:val="23"/>
                <w:szCs w:val="23"/>
              </w:rPr>
            </w:pPr>
          </w:p>
        </w:tc>
      </w:tr>
    </w:tbl>
    <w:p w14:paraId="17653B70" w14:textId="45696AB3" w:rsidR="00FD38BD" w:rsidRPr="00877DDC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lastRenderedPageBreak/>
        <w:t>15.</w:t>
      </w:r>
      <w:r>
        <w:rPr>
          <w:rFonts w:ascii="Times New Roman"/>
          <w:bCs/>
          <w:sz w:val="23"/>
          <w:szCs w:val="23"/>
        </w:rPr>
        <w:t>5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877DDC">
        <w:rPr>
          <w:rFonts w:ascii="Times New Roman"/>
          <w:bCs/>
          <w:sz w:val="23"/>
          <w:szCs w:val="23"/>
          <w:u w:val="single"/>
        </w:rPr>
        <w:t>완전계약</w:t>
      </w:r>
      <w:r w:rsidR="00FD38BD" w:rsidRPr="00877DDC">
        <w:rPr>
          <w:rFonts w:ascii="Times New Roman"/>
          <w:bCs/>
          <w:sz w:val="23"/>
          <w:szCs w:val="23"/>
        </w:rPr>
        <w:t xml:space="preserve">.  </w:t>
      </w:r>
      <w:r w:rsidR="00FD38BD" w:rsidRPr="00877DDC">
        <w:rPr>
          <w:rFonts w:ascii="Times New Roman"/>
          <w:bCs/>
          <w:sz w:val="23"/>
          <w:szCs w:val="23"/>
        </w:rPr>
        <w:t>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계약</w:t>
      </w:r>
      <w:r w:rsidR="00FD38BD" w:rsidRPr="00877DDC">
        <w:rPr>
          <w:rFonts w:ascii="Times New Roman"/>
          <w:bCs/>
          <w:sz w:val="23"/>
          <w:szCs w:val="23"/>
        </w:rPr>
        <w:t>(</w:t>
      </w:r>
      <w:r w:rsidR="00FD38BD" w:rsidRPr="00877DDC">
        <w:rPr>
          <w:rFonts w:ascii="Times New Roman"/>
          <w:bCs/>
          <w:sz w:val="23"/>
          <w:szCs w:val="23"/>
        </w:rPr>
        <w:t>별첨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별지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및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부록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포함</w:t>
      </w:r>
      <w:r w:rsidR="00FD38BD" w:rsidRPr="00877DDC">
        <w:rPr>
          <w:rFonts w:ascii="Times New Roman"/>
          <w:bCs/>
          <w:sz w:val="23"/>
          <w:szCs w:val="23"/>
        </w:rPr>
        <w:t xml:space="preserve">) </w:t>
      </w:r>
      <w:r w:rsidR="00FD38BD" w:rsidRPr="00877DDC">
        <w:rPr>
          <w:rFonts w:ascii="Times New Roman"/>
          <w:bCs/>
          <w:sz w:val="23"/>
          <w:szCs w:val="23"/>
        </w:rPr>
        <w:t>및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계약에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따라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체결된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계약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서류와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증서들은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대상주식의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매매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및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 w:hint="eastAsia"/>
          <w:bCs/>
          <w:sz w:val="23"/>
          <w:szCs w:val="23"/>
        </w:rPr>
        <w:t>본건</w:t>
      </w:r>
      <w:r w:rsidR="00FD38BD" w:rsidRPr="00877DDC">
        <w:rPr>
          <w:rFonts w:ascii="Times New Roman" w:hint="eastAsia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거래에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관한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당사자들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사이의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최종적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완전한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그리고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배타적인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합의를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구성하며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그에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대한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종전의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모든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구두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또는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서면의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합의</w:t>
      </w:r>
      <w:r w:rsidR="00BE43CC" w:rsidRPr="00877DDC">
        <w:rPr>
          <w:rFonts w:ascii="Times New Roman" w:hint="eastAsia"/>
          <w:sz w:val="23"/>
          <w:szCs w:val="23"/>
          <w:lang w:val="ko-KR"/>
        </w:rPr>
        <w:t>(</w:t>
      </w:r>
      <w:r w:rsidR="00BE43CC" w:rsidRPr="00877DDC">
        <w:rPr>
          <w:rFonts w:ascii="Times New Roman"/>
          <w:sz w:val="23"/>
          <w:szCs w:val="23"/>
          <w:lang w:val="ko-KR"/>
        </w:rPr>
        <w:t>비밀유지</w:t>
      </w:r>
      <w:r w:rsidR="00BE43CC" w:rsidRPr="00877DDC">
        <w:rPr>
          <w:rFonts w:ascii="Times New Roman" w:hint="eastAsia"/>
          <w:sz w:val="23"/>
          <w:szCs w:val="23"/>
          <w:lang w:val="ko-KR"/>
        </w:rPr>
        <w:t>확약서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제외</w:t>
      </w:r>
      <w:r w:rsidR="00BE43CC" w:rsidRPr="00877DDC">
        <w:rPr>
          <w:rFonts w:ascii="Times New Roman"/>
          <w:sz w:val="23"/>
          <w:szCs w:val="23"/>
          <w:lang w:val="ko-KR"/>
        </w:rPr>
        <w:t>)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양해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및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진술을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대체한다</w:t>
      </w:r>
      <w:r w:rsidR="00FD38BD" w:rsidRPr="00877DDC">
        <w:rPr>
          <w:rFonts w:ascii="Times New Roman"/>
          <w:bCs/>
          <w:sz w:val="23"/>
          <w:szCs w:val="23"/>
        </w:rPr>
        <w:t>.</w:t>
      </w:r>
    </w:p>
    <w:p w14:paraId="21A5E64C" w14:textId="3F41ABF9" w:rsidR="00FD38BD" w:rsidRPr="00877DDC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  <w:u w:val="single"/>
        </w:rPr>
      </w:pPr>
      <w:r w:rsidRPr="009F6A64">
        <w:rPr>
          <w:rFonts w:ascii="Times New Roman" w:hint="eastAsia"/>
          <w:bCs/>
          <w:sz w:val="23"/>
          <w:szCs w:val="23"/>
        </w:rPr>
        <w:t>15.</w:t>
      </w:r>
      <w:r>
        <w:rPr>
          <w:rFonts w:ascii="Times New Roman"/>
          <w:bCs/>
          <w:sz w:val="23"/>
          <w:szCs w:val="23"/>
        </w:rPr>
        <w:t>6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877DDC">
        <w:rPr>
          <w:rFonts w:ascii="Times New Roman"/>
          <w:bCs/>
          <w:sz w:val="23"/>
          <w:szCs w:val="23"/>
          <w:u w:val="single"/>
        </w:rPr>
        <w:t>가분성</w:t>
      </w:r>
      <w:r w:rsidR="00FD38BD" w:rsidRPr="00877DDC">
        <w:rPr>
          <w:rFonts w:ascii="Times New Roman"/>
          <w:bCs/>
          <w:sz w:val="23"/>
          <w:szCs w:val="23"/>
        </w:rPr>
        <w:t xml:space="preserve">.  </w:t>
      </w:r>
      <w:r w:rsidR="00FD38BD" w:rsidRPr="00877DDC">
        <w:rPr>
          <w:rFonts w:ascii="Times New Roman"/>
          <w:bCs/>
          <w:sz w:val="23"/>
          <w:szCs w:val="23"/>
        </w:rPr>
        <w:t>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계약의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어느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규정이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행정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입법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사법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기타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명령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또는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결정에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의하여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무효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위법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기타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집행불가능한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것으로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인정되는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경우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나머지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규정들은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계속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유효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5A4CFA">
        <w:rPr>
          <w:rFonts w:ascii="Times New Roman"/>
          <w:sz w:val="23"/>
          <w:szCs w:val="23"/>
        </w:rPr>
        <w:t>적법하고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조건에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따라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집행이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가능한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것으로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인정된다</w:t>
      </w:r>
      <w:r w:rsidR="00FD38BD" w:rsidRPr="00877DDC">
        <w:rPr>
          <w:rFonts w:ascii="Times New Roman"/>
          <w:bCs/>
          <w:sz w:val="23"/>
          <w:szCs w:val="23"/>
        </w:rPr>
        <w:t xml:space="preserve">. </w:t>
      </w:r>
      <w:r w:rsidR="00FD38BD" w:rsidRPr="00877DDC">
        <w:rPr>
          <w:rFonts w:ascii="Times New Roman"/>
          <w:bCs/>
          <w:sz w:val="23"/>
          <w:szCs w:val="23"/>
        </w:rPr>
        <w:t>그러한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무효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위법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기타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집행불가능한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규정들은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조항의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원래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내용과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취지에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가능한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근접하면서도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무효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위법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기타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집행불가능하지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않은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규정으로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대체된다</w:t>
      </w:r>
      <w:r w:rsidR="00FD38BD" w:rsidRPr="00877DDC">
        <w:rPr>
          <w:rFonts w:ascii="Times New Roman"/>
          <w:bCs/>
          <w:sz w:val="23"/>
          <w:szCs w:val="23"/>
        </w:rPr>
        <w:t>.</w:t>
      </w:r>
    </w:p>
    <w:p w14:paraId="7480A455" w14:textId="23D7C757" w:rsidR="00FD38BD" w:rsidRPr="00877DDC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</w:t>
      </w:r>
      <w:r>
        <w:rPr>
          <w:rFonts w:ascii="Times New Roman"/>
          <w:bCs/>
          <w:sz w:val="23"/>
          <w:szCs w:val="23"/>
        </w:rPr>
        <w:t>7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877DDC">
        <w:rPr>
          <w:rFonts w:ascii="Times New Roman"/>
          <w:bCs/>
          <w:sz w:val="23"/>
          <w:szCs w:val="23"/>
          <w:u w:val="single"/>
        </w:rPr>
        <w:t>변경</w:t>
      </w:r>
      <w:r w:rsidR="00FD38BD" w:rsidRPr="00877DDC">
        <w:rPr>
          <w:rFonts w:ascii="Times New Roman"/>
          <w:bCs/>
          <w:sz w:val="23"/>
          <w:szCs w:val="23"/>
        </w:rPr>
        <w:t xml:space="preserve">.  </w:t>
      </w:r>
      <w:r w:rsidR="00FD38BD" w:rsidRPr="00877DDC">
        <w:rPr>
          <w:rFonts w:ascii="Times New Roman"/>
          <w:bCs/>
          <w:sz w:val="23"/>
          <w:szCs w:val="23"/>
        </w:rPr>
        <w:t>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계약은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모든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당사자들이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서명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또는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날인한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증서에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의하지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아니하고는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수정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개정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취소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또는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변경될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수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없다</w:t>
      </w:r>
      <w:r w:rsidR="00FD38BD" w:rsidRPr="00877DDC">
        <w:rPr>
          <w:rFonts w:ascii="Times New Roman"/>
          <w:bCs/>
          <w:sz w:val="23"/>
          <w:szCs w:val="23"/>
        </w:rPr>
        <w:t xml:space="preserve">. </w:t>
      </w:r>
      <w:r w:rsidR="00BE43CC" w:rsidRPr="00877DDC">
        <w:rPr>
          <w:rFonts w:ascii="Times New Roman" w:hint="eastAsia"/>
          <w:bCs/>
          <w:sz w:val="23"/>
          <w:szCs w:val="23"/>
        </w:rPr>
        <w:t xml:space="preserve"> </w:t>
      </w:r>
    </w:p>
    <w:p w14:paraId="062D4FF6" w14:textId="1CD40C25" w:rsidR="00FD38BD" w:rsidRPr="00877DDC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  <w:u w:val="single"/>
        </w:rPr>
      </w:pPr>
      <w:r w:rsidRPr="009F6A64">
        <w:rPr>
          <w:rFonts w:ascii="Times New Roman" w:hint="eastAsia"/>
          <w:bCs/>
          <w:sz w:val="23"/>
          <w:szCs w:val="23"/>
        </w:rPr>
        <w:t>15.</w:t>
      </w:r>
      <w:r>
        <w:rPr>
          <w:rFonts w:ascii="Times New Roman"/>
          <w:bCs/>
          <w:sz w:val="23"/>
          <w:szCs w:val="23"/>
        </w:rPr>
        <w:t>8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877DDC">
        <w:rPr>
          <w:rFonts w:ascii="Times New Roman"/>
          <w:bCs/>
          <w:sz w:val="23"/>
          <w:szCs w:val="23"/>
          <w:u w:val="single"/>
        </w:rPr>
        <w:t>포기</w:t>
      </w:r>
      <w:r w:rsidR="00FD38BD" w:rsidRPr="00877DDC">
        <w:rPr>
          <w:rFonts w:ascii="Times New Roman"/>
          <w:bCs/>
          <w:sz w:val="23"/>
          <w:szCs w:val="23"/>
        </w:rPr>
        <w:t xml:space="preserve">.  </w:t>
      </w:r>
      <w:r w:rsidR="00FD38BD" w:rsidRPr="00877DDC">
        <w:rPr>
          <w:rFonts w:ascii="Times New Roman"/>
          <w:bCs/>
          <w:sz w:val="23"/>
          <w:szCs w:val="23"/>
        </w:rPr>
        <w:t>본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계약에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따라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일방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당사자에게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요구되는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의무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이행은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상대방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당사자가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서명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또는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5A4CFA">
        <w:rPr>
          <w:rFonts w:ascii="Times New Roman"/>
          <w:sz w:val="23"/>
          <w:szCs w:val="23"/>
        </w:rPr>
        <w:t>날인한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서면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포기서에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의해서만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포기가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가능하고</w:t>
      </w:r>
      <w:r w:rsidR="00FD38BD" w:rsidRPr="00877DDC">
        <w:rPr>
          <w:rFonts w:ascii="Times New Roman"/>
          <w:bCs/>
          <w:sz w:val="23"/>
          <w:szCs w:val="23"/>
        </w:rPr>
        <w:t xml:space="preserve">, </w:t>
      </w:r>
      <w:r w:rsidR="00FD38BD" w:rsidRPr="00877DDC">
        <w:rPr>
          <w:rFonts w:ascii="Times New Roman"/>
          <w:bCs/>
          <w:sz w:val="23"/>
          <w:szCs w:val="23"/>
        </w:rPr>
        <w:t>그러한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포기는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그에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기재된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특정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의무에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대해서만</w:t>
      </w:r>
      <w:r w:rsidR="00FD38BD" w:rsidRPr="00877DDC">
        <w:rPr>
          <w:rFonts w:ascii="Times New Roman"/>
          <w:bCs/>
          <w:sz w:val="23"/>
          <w:szCs w:val="23"/>
        </w:rPr>
        <w:t xml:space="preserve"> </w:t>
      </w:r>
      <w:r w:rsidR="00FD38BD" w:rsidRPr="00877DDC">
        <w:rPr>
          <w:rFonts w:ascii="Times New Roman"/>
          <w:bCs/>
          <w:sz w:val="23"/>
          <w:szCs w:val="23"/>
        </w:rPr>
        <w:t>해당된다</w:t>
      </w:r>
      <w:r w:rsidR="00FD38BD" w:rsidRPr="00877DDC">
        <w:rPr>
          <w:rFonts w:ascii="Times New Roman"/>
          <w:bCs/>
          <w:sz w:val="23"/>
          <w:szCs w:val="23"/>
        </w:rPr>
        <w:t xml:space="preserve">. </w:t>
      </w:r>
      <w:r w:rsidR="00BE43CC" w:rsidRPr="00877DDC">
        <w:rPr>
          <w:rFonts w:ascii="Times New Roman" w:hint="eastAsia"/>
          <w:bCs/>
          <w:sz w:val="23"/>
          <w:szCs w:val="23"/>
        </w:rPr>
        <w:t>어느</w:t>
      </w:r>
      <w:r w:rsidR="00BE43CC" w:rsidRPr="00877DDC">
        <w:rPr>
          <w:rFonts w:ascii="Times New Roman" w:hint="eastAsia"/>
          <w:bCs/>
          <w:sz w:val="23"/>
          <w:szCs w:val="23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당사자가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계약상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부여된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권리를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행사하지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않는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경우에도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이는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해당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포기로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간주되지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않으며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, </w:t>
      </w:r>
      <w:r w:rsidR="00BE43CC" w:rsidRPr="00877DDC">
        <w:rPr>
          <w:rFonts w:ascii="Times New Roman"/>
          <w:sz w:val="23"/>
          <w:szCs w:val="23"/>
          <w:lang w:val="ko-KR"/>
        </w:rPr>
        <w:t>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계약상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특정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조항에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관한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권리를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포기하는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경우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이는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다른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조항에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관한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포기로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간주되거나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, </w:t>
      </w:r>
      <w:r w:rsidR="00BE43CC" w:rsidRPr="00877DDC">
        <w:rPr>
          <w:rFonts w:ascii="Times New Roman"/>
          <w:sz w:val="23"/>
          <w:szCs w:val="23"/>
          <w:lang w:val="ko-KR"/>
        </w:rPr>
        <w:t>그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후의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권리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행사에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영향을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주지</w:t>
      </w:r>
      <w:r w:rsidR="00BE43CC" w:rsidRPr="00877DDC">
        <w:rPr>
          <w:rFonts w:ascii="Times New Roman"/>
          <w:sz w:val="23"/>
          <w:szCs w:val="23"/>
          <w:lang w:val="ko-KR"/>
        </w:rPr>
        <w:t xml:space="preserve"> </w:t>
      </w:r>
      <w:r w:rsidR="00BE43CC" w:rsidRPr="00877DDC">
        <w:rPr>
          <w:rFonts w:ascii="Times New Roman"/>
          <w:sz w:val="23"/>
          <w:szCs w:val="23"/>
          <w:lang w:val="ko-KR"/>
        </w:rPr>
        <w:t>아니한다</w:t>
      </w:r>
      <w:r w:rsidR="00BE43CC" w:rsidRPr="00877DDC">
        <w:rPr>
          <w:rFonts w:ascii="Times New Roman" w:hint="eastAsia"/>
          <w:sz w:val="23"/>
          <w:szCs w:val="23"/>
          <w:lang w:val="ko-KR"/>
        </w:rPr>
        <w:t>.</w:t>
      </w:r>
      <w:r w:rsidR="00BE43CC" w:rsidRPr="00877DDC">
        <w:rPr>
          <w:rFonts w:ascii="Times New Roman"/>
          <w:bCs/>
          <w:sz w:val="23"/>
          <w:szCs w:val="23"/>
        </w:rPr>
        <w:t xml:space="preserve"> </w:t>
      </w:r>
    </w:p>
    <w:p w14:paraId="1361463E" w14:textId="067FBEE3" w:rsidR="00FD38BD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</w:t>
      </w:r>
      <w:r>
        <w:rPr>
          <w:rFonts w:ascii="Times New Roman"/>
          <w:bCs/>
          <w:sz w:val="23"/>
          <w:szCs w:val="23"/>
        </w:rPr>
        <w:t>9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FD38BD">
        <w:rPr>
          <w:rFonts w:ascii="Times New Roman"/>
          <w:bCs/>
          <w:sz w:val="23"/>
          <w:szCs w:val="23"/>
          <w:u w:val="single"/>
        </w:rPr>
        <w:t>양도</w:t>
      </w:r>
      <w:r w:rsidR="00FD38BD" w:rsidRPr="00FD38BD">
        <w:rPr>
          <w:rFonts w:ascii="Times New Roman"/>
          <w:bCs/>
          <w:sz w:val="23"/>
          <w:szCs w:val="23"/>
        </w:rPr>
        <w:t xml:space="preserve">.  </w:t>
      </w:r>
      <w:r w:rsidR="00FD38BD" w:rsidRPr="00FD38BD">
        <w:rPr>
          <w:rFonts w:ascii="Times New Roman"/>
          <w:bCs/>
          <w:sz w:val="23"/>
          <w:szCs w:val="23"/>
        </w:rPr>
        <w:t>일방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당사자는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상대방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당사자의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사전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서면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동의</w:t>
      </w:r>
      <w:r w:rsidR="0076671A">
        <w:rPr>
          <w:rFonts w:ascii="Times New Roman" w:hint="eastAsia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없이는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lastRenderedPageBreak/>
        <w:t>이에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따른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권리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의무를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양도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이전할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없</w:t>
      </w:r>
      <w:r w:rsidR="00FD38BD" w:rsidRPr="00FD38BD">
        <w:rPr>
          <w:rFonts w:ascii="Times New Roman" w:hint="eastAsia"/>
          <w:bCs/>
          <w:sz w:val="23"/>
          <w:szCs w:val="23"/>
        </w:rPr>
        <w:t>다</w:t>
      </w:r>
      <w:r w:rsidR="00FD38BD" w:rsidRPr="00FD38BD">
        <w:rPr>
          <w:rFonts w:ascii="Times New Roman" w:hint="eastAsia"/>
          <w:bCs/>
          <w:sz w:val="23"/>
          <w:szCs w:val="23"/>
        </w:rPr>
        <w:t>.</w:t>
      </w:r>
    </w:p>
    <w:p w14:paraId="15D08301" w14:textId="238A3047" w:rsidR="00FD38BD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  <w:u w:val="single"/>
        </w:rPr>
      </w:pPr>
      <w:r w:rsidRPr="009F6A64">
        <w:rPr>
          <w:rFonts w:ascii="Times New Roman" w:hint="eastAsia"/>
          <w:bCs/>
          <w:sz w:val="23"/>
          <w:szCs w:val="23"/>
        </w:rPr>
        <w:t>15.1</w:t>
      </w:r>
      <w:r>
        <w:rPr>
          <w:rFonts w:ascii="Times New Roman"/>
          <w:bCs/>
          <w:sz w:val="23"/>
          <w:szCs w:val="23"/>
        </w:rPr>
        <w:t>0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FD38BD">
        <w:rPr>
          <w:rFonts w:ascii="Times New Roman"/>
          <w:bCs/>
          <w:sz w:val="23"/>
          <w:szCs w:val="23"/>
          <w:u w:val="single"/>
        </w:rPr>
        <w:t>제</w:t>
      </w:r>
      <w:r w:rsidR="00FD38BD" w:rsidRPr="00FD38BD">
        <w:rPr>
          <w:rFonts w:ascii="Times New Roman"/>
          <w:bCs/>
          <w:sz w:val="23"/>
          <w:szCs w:val="23"/>
          <w:u w:val="single"/>
        </w:rPr>
        <w:t>3</w:t>
      </w:r>
      <w:r w:rsidR="00FD38BD" w:rsidRPr="00FD38BD">
        <w:rPr>
          <w:rFonts w:ascii="Times New Roman"/>
          <w:bCs/>
          <w:sz w:val="23"/>
          <w:szCs w:val="23"/>
          <w:u w:val="single"/>
        </w:rPr>
        <w:t>자</w:t>
      </w:r>
      <w:r w:rsidR="00FD38BD"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="00FD38BD" w:rsidRPr="00FD38BD">
        <w:rPr>
          <w:rFonts w:ascii="Times New Roman"/>
          <w:bCs/>
          <w:sz w:val="23"/>
          <w:szCs w:val="23"/>
          <w:u w:val="single"/>
        </w:rPr>
        <w:t>이익</w:t>
      </w:r>
      <w:r w:rsidR="00FD38BD" w:rsidRPr="00FD38BD">
        <w:rPr>
          <w:rFonts w:ascii="Times New Roman"/>
          <w:bCs/>
          <w:sz w:val="23"/>
          <w:szCs w:val="23"/>
        </w:rPr>
        <w:t xml:space="preserve">. 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당사자들을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구속하며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이들을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위하여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효력을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가진다</w:t>
      </w:r>
      <w:r w:rsidR="00FD38BD" w:rsidRPr="00FD38BD">
        <w:rPr>
          <w:rFonts w:ascii="Times New Roman"/>
          <w:bCs/>
          <w:sz w:val="23"/>
          <w:szCs w:val="23"/>
        </w:rPr>
        <w:t xml:space="preserve">.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계약에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포함된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어떠한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명시적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묵시적인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사항도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당사자들을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제외한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제</w:t>
      </w:r>
      <w:r w:rsidR="00FD38BD" w:rsidRPr="00FD38BD">
        <w:rPr>
          <w:rFonts w:ascii="Times New Roman"/>
          <w:bCs/>
          <w:sz w:val="23"/>
          <w:szCs w:val="23"/>
        </w:rPr>
        <w:t>3</w:t>
      </w:r>
      <w:r w:rsidR="00FD38BD" w:rsidRPr="00FD38BD">
        <w:rPr>
          <w:rFonts w:ascii="Times New Roman"/>
          <w:bCs/>
          <w:sz w:val="23"/>
          <w:szCs w:val="23"/>
        </w:rPr>
        <w:t>자에게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어떠한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5A4CFA">
        <w:rPr>
          <w:rFonts w:ascii="Times New Roman"/>
          <w:sz w:val="23"/>
          <w:szCs w:val="23"/>
        </w:rPr>
        <w:t>권리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구제수단을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부여하거나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어떤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의무를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발생시키지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아니한다</w:t>
      </w:r>
      <w:r w:rsidR="00FD38BD" w:rsidRPr="00FD38BD">
        <w:rPr>
          <w:rFonts w:ascii="Times New Roman"/>
          <w:bCs/>
          <w:sz w:val="23"/>
          <w:szCs w:val="23"/>
        </w:rPr>
        <w:t>.</w:t>
      </w:r>
    </w:p>
    <w:p w14:paraId="7B3E85F7" w14:textId="6F0ACA09" w:rsidR="00FD38BD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15.1</w:t>
      </w:r>
      <w:r>
        <w:rPr>
          <w:rFonts w:ascii="Times New Roman"/>
          <w:bCs/>
          <w:sz w:val="23"/>
          <w:szCs w:val="23"/>
        </w:rPr>
        <w:t>1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FD38BD">
        <w:rPr>
          <w:rFonts w:ascii="Times New Roman"/>
          <w:bCs/>
          <w:sz w:val="23"/>
          <w:szCs w:val="23"/>
          <w:u w:val="single"/>
        </w:rPr>
        <w:t>부본</w:t>
      </w:r>
      <w:r w:rsidR="00FD38BD"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="00FD38BD" w:rsidRPr="00FD38BD">
        <w:rPr>
          <w:rFonts w:ascii="Times New Roman"/>
          <w:bCs/>
          <w:sz w:val="23"/>
          <w:szCs w:val="23"/>
          <w:u w:val="single"/>
        </w:rPr>
        <w:t>및</w:t>
      </w:r>
      <w:r w:rsidR="00FD38BD"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="00FD38BD" w:rsidRPr="00FD38BD">
        <w:rPr>
          <w:rFonts w:ascii="Times New Roman"/>
          <w:bCs/>
          <w:sz w:val="23"/>
          <w:szCs w:val="23"/>
          <w:u w:val="single"/>
        </w:rPr>
        <w:t>체결</w:t>
      </w:r>
      <w:r w:rsidR="00FD38BD" w:rsidRPr="00FD38BD">
        <w:rPr>
          <w:rFonts w:ascii="Times New Roman"/>
          <w:bCs/>
          <w:sz w:val="23"/>
          <w:szCs w:val="23"/>
        </w:rPr>
        <w:t xml:space="preserve">.  </w:t>
      </w:r>
      <w:r w:rsidR="00FD38BD" w:rsidRPr="00FD38BD">
        <w:rPr>
          <w:rFonts w:ascii="Times New Roman"/>
          <w:sz w:val="23"/>
          <w:szCs w:val="23"/>
        </w:rPr>
        <w:t>본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계약은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다수의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부본들로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체결될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있고</w:t>
      </w:r>
      <w:r w:rsidR="00FD38BD" w:rsidRPr="00FD38BD">
        <w:rPr>
          <w:rFonts w:ascii="Times New Roman"/>
          <w:sz w:val="23"/>
          <w:szCs w:val="23"/>
        </w:rPr>
        <w:t xml:space="preserve">, </w:t>
      </w:r>
      <w:r w:rsidR="00FD38BD" w:rsidRPr="00FD38BD">
        <w:rPr>
          <w:rFonts w:ascii="Times New Roman"/>
          <w:sz w:val="23"/>
          <w:szCs w:val="23"/>
        </w:rPr>
        <w:t>이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경우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각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부본은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원본으로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간주된다</w:t>
      </w:r>
      <w:r w:rsidR="00FD38BD" w:rsidRPr="00FD38BD">
        <w:rPr>
          <w:rFonts w:ascii="Times New Roman"/>
          <w:sz w:val="23"/>
          <w:szCs w:val="23"/>
        </w:rPr>
        <w:t xml:space="preserve">. </w:t>
      </w:r>
      <w:r w:rsidR="00FD38BD" w:rsidRPr="00FD38BD">
        <w:rPr>
          <w:rFonts w:ascii="Times New Roman"/>
          <w:sz w:val="23"/>
          <w:szCs w:val="23"/>
        </w:rPr>
        <w:t>본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계약은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양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당사자가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서로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상대방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당사자의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법인인감이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날인된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기명날인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페이지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또는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대표자가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서명한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페이지</w:t>
      </w:r>
      <w:r w:rsidR="00FD38BD" w:rsidRPr="00FD38BD">
        <w:rPr>
          <w:rFonts w:ascii="Times New Roman"/>
          <w:sz w:val="23"/>
          <w:szCs w:val="23"/>
        </w:rPr>
        <w:t>를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수령한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때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유효하게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체결된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것으로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본다</w:t>
      </w:r>
      <w:r w:rsidR="00FD38BD" w:rsidRPr="00FD38BD">
        <w:rPr>
          <w:rFonts w:ascii="Times New Roman"/>
          <w:sz w:val="23"/>
          <w:szCs w:val="23"/>
        </w:rPr>
        <w:t xml:space="preserve">. </w:t>
      </w:r>
      <w:r w:rsidR="00FD38BD" w:rsidRPr="00FD38BD">
        <w:rPr>
          <w:rFonts w:ascii="Times New Roman"/>
          <w:sz w:val="23"/>
          <w:szCs w:val="23"/>
        </w:rPr>
        <w:t>단</w:t>
      </w:r>
      <w:r w:rsidR="00FD38BD" w:rsidRPr="00FD38BD">
        <w:rPr>
          <w:rFonts w:ascii="Times New Roman"/>
          <w:sz w:val="23"/>
          <w:szCs w:val="23"/>
        </w:rPr>
        <w:t xml:space="preserve">, </w:t>
      </w:r>
      <w:r w:rsidR="00FD38BD" w:rsidRPr="00FD38BD">
        <w:rPr>
          <w:rFonts w:ascii="Times New Roman"/>
          <w:sz w:val="23"/>
          <w:szCs w:val="23"/>
        </w:rPr>
        <w:t>반드시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동일한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원본에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양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당사자의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법인인감</w:t>
      </w:r>
      <w:r w:rsidR="00FD38BD" w:rsidRPr="00FD38BD">
        <w:rPr>
          <w:rFonts w:ascii="Times New Roman" w:hint="eastAsia"/>
          <w:sz w:val="23"/>
          <w:szCs w:val="23"/>
        </w:rPr>
        <w:t>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날인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또는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대표자의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서명</w:t>
      </w:r>
      <w:r w:rsidR="00FD38BD" w:rsidRPr="00FD38BD">
        <w:rPr>
          <w:rFonts w:ascii="Times New Roman"/>
          <w:sz w:val="23"/>
          <w:szCs w:val="23"/>
        </w:rPr>
        <w:t>을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요하거나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간인을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요하지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아니하고</w:t>
      </w:r>
      <w:r w:rsidR="00FD38BD" w:rsidRPr="00FD38BD">
        <w:rPr>
          <w:rFonts w:ascii="Times New Roman"/>
          <w:sz w:val="23"/>
          <w:szCs w:val="23"/>
        </w:rPr>
        <w:t xml:space="preserve">, </w:t>
      </w:r>
      <w:r w:rsidR="00FD38BD" w:rsidRPr="00FD38BD">
        <w:rPr>
          <w:rFonts w:ascii="Times New Roman"/>
          <w:sz w:val="23"/>
          <w:szCs w:val="23"/>
        </w:rPr>
        <w:t>각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당사자는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서로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다른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원본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또는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부본에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법인인감을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날인</w:t>
      </w:r>
      <w:r w:rsidR="00FD38BD" w:rsidRPr="00FD38BD">
        <w:rPr>
          <w:rFonts w:ascii="Times New Roman" w:hint="eastAsia"/>
          <w:sz w:val="23"/>
          <w:szCs w:val="23"/>
        </w:rPr>
        <w:t>하거나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대표자의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서명을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할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있으며</w:t>
      </w:r>
      <w:r w:rsidR="00FD38BD" w:rsidRPr="00FD38BD">
        <w:rPr>
          <w:rFonts w:ascii="Times New Roman"/>
          <w:sz w:val="23"/>
          <w:szCs w:val="23"/>
        </w:rPr>
        <w:t xml:space="preserve">, </w:t>
      </w:r>
      <w:r w:rsidR="003B5940">
        <w:rPr>
          <w:rFonts w:ascii="Times New Roman" w:hint="eastAsia"/>
          <w:sz w:val="23"/>
          <w:szCs w:val="23"/>
        </w:rPr>
        <w:t>전자적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방식에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의하여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법인인감을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날인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또는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대표자가</w:t>
      </w:r>
      <w:r w:rsidR="003B5940">
        <w:rPr>
          <w:rFonts w:ascii="Times New Roman" w:hint="eastAsia"/>
          <w:sz w:val="23"/>
          <w:szCs w:val="23"/>
        </w:rPr>
        <w:t xml:space="preserve"> </w:t>
      </w:r>
      <w:r w:rsidR="003B5940">
        <w:rPr>
          <w:rFonts w:ascii="Times New Roman" w:hint="eastAsia"/>
          <w:sz w:val="23"/>
          <w:szCs w:val="23"/>
        </w:rPr>
        <w:t>서명하거나</w:t>
      </w:r>
      <w:r w:rsidR="003B5940">
        <w:rPr>
          <w:rFonts w:ascii="Times New Roman" w:hint="eastAsia"/>
          <w:sz w:val="23"/>
          <w:szCs w:val="23"/>
        </w:rPr>
        <w:t xml:space="preserve">, </w:t>
      </w:r>
      <w:r w:rsidR="00FD38BD" w:rsidRPr="00FD38BD">
        <w:rPr>
          <w:rFonts w:ascii="Times New Roman"/>
          <w:sz w:val="23"/>
          <w:szCs w:val="23"/>
        </w:rPr>
        <w:t>법인인감이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날인된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기명날인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페이지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또는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대표자가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서명한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페이지</w:t>
      </w:r>
      <w:r w:rsidR="00FD38BD" w:rsidRPr="00FD38BD">
        <w:rPr>
          <w:rFonts w:ascii="Times New Roman"/>
          <w:sz w:val="23"/>
          <w:szCs w:val="23"/>
        </w:rPr>
        <w:t>의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사본을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팩스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또는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전자우편으로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수령한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경우에도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기명날인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또는</w:t>
      </w:r>
      <w:r w:rsidR="00FD38BD" w:rsidRPr="00FD38BD">
        <w:rPr>
          <w:rFonts w:ascii="Times New Roman" w:hint="eastAsia"/>
          <w:sz w:val="23"/>
          <w:szCs w:val="23"/>
        </w:rPr>
        <w:t xml:space="preserve"> </w:t>
      </w:r>
      <w:r w:rsidR="00FD38BD" w:rsidRPr="00FD38BD">
        <w:rPr>
          <w:rFonts w:ascii="Times New Roman" w:hint="eastAsia"/>
          <w:sz w:val="23"/>
          <w:szCs w:val="23"/>
        </w:rPr>
        <w:t>서명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페이지를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수령한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것으로</w:t>
      </w:r>
      <w:r w:rsidR="00FD38BD" w:rsidRPr="00FD38BD">
        <w:rPr>
          <w:rFonts w:ascii="Times New Roman"/>
          <w:sz w:val="23"/>
          <w:szCs w:val="23"/>
        </w:rPr>
        <w:t xml:space="preserve"> </w:t>
      </w:r>
      <w:r w:rsidR="00FD38BD" w:rsidRPr="00FD38BD">
        <w:rPr>
          <w:rFonts w:ascii="Times New Roman"/>
          <w:sz w:val="23"/>
          <w:szCs w:val="23"/>
        </w:rPr>
        <w:t>본다</w:t>
      </w:r>
      <w:r w:rsidR="00FD38BD" w:rsidRPr="00FD38BD">
        <w:rPr>
          <w:rFonts w:ascii="Times New Roman"/>
          <w:sz w:val="23"/>
          <w:szCs w:val="23"/>
        </w:rPr>
        <w:t>.</w:t>
      </w:r>
    </w:p>
    <w:p w14:paraId="28A6554F" w14:textId="098D7317" w:rsidR="00FD38BD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  <w:u w:val="single"/>
        </w:rPr>
      </w:pPr>
      <w:r w:rsidRPr="009F6A64">
        <w:rPr>
          <w:rFonts w:ascii="Times New Roman" w:hint="eastAsia"/>
          <w:bCs/>
          <w:sz w:val="23"/>
          <w:szCs w:val="23"/>
        </w:rPr>
        <w:t>15.1</w:t>
      </w:r>
      <w:r>
        <w:rPr>
          <w:rFonts w:ascii="Times New Roman"/>
          <w:bCs/>
          <w:sz w:val="23"/>
          <w:szCs w:val="23"/>
        </w:rPr>
        <w:t>2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FD38BD">
        <w:rPr>
          <w:rFonts w:ascii="Times New Roman"/>
          <w:bCs/>
          <w:sz w:val="23"/>
          <w:szCs w:val="23"/>
          <w:u w:val="single"/>
        </w:rPr>
        <w:t>용어</w:t>
      </w:r>
      <w:r w:rsidR="00FD38BD"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="00FD38BD" w:rsidRPr="00FD38BD">
        <w:rPr>
          <w:rFonts w:ascii="Times New Roman"/>
          <w:bCs/>
          <w:sz w:val="23"/>
          <w:szCs w:val="23"/>
          <w:u w:val="single"/>
        </w:rPr>
        <w:t>참조</w:t>
      </w:r>
      <w:r w:rsidR="00FD38BD" w:rsidRPr="00FD38BD">
        <w:rPr>
          <w:rFonts w:ascii="Times New Roman"/>
          <w:bCs/>
          <w:sz w:val="23"/>
          <w:szCs w:val="23"/>
        </w:rPr>
        <w:t xml:space="preserve">.  </w:t>
      </w:r>
      <w:r w:rsidR="00FD38BD" w:rsidRPr="00FD38BD">
        <w:rPr>
          <w:rFonts w:ascii="Times New Roman"/>
          <w:bCs/>
          <w:sz w:val="23"/>
          <w:szCs w:val="23"/>
        </w:rPr>
        <w:t>문맥상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달리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해석되는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경우를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제외하고</w:t>
      </w:r>
      <w:r w:rsidR="00FD38BD" w:rsidRPr="00FD38BD">
        <w:rPr>
          <w:rFonts w:ascii="Times New Roman"/>
          <w:bCs/>
          <w:sz w:val="23"/>
          <w:szCs w:val="23"/>
        </w:rPr>
        <w:t xml:space="preserve">,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계약에서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조항</w:t>
      </w:r>
      <w:r w:rsidR="00FD38BD" w:rsidRPr="00FD38BD">
        <w:rPr>
          <w:rFonts w:ascii="Times New Roman"/>
          <w:bCs/>
          <w:sz w:val="23"/>
          <w:szCs w:val="23"/>
        </w:rPr>
        <w:t xml:space="preserve">, </w:t>
      </w:r>
      <w:r w:rsidR="00FD38BD" w:rsidRPr="00FD38BD">
        <w:rPr>
          <w:rFonts w:ascii="Times New Roman"/>
          <w:bCs/>
          <w:sz w:val="23"/>
          <w:szCs w:val="23"/>
        </w:rPr>
        <w:t>별첨</w:t>
      </w:r>
      <w:r w:rsidR="00FD38BD" w:rsidRPr="00FD38BD">
        <w:rPr>
          <w:rFonts w:ascii="Times New Roman"/>
          <w:bCs/>
          <w:sz w:val="23"/>
          <w:szCs w:val="23"/>
        </w:rPr>
        <w:t xml:space="preserve">, </w:t>
      </w:r>
      <w:r w:rsidR="00FD38BD" w:rsidRPr="00FD38BD">
        <w:rPr>
          <w:rFonts w:ascii="Times New Roman"/>
          <w:bCs/>
          <w:sz w:val="23"/>
          <w:szCs w:val="23"/>
        </w:rPr>
        <w:t>별지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및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부록이라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함은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조항</w:t>
      </w:r>
      <w:r w:rsidR="00FD38BD" w:rsidRPr="00FD38BD">
        <w:rPr>
          <w:rFonts w:ascii="Times New Roman"/>
          <w:bCs/>
          <w:sz w:val="23"/>
          <w:szCs w:val="23"/>
        </w:rPr>
        <w:t xml:space="preserve">, </w:t>
      </w:r>
      <w:r w:rsidR="00FD38BD" w:rsidRPr="00FD38BD">
        <w:rPr>
          <w:rFonts w:ascii="Times New Roman"/>
          <w:bCs/>
          <w:sz w:val="23"/>
          <w:szCs w:val="23"/>
        </w:rPr>
        <w:t>별첨</w:t>
      </w:r>
      <w:r w:rsidR="00FD38BD" w:rsidRPr="00FD38BD">
        <w:rPr>
          <w:rFonts w:ascii="Times New Roman"/>
          <w:bCs/>
          <w:sz w:val="23"/>
          <w:szCs w:val="23"/>
        </w:rPr>
        <w:t xml:space="preserve">, </w:t>
      </w:r>
      <w:r w:rsidR="00FD38BD" w:rsidRPr="00FD38BD">
        <w:rPr>
          <w:rFonts w:ascii="Times New Roman"/>
          <w:bCs/>
          <w:sz w:val="23"/>
          <w:szCs w:val="23"/>
        </w:rPr>
        <w:t>별지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및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부록을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의미한다</w:t>
      </w:r>
      <w:r w:rsidR="00FD38BD" w:rsidRPr="00FD38BD">
        <w:rPr>
          <w:rFonts w:ascii="Times New Roman"/>
          <w:bCs/>
          <w:sz w:val="23"/>
          <w:szCs w:val="23"/>
        </w:rPr>
        <w:t xml:space="preserve">.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별첨</w:t>
      </w:r>
      <w:r w:rsidR="00FD38BD" w:rsidRPr="00FD38BD">
        <w:rPr>
          <w:rFonts w:ascii="Times New Roman"/>
          <w:bCs/>
          <w:sz w:val="23"/>
          <w:szCs w:val="23"/>
        </w:rPr>
        <w:t xml:space="preserve">, </w:t>
      </w:r>
      <w:r w:rsidR="00FD38BD" w:rsidRPr="00FD38BD">
        <w:rPr>
          <w:rFonts w:ascii="Times New Roman"/>
          <w:bCs/>
          <w:sz w:val="23"/>
          <w:szCs w:val="23"/>
        </w:rPr>
        <w:t>별지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및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부록은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일부를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구성한다</w:t>
      </w:r>
      <w:r w:rsidR="00FD38BD" w:rsidRPr="00FD38BD">
        <w:rPr>
          <w:rFonts w:ascii="Times New Roman"/>
          <w:bCs/>
          <w:sz w:val="23"/>
          <w:szCs w:val="23"/>
        </w:rPr>
        <w:t>.</w:t>
      </w:r>
    </w:p>
    <w:p w14:paraId="102385DA" w14:textId="0CB99B8B" w:rsidR="00FD38BD" w:rsidRPr="00FD38BD" w:rsidRDefault="009F6A64" w:rsidP="005A4CFA">
      <w:pPr>
        <w:snapToGrid w:val="0"/>
        <w:spacing w:before="180" w:after="180" w:line="360" w:lineRule="atLeast"/>
        <w:ind w:left="851" w:hanging="851"/>
        <w:rPr>
          <w:rFonts w:ascii="Times New Roman"/>
          <w:bCs/>
          <w:sz w:val="23"/>
          <w:szCs w:val="23"/>
        </w:rPr>
      </w:pPr>
      <w:r w:rsidRPr="009F6A64">
        <w:rPr>
          <w:rFonts w:ascii="Times New Roman" w:hint="eastAsia"/>
          <w:bCs/>
          <w:sz w:val="23"/>
          <w:szCs w:val="23"/>
        </w:rPr>
        <w:t>15.1</w:t>
      </w:r>
      <w:r>
        <w:rPr>
          <w:rFonts w:ascii="Times New Roman"/>
          <w:bCs/>
          <w:sz w:val="23"/>
          <w:szCs w:val="23"/>
        </w:rPr>
        <w:t>3</w:t>
      </w:r>
      <w:r w:rsidRPr="009F6A64">
        <w:rPr>
          <w:rFonts w:ascii="Times New Roman" w:hint="eastAsia"/>
          <w:bCs/>
          <w:sz w:val="23"/>
          <w:szCs w:val="23"/>
        </w:rPr>
        <w:tab/>
      </w:r>
      <w:r w:rsidR="00FD38BD" w:rsidRPr="00FD38BD">
        <w:rPr>
          <w:rFonts w:ascii="Times New Roman"/>
          <w:bCs/>
          <w:sz w:val="23"/>
          <w:szCs w:val="23"/>
          <w:u w:val="single"/>
        </w:rPr>
        <w:t>조항의</w:t>
      </w:r>
      <w:r w:rsidR="00FD38BD" w:rsidRPr="00FD38BD">
        <w:rPr>
          <w:rFonts w:ascii="Times New Roman"/>
          <w:bCs/>
          <w:sz w:val="23"/>
          <w:szCs w:val="23"/>
          <w:u w:val="single"/>
        </w:rPr>
        <w:t xml:space="preserve"> </w:t>
      </w:r>
      <w:r w:rsidR="00FD38BD" w:rsidRPr="00FD38BD">
        <w:rPr>
          <w:rFonts w:ascii="Times New Roman"/>
          <w:bCs/>
          <w:sz w:val="23"/>
          <w:szCs w:val="23"/>
          <w:u w:val="single"/>
        </w:rPr>
        <w:t>제목들</w:t>
      </w:r>
      <w:r w:rsidR="00FD38BD" w:rsidRPr="00FD38BD">
        <w:rPr>
          <w:rFonts w:ascii="Times New Roman"/>
          <w:bCs/>
          <w:sz w:val="23"/>
          <w:szCs w:val="23"/>
        </w:rPr>
        <w:t xml:space="preserve">. 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조항들의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제목들은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참고용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편의용에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불과하며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계약의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의미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또는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해석에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영향을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주지</w:t>
      </w:r>
      <w:r w:rsidR="00FD38BD" w:rsidRPr="00FD38BD">
        <w:rPr>
          <w:rFonts w:ascii="Times New Roman"/>
          <w:bCs/>
          <w:sz w:val="23"/>
          <w:szCs w:val="23"/>
        </w:rPr>
        <w:t xml:space="preserve"> </w:t>
      </w:r>
      <w:r w:rsidR="00FD38BD" w:rsidRPr="00FD38BD">
        <w:rPr>
          <w:rFonts w:ascii="Times New Roman"/>
          <w:bCs/>
          <w:sz w:val="23"/>
          <w:szCs w:val="23"/>
        </w:rPr>
        <w:t>아니한다</w:t>
      </w:r>
      <w:r w:rsidR="00FD38BD" w:rsidRPr="00FD38BD">
        <w:rPr>
          <w:rFonts w:ascii="Times New Roman"/>
          <w:bCs/>
          <w:sz w:val="23"/>
          <w:szCs w:val="23"/>
        </w:rPr>
        <w:t>.</w:t>
      </w:r>
    </w:p>
    <w:p w14:paraId="3DD2C0FB" w14:textId="77777777" w:rsidR="00FD38BD" w:rsidRPr="00FD38BD" w:rsidRDefault="00FD38BD" w:rsidP="00FD38BD">
      <w:pPr>
        <w:snapToGrid w:val="0"/>
        <w:spacing w:before="180" w:after="180" w:line="360" w:lineRule="atLeast"/>
        <w:jc w:val="center"/>
        <w:rPr>
          <w:rFonts w:ascii="Times New Roman"/>
          <w:bCs/>
          <w:sz w:val="23"/>
          <w:szCs w:val="23"/>
        </w:rPr>
        <w:sectPr w:rsidR="00FD38BD" w:rsidRPr="00FD38BD" w:rsidSect="000647C7">
          <w:headerReference w:type="default" r:id="rId11"/>
          <w:footerReference w:type="even" r:id="rId12"/>
          <w:footerReference w:type="default" r:id="rId13"/>
          <w:pgSz w:w="11906" w:h="16838" w:code="9"/>
          <w:pgMar w:top="1701" w:right="1418" w:bottom="1418" w:left="1418" w:header="851" w:footer="992" w:gutter="0"/>
          <w:pgNumType w:start="1"/>
          <w:cols w:space="425"/>
          <w:docGrid w:type="lines" w:linePitch="360"/>
        </w:sectPr>
      </w:pPr>
      <w:r w:rsidRPr="00FD38BD">
        <w:rPr>
          <w:rFonts w:ascii="Times New Roman"/>
          <w:bCs/>
          <w:sz w:val="23"/>
          <w:szCs w:val="23"/>
        </w:rPr>
        <w:t>(</w:t>
      </w:r>
      <w:r w:rsidRPr="00FD38BD">
        <w:rPr>
          <w:rFonts w:ascii="Times New Roman" w:hint="eastAsia"/>
          <w:bCs/>
          <w:sz w:val="23"/>
          <w:szCs w:val="23"/>
        </w:rPr>
        <w:t>기</w:t>
      </w:r>
      <w:r w:rsidRPr="00FD38BD">
        <w:rPr>
          <w:rFonts w:ascii="Times New Roman"/>
          <w:bCs/>
          <w:sz w:val="23"/>
          <w:szCs w:val="23"/>
        </w:rPr>
        <w:t>명날인을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위하여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이하</w:t>
      </w:r>
      <w:r w:rsidRPr="00FD38BD">
        <w:rPr>
          <w:rFonts w:ascii="Times New Roman"/>
          <w:bCs/>
          <w:sz w:val="23"/>
          <w:szCs w:val="23"/>
        </w:rPr>
        <w:t xml:space="preserve"> </w:t>
      </w:r>
      <w:r w:rsidRPr="00FD38BD">
        <w:rPr>
          <w:rFonts w:ascii="Times New Roman"/>
          <w:bCs/>
          <w:sz w:val="23"/>
          <w:szCs w:val="23"/>
        </w:rPr>
        <w:t>여백</w:t>
      </w:r>
      <w:r w:rsidRPr="00FD38BD">
        <w:rPr>
          <w:rFonts w:ascii="Times New Roman"/>
          <w:bCs/>
          <w:sz w:val="23"/>
          <w:szCs w:val="23"/>
        </w:rPr>
        <w:t>)</w:t>
      </w:r>
    </w:p>
    <w:p w14:paraId="2FEB3524" w14:textId="59DE1064" w:rsidR="00ED2790" w:rsidRPr="00954D7F" w:rsidRDefault="00ED2790" w:rsidP="00214525">
      <w:p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  <w:r w:rsidRPr="00954D7F">
        <w:rPr>
          <w:rFonts w:ascii="Times New Roman"/>
          <w:bCs/>
          <w:sz w:val="23"/>
          <w:szCs w:val="23"/>
        </w:rPr>
        <w:lastRenderedPageBreak/>
        <w:t>이상을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증명하기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위하여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계약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당사자들은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계약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모두에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명시된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일자에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본</w:t>
      </w:r>
      <w:r w:rsidR="000563DB" w:rsidRPr="00954D7F">
        <w:rPr>
          <w:rFonts w:ascii="Times New Roman"/>
          <w:bCs/>
          <w:sz w:val="23"/>
          <w:szCs w:val="23"/>
        </w:rPr>
        <w:t xml:space="preserve"> </w:t>
      </w:r>
      <w:r w:rsidRPr="00954D7F">
        <w:rPr>
          <w:rFonts w:ascii="Times New Roman"/>
          <w:bCs/>
          <w:sz w:val="23"/>
          <w:szCs w:val="23"/>
        </w:rPr>
        <w:t>계약</w:t>
      </w:r>
      <w:r w:rsidRPr="00954D7F">
        <w:rPr>
          <w:rFonts w:ascii="Times New Roman" w:hint="eastAsia"/>
          <w:bCs/>
          <w:sz w:val="23"/>
          <w:szCs w:val="23"/>
        </w:rPr>
        <w:t>을</w:t>
      </w:r>
      <w:r w:rsidR="000563DB" w:rsidRPr="00954D7F">
        <w:rPr>
          <w:rFonts w:ascii="Times New Roman" w:hint="eastAsia"/>
          <w:bCs/>
          <w:sz w:val="23"/>
          <w:szCs w:val="23"/>
        </w:rPr>
        <w:t xml:space="preserve"> </w:t>
      </w:r>
      <w:r w:rsidRPr="00954D7F">
        <w:rPr>
          <w:rFonts w:ascii="Times New Roman" w:hint="eastAsia"/>
          <w:bCs/>
          <w:sz w:val="23"/>
          <w:szCs w:val="23"/>
        </w:rPr>
        <w:t>체결한다</w:t>
      </w:r>
      <w:r w:rsidRPr="00954D7F">
        <w:rPr>
          <w:rFonts w:ascii="Times New Roman"/>
          <w:bCs/>
          <w:sz w:val="23"/>
          <w:szCs w:val="23"/>
        </w:rPr>
        <w:t>.</w:t>
      </w:r>
    </w:p>
    <w:p w14:paraId="6D6269E3" w14:textId="77777777" w:rsidR="00957EAE" w:rsidRPr="00FF10D0" w:rsidRDefault="00957EAE" w:rsidP="00957EAE">
      <w:pPr>
        <w:pStyle w:val="a7"/>
        <w:wordWrap w:val="0"/>
        <w:topLinePunct/>
        <w:autoSpaceDE w:val="0"/>
        <w:autoSpaceDN w:val="0"/>
        <w:snapToGrid w:val="0"/>
        <w:spacing w:line="400" w:lineRule="atLeast"/>
        <w:jc w:val="both"/>
        <w:rPr>
          <w:sz w:val="23"/>
          <w:szCs w:val="23"/>
          <w:lang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86"/>
        <w:gridCol w:w="4485"/>
      </w:tblGrid>
      <w:tr w:rsidR="00957EAE" w:rsidRPr="001C2B9B" w14:paraId="25778F03" w14:textId="77777777" w:rsidTr="00C40401">
        <w:tc>
          <w:tcPr>
            <w:tcW w:w="4634" w:type="dxa"/>
          </w:tcPr>
          <w:p w14:paraId="0D7CF0CF" w14:textId="0A7F7863" w:rsidR="00E10AFD" w:rsidRDefault="002B4A74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/>
                <w:bCs/>
                <w:sz w:val="23"/>
                <w:szCs w:val="23"/>
              </w:rPr>
            </w:pPr>
            <w:r>
              <w:rPr>
                <w:rFonts w:ascii="Times New Roman"/>
                <w:b/>
                <w:bCs/>
                <w:sz w:val="23"/>
                <w:szCs w:val="23"/>
              </w:rPr>
              <w:t>매도인</w:t>
            </w:r>
            <w:r w:rsidR="00957EAE" w:rsidRPr="0078049F">
              <w:rPr>
                <w:rFonts w:ascii="Times New Roman"/>
                <w:b/>
                <w:bCs/>
                <w:sz w:val="23"/>
                <w:szCs w:val="23"/>
              </w:rPr>
              <w:t xml:space="preserve">: </w:t>
            </w:r>
          </w:p>
          <w:p w14:paraId="5312DF88" w14:textId="22938EDD" w:rsidR="00957EAE" w:rsidRDefault="006C0B81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sz w:val="23"/>
              </w:rPr>
            </w:pPr>
            <w:r>
              <w:rPr>
                <w:rFonts w:ascii="Times New Roman" w:hint="eastAsia"/>
                <w:sz w:val="23"/>
              </w:rPr>
              <w:t>[</w:t>
            </w:r>
            <w:r>
              <w:rPr>
                <w:rFonts w:ascii="Times New Roman" w:hint="eastAsia"/>
                <w:sz w:val="23"/>
              </w:rPr>
              <w:sym w:font="Wingdings 2" w:char="F097"/>
            </w:r>
            <w:r>
              <w:rPr>
                <w:rFonts w:ascii="Times New Roman" w:hint="eastAsia"/>
                <w:sz w:val="23"/>
              </w:rPr>
              <w:t>]</w:t>
            </w:r>
          </w:p>
          <w:p w14:paraId="11DC7A7F" w14:textId="77777777" w:rsidR="006C0B81" w:rsidRPr="006C0B81" w:rsidRDefault="006C0B81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  <w:p w14:paraId="161637A8" w14:textId="77777777" w:rsidR="00957EAE" w:rsidRDefault="00957EAE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  <w:r w:rsidRPr="0078049F">
              <w:rPr>
                <w:rFonts w:ascii="Times New Roman"/>
                <w:bCs/>
                <w:sz w:val="23"/>
                <w:szCs w:val="23"/>
              </w:rPr>
              <w:t>__________________________</w:t>
            </w:r>
          </w:p>
          <w:p w14:paraId="6D61D3F0" w14:textId="77777777" w:rsidR="008A1C56" w:rsidRPr="0078049F" w:rsidRDefault="008A1C56" w:rsidP="000E2EFE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  <w:tc>
          <w:tcPr>
            <w:tcW w:w="4634" w:type="dxa"/>
          </w:tcPr>
          <w:p w14:paraId="7E9B4373" w14:textId="77777777" w:rsidR="008A1C56" w:rsidRPr="0078049F" w:rsidRDefault="008A1C56" w:rsidP="002B4A74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</w:tr>
    </w:tbl>
    <w:p w14:paraId="0398FF49" w14:textId="0E541FDF" w:rsidR="00A16319" w:rsidRDefault="00A16319" w:rsidP="00E067AD">
      <w:pPr>
        <w:pStyle w:val="a7"/>
        <w:wordWrap w:val="0"/>
        <w:topLinePunct/>
        <w:autoSpaceDE w:val="0"/>
        <w:autoSpaceDN w:val="0"/>
        <w:snapToGrid w:val="0"/>
        <w:spacing w:line="300" w:lineRule="atLeast"/>
        <w:ind w:right="480"/>
      </w:pPr>
    </w:p>
    <w:p w14:paraId="4ADEB996" w14:textId="35627F14" w:rsidR="00A16319" w:rsidRPr="00954D7F" w:rsidRDefault="00A16319" w:rsidP="00A16319">
      <w:pPr>
        <w:snapToGrid w:val="0"/>
        <w:spacing w:before="180" w:after="180" w:line="360" w:lineRule="atLeast"/>
        <w:rPr>
          <w:rFonts w:ascii="Times New Roman"/>
          <w:bCs/>
          <w:sz w:val="23"/>
          <w:szCs w:val="23"/>
        </w:rPr>
      </w:pPr>
    </w:p>
    <w:p w14:paraId="5D828D73" w14:textId="77777777" w:rsidR="00A16319" w:rsidRPr="00FF10D0" w:rsidRDefault="00A16319" w:rsidP="00A16319">
      <w:pPr>
        <w:pStyle w:val="a7"/>
        <w:wordWrap w:val="0"/>
        <w:topLinePunct/>
        <w:autoSpaceDE w:val="0"/>
        <w:autoSpaceDN w:val="0"/>
        <w:snapToGrid w:val="0"/>
        <w:spacing w:line="400" w:lineRule="atLeast"/>
        <w:jc w:val="both"/>
        <w:rPr>
          <w:sz w:val="23"/>
          <w:szCs w:val="23"/>
          <w:lang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86"/>
        <w:gridCol w:w="4485"/>
      </w:tblGrid>
      <w:tr w:rsidR="00A16319" w:rsidRPr="001C2B9B" w14:paraId="47959F64" w14:textId="77777777" w:rsidTr="00A16319">
        <w:tc>
          <w:tcPr>
            <w:tcW w:w="4586" w:type="dxa"/>
          </w:tcPr>
          <w:p w14:paraId="24B89103" w14:textId="77777777" w:rsidR="00A16319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/>
                <w:bCs/>
                <w:sz w:val="23"/>
                <w:szCs w:val="23"/>
              </w:rPr>
            </w:pPr>
            <w:r>
              <w:rPr>
                <w:rFonts w:ascii="Times New Roman"/>
                <w:b/>
                <w:bCs/>
                <w:sz w:val="23"/>
                <w:szCs w:val="23"/>
              </w:rPr>
              <w:t>매</w:t>
            </w:r>
            <w:r>
              <w:rPr>
                <w:rFonts w:ascii="Times New Roman" w:hint="eastAsia"/>
                <w:b/>
                <w:bCs/>
                <w:sz w:val="23"/>
                <w:szCs w:val="23"/>
              </w:rPr>
              <w:t>수인</w:t>
            </w:r>
            <w:r w:rsidRPr="0078049F">
              <w:rPr>
                <w:rFonts w:ascii="Times New Roman"/>
                <w:b/>
                <w:bCs/>
                <w:sz w:val="23"/>
                <w:szCs w:val="23"/>
              </w:rPr>
              <w:t xml:space="preserve">: </w:t>
            </w:r>
          </w:p>
          <w:p w14:paraId="2AD1A459" w14:textId="0F67E72A" w:rsidR="00A16319" w:rsidRDefault="006C0B81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sz w:val="23"/>
              </w:rPr>
            </w:pPr>
            <w:r>
              <w:rPr>
                <w:rFonts w:ascii="Times New Roman" w:hint="eastAsia"/>
                <w:sz w:val="23"/>
              </w:rPr>
              <w:t>[</w:t>
            </w:r>
            <w:r>
              <w:rPr>
                <w:rFonts w:ascii="Times New Roman" w:hint="eastAsia"/>
                <w:sz w:val="23"/>
              </w:rPr>
              <w:sym w:font="Wingdings 2" w:char="F097"/>
            </w:r>
            <w:r>
              <w:rPr>
                <w:rFonts w:ascii="Times New Roman" w:hint="eastAsia"/>
                <w:sz w:val="23"/>
              </w:rPr>
              <w:t>]</w:t>
            </w:r>
          </w:p>
          <w:p w14:paraId="201BDCD9" w14:textId="77777777" w:rsidR="006C0B81" w:rsidRPr="0078049F" w:rsidRDefault="006C0B81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  <w:p w14:paraId="479AB20A" w14:textId="77777777" w:rsidR="00A16319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  <w:r w:rsidRPr="0078049F">
              <w:rPr>
                <w:rFonts w:ascii="Times New Roman"/>
                <w:bCs/>
                <w:sz w:val="23"/>
                <w:szCs w:val="23"/>
              </w:rPr>
              <w:t>__________________________</w:t>
            </w:r>
          </w:p>
          <w:p w14:paraId="14ACFCF5" w14:textId="77777777" w:rsidR="00A16319" w:rsidRPr="0078049F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  <w:tc>
          <w:tcPr>
            <w:tcW w:w="4485" w:type="dxa"/>
          </w:tcPr>
          <w:p w14:paraId="4B70F5E1" w14:textId="77777777" w:rsidR="00A16319" w:rsidRPr="0078049F" w:rsidRDefault="00A16319" w:rsidP="00FF2F36">
            <w:pPr>
              <w:snapToGrid w:val="0"/>
              <w:spacing w:before="180" w:after="180" w:line="360" w:lineRule="atLeast"/>
              <w:jc w:val="left"/>
              <w:rPr>
                <w:rFonts w:ascii="Times New Roman"/>
                <w:bCs/>
                <w:sz w:val="23"/>
                <w:szCs w:val="23"/>
              </w:rPr>
            </w:pPr>
          </w:p>
        </w:tc>
      </w:tr>
    </w:tbl>
    <w:p w14:paraId="39EB2E18" w14:textId="77777777" w:rsidR="002A0900" w:rsidRDefault="002A0900" w:rsidP="00E067AD">
      <w:pPr>
        <w:pStyle w:val="a7"/>
        <w:wordWrap w:val="0"/>
        <w:topLinePunct/>
        <w:autoSpaceDE w:val="0"/>
        <w:autoSpaceDN w:val="0"/>
        <w:snapToGrid w:val="0"/>
        <w:spacing w:line="300" w:lineRule="atLeast"/>
        <w:ind w:right="480"/>
      </w:pPr>
    </w:p>
    <w:p w14:paraId="3D06AA16" w14:textId="419B8F01" w:rsidR="007A47AC" w:rsidRPr="00703050" w:rsidRDefault="007A47AC" w:rsidP="00FE1DDF"/>
    <w:sectPr w:rsidR="007A47AC" w:rsidRPr="00703050" w:rsidSect="00A16319">
      <w:footerReference w:type="default" r:id="rId14"/>
      <w:pgSz w:w="11907" w:h="16840" w:code="9"/>
      <w:pgMar w:top="1701" w:right="1418" w:bottom="1418" w:left="1418" w:header="851" w:footer="992" w:gutter="0"/>
      <w:pgNumType w:start="1"/>
      <w:cols w:space="720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4A5DBB" w14:textId="77777777" w:rsidR="004278B8" w:rsidRDefault="004278B8">
      <w:r>
        <w:separator/>
      </w:r>
    </w:p>
  </w:endnote>
  <w:endnote w:type="continuationSeparator" w:id="0">
    <w:p w14:paraId="2ACDB540" w14:textId="77777777" w:rsidR="004278B8" w:rsidRDefault="004278B8">
      <w:r>
        <w:continuationSeparator/>
      </w:r>
    </w:p>
  </w:endnote>
  <w:endnote w:type="continuationNotice" w:id="1">
    <w:p w14:paraId="4C102ECE" w14:textId="77777777" w:rsidR="004278B8" w:rsidRDefault="004278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신명조">
    <w:altName w:val="굴림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가는둥근제목체">
    <w:charset w:val="81"/>
    <w:family w:val="roman"/>
    <w:pitch w:val="variable"/>
    <w:sig w:usb0="800002A7" w:usb1="29D77CFB" w:usb2="00000010" w:usb3="00000000" w:csb0="0008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G스마트체 Light">
    <w:charset w:val="81"/>
    <w:family w:val="modern"/>
    <w:pitch w:val="variable"/>
    <w:sig w:usb0="00000203" w:usb1="29D72C10" w:usb2="00000010" w:usb3="00000000" w:csb0="00280005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968CC" w14:textId="77777777" w:rsidR="004278B8" w:rsidRDefault="004278B8">
    <w:pPr>
      <w:pStyle w:val="ac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44A6445C" w14:textId="77777777" w:rsidR="004278B8" w:rsidRDefault="004278B8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3D1377" w14:textId="2EC6667C" w:rsidR="004278B8" w:rsidRPr="002B2B06" w:rsidRDefault="004278B8" w:rsidP="002B2B06">
    <w:pPr>
      <w:pStyle w:val="ac"/>
      <w:spacing w:before="288"/>
      <w:jc w:val="center"/>
      <w:rPr>
        <w:sz w:val="22"/>
        <w:szCs w:val="22"/>
      </w:rPr>
    </w:pPr>
    <w:r w:rsidRPr="002B2B06">
      <w:rPr>
        <w:rFonts w:ascii="Times New Roman"/>
        <w:kern w:val="0"/>
        <w:sz w:val="22"/>
        <w:szCs w:val="22"/>
      </w:rPr>
      <w:t xml:space="preserve">- </w:t>
    </w:r>
    <w:r w:rsidRPr="002B2B06">
      <w:rPr>
        <w:rFonts w:ascii="Times New Roman"/>
        <w:kern w:val="0"/>
        <w:sz w:val="22"/>
        <w:szCs w:val="22"/>
      </w:rPr>
      <w:fldChar w:fldCharType="begin"/>
    </w:r>
    <w:r w:rsidRPr="002B2B06">
      <w:rPr>
        <w:rFonts w:ascii="Times New Roman"/>
        <w:kern w:val="0"/>
        <w:sz w:val="22"/>
        <w:szCs w:val="22"/>
      </w:rPr>
      <w:instrText xml:space="preserve"> PAGE </w:instrText>
    </w:r>
    <w:r w:rsidRPr="002B2B06">
      <w:rPr>
        <w:rFonts w:ascii="Times New Roman"/>
        <w:kern w:val="0"/>
        <w:sz w:val="22"/>
        <w:szCs w:val="22"/>
      </w:rPr>
      <w:fldChar w:fldCharType="separate"/>
    </w:r>
    <w:r w:rsidR="00022C1D">
      <w:rPr>
        <w:rFonts w:ascii="Times New Roman"/>
        <w:noProof/>
        <w:kern w:val="0"/>
        <w:sz w:val="22"/>
        <w:szCs w:val="22"/>
      </w:rPr>
      <w:t>49</w:t>
    </w:r>
    <w:r w:rsidRPr="002B2B06">
      <w:rPr>
        <w:rFonts w:ascii="Times New Roman"/>
        <w:kern w:val="0"/>
        <w:sz w:val="22"/>
        <w:szCs w:val="22"/>
      </w:rPr>
      <w:fldChar w:fldCharType="end"/>
    </w:r>
    <w:r w:rsidRPr="002B2B06">
      <w:rPr>
        <w:rFonts w:ascii="Times New Roman"/>
        <w:kern w:val="0"/>
        <w:sz w:val="22"/>
        <w:szCs w:val="22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79CCD6" w14:textId="5F774262" w:rsidR="004278B8" w:rsidRPr="002B2B06" w:rsidRDefault="004278B8" w:rsidP="002B2B06">
    <w:pPr>
      <w:pStyle w:val="ac"/>
      <w:spacing w:before="288"/>
      <w:jc w:val="center"/>
      <w:rPr>
        <w:sz w:val="22"/>
        <w:szCs w:val="22"/>
      </w:rPr>
    </w:pPr>
    <w:r>
      <w:rPr>
        <w:rFonts w:ascii="Times New Roman"/>
        <w:kern w:val="0"/>
        <w:sz w:val="22"/>
        <w:szCs w:val="22"/>
      </w:rPr>
      <w:t>[</w:t>
    </w:r>
    <w:r>
      <w:rPr>
        <w:rFonts w:ascii="Times New Roman" w:hint="eastAsia"/>
        <w:kern w:val="0"/>
        <w:sz w:val="22"/>
        <w:szCs w:val="22"/>
      </w:rPr>
      <w:t>서명페이지</w:t>
    </w:r>
    <w:r>
      <w:rPr>
        <w:rFonts w:ascii="Times New Roman" w:hint="eastAsia"/>
        <w:kern w:val="0"/>
        <w:sz w:val="22"/>
        <w:szCs w:val="22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BAF2D" w14:textId="77777777" w:rsidR="004278B8" w:rsidRDefault="004278B8">
      <w:r>
        <w:separator/>
      </w:r>
    </w:p>
  </w:footnote>
  <w:footnote w:type="continuationSeparator" w:id="0">
    <w:p w14:paraId="5C12D2AE" w14:textId="77777777" w:rsidR="004278B8" w:rsidRDefault="004278B8">
      <w:r>
        <w:continuationSeparator/>
      </w:r>
    </w:p>
  </w:footnote>
  <w:footnote w:type="continuationNotice" w:id="1">
    <w:p w14:paraId="1CB06537" w14:textId="77777777" w:rsidR="004278B8" w:rsidRDefault="004278B8"/>
  </w:footnote>
  <w:footnote w:id="2">
    <w:p w14:paraId="42F35B1B" w14:textId="7AD4F863" w:rsidR="004278B8" w:rsidRPr="005036D9" w:rsidRDefault="004278B8" w:rsidP="005C27F9">
      <w:pPr>
        <w:pStyle w:val="aa"/>
        <w:jc w:val="both"/>
        <w:rPr>
          <w:rFonts w:ascii="Times New Roman"/>
        </w:rPr>
      </w:pPr>
      <w:r w:rsidRPr="005036D9">
        <w:rPr>
          <w:rStyle w:val="ab"/>
          <w:rFonts w:ascii="Times New Roman"/>
        </w:rPr>
        <w:footnoteRef/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참</w:t>
      </w:r>
      <w:r>
        <w:rPr>
          <w:rFonts w:ascii="Times New Roman" w:hint="eastAsia"/>
        </w:rPr>
        <w:t>고</w:t>
      </w:r>
      <w:r w:rsidRPr="005036D9">
        <w:rPr>
          <w:rFonts w:ascii="Times New Roman"/>
        </w:rPr>
        <w:t>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서울고등법원이</w:t>
      </w:r>
      <w:r w:rsidRPr="005036D9">
        <w:rPr>
          <w:rFonts w:ascii="Times New Roman"/>
        </w:rPr>
        <w:t xml:space="preserve"> ‘</w:t>
      </w:r>
      <w:r w:rsidRPr="005036D9">
        <w:rPr>
          <w:rFonts w:ascii="Times New Roman"/>
        </w:rPr>
        <w:t>기준금액의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범위를</w:t>
      </w:r>
      <w:r w:rsidRPr="005036D9">
        <w:rPr>
          <w:rFonts w:ascii="Times New Roman"/>
        </w:rPr>
        <w:t xml:space="preserve"> ‘10%’</w:t>
      </w:r>
      <w:r w:rsidRPr="005036D9">
        <w:rPr>
          <w:rFonts w:ascii="Times New Roman"/>
        </w:rPr>
        <w:t>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합의하여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주식매매계약에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규정하고</w:t>
      </w:r>
      <w:r w:rsidRPr="005036D9">
        <w:rPr>
          <w:rFonts w:ascii="Times New Roman"/>
        </w:rPr>
        <w:t xml:space="preserve">, </w:t>
      </w:r>
      <w:r w:rsidRPr="005036D9">
        <w:rPr>
          <w:rFonts w:ascii="Times New Roman"/>
        </w:rPr>
        <w:t>실제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거래종결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전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대상회사의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경영악화로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인하여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중대한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부정적</w:t>
      </w:r>
      <w:r>
        <w:rPr>
          <w:rFonts w:ascii="Times New Roman" w:hint="eastAsia"/>
        </w:rPr>
        <w:t>인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영향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발생으로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매수인이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주식매매계약을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해제한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것이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정당하다</w:t>
      </w:r>
      <w:r w:rsidRPr="005036D9">
        <w:rPr>
          <w:rFonts w:ascii="Times New Roman"/>
        </w:rPr>
        <w:t>’</w:t>
      </w:r>
      <w:r w:rsidRPr="005036D9">
        <w:rPr>
          <w:rFonts w:ascii="Times New Roman"/>
        </w:rPr>
        <w:t>고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판단한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사례</w:t>
      </w:r>
      <w:r w:rsidRPr="005036D9">
        <w:rPr>
          <w:rFonts w:ascii="Times New Roman"/>
        </w:rPr>
        <w:t xml:space="preserve">(2022. 10. 6. </w:t>
      </w:r>
      <w:r w:rsidRPr="005036D9">
        <w:rPr>
          <w:rFonts w:ascii="Times New Roman"/>
        </w:rPr>
        <w:t>선고</w:t>
      </w:r>
      <w:r w:rsidRPr="005036D9">
        <w:rPr>
          <w:rFonts w:ascii="Times New Roman"/>
        </w:rPr>
        <w:t xml:space="preserve"> 2020</w:t>
      </w:r>
      <w:r w:rsidRPr="005036D9">
        <w:rPr>
          <w:rFonts w:ascii="Times New Roman"/>
        </w:rPr>
        <w:t>나</w:t>
      </w:r>
      <w:r w:rsidRPr="005036D9">
        <w:rPr>
          <w:rFonts w:ascii="Times New Roman"/>
        </w:rPr>
        <w:t xml:space="preserve">2025145 </w:t>
      </w:r>
      <w:r w:rsidRPr="005036D9">
        <w:rPr>
          <w:rFonts w:ascii="Times New Roman"/>
        </w:rPr>
        <w:t>판결</w:t>
      </w:r>
      <w:r w:rsidRPr="005036D9">
        <w:rPr>
          <w:rFonts w:ascii="Times New Roman"/>
        </w:rPr>
        <w:t xml:space="preserve"> – </w:t>
      </w:r>
      <w:r w:rsidRPr="005036D9">
        <w:rPr>
          <w:rFonts w:ascii="Times New Roman"/>
        </w:rPr>
        <w:t>대법원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소송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계속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중</w:t>
      </w:r>
      <w:r w:rsidRPr="005036D9">
        <w:rPr>
          <w:rFonts w:ascii="Times New Roman"/>
        </w:rPr>
        <w:t>)</w:t>
      </w:r>
      <w:r w:rsidRPr="005036D9">
        <w:rPr>
          <w:rFonts w:ascii="Times New Roman"/>
        </w:rPr>
        <w:t>가</w:t>
      </w:r>
      <w:r w:rsidRPr="005036D9">
        <w:rPr>
          <w:rFonts w:ascii="Times New Roman"/>
        </w:rPr>
        <w:t xml:space="preserve"> </w:t>
      </w:r>
      <w:r w:rsidRPr="005036D9">
        <w:rPr>
          <w:rFonts w:ascii="Times New Roman"/>
        </w:rPr>
        <w:t>존재합니다</w:t>
      </w:r>
      <w:r w:rsidRPr="005036D9">
        <w:rPr>
          <w:rFonts w:ascii="Times New Roman"/>
        </w:rPr>
        <w:t>.</w:t>
      </w:r>
    </w:p>
  </w:footnote>
  <w:footnote w:id="3">
    <w:p w14:paraId="7F7D6DE3" w14:textId="6A146C19" w:rsidR="004278B8" w:rsidRPr="00CA27AB" w:rsidRDefault="004278B8">
      <w:pPr>
        <w:pStyle w:val="aa"/>
        <w:rPr>
          <w:rFonts w:ascii="Times New Roman"/>
        </w:rPr>
      </w:pPr>
      <w:r w:rsidRPr="00CA27AB">
        <w:rPr>
          <w:rStyle w:val="ab"/>
          <w:rFonts w:ascii="Times New Roman"/>
        </w:rPr>
        <w:footnoteRef/>
      </w:r>
      <w:r>
        <w:rPr>
          <w:rFonts w:ascii="Times New Roman"/>
        </w:rPr>
        <w:t xml:space="preserve"> Global Markets &amp; Experts (A&amp;O Shearman, October 2024)</w:t>
      </w:r>
    </w:p>
  </w:footnote>
  <w:footnote w:id="4">
    <w:p w14:paraId="26191E52" w14:textId="5CD0259E" w:rsidR="004278B8" w:rsidRPr="00CA27AB" w:rsidRDefault="004278B8">
      <w:pPr>
        <w:pStyle w:val="aa"/>
        <w:rPr>
          <w:rFonts w:ascii="Times New Roman"/>
        </w:rPr>
      </w:pPr>
      <w:r w:rsidRPr="00CA27AB">
        <w:rPr>
          <w:rStyle w:val="ab"/>
          <w:rFonts w:ascii="Times New Roman"/>
        </w:rPr>
        <w:footnoteRef/>
      </w:r>
      <w:r>
        <w:rPr>
          <w:rFonts w:ascii="Times New Roman"/>
        </w:rPr>
        <w:t xml:space="preserve"> Stock Purchase Agreement (Pro-Buyer Long Form) (Practical Law Corporate &amp; Securities, 2024)</w:t>
      </w:r>
    </w:p>
  </w:footnote>
  <w:footnote w:id="5">
    <w:p w14:paraId="35C20E42" w14:textId="4BCF21FF" w:rsidR="004278B8" w:rsidRPr="00CA27AB" w:rsidRDefault="004278B8">
      <w:pPr>
        <w:pStyle w:val="aa"/>
        <w:rPr>
          <w:rFonts w:ascii="Times New Roman"/>
        </w:rPr>
      </w:pPr>
      <w:r w:rsidRPr="00CA27AB">
        <w:rPr>
          <w:rStyle w:val="ab"/>
          <w:rFonts w:ascii="Times New Roman"/>
        </w:rPr>
        <w:footnoteRef/>
      </w:r>
      <w:r>
        <w:rPr>
          <w:rFonts w:ascii="Times New Roman"/>
        </w:rPr>
        <w:t xml:space="preserve"> 2024 M&amp;A Deal Terms Study (SRS Acquiom, 2024)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22D48" w14:textId="0BCF4A35" w:rsidR="004278B8" w:rsidRPr="00C32BE8" w:rsidRDefault="004278B8" w:rsidP="0058785A">
    <w:pPr>
      <w:pStyle w:val="a7"/>
      <w:jc w:val="right"/>
      <w:rPr>
        <w:b/>
        <w:sz w:val="20"/>
        <w:lang w:eastAsia="ko-KR"/>
      </w:rPr>
    </w:pPr>
    <w:r>
      <w:rPr>
        <w:rFonts w:hint="eastAsia"/>
        <w:b/>
        <w:sz w:val="20"/>
        <w:lang w:eastAsia="ko-KR"/>
      </w:rPr>
      <w:t xml:space="preserve">LGHH </w:t>
    </w:r>
    <w:r>
      <w:rPr>
        <w:b/>
        <w:sz w:val="20"/>
        <w:lang w:eastAsia="ko-KR"/>
      </w:rPr>
      <w:t>–</w:t>
    </w:r>
    <w:r>
      <w:rPr>
        <w:rFonts w:hint="eastAsia"/>
        <w:b/>
        <w:sz w:val="20"/>
        <w:lang w:eastAsia="ko-KR"/>
      </w:rPr>
      <w:t xml:space="preserve"> M&amp;</w:t>
    </w:r>
    <w:r>
      <w:rPr>
        <w:b/>
        <w:sz w:val="20"/>
        <w:lang w:eastAsia="ko-KR"/>
      </w:rPr>
      <w:t xml:space="preserve">A – SPA </w:t>
    </w:r>
    <w:r>
      <w:rPr>
        <w:rFonts w:hint="eastAsia"/>
        <w:b/>
        <w:sz w:val="20"/>
        <w:lang w:eastAsia="ko-KR"/>
      </w:rPr>
      <w:t>매뉴얼</w:t>
    </w:r>
    <w:r>
      <w:rPr>
        <w:b/>
        <w:sz w:val="20"/>
        <w:lang w:eastAsia="ko-KR"/>
      </w:rPr>
      <w:br/>
    </w:r>
    <w:r w:rsidRPr="00711625">
      <w:rPr>
        <w:rFonts w:hint="eastAsia"/>
        <w:b/>
        <w:i/>
        <w:sz w:val="20"/>
        <w:lang w:eastAsia="ko-KR"/>
      </w:rPr>
      <w:t>K</w:t>
    </w:r>
    <w:r w:rsidRPr="00711625">
      <w:rPr>
        <w:b/>
        <w:i/>
        <w:sz w:val="20"/>
        <w:lang w:eastAsia="ko-KR"/>
      </w:rPr>
      <w:t>im &amp; Chang 2024. 11. 29.</w:t>
    </w:r>
    <w:r w:rsidRPr="00711625">
      <w:rPr>
        <w:rFonts w:hint="eastAsia"/>
        <w:b/>
        <w:i/>
        <w:sz w:val="20"/>
        <w:lang w:eastAsia="ko-KR"/>
      </w:rPr>
      <w:t>자</w:t>
    </w:r>
    <w:r w:rsidRPr="00711625">
      <w:rPr>
        <w:rFonts w:hint="eastAsia"/>
        <w:b/>
        <w:i/>
        <w:sz w:val="20"/>
        <w:lang w:eastAsia="ko-KR"/>
      </w:rPr>
      <w:t xml:space="preserve"> </w:t>
    </w:r>
    <w:r w:rsidRPr="00711625">
      <w:rPr>
        <w:rFonts w:hint="eastAsia"/>
        <w:b/>
        <w:i/>
        <w:sz w:val="20"/>
        <w:lang w:eastAsia="ko-KR"/>
      </w:rPr>
      <w:t>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6595"/>
        </w:tabs>
        <w:ind w:left="6595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" w15:restartNumberingAfterBreak="0">
    <w:nsid w:val="0000000C"/>
    <w:multiLevelType w:val="multilevel"/>
    <w:tmpl w:val="E72297D4"/>
    <w:lvl w:ilvl="0">
      <w:start w:val="1"/>
      <w:numFmt w:val="decimal"/>
      <w:lvlRestart w:val="0"/>
      <w:pStyle w:val="PHAgree2L1"/>
      <w:lvlText w:val="Section %1."/>
      <w:lvlJc w:val="left"/>
      <w:pPr>
        <w:tabs>
          <w:tab w:val="num" w:pos="1855"/>
        </w:tabs>
        <w:ind w:left="415" w:firstLine="720"/>
      </w:pPr>
      <w:rPr>
        <w:rFonts w:ascii="Times New Roman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HAgree2L2"/>
      <w:lvlText w:val="%1.%2"/>
      <w:lvlJc w:val="left"/>
      <w:pPr>
        <w:tabs>
          <w:tab w:val="num" w:pos="-249"/>
        </w:tabs>
        <w:ind w:left="-2409" w:firstLine="144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HAgree2L3"/>
      <w:lvlText w:val="(%3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3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HAgree2L4"/>
      <w:lvlText w:val="(%4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3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HAgree2L5"/>
      <w:lvlText w:val="(%5)"/>
      <w:lvlJc w:val="left"/>
      <w:pPr>
        <w:tabs>
          <w:tab w:val="num" w:pos="1191"/>
        </w:tabs>
        <w:ind w:left="-1689" w:firstLine="2160"/>
      </w:pPr>
      <w:rPr>
        <w:rFonts w:ascii="Times New Roman" w:hAnsi="Times New Roman" w:cs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pStyle w:val="PHAgree2L6"/>
      <w:lvlText w:val="(%6)"/>
      <w:lvlJc w:val="left"/>
      <w:pPr>
        <w:tabs>
          <w:tab w:val="num" w:pos="2631"/>
        </w:tabs>
        <w:ind w:left="-1732" w:firstLine="432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upperLetter"/>
      <w:pStyle w:val="PHAgree2L7"/>
      <w:lvlText w:val="%7."/>
      <w:lvlJc w:val="left"/>
      <w:pPr>
        <w:tabs>
          <w:tab w:val="num" w:pos="-249"/>
        </w:tabs>
        <w:ind w:left="-1732" w:firstLine="1440"/>
      </w:pPr>
      <w:rPr>
        <w:rFonts w:ascii="Times New Roman" w:hAnsi="Times New Roman" w:hint="eastAsia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471"/>
        </w:tabs>
        <w:ind w:left="471" w:hanging="360"/>
      </w:pPr>
      <w:rPr>
        <w:rFonts w:ascii="Times New Roman" w:hAnsi="Times New Roman" w:hint="eastAsia"/>
        <w:spacing w:val="0"/>
        <w:sz w:val="40"/>
      </w:rPr>
    </w:lvl>
    <w:lvl w:ilvl="8">
      <w:start w:val="1"/>
      <w:numFmt w:val="lowerRoman"/>
      <w:lvlText w:val="%9."/>
      <w:lvlJc w:val="right"/>
      <w:pPr>
        <w:tabs>
          <w:tab w:val="num" w:pos="831"/>
        </w:tabs>
        <w:ind w:left="831" w:hanging="216"/>
      </w:pPr>
      <w:rPr>
        <w:rFonts w:ascii="Times New Roman" w:hAnsi="Times New Roman" w:hint="eastAsia"/>
        <w:spacing w:val="0"/>
        <w:sz w:val="40"/>
      </w:rPr>
    </w:lvl>
  </w:abstractNum>
  <w:abstractNum w:abstractNumId="2" w15:restartNumberingAfterBreak="0">
    <w:nsid w:val="02E122D1"/>
    <w:multiLevelType w:val="hybridMultilevel"/>
    <w:tmpl w:val="F4DA18A8"/>
    <w:lvl w:ilvl="0" w:tplc="50C03F2A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36B5C1F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6367B9A"/>
    <w:multiLevelType w:val="multilevel"/>
    <w:tmpl w:val="AC5CC3BE"/>
    <w:lvl w:ilvl="0">
      <w:start w:val="4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5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" w15:restartNumberingAfterBreak="0">
    <w:nsid w:val="06884F8C"/>
    <w:multiLevelType w:val="hybridMultilevel"/>
    <w:tmpl w:val="97CAC3CE"/>
    <w:lvl w:ilvl="0" w:tplc="4F946DCC">
      <w:start w:val="1"/>
      <w:numFmt w:val="lowerRoman"/>
      <w:lvlText w:val="(%1)"/>
      <w:lvlJc w:val="left"/>
      <w:pPr>
        <w:tabs>
          <w:tab w:val="num" w:pos="3195"/>
        </w:tabs>
        <w:ind w:left="3195" w:hanging="795"/>
      </w:pPr>
      <w:rPr>
        <w:rFonts w:hint="eastAsia"/>
      </w:rPr>
    </w:lvl>
    <w:lvl w:ilvl="1" w:tplc="1D58FC08">
      <w:start w:val="1"/>
      <w:numFmt w:val="lowerLetter"/>
      <w:lvlText w:val="(%2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00"/>
        </w:tabs>
        <w:ind w:left="4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4400"/>
        </w:tabs>
        <w:ind w:left="4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0"/>
        </w:tabs>
        <w:ind w:left="5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5600"/>
        </w:tabs>
        <w:ind w:left="5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00"/>
        </w:tabs>
        <w:ind w:left="6000" w:hanging="400"/>
      </w:pPr>
    </w:lvl>
  </w:abstractNum>
  <w:abstractNum w:abstractNumId="7" w15:restartNumberingAfterBreak="0">
    <w:nsid w:val="071322A6"/>
    <w:multiLevelType w:val="multilevel"/>
    <w:tmpl w:val="1D28ED6C"/>
    <w:lvl w:ilvl="0">
      <w:start w:val="4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4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" w15:restartNumberingAfterBreak="0">
    <w:nsid w:val="0A0878CC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AD360B3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C541517"/>
    <w:multiLevelType w:val="hybridMultilevel"/>
    <w:tmpl w:val="214CB49A"/>
    <w:lvl w:ilvl="0" w:tplc="27D8E33A">
      <w:start w:val="1"/>
      <w:numFmt w:val="lowerLetter"/>
      <w:lvlText w:val="(%1)"/>
      <w:lvlJc w:val="left"/>
      <w:pPr>
        <w:ind w:left="1840" w:hanging="720"/>
      </w:pPr>
      <w:rPr>
        <w:rFonts w:ascii="Times New Roman" w:eastAsia="바탕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D4D6B01"/>
    <w:multiLevelType w:val="hybridMultilevel"/>
    <w:tmpl w:val="8E84D7C6"/>
    <w:lvl w:ilvl="0" w:tplc="1D58FC08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D761587"/>
    <w:multiLevelType w:val="multilevel"/>
    <w:tmpl w:val="25D6CAC8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EFC7C41"/>
    <w:multiLevelType w:val="multilevel"/>
    <w:tmpl w:val="593E0C5E"/>
    <w:lvl w:ilvl="0">
      <w:start w:val="10"/>
      <w:numFmt w:val="decimal"/>
      <w:lvlText w:val="%1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1">
      <w:start w:val="1"/>
      <w:numFmt w:val="decimal"/>
      <w:lvlText w:val="11.%2"/>
      <w:lvlJc w:val="left"/>
      <w:pPr>
        <w:tabs>
          <w:tab w:val="num" w:pos="851"/>
        </w:tabs>
        <w:ind w:left="851" w:hanging="851"/>
      </w:pPr>
      <w:rPr>
        <w:rFonts w:cs="Arial" w:hint="default"/>
        <w:b w:val="0"/>
        <w:i w:val="0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55"/>
        </w:tabs>
        <w:ind w:left="2355" w:hanging="2355"/>
      </w:pPr>
      <w:rPr>
        <w:rFonts w:hint="eastAsia"/>
      </w:rPr>
    </w:lvl>
  </w:abstractNum>
  <w:abstractNum w:abstractNumId="16" w15:restartNumberingAfterBreak="0">
    <w:nsid w:val="11E106CD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2C94C9F"/>
    <w:multiLevelType w:val="hybridMultilevel"/>
    <w:tmpl w:val="04741F64"/>
    <w:lvl w:ilvl="0" w:tplc="38D0033A">
      <w:start w:val="1"/>
      <w:numFmt w:val="lowerRoman"/>
      <w:lvlText w:val="(%1)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12F569CA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3794BD9"/>
    <w:multiLevelType w:val="hybridMultilevel"/>
    <w:tmpl w:val="33222F50"/>
    <w:lvl w:ilvl="0" w:tplc="8E14F62E">
      <w:start w:val="1"/>
      <w:numFmt w:val="lowerRoman"/>
      <w:lvlText w:val="(%1)"/>
      <w:lvlJc w:val="left"/>
      <w:pPr>
        <w:tabs>
          <w:tab w:val="num" w:pos="2552"/>
        </w:tabs>
        <w:ind w:left="2552" w:hanging="85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13C5136D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13E02B44"/>
    <w:multiLevelType w:val="hybridMultilevel"/>
    <w:tmpl w:val="8E84D7C6"/>
    <w:lvl w:ilvl="0" w:tplc="1D58FC08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148563B5"/>
    <w:multiLevelType w:val="hybridMultilevel"/>
    <w:tmpl w:val="4FA6079E"/>
    <w:lvl w:ilvl="0" w:tplc="437C52D8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176651C4"/>
    <w:multiLevelType w:val="multilevel"/>
    <w:tmpl w:val="1AA6C686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9.%2"/>
      <w:lvlJc w:val="left"/>
      <w:pPr>
        <w:tabs>
          <w:tab w:val="num" w:pos="851"/>
        </w:tabs>
        <w:ind w:left="851" w:hanging="851"/>
      </w:pPr>
      <w:rPr>
        <w:rFonts w:cs="Arial" w:hint="default"/>
        <w:b w:val="0"/>
        <w:i w:val="0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5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6" w15:restartNumberingAfterBreak="0">
    <w:nsid w:val="1D993760"/>
    <w:multiLevelType w:val="hybridMultilevel"/>
    <w:tmpl w:val="FED24EBE"/>
    <w:lvl w:ilvl="0" w:tplc="D62E5F1C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40FC56DA">
      <w:start w:val="1"/>
      <w:numFmt w:val="decimalEnclosedCircle"/>
      <w:lvlText w:val="%2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1F3C7F5F"/>
    <w:multiLevelType w:val="hybridMultilevel"/>
    <w:tmpl w:val="7FA2F9C0"/>
    <w:lvl w:ilvl="0" w:tplc="50C03F2A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201A4562"/>
    <w:multiLevelType w:val="hybridMultilevel"/>
    <w:tmpl w:val="2A6253D6"/>
    <w:lvl w:ilvl="0" w:tplc="6B82D08C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23CA4558"/>
    <w:multiLevelType w:val="multilevel"/>
    <w:tmpl w:val="1268A570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1"/>
        <w:szCs w:val="21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737"/>
      </w:pPr>
      <w:rPr>
        <w:rFonts w:ascii="Times New Roman" w:eastAsia="바탕" w:hAnsi="Times New Roman" w:cs="Times New Roman" w:hint="default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0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31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3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33" w15:restartNumberingAfterBreak="0">
    <w:nsid w:val="28AB694B"/>
    <w:multiLevelType w:val="hybridMultilevel"/>
    <w:tmpl w:val="B20275AA"/>
    <w:lvl w:ilvl="0" w:tplc="30C0B2B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29D4623C"/>
    <w:multiLevelType w:val="multilevel"/>
    <w:tmpl w:val="E4D0BC9A"/>
    <w:lvl w:ilvl="0">
      <w:start w:val="9"/>
      <w:numFmt w:val="decimal"/>
      <w:lvlText w:val="%1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1">
      <w:start w:val="1"/>
      <w:numFmt w:val="decimal"/>
      <w:lvlText w:val="10.%2"/>
      <w:lvlJc w:val="left"/>
      <w:pPr>
        <w:tabs>
          <w:tab w:val="num" w:pos="851"/>
        </w:tabs>
        <w:ind w:left="851" w:hanging="851"/>
      </w:pPr>
      <w:rPr>
        <w:rFonts w:cs="Arial" w:hint="default"/>
        <w:b w:val="0"/>
        <w:i w:val="0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55"/>
        </w:tabs>
        <w:ind w:left="2355" w:hanging="2355"/>
      </w:pPr>
      <w:rPr>
        <w:rFonts w:hint="eastAsia"/>
      </w:rPr>
    </w:lvl>
  </w:abstractNum>
  <w:abstractNum w:abstractNumId="35" w15:restartNumberingAfterBreak="0">
    <w:nsid w:val="2DC64858"/>
    <w:multiLevelType w:val="hybridMultilevel"/>
    <w:tmpl w:val="447E112E"/>
    <w:lvl w:ilvl="0" w:tplc="DEB2E6B6">
      <w:numFmt w:val="bullet"/>
      <w:lvlText w:val="-"/>
      <w:lvlJc w:val="left"/>
      <w:pPr>
        <w:ind w:left="400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6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7" w15:restartNumberingAfterBreak="0">
    <w:nsid w:val="364545F3"/>
    <w:multiLevelType w:val="hybridMultilevel"/>
    <w:tmpl w:val="64B873D8"/>
    <w:lvl w:ilvl="0" w:tplc="6E4CBBE8">
      <w:start w:val="1"/>
      <w:numFmt w:val="decimal"/>
      <w:lvlText w:val="(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8" w15:restartNumberingAfterBreak="0">
    <w:nsid w:val="39C86224"/>
    <w:multiLevelType w:val="hybridMultilevel"/>
    <w:tmpl w:val="8B085ACE"/>
    <w:lvl w:ilvl="0" w:tplc="DEB2E6B6">
      <w:numFmt w:val="bullet"/>
      <w:lvlText w:val="-"/>
      <w:lvlJc w:val="left"/>
      <w:pPr>
        <w:ind w:left="815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</w:abstractNum>
  <w:abstractNum w:abstractNumId="39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40" w15:restartNumberingAfterBreak="0">
    <w:nsid w:val="3CCB055B"/>
    <w:multiLevelType w:val="hybridMultilevel"/>
    <w:tmpl w:val="BAE2F1FA"/>
    <w:lvl w:ilvl="0" w:tplc="A7725F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40B34F51"/>
    <w:multiLevelType w:val="multilevel"/>
    <w:tmpl w:val="3DC29FB6"/>
    <w:lvl w:ilvl="0">
      <w:start w:val="1"/>
      <w:numFmt w:val="decimal"/>
      <w:pStyle w:val="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0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1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42" w15:restartNumberingAfterBreak="0">
    <w:nsid w:val="42DC365F"/>
    <w:multiLevelType w:val="hybridMultilevel"/>
    <w:tmpl w:val="4CB8B6F4"/>
    <w:lvl w:ilvl="0" w:tplc="50C03F2A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3" w15:restartNumberingAfterBreak="0">
    <w:nsid w:val="43B07EC8"/>
    <w:multiLevelType w:val="multilevel"/>
    <w:tmpl w:val="679063D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6.%2"/>
      <w:lvlJc w:val="left"/>
      <w:pPr>
        <w:tabs>
          <w:tab w:val="num" w:pos="851"/>
        </w:tabs>
        <w:ind w:left="851" w:hanging="851"/>
      </w:pPr>
      <w:rPr>
        <w:rFonts w:cs="Arial" w:hint="default"/>
        <w:b w:val="0"/>
        <w:i w:val="0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4" w15:restartNumberingAfterBreak="0">
    <w:nsid w:val="43F729E7"/>
    <w:multiLevelType w:val="multilevel"/>
    <w:tmpl w:val="0C6014E2"/>
    <w:lvl w:ilvl="0">
      <w:start w:val="6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851"/>
        </w:tabs>
        <w:ind w:left="851" w:hanging="851"/>
      </w:pPr>
      <w:rPr>
        <w:rFonts w:cs="Arial" w:hint="default"/>
        <w:b w:val="0"/>
        <w:i w:val="0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5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6" w15:restartNumberingAfterBreak="0">
    <w:nsid w:val="46A56F8F"/>
    <w:multiLevelType w:val="multilevel"/>
    <w:tmpl w:val="A846EEAC"/>
    <w:lvl w:ilvl="0">
      <w:start w:val="1"/>
      <w:numFmt w:val="decimal"/>
      <w:pStyle w:val="12"/>
      <w:suff w:val="nothing"/>
      <w:lvlText w:val="Article 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lowerLetter"/>
      <w:pStyle w:val="3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lowerRoman"/>
      <w:pStyle w:val="4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upperLetter"/>
      <w:pStyle w:val="5"/>
      <w:lvlText w:val="(%5)"/>
      <w:lvlJc w:val="left"/>
      <w:pPr>
        <w:tabs>
          <w:tab w:val="num" w:pos="3600"/>
        </w:tabs>
        <w:ind w:left="216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-720"/>
        </w:tabs>
        <w:ind w:left="-1800" w:firstLine="720"/>
      </w:pPr>
      <w:rPr>
        <w:rFonts w:hint="default"/>
        <w:u w:val="none"/>
      </w:rPr>
    </w:lvl>
    <w:lvl w:ilvl="6">
      <w:start w:val="1"/>
      <w:numFmt w:val="lowerRoman"/>
      <w:lvlText w:val="%7)"/>
      <w:lvlJc w:val="right"/>
      <w:pPr>
        <w:tabs>
          <w:tab w:val="num" w:pos="1800"/>
        </w:tabs>
        <w:ind w:left="18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720"/>
      </w:pPr>
      <w:rPr>
        <w:rFonts w:hint="default"/>
      </w:rPr>
    </w:lvl>
  </w:abstractNum>
  <w:abstractNum w:abstractNumId="47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8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9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50" w15:restartNumberingAfterBreak="0">
    <w:nsid w:val="4D487D2D"/>
    <w:multiLevelType w:val="hybridMultilevel"/>
    <w:tmpl w:val="813C3C14"/>
    <w:lvl w:ilvl="0" w:tplc="4C945D70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  <w:sz w:val="23"/>
        <w:szCs w:val="23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1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52" w15:restartNumberingAfterBreak="0">
    <w:nsid w:val="4DCD7BF5"/>
    <w:multiLevelType w:val="hybridMultilevel"/>
    <w:tmpl w:val="713C8240"/>
    <w:lvl w:ilvl="0" w:tplc="AE162E96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3" w15:restartNumberingAfterBreak="0">
    <w:nsid w:val="52585169"/>
    <w:multiLevelType w:val="multilevel"/>
    <w:tmpl w:val="8F9E1EE6"/>
    <w:lvl w:ilvl="0">
      <w:start w:val="7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8.%2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b w:val="0"/>
        <w:i w:val="0"/>
        <w:spacing w:val="0"/>
        <w:sz w:val="23"/>
        <w:szCs w:val="23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4" w15:restartNumberingAfterBreak="0">
    <w:nsid w:val="55475247"/>
    <w:multiLevelType w:val="hybridMultilevel"/>
    <w:tmpl w:val="04741F64"/>
    <w:lvl w:ilvl="0" w:tplc="38D0033A">
      <w:start w:val="1"/>
      <w:numFmt w:val="lowerRoman"/>
      <w:lvlText w:val="(%1)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5" w15:restartNumberingAfterBreak="0">
    <w:nsid w:val="5A066B63"/>
    <w:multiLevelType w:val="hybridMultilevel"/>
    <w:tmpl w:val="64B873D8"/>
    <w:lvl w:ilvl="0" w:tplc="6E4CBBE8">
      <w:start w:val="1"/>
      <w:numFmt w:val="decimal"/>
      <w:lvlText w:val="(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56" w15:restartNumberingAfterBreak="0">
    <w:nsid w:val="5C894231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5D0E3C52"/>
    <w:multiLevelType w:val="hybridMultilevel"/>
    <w:tmpl w:val="BECC4E3C"/>
    <w:lvl w:ilvl="0" w:tplc="6D7ED372">
      <w:start w:val="1"/>
      <w:numFmt w:val="bullet"/>
      <w:lvlText w:val="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5D524B00"/>
    <w:multiLevelType w:val="hybridMultilevel"/>
    <w:tmpl w:val="4AB2154C"/>
    <w:lvl w:ilvl="0" w:tplc="1A1C1634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9" w15:restartNumberingAfterBreak="0">
    <w:nsid w:val="5EF2258E"/>
    <w:multiLevelType w:val="multilevel"/>
    <w:tmpl w:val="EF426144"/>
    <w:lvl w:ilvl="0">
      <w:start w:val="4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60AB5610"/>
    <w:multiLevelType w:val="hybridMultilevel"/>
    <w:tmpl w:val="D7EABEB8"/>
    <w:lvl w:ilvl="0" w:tplc="171E5FDE">
      <w:start w:val="1"/>
      <w:numFmt w:val="decimal"/>
      <w:lvlText w:val="제   %1   조"/>
      <w:lvlJc w:val="left"/>
      <w:pPr>
        <w:ind w:left="800" w:hanging="400"/>
      </w:pPr>
      <w:rPr>
        <w:rFonts w:hint="eastAsia"/>
        <w:b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62" w15:restartNumberingAfterBreak="0">
    <w:nsid w:val="619D0991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3" w15:restartNumberingAfterBreak="0">
    <w:nsid w:val="61F703A5"/>
    <w:multiLevelType w:val="hybridMultilevel"/>
    <w:tmpl w:val="B2C6E46E"/>
    <w:lvl w:ilvl="0" w:tplc="04848DE8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D91A3D0E">
      <w:start w:val="1"/>
      <w:numFmt w:val="lowerRoman"/>
      <w:lvlText w:val="(%3)"/>
      <w:lvlJc w:val="right"/>
      <w:pPr>
        <w:tabs>
          <w:tab w:val="num" w:pos="2552"/>
        </w:tabs>
        <w:ind w:left="2552" w:hanging="851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4" w15:restartNumberingAfterBreak="0">
    <w:nsid w:val="64902A85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657F78A1"/>
    <w:multiLevelType w:val="hybridMultilevel"/>
    <w:tmpl w:val="3AAEB03E"/>
    <w:lvl w:ilvl="0" w:tplc="D62E5F1C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6" w15:restartNumberingAfterBreak="0">
    <w:nsid w:val="69A64F4C"/>
    <w:multiLevelType w:val="hybridMultilevel"/>
    <w:tmpl w:val="2CA2936E"/>
    <w:lvl w:ilvl="0" w:tplc="34EA532A">
      <w:start w:val="1"/>
      <w:numFmt w:val="lowerRoman"/>
      <w:lvlText w:val="(%1)"/>
      <w:lvlJc w:val="left"/>
      <w:pPr>
        <w:tabs>
          <w:tab w:val="num" w:pos="2552"/>
        </w:tabs>
        <w:ind w:left="2552" w:hanging="851"/>
      </w:pPr>
      <w:rPr>
        <w:rFonts w:hint="eastAsia"/>
      </w:rPr>
    </w:lvl>
    <w:lvl w:ilvl="1" w:tplc="3168D200">
      <w:start w:val="1"/>
      <w:numFmt w:val="lowerLetter"/>
      <w:lvlText w:val="(%2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00"/>
        </w:tabs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600"/>
        </w:tabs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00"/>
        </w:tabs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67" w15:restartNumberingAfterBreak="0">
    <w:nsid w:val="69D01163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69" w15:restartNumberingAfterBreak="0">
    <w:nsid w:val="6AC8401E"/>
    <w:multiLevelType w:val="hybridMultilevel"/>
    <w:tmpl w:val="64B873D8"/>
    <w:lvl w:ilvl="0" w:tplc="6E4CBBE8">
      <w:start w:val="1"/>
      <w:numFmt w:val="decimal"/>
      <w:lvlText w:val="(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0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71" w15:restartNumberingAfterBreak="0">
    <w:nsid w:val="705A717D"/>
    <w:multiLevelType w:val="hybridMultilevel"/>
    <w:tmpl w:val="F9ACF678"/>
    <w:lvl w:ilvl="0" w:tplc="E8604D7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2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73" w15:restartNumberingAfterBreak="0">
    <w:nsid w:val="73C23903"/>
    <w:multiLevelType w:val="hybridMultilevel"/>
    <w:tmpl w:val="64B873D8"/>
    <w:lvl w:ilvl="0" w:tplc="6E4CBBE8">
      <w:start w:val="1"/>
      <w:numFmt w:val="decimal"/>
      <w:lvlText w:val="(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4" w15:restartNumberingAfterBreak="0">
    <w:nsid w:val="743D2B09"/>
    <w:multiLevelType w:val="multilevel"/>
    <w:tmpl w:val="91FC0E50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9"/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2">
      <w:start w:val="1"/>
      <w:numFmt w:val="decimal"/>
      <w:pStyle w:val="WYCArticleLv3"/>
      <w:lvlText w:val="%3."/>
      <w:lvlJc w:val="left"/>
      <w:pPr>
        <w:ind w:left="1154" w:hanging="360"/>
      </w:pPr>
      <w:rPr>
        <w:rFonts w:hint="default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75" w15:restartNumberingAfterBreak="0">
    <w:nsid w:val="7565051C"/>
    <w:multiLevelType w:val="hybridMultilevel"/>
    <w:tmpl w:val="04741F64"/>
    <w:lvl w:ilvl="0" w:tplc="38D0033A">
      <w:start w:val="1"/>
      <w:numFmt w:val="lowerRoman"/>
      <w:lvlText w:val="(%1)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76" w15:restartNumberingAfterBreak="0">
    <w:nsid w:val="78AD4C0A"/>
    <w:multiLevelType w:val="hybridMultilevel"/>
    <w:tmpl w:val="B4825002"/>
    <w:lvl w:ilvl="0" w:tplc="6B82D08C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7" w15:restartNumberingAfterBreak="0">
    <w:nsid w:val="78D7100F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7A5C7ED0"/>
    <w:multiLevelType w:val="multilevel"/>
    <w:tmpl w:val="C80E414A"/>
    <w:lvl w:ilvl="0">
      <w:start w:val="10"/>
      <w:numFmt w:val="decimal"/>
      <w:lvlText w:val="%1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1">
      <w:start w:val="1"/>
      <w:numFmt w:val="decimal"/>
      <w:lvlText w:val="12.%2"/>
      <w:lvlJc w:val="left"/>
      <w:pPr>
        <w:tabs>
          <w:tab w:val="num" w:pos="851"/>
        </w:tabs>
        <w:ind w:left="851" w:hanging="851"/>
      </w:pPr>
      <w:rPr>
        <w:rFonts w:cs="Arial" w:hint="default"/>
        <w:b w:val="0"/>
        <w:i w:val="0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55"/>
        </w:tabs>
        <w:ind w:left="2355" w:hanging="2355"/>
      </w:pPr>
      <w:rPr>
        <w:rFonts w:hint="eastAsia"/>
      </w:rPr>
    </w:lvl>
  </w:abstractNum>
  <w:abstractNum w:abstractNumId="79" w15:restartNumberingAfterBreak="0">
    <w:nsid w:val="7B106A97"/>
    <w:multiLevelType w:val="multilevel"/>
    <w:tmpl w:val="CBA64230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3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0" w15:restartNumberingAfterBreak="0">
    <w:nsid w:val="7E0029B9"/>
    <w:multiLevelType w:val="hybridMultilevel"/>
    <w:tmpl w:val="E52EC676"/>
    <w:lvl w:ilvl="0" w:tplc="FFFFFFFF">
      <w:start w:val="1"/>
      <w:numFmt w:val="decimal"/>
      <w:pStyle w:val="Chapter"/>
      <w:lvlText w:val="제%1장"/>
      <w:lvlJc w:val="left"/>
      <w:pPr>
        <w:tabs>
          <w:tab w:val="num" w:pos="1571"/>
        </w:tabs>
        <w:ind w:left="1259" w:hanging="408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1" w15:restartNumberingAfterBreak="0">
    <w:nsid w:val="7EAD0A17"/>
    <w:multiLevelType w:val="hybridMultilevel"/>
    <w:tmpl w:val="04741F64"/>
    <w:lvl w:ilvl="0" w:tplc="38D0033A">
      <w:start w:val="1"/>
      <w:numFmt w:val="lowerRoman"/>
      <w:lvlText w:val="(%1)"/>
      <w:lvlJc w:val="left"/>
      <w:pPr>
        <w:ind w:left="184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82" w15:restartNumberingAfterBreak="0">
    <w:nsid w:val="7F0D706A"/>
    <w:multiLevelType w:val="hybridMultilevel"/>
    <w:tmpl w:val="B4825002"/>
    <w:lvl w:ilvl="0" w:tplc="6B82D08C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3" w15:restartNumberingAfterBreak="0">
    <w:nsid w:val="7F6E6E9B"/>
    <w:multiLevelType w:val="hybridMultilevel"/>
    <w:tmpl w:val="F85A26DA"/>
    <w:lvl w:ilvl="0" w:tplc="CBD8D57A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  <w:b w:val="0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4" w15:restartNumberingAfterBreak="0">
    <w:nsid w:val="7F7E5DC4"/>
    <w:multiLevelType w:val="hybridMultilevel"/>
    <w:tmpl w:val="15E677DC"/>
    <w:lvl w:ilvl="0" w:tplc="E028FA8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6C8A658">
      <w:start w:val="1"/>
      <w:numFmt w:val="lowerRoman"/>
      <w:lvlText w:val="(%2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5" w15:restartNumberingAfterBreak="0">
    <w:nsid w:val="7F8B5358"/>
    <w:multiLevelType w:val="hybridMultilevel"/>
    <w:tmpl w:val="7DCED61C"/>
    <w:lvl w:ilvl="0" w:tplc="09929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46"/>
  </w:num>
  <w:num w:numId="3">
    <w:abstractNumId w:val="84"/>
  </w:num>
  <w:num w:numId="4">
    <w:abstractNumId w:val="79"/>
  </w:num>
  <w:num w:numId="5">
    <w:abstractNumId w:val="7"/>
  </w:num>
  <w:num w:numId="6">
    <w:abstractNumId w:val="43"/>
  </w:num>
  <w:num w:numId="7">
    <w:abstractNumId w:val="66"/>
  </w:num>
  <w:num w:numId="8">
    <w:abstractNumId w:val="6"/>
  </w:num>
  <w:num w:numId="9">
    <w:abstractNumId w:val="44"/>
  </w:num>
  <w:num w:numId="10">
    <w:abstractNumId w:val="53"/>
  </w:num>
  <w:num w:numId="11">
    <w:abstractNumId w:val="24"/>
  </w:num>
  <w:num w:numId="12">
    <w:abstractNumId w:val="34"/>
  </w:num>
  <w:num w:numId="13">
    <w:abstractNumId w:val="15"/>
  </w:num>
  <w:num w:numId="14">
    <w:abstractNumId w:val="50"/>
  </w:num>
  <w:num w:numId="15">
    <w:abstractNumId w:val="28"/>
  </w:num>
  <w:num w:numId="16">
    <w:abstractNumId w:val="52"/>
  </w:num>
  <w:num w:numId="17">
    <w:abstractNumId w:val="63"/>
  </w:num>
  <w:num w:numId="18">
    <w:abstractNumId w:val="65"/>
  </w:num>
  <w:num w:numId="19">
    <w:abstractNumId w:val="42"/>
  </w:num>
  <w:num w:numId="20">
    <w:abstractNumId w:val="27"/>
  </w:num>
  <w:num w:numId="21">
    <w:abstractNumId w:val="19"/>
  </w:num>
  <w:num w:numId="22">
    <w:abstractNumId w:val="29"/>
  </w:num>
  <w:num w:numId="23">
    <w:abstractNumId w:val="23"/>
  </w:num>
  <w:num w:numId="24">
    <w:abstractNumId w:val="2"/>
  </w:num>
  <w:num w:numId="25">
    <w:abstractNumId w:val="72"/>
  </w:num>
  <w:num w:numId="26">
    <w:abstractNumId w:val="31"/>
  </w:num>
  <w:num w:numId="27">
    <w:abstractNumId w:val="68"/>
  </w:num>
  <w:num w:numId="28">
    <w:abstractNumId w:val="48"/>
  </w:num>
  <w:num w:numId="29">
    <w:abstractNumId w:val="0"/>
  </w:num>
  <w:num w:numId="30">
    <w:abstractNumId w:val="36"/>
  </w:num>
  <w:num w:numId="31">
    <w:abstractNumId w:val="47"/>
  </w:num>
  <w:num w:numId="32">
    <w:abstractNumId w:val="39"/>
  </w:num>
  <w:num w:numId="33">
    <w:abstractNumId w:val="61"/>
  </w:num>
  <w:num w:numId="34">
    <w:abstractNumId w:val="70"/>
  </w:num>
  <w:num w:numId="35">
    <w:abstractNumId w:val="14"/>
  </w:num>
  <w:num w:numId="36">
    <w:abstractNumId w:val="51"/>
  </w:num>
  <w:num w:numId="37">
    <w:abstractNumId w:val="30"/>
  </w:num>
  <w:num w:numId="38">
    <w:abstractNumId w:val="45"/>
  </w:num>
  <w:num w:numId="39">
    <w:abstractNumId w:val="11"/>
  </w:num>
  <w:num w:numId="40">
    <w:abstractNumId w:val="32"/>
  </w:num>
  <w:num w:numId="41">
    <w:abstractNumId w:val="25"/>
  </w:num>
  <w:num w:numId="42">
    <w:abstractNumId w:val="41"/>
  </w:num>
  <w:num w:numId="43">
    <w:abstractNumId w:val="4"/>
  </w:num>
  <w:num w:numId="44">
    <w:abstractNumId w:val="20"/>
  </w:num>
  <w:num w:numId="45">
    <w:abstractNumId w:val="74"/>
  </w:num>
  <w:num w:numId="46">
    <w:abstractNumId w:val="49"/>
  </w:num>
  <w:num w:numId="47">
    <w:abstractNumId w:val="80"/>
  </w:num>
  <w:num w:numId="48">
    <w:abstractNumId w:val="1"/>
  </w:num>
  <w:num w:numId="49">
    <w:abstractNumId w:val="83"/>
  </w:num>
  <w:num w:numId="50">
    <w:abstractNumId w:val="5"/>
  </w:num>
  <w:num w:numId="51">
    <w:abstractNumId w:val="78"/>
  </w:num>
  <w:num w:numId="52">
    <w:abstractNumId w:val="26"/>
  </w:num>
  <w:num w:numId="53">
    <w:abstractNumId w:val="60"/>
  </w:num>
  <w:num w:numId="54">
    <w:abstractNumId w:val="12"/>
  </w:num>
  <w:num w:numId="55">
    <w:abstractNumId w:val="76"/>
  </w:num>
  <w:num w:numId="56">
    <w:abstractNumId w:val="22"/>
  </w:num>
  <w:num w:numId="57">
    <w:abstractNumId w:val="82"/>
  </w:num>
  <w:num w:numId="58">
    <w:abstractNumId w:val="56"/>
  </w:num>
  <w:num w:numId="59">
    <w:abstractNumId w:val="85"/>
  </w:num>
  <w:num w:numId="60">
    <w:abstractNumId w:val="3"/>
  </w:num>
  <w:num w:numId="61">
    <w:abstractNumId w:val="21"/>
  </w:num>
  <w:num w:numId="62">
    <w:abstractNumId w:val="9"/>
  </w:num>
  <w:num w:numId="63">
    <w:abstractNumId w:val="18"/>
  </w:num>
  <w:num w:numId="64">
    <w:abstractNumId w:val="77"/>
  </w:num>
  <w:num w:numId="65">
    <w:abstractNumId w:val="16"/>
  </w:num>
  <w:num w:numId="66">
    <w:abstractNumId w:val="38"/>
  </w:num>
  <w:num w:numId="67">
    <w:abstractNumId w:val="64"/>
  </w:num>
  <w:num w:numId="68">
    <w:abstractNumId w:val="40"/>
  </w:num>
  <w:num w:numId="69">
    <w:abstractNumId w:val="71"/>
  </w:num>
  <w:num w:numId="70">
    <w:abstractNumId w:val="57"/>
  </w:num>
  <w:num w:numId="71">
    <w:abstractNumId w:val="33"/>
  </w:num>
  <w:num w:numId="72">
    <w:abstractNumId w:val="69"/>
  </w:num>
  <w:num w:numId="73">
    <w:abstractNumId w:val="17"/>
  </w:num>
  <w:num w:numId="74">
    <w:abstractNumId w:val="81"/>
  </w:num>
  <w:num w:numId="75">
    <w:abstractNumId w:val="10"/>
  </w:num>
  <w:num w:numId="76">
    <w:abstractNumId w:val="59"/>
  </w:num>
  <w:num w:numId="77">
    <w:abstractNumId w:val="8"/>
  </w:num>
  <w:num w:numId="78">
    <w:abstractNumId w:val="67"/>
  </w:num>
  <w:num w:numId="79">
    <w:abstractNumId w:val="62"/>
  </w:num>
  <w:num w:numId="80">
    <w:abstractNumId w:val="58"/>
  </w:num>
  <w:num w:numId="81">
    <w:abstractNumId w:val="75"/>
  </w:num>
  <w:num w:numId="82">
    <w:abstractNumId w:val="55"/>
  </w:num>
  <w:num w:numId="83">
    <w:abstractNumId w:val="73"/>
  </w:num>
  <w:num w:numId="84">
    <w:abstractNumId w:val="54"/>
  </w:num>
  <w:num w:numId="85">
    <w:abstractNumId w:val="37"/>
  </w:num>
  <w:num w:numId="86">
    <w:abstractNumId w:val="35"/>
  </w:num>
  <w:numIdMacAtCleanup w:val="8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yongho.cho">
    <w15:presenceInfo w15:providerId="AD" w15:userId="S-1-5-21-507921405-651377827-682003330-723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ko-KR" w:vendorID="64" w:dllVersion="5" w:nlCheck="1" w:checkStyle="1"/>
  <w:activeWritingStyle w:appName="MSWord" w:lang="en-US" w:vendorID="64" w:dllVersion="6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6E5"/>
    <w:rsid w:val="00002493"/>
    <w:rsid w:val="000025AD"/>
    <w:rsid w:val="000029D2"/>
    <w:rsid w:val="00002E9C"/>
    <w:rsid w:val="00002EA5"/>
    <w:rsid w:val="00004453"/>
    <w:rsid w:val="00004A05"/>
    <w:rsid w:val="00004C04"/>
    <w:rsid w:val="00004FF7"/>
    <w:rsid w:val="00005566"/>
    <w:rsid w:val="00005874"/>
    <w:rsid w:val="00005C6B"/>
    <w:rsid w:val="00007EAC"/>
    <w:rsid w:val="00007ECE"/>
    <w:rsid w:val="00011436"/>
    <w:rsid w:val="0001217A"/>
    <w:rsid w:val="000121A0"/>
    <w:rsid w:val="00013448"/>
    <w:rsid w:val="00013C18"/>
    <w:rsid w:val="00013C93"/>
    <w:rsid w:val="00013D50"/>
    <w:rsid w:val="00013EE5"/>
    <w:rsid w:val="000142D1"/>
    <w:rsid w:val="000144F2"/>
    <w:rsid w:val="00014753"/>
    <w:rsid w:val="000149BD"/>
    <w:rsid w:val="00014C19"/>
    <w:rsid w:val="0001656F"/>
    <w:rsid w:val="00016643"/>
    <w:rsid w:val="00017791"/>
    <w:rsid w:val="0002026C"/>
    <w:rsid w:val="00020298"/>
    <w:rsid w:val="00020F2C"/>
    <w:rsid w:val="00022C1D"/>
    <w:rsid w:val="000239B6"/>
    <w:rsid w:val="00023CDF"/>
    <w:rsid w:val="00023F92"/>
    <w:rsid w:val="00024729"/>
    <w:rsid w:val="000249F7"/>
    <w:rsid w:val="00026655"/>
    <w:rsid w:val="00026A7D"/>
    <w:rsid w:val="00026CEA"/>
    <w:rsid w:val="00026F36"/>
    <w:rsid w:val="00030010"/>
    <w:rsid w:val="00030A4A"/>
    <w:rsid w:val="00031FD5"/>
    <w:rsid w:val="00032040"/>
    <w:rsid w:val="00032343"/>
    <w:rsid w:val="0003252E"/>
    <w:rsid w:val="000337FD"/>
    <w:rsid w:val="00034EEE"/>
    <w:rsid w:val="000353DA"/>
    <w:rsid w:val="00036432"/>
    <w:rsid w:val="0003652D"/>
    <w:rsid w:val="00036772"/>
    <w:rsid w:val="0003701D"/>
    <w:rsid w:val="000376DD"/>
    <w:rsid w:val="000379F7"/>
    <w:rsid w:val="00037BBB"/>
    <w:rsid w:val="00037C6C"/>
    <w:rsid w:val="00037D9B"/>
    <w:rsid w:val="00037E3C"/>
    <w:rsid w:val="00040F23"/>
    <w:rsid w:val="00041B45"/>
    <w:rsid w:val="00042601"/>
    <w:rsid w:val="00042694"/>
    <w:rsid w:val="00042C24"/>
    <w:rsid w:val="00044C4C"/>
    <w:rsid w:val="000453E1"/>
    <w:rsid w:val="00046628"/>
    <w:rsid w:val="00047613"/>
    <w:rsid w:val="00047E3B"/>
    <w:rsid w:val="00050097"/>
    <w:rsid w:val="00050CEF"/>
    <w:rsid w:val="00050F8E"/>
    <w:rsid w:val="00051EB9"/>
    <w:rsid w:val="00051FEF"/>
    <w:rsid w:val="00052D74"/>
    <w:rsid w:val="0005337C"/>
    <w:rsid w:val="00053391"/>
    <w:rsid w:val="00053881"/>
    <w:rsid w:val="00053C1A"/>
    <w:rsid w:val="00053C36"/>
    <w:rsid w:val="00054C65"/>
    <w:rsid w:val="000552A7"/>
    <w:rsid w:val="000563DB"/>
    <w:rsid w:val="000563F6"/>
    <w:rsid w:val="00056F76"/>
    <w:rsid w:val="0005726C"/>
    <w:rsid w:val="000572ED"/>
    <w:rsid w:val="00057C2E"/>
    <w:rsid w:val="00057F54"/>
    <w:rsid w:val="00060863"/>
    <w:rsid w:val="00060E84"/>
    <w:rsid w:val="00061D32"/>
    <w:rsid w:val="00062470"/>
    <w:rsid w:val="0006350B"/>
    <w:rsid w:val="00063715"/>
    <w:rsid w:val="00063E78"/>
    <w:rsid w:val="00064233"/>
    <w:rsid w:val="000646E0"/>
    <w:rsid w:val="000647C7"/>
    <w:rsid w:val="00064DD8"/>
    <w:rsid w:val="00066377"/>
    <w:rsid w:val="000676AC"/>
    <w:rsid w:val="00067879"/>
    <w:rsid w:val="00070517"/>
    <w:rsid w:val="00070F28"/>
    <w:rsid w:val="00072E62"/>
    <w:rsid w:val="00074988"/>
    <w:rsid w:val="00075499"/>
    <w:rsid w:val="0007554B"/>
    <w:rsid w:val="000756F2"/>
    <w:rsid w:val="0007596F"/>
    <w:rsid w:val="00076459"/>
    <w:rsid w:val="00077742"/>
    <w:rsid w:val="000777BB"/>
    <w:rsid w:val="00080F17"/>
    <w:rsid w:val="00082A75"/>
    <w:rsid w:val="000830D0"/>
    <w:rsid w:val="000835A2"/>
    <w:rsid w:val="000838C9"/>
    <w:rsid w:val="0008394D"/>
    <w:rsid w:val="00083971"/>
    <w:rsid w:val="000840A7"/>
    <w:rsid w:val="00084CD9"/>
    <w:rsid w:val="0008523C"/>
    <w:rsid w:val="0008623B"/>
    <w:rsid w:val="000866EC"/>
    <w:rsid w:val="0008679B"/>
    <w:rsid w:val="0008679F"/>
    <w:rsid w:val="00086895"/>
    <w:rsid w:val="00087344"/>
    <w:rsid w:val="000878C8"/>
    <w:rsid w:val="00087A61"/>
    <w:rsid w:val="0009017E"/>
    <w:rsid w:val="000936DE"/>
    <w:rsid w:val="00093BC4"/>
    <w:rsid w:val="00094059"/>
    <w:rsid w:val="000940ED"/>
    <w:rsid w:val="000944DD"/>
    <w:rsid w:val="000946AB"/>
    <w:rsid w:val="00094B24"/>
    <w:rsid w:val="00096A35"/>
    <w:rsid w:val="0009723D"/>
    <w:rsid w:val="00097940"/>
    <w:rsid w:val="000A08BE"/>
    <w:rsid w:val="000A08E4"/>
    <w:rsid w:val="000A0D93"/>
    <w:rsid w:val="000A22F6"/>
    <w:rsid w:val="000A24CB"/>
    <w:rsid w:val="000A2A80"/>
    <w:rsid w:val="000A3622"/>
    <w:rsid w:val="000A36A3"/>
    <w:rsid w:val="000A3BFB"/>
    <w:rsid w:val="000A481C"/>
    <w:rsid w:val="000A4969"/>
    <w:rsid w:val="000A504D"/>
    <w:rsid w:val="000A6523"/>
    <w:rsid w:val="000A7201"/>
    <w:rsid w:val="000A7475"/>
    <w:rsid w:val="000A78CA"/>
    <w:rsid w:val="000A7AAA"/>
    <w:rsid w:val="000B15CF"/>
    <w:rsid w:val="000B1B04"/>
    <w:rsid w:val="000B216C"/>
    <w:rsid w:val="000B229B"/>
    <w:rsid w:val="000B2C82"/>
    <w:rsid w:val="000B3046"/>
    <w:rsid w:val="000B31A2"/>
    <w:rsid w:val="000B3999"/>
    <w:rsid w:val="000B39F6"/>
    <w:rsid w:val="000B4153"/>
    <w:rsid w:val="000B4E81"/>
    <w:rsid w:val="000B550D"/>
    <w:rsid w:val="000B58AC"/>
    <w:rsid w:val="000B5CD6"/>
    <w:rsid w:val="000B6124"/>
    <w:rsid w:val="000B656C"/>
    <w:rsid w:val="000B71E7"/>
    <w:rsid w:val="000B7463"/>
    <w:rsid w:val="000B78E1"/>
    <w:rsid w:val="000B7C0A"/>
    <w:rsid w:val="000C0222"/>
    <w:rsid w:val="000C03C8"/>
    <w:rsid w:val="000C077D"/>
    <w:rsid w:val="000C108A"/>
    <w:rsid w:val="000C1443"/>
    <w:rsid w:val="000C2115"/>
    <w:rsid w:val="000C2986"/>
    <w:rsid w:val="000C3751"/>
    <w:rsid w:val="000C3843"/>
    <w:rsid w:val="000C3A68"/>
    <w:rsid w:val="000C3BC0"/>
    <w:rsid w:val="000C3EBF"/>
    <w:rsid w:val="000C3F01"/>
    <w:rsid w:val="000C428B"/>
    <w:rsid w:val="000C48C3"/>
    <w:rsid w:val="000C53B6"/>
    <w:rsid w:val="000C58D9"/>
    <w:rsid w:val="000C5A49"/>
    <w:rsid w:val="000C5D67"/>
    <w:rsid w:val="000C65FF"/>
    <w:rsid w:val="000C72C1"/>
    <w:rsid w:val="000D00FC"/>
    <w:rsid w:val="000D1021"/>
    <w:rsid w:val="000D1582"/>
    <w:rsid w:val="000D1852"/>
    <w:rsid w:val="000D1E8C"/>
    <w:rsid w:val="000D23FD"/>
    <w:rsid w:val="000D24B8"/>
    <w:rsid w:val="000D2ACC"/>
    <w:rsid w:val="000D2CE7"/>
    <w:rsid w:val="000D37C6"/>
    <w:rsid w:val="000D4205"/>
    <w:rsid w:val="000D4820"/>
    <w:rsid w:val="000D4C33"/>
    <w:rsid w:val="000D4E24"/>
    <w:rsid w:val="000D7139"/>
    <w:rsid w:val="000D7386"/>
    <w:rsid w:val="000D7816"/>
    <w:rsid w:val="000D7CEB"/>
    <w:rsid w:val="000D7FD0"/>
    <w:rsid w:val="000E26D8"/>
    <w:rsid w:val="000E2EFE"/>
    <w:rsid w:val="000E3229"/>
    <w:rsid w:val="000E4ADD"/>
    <w:rsid w:val="000E4E17"/>
    <w:rsid w:val="000E5982"/>
    <w:rsid w:val="000E5B12"/>
    <w:rsid w:val="000E6056"/>
    <w:rsid w:val="000E6B63"/>
    <w:rsid w:val="000E7B32"/>
    <w:rsid w:val="000F049F"/>
    <w:rsid w:val="000F093E"/>
    <w:rsid w:val="000F0BEF"/>
    <w:rsid w:val="000F1AE1"/>
    <w:rsid w:val="000F1DF9"/>
    <w:rsid w:val="000F22B8"/>
    <w:rsid w:val="000F2A83"/>
    <w:rsid w:val="000F3374"/>
    <w:rsid w:val="000F33C4"/>
    <w:rsid w:val="000F394F"/>
    <w:rsid w:val="000F4C8B"/>
    <w:rsid w:val="000F500A"/>
    <w:rsid w:val="000F50BA"/>
    <w:rsid w:val="000F57B3"/>
    <w:rsid w:val="000F5A75"/>
    <w:rsid w:val="000F5AED"/>
    <w:rsid w:val="000F62F3"/>
    <w:rsid w:val="000F649B"/>
    <w:rsid w:val="000F66BC"/>
    <w:rsid w:val="00100A7D"/>
    <w:rsid w:val="00100BF8"/>
    <w:rsid w:val="001017F5"/>
    <w:rsid w:val="001028DD"/>
    <w:rsid w:val="00102C7C"/>
    <w:rsid w:val="00103700"/>
    <w:rsid w:val="001039BE"/>
    <w:rsid w:val="00104124"/>
    <w:rsid w:val="00104BAB"/>
    <w:rsid w:val="00104BC2"/>
    <w:rsid w:val="00105F01"/>
    <w:rsid w:val="001060AB"/>
    <w:rsid w:val="0010653C"/>
    <w:rsid w:val="00106736"/>
    <w:rsid w:val="00106CF6"/>
    <w:rsid w:val="0010752C"/>
    <w:rsid w:val="00107770"/>
    <w:rsid w:val="0011100C"/>
    <w:rsid w:val="00111342"/>
    <w:rsid w:val="001126B7"/>
    <w:rsid w:val="0011299B"/>
    <w:rsid w:val="00113454"/>
    <w:rsid w:val="00114105"/>
    <w:rsid w:val="001147F8"/>
    <w:rsid w:val="001156E3"/>
    <w:rsid w:val="00115AAC"/>
    <w:rsid w:val="0011627D"/>
    <w:rsid w:val="00116A4A"/>
    <w:rsid w:val="00117488"/>
    <w:rsid w:val="00120543"/>
    <w:rsid w:val="00120675"/>
    <w:rsid w:val="00120E68"/>
    <w:rsid w:val="00121FC4"/>
    <w:rsid w:val="00122043"/>
    <w:rsid w:val="00123263"/>
    <w:rsid w:val="00123954"/>
    <w:rsid w:val="00124E88"/>
    <w:rsid w:val="00125CDA"/>
    <w:rsid w:val="0012697D"/>
    <w:rsid w:val="00127208"/>
    <w:rsid w:val="00127B45"/>
    <w:rsid w:val="00127CDB"/>
    <w:rsid w:val="00131195"/>
    <w:rsid w:val="00131AA4"/>
    <w:rsid w:val="00131C61"/>
    <w:rsid w:val="00131EF3"/>
    <w:rsid w:val="0013285B"/>
    <w:rsid w:val="001328EF"/>
    <w:rsid w:val="001335BA"/>
    <w:rsid w:val="00135247"/>
    <w:rsid w:val="00135443"/>
    <w:rsid w:val="0013649F"/>
    <w:rsid w:val="0013662E"/>
    <w:rsid w:val="00137022"/>
    <w:rsid w:val="00140A19"/>
    <w:rsid w:val="001415BB"/>
    <w:rsid w:val="00141AAE"/>
    <w:rsid w:val="00141ACF"/>
    <w:rsid w:val="00141C60"/>
    <w:rsid w:val="0014271F"/>
    <w:rsid w:val="0014542C"/>
    <w:rsid w:val="00145591"/>
    <w:rsid w:val="00146E1A"/>
    <w:rsid w:val="001471E7"/>
    <w:rsid w:val="001478C1"/>
    <w:rsid w:val="0015058F"/>
    <w:rsid w:val="0015079F"/>
    <w:rsid w:val="00150C63"/>
    <w:rsid w:val="00151235"/>
    <w:rsid w:val="001512EA"/>
    <w:rsid w:val="00151A10"/>
    <w:rsid w:val="00151CC0"/>
    <w:rsid w:val="00151ED7"/>
    <w:rsid w:val="00152446"/>
    <w:rsid w:val="001528B0"/>
    <w:rsid w:val="001531C5"/>
    <w:rsid w:val="001533C2"/>
    <w:rsid w:val="0015345F"/>
    <w:rsid w:val="0015374F"/>
    <w:rsid w:val="001538B2"/>
    <w:rsid w:val="001548B3"/>
    <w:rsid w:val="00154C0B"/>
    <w:rsid w:val="00154FBA"/>
    <w:rsid w:val="00155689"/>
    <w:rsid w:val="00155FF4"/>
    <w:rsid w:val="001563A6"/>
    <w:rsid w:val="0015695C"/>
    <w:rsid w:val="00160035"/>
    <w:rsid w:val="00160990"/>
    <w:rsid w:val="00160EAF"/>
    <w:rsid w:val="00161564"/>
    <w:rsid w:val="00163492"/>
    <w:rsid w:val="00165560"/>
    <w:rsid w:val="00165931"/>
    <w:rsid w:val="00167108"/>
    <w:rsid w:val="00167960"/>
    <w:rsid w:val="00170757"/>
    <w:rsid w:val="00170D65"/>
    <w:rsid w:val="00171155"/>
    <w:rsid w:val="001714BC"/>
    <w:rsid w:val="00171725"/>
    <w:rsid w:val="001719F0"/>
    <w:rsid w:val="00171ACD"/>
    <w:rsid w:val="00172957"/>
    <w:rsid w:val="00172A14"/>
    <w:rsid w:val="00172B0B"/>
    <w:rsid w:val="00172DD9"/>
    <w:rsid w:val="00172E25"/>
    <w:rsid w:val="001734DF"/>
    <w:rsid w:val="00173BBD"/>
    <w:rsid w:val="00173FD1"/>
    <w:rsid w:val="00174406"/>
    <w:rsid w:val="001753B0"/>
    <w:rsid w:val="00177683"/>
    <w:rsid w:val="00177783"/>
    <w:rsid w:val="001812AF"/>
    <w:rsid w:val="001812E0"/>
    <w:rsid w:val="00182289"/>
    <w:rsid w:val="00182705"/>
    <w:rsid w:val="001827DA"/>
    <w:rsid w:val="00182F25"/>
    <w:rsid w:val="0018367D"/>
    <w:rsid w:val="00183C36"/>
    <w:rsid w:val="0018401D"/>
    <w:rsid w:val="001845D2"/>
    <w:rsid w:val="0018499D"/>
    <w:rsid w:val="0018524E"/>
    <w:rsid w:val="00186236"/>
    <w:rsid w:val="00186D67"/>
    <w:rsid w:val="00186D8B"/>
    <w:rsid w:val="00186EFE"/>
    <w:rsid w:val="00187E3F"/>
    <w:rsid w:val="00187EA0"/>
    <w:rsid w:val="00187FF2"/>
    <w:rsid w:val="00190F83"/>
    <w:rsid w:val="001911A4"/>
    <w:rsid w:val="00191617"/>
    <w:rsid w:val="00191B8D"/>
    <w:rsid w:val="00192F7B"/>
    <w:rsid w:val="0019310C"/>
    <w:rsid w:val="00193723"/>
    <w:rsid w:val="001938A2"/>
    <w:rsid w:val="001943F9"/>
    <w:rsid w:val="001945EA"/>
    <w:rsid w:val="001948C2"/>
    <w:rsid w:val="00194F19"/>
    <w:rsid w:val="0019600E"/>
    <w:rsid w:val="0019667D"/>
    <w:rsid w:val="0019712F"/>
    <w:rsid w:val="00197F97"/>
    <w:rsid w:val="001A0512"/>
    <w:rsid w:val="001A0B0F"/>
    <w:rsid w:val="001A0BA1"/>
    <w:rsid w:val="001A1838"/>
    <w:rsid w:val="001A1946"/>
    <w:rsid w:val="001A43AF"/>
    <w:rsid w:val="001A45DA"/>
    <w:rsid w:val="001A4F2C"/>
    <w:rsid w:val="001A4F63"/>
    <w:rsid w:val="001A6293"/>
    <w:rsid w:val="001A675E"/>
    <w:rsid w:val="001A6B4F"/>
    <w:rsid w:val="001B0126"/>
    <w:rsid w:val="001B0A17"/>
    <w:rsid w:val="001B0B74"/>
    <w:rsid w:val="001B0B8E"/>
    <w:rsid w:val="001B0DFE"/>
    <w:rsid w:val="001B294A"/>
    <w:rsid w:val="001B2D79"/>
    <w:rsid w:val="001B3B04"/>
    <w:rsid w:val="001B4939"/>
    <w:rsid w:val="001B4AAE"/>
    <w:rsid w:val="001B4D9D"/>
    <w:rsid w:val="001B4E86"/>
    <w:rsid w:val="001B5922"/>
    <w:rsid w:val="001B6205"/>
    <w:rsid w:val="001B6FB4"/>
    <w:rsid w:val="001B7F05"/>
    <w:rsid w:val="001C0124"/>
    <w:rsid w:val="001C036D"/>
    <w:rsid w:val="001C0426"/>
    <w:rsid w:val="001C04AE"/>
    <w:rsid w:val="001C0554"/>
    <w:rsid w:val="001C065C"/>
    <w:rsid w:val="001C07F9"/>
    <w:rsid w:val="001C0CD8"/>
    <w:rsid w:val="001C113E"/>
    <w:rsid w:val="001C1460"/>
    <w:rsid w:val="001C1565"/>
    <w:rsid w:val="001C1ABD"/>
    <w:rsid w:val="001C224A"/>
    <w:rsid w:val="001C26C5"/>
    <w:rsid w:val="001C36EE"/>
    <w:rsid w:val="001C3DD2"/>
    <w:rsid w:val="001C4B32"/>
    <w:rsid w:val="001C50A1"/>
    <w:rsid w:val="001C57CB"/>
    <w:rsid w:val="001C58EF"/>
    <w:rsid w:val="001C6A13"/>
    <w:rsid w:val="001C6B2C"/>
    <w:rsid w:val="001C6C1F"/>
    <w:rsid w:val="001C7325"/>
    <w:rsid w:val="001C7476"/>
    <w:rsid w:val="001D0049"/>
    <w:rsid w:val="001D02C3"/>
    <w:rsid w:val="001D0D25"/>
    <w:rsid w:val="001D12C5"/>
    <w:rsid w:val="001D151B"/>
    <w:rsid w:val="001D1A0C"/>
    <w:rsid w:val="001D254E"/>
    <w:rsid w:val="001D3343"/>
    <w:rsid w:val="001D34E5"/>
    <w:rsid w:val="001D53C4"/>
    <w:rsid w:val="001D5D55"/>
    <w:rsid w:val="001D65B5"/>
    <w:rsid w:val="001D6A97"/>
    <w:rsid w:val="001D7860"/>
    <w:rsid w:val="001D7B7B"/>
    <w:rsid w:val="001D7C00"/>
    <w:rsid w:val="001E1CFE"/>
    <w:rsid w:val="001E1EC6"/>
    <w:rsid w:val="001E31D7"/>
    <w:rsid w:val="001E33ED"/>
    <w:rsid w:val="001E347B"/>
    <w:rsid w:val="001E369D"/>
    <w:rsid w:val="001E3C7D"/>
    <w:rsid w:val="001E46CD"/>
    <w:rsid w:val="001E5187"/>
    <w:rsid w:val="001E53F4"/>
    <w:rsid w:val="001E59B5"/>
    <w:rsid w:val="001E5C37"/>
    <w:rsid w:val="001E63F8"/>
    <w:rsid w:val="001E7FC9"/>
    <w:rsid w:val="001F02FE"/>
    <w:rsid w:val="001F15C7"/>
    <w:rsid w:val="001F163C"/>
    <w:rsid w:val="001F1BDC"/>
    <w:rsid w:val="001F1F16"/>
    <w:rsid w:val="001F2D8C"/>
    <w:rsid w:val="001F314D"/>
    <w:rsid w:val="001F3552"/>
    <w:rsid w:val="001F4FA1"/>
    <w:rsid w:val="001F5360"/>
    <w:rsid w:val="001F77D5"/>
    <w:rsid w:val="001F7A85"/>
    <w:rsid w:val="0020033B"/>
    <w:rsid w:val="00200709"/>
    <w:rsid w:val="00201270"/>
    <w:rsid w:val="00201792"/>
    <w:rsid w:val="0020292B"/>
    <w:rsid w:val="00202C02"/>
    <w:rsid w:val="00202F79"/>
    <w:rsid w:val="002038EC"/>
    <w:rsid w:val="0020422E"/>
    <w:rsid w:val="0020471D"/>
    <w:rsid w:val="00204721"/>
    <w:rsid w:val="00204954"/>
    <w:rsid w:val="00205062"/>
    <w:rsid w:val="002051D1"/>
    <w:rsid w:val="00205428"/>
    <w:rsid w:val="0020656F"/>
    <w:rsid w:val="002066C2"/>
    <w:rsid w:val="00206DDE"/>
    <w:rsid w:val="00207DCA"/>
    <w:rsid w:val="002102E1"/>
    <w:rsid w:val="002104EA"/>
    <w:rsid w:val="002107ED"/>
    <w:rsid w:val="0021143A"/>
    <w:rsid w:val="0021165D"/>
    <w:rsid w:val="00213563"/>
    <w:rsid w:val="00213600"/>
    <w:rsid w:val="00213638"/>
    <w:rsid w:val="00214461"/>
    <w:rsid w:val="00214525"/>
    <w:rsid w:val="00215A2C"/>
    <w:rsid w:val="00216319"/>
    <w:rsid w:val="002173E6"/>
    <w:rsid w:val="00220577"/>
    <w:rsid w:val="002208C8"/>
    <w:rsid w:val="00222648"/>
    <w:rsid w:val="002227F5"/>
    <w:rsid w:val="00223A69"/>
    <w:rsid w:val="00223CEB"/>
    <w:rsid w:val="00224A7E"/>
    <w:rsid w:val="00224E09"/>
    <w:rsid w:val="002252D2"/>
    <w:rsid w:val="002255FC"/>
    <w:rsid w:val="00225AC8"/>
    <w:rsid w:val="00225BA1"/>
    <w:rsid w:val="002263A3"/>
    <w:rsid w:val="00226E06"/>
    <w:rsid w:val="00226E51"/>
    <w:rsid w:val="002270C3"/>
    <w:rsid w:val="00227169"/>
    <w:rsid w:val="0022734B"/>
    <w:rsid w:val="0022776D"/>
    <w:rsid w:val="00227DC3"/>
    <w:rsid w:val="002306A6"/>
    <w:rsid w:val="00230C66"/>
    <w:rsid w:val="002318E8"/>
    <w:rsid w:val="00231F76"/>
    <w:rsid w:val="00232070"/>
    <w:rsid w:val="002321D0"/>
    <w:rsid w:val="00232352"/>
    <w:rsid w:val="00232520"/>
    <w:rsid w:val="00232CA1"/>
    <w:rsid w:val="00233202"/>
    <w:rsid w:val="00233D60"/>
    <w:rsid w:val="00233EA7"/>
    <w:rsid w:val="00234317"/>
    <w:rsid w:val="002354C9"/>
    <w:rsid w:val="00235D79"/>
    <w:rsid w:val="00235EDF"/>
    <w:rsid w:val="002361EE"/>
    <w:rsid w:val="002369DC"/>
    <w:rsid w:val="0023708B"/>
    <w:rsid w:val="00237385"/>
    <w:rsid w:val="002373DF"/>
    <w:rsid w:val="0024012C"/>
    <w:rsid w:val="00240B04"/>
    <w:rsid w:val="002424BB"/>
    <w:rsid w:val="0024257B"/>
    <w:rsid w:val="0024272E"/>
    <w:rsid w:val="002448F7"/>
    <w:rsid w:val="00244919"/>
    <w:rsid w:val="0024590A"/>
    <w:rsid w:val="00245F06"/>
    <w:rsid w:val="00247526"/>
    <w:rsid w:val="00247747"/>
    <w:rsid w:val="00247844"/>
    <w:rsid w:val="002512BF"/>
    <w:rsid w:val="0025240E"/>
    <w:rsid w:val="00252CA1"/>
    <w:rsid w:val="00252DBB"/>
    <w:rsid w:val="00253A03"/>
    <w:rsid w:val="00253B7B"/>
    <w:rsid w:val="0025410F"/>
    <w:rsid w:val="0025454C"/>
    <w:rsid w:val="002549CA"/>
    <w:rsid w:val="00255E57"/>
    <w:rsid w:val="00256684"/>
    <w:rsid w:val="0025763A"/>
    <w:rsid w:val="00257811"/>
    <w:rsid w:val="00257BA2"/>
    <w:rsid w:val="00260162"/>
    <w:rsid w:val="00261966"/>
    <w:rsid w:val="002628E2"/>
    <w:rsid w:val="00264437"/>
    <w:rsid w:val="00264D4E"/>
    <w:rsid w:val="00264E19"/>
    <w:rsid w:val="00265161"/>
    <w:rsid w:val="00265E48"/>
    <w:rsid w:val="00265F78"/>
    <w:rsid w:val="0026677E"/>
    <w:rsid w:val="00266A98"/>
    <w:rsid w:val="00267E53"/>
    <w:rsid w:val="00270551"/>
    <w:rsid w:val="00270873"/>
    <w:rsid w:val="002718C9"/>
    <w:rsid w:val="002722F7"/>
    <w:rsid w:val="00272591"/>
    <w:rsid w:val="002727AB"/>
    <w:rsid w:val="00272FEA"/>
    <w:rsid w:val="0027443A"/>
    <w:rsid w:val="00274C2A"/>
    <w:rsid w:val="002751F8"/>
    <w:rsid w:val="00275887"/>
    <w:rsid w:val="00275BAE"/>
    <w:rsid w:val="00275F86"/>
    <w:rsid w:val="00276707"/>
    <w:rsid w:val="002767F3"/>
    <w:rsid w:val="002771EC"/>
    <w:rsid w:val="002804FD"/>
    <w:rsid w:val="002814DF"/>
    <w:rsid w:val="00281C79"/>
    <w:rsid w:val="00281CA5"/>
    <w:rsid w:val="002823A8"/>
    <w:rsid w:val="002829B1"/>
    <w:rsid w:val="00282AB4"/>
    <w:rsid w:val="00282B6D"/>
    <w:rsid w:val="00282C18"/>
    <w:rsid w:val="00282DF6"/>
    <w:rsid w:val="0028342C"/>
    <w:rsid w:val="00283450"/>
    <w:rsid w:val="00283972"/>
    <w:rsid w:val="00283B3C"/>
    <w:rsid w:val="00283C5F"/>
    <w:rsid w:val="00284323"/>
    <w:rsid w:val="00284B19"/>
    <w:rsid w:val="00284B1B"/>
    <w:rsid w:val="002857FF"/>
    <w:rsid w:val="0028688E"/>
    <w:rsid w:val="00286F29"/>
    <w:rsid w:val="002873BA"/>
    <w:rsid w:val="0028792D"/>
    <w:rsid w:val="00287CA2"/>
    <w:rsid w:val="0029111A"/>
    <w:rsid w:val="0029117D"/>
    <w:rsid w:val="00291BDB"/>
    <w:rsid w:val="00291D73"/>
    <w:rsid w:val="00291D82"/>
    <w:rsid w:val="002921F7"/>
    <w:rsid w:val="002932BE"/>
    <w:rsid w:val="002933AE"/>
    <w:rsid w:val="0029374B"/>
    <w:rsid w:val="00293839"/>
    <w:rsid w:val="00293B45"/>
    <w:rsid w:val="00294192"/>
    <w:rsid w:val="002947DB"/>
    <w:rsid w:val="002948A7"/>
    <w:rsid w:val="00295048"/>
    <w:rsid w:val="0029597E"/>
    <w:rsid w:val="00296554"/>
    <w:rsid w:val="002A0900"/>
    <w:rsid w:val="002A0B79"/>
    <w:rsid w:val="002A1D0C"/>
    <w:rsid w:val="002A2792"/>
    <w:rsid w:val="002A3D36"/>
    <w:rsid w:val="002A3FB4"/>
    <w:rsid w:val="002A43FE"/>
    <w:rsid w:val="002A6423"/>
    <w:rsid w:val="002A67C3"/>
    <w:rsid w:val="002A6835"/>
    <w:rsid w:val="002A6A3C"/>
    <w:rsid w:val="002A78DE"/>
    <w:rsid w:val="002A7A18"/>
    <w:rsid w:val="002A7DE7"/>
    <w:rsid w:val="002B052C"/>
    <w:rsid w:val="002B07A8"/>
    <w:rsid w:val="002B0D19"/>
    <w:rsid w:val="002B0D5D"/>
    <w:rsid w:val="002B1105"/>
    <w:rsid w:val="002B2B06"/>
    <w:rsid w:val="002B4168"/>
    <w:rsid w:val="002B43AB"/>
    <w:rsid w:val="002B4604"/>
    <w:rsid w:val="002B4A5A"/>
    <w:rsid w:val="002B4A74"/>
    <w:rsid w:val="002B4D8C"/>
    <w:rsid w:val="002B4D8E"/>
    <w:rsid w:val="002B5BA1"/>
    <w:rsid w:val="002B6644"/>
    <w:rsid w:val="002B71C0"/>
    <w:rsid w:val="002B720D"/>
    <w:rsid w:val="002B79FD"/>
    <w:rsid w:val="002C0C2C"/>
    <w:rsid w:val="002C1F0A"/>
    <w:rsid w:val="002C21A3"/>
    <w:rsid w:val="002C2320"/>
    <w:rsid w:val="002C270E"/>
    <w:rsid w:val="002C3437"/>
    <w:rsid w:val="002C367B"/>
    <w:rsid w:val="002C367C"/>
    <w:rsid w:val="002C373C"/>
    <w:rsid w:val="002C3A67"/>
    <w:rsid w:val="002C3EC2"/>
    <w:rsid w:val="002C447A"/>
    <w:rsid w:val="002C458E"/>
    <w:rsid w:val="002C4712"/>
    <w:rsid w:val="002C4944"/>
    <w:rsid w:val="002C4945"/>
    <w:rsid w:val="002C4B01"/>
    <w:rsid w:val="002C5100"/>
    <w:rsid w:val="002C516C"/>
    <w:rsid w:val="002C5B97"/>
    <w:rsid w:val="002C7B97"/>
    <w:rsid w:val="002D02F0"/>
    <w:rsid w:val="002D0762"/>
    <w:rsid w:val="002D0952"/>
    <w:rsid w:val="002D1D72"/>
    <w:rsid w:val="002D2D27"/>
    <w:rsid w:val="002D3B22"/>
    <w:rsid w:val="002D3F48"/>
    <w:rsid w:val="002D4A48"/>
    <w:rsid w:val="002D4A6C"/>
    <w:rsid w:val="002D5998"/>
    <w:rsid w:val="002D6005"/>
    <w:rsid w:val="002D6522"/>
    <w:rsid w:val="002D73A5"/>
    <w:rsid w:val="002D7EEB"/>
    <w:rsid w:val="002E01D6"/>
    <w:rsid w:val="002E0643"/>
    <w:rsid w:val="002E1731"/>
    <w:rsid w:val="002E246C"/>
    <w:rsid w:val="002E3526"/>
    <w:rsid w:val="002E3959"/>
    <w:rsid w:val="002E4A15"/>
    <w:rsid w:val="002E4A9F"/>
    <w:rsid w:val="002E53BF"/>
    <w:rsid w:val="002E55FB"/>
    <w:rsid w:val="002E57A4"/>
    <w:rsid w:val="002E5C14"/>
    <w:rsid w:val="002E6B2F"/>
    <w:rsid w:val="002E6EF1"/>
    <w:rsid w:val="002E7AA4"/>
    <w:rsid w:val="002E7E19"/>
    <w:rsid w:val="002F015A"/>
    <w:rsid w:val="002F193E"/>
    <w:rsid w:val="002F1F59"/>
    <w:rsid w:val="002F2603"/>
    <w:rsid w:val="002F318C"/>
    <w:rsid w:val="002F42F6"/>
    <w:rsid w:val="002F44EA"/>
    <w:rsid w:val="002F6284"/>
    <w:rsid w:val="002F66C4"/>
    <w:rsid w:val="002F6D9D"/>
    <w:rsid w:val="002F71B8"/>
    <w:rsid w:val="002F73B2"/>
    <w:rsid w:val="002F757E"/>
    <w:rsid w:val="0030037A"/>
    <w:rsid w:val="00300CE7"/>
    <w:rsid w:val="0030116A"/>
    <w:rsid w:val="00302DAE"/>
    <w:rsid w:val="003039FB"/>
    <w:rsid w:val="00303BA7"/>
    <w:rsid w:val="00303F25"/>
    <w:rsid w:val="00304275"/>
    <w:rsid w:val="00304B0D"/>
    <w:rsid w:val="003058F4"/>
    <w:rsid w:val="00305D16"/>
    <w:rsid w:val="00306310"/>
    <w:rsid w:val="00306D04"/>
    <w:rsid w:val="003071EE"/>
    <w:rsid w:val="003073F3"/>
    <w:rsid w:val="00307883"/>
    <w:rsid w:val="00307CC7"/>
    <w:rsid w:val="00310126"/>
    <w:rsid w:val="003109DB"/>
    <w:rsid w:val="00310D23"/>
    <w:rsid w:val="003112A6"/>
    <w:rsid w:val="003125E8"/>
    <w:rsid w:val="00312F96"/>
    <w:rsid w:val="00313683"/>
    <w:rsid w:val="00313EBE"/>
    <w:rsid w:val="003142BE"/>
    <w:rsid w:val="003142ED"/>
    <w:rsid w:val="003145B1"/>
    <w:rsid w:val="00316398"/>
    <w:rsid w:val="003163A2"/>
    <w:rsid w:val="00316735"/>
    <w:rsid w:val="00316745"/>
    <w:rsid w:val="0031720F"/>
    <w:rsid w:val="0031737A"/>
    <w:rsid w:val="00317BAC"/>
    <w:rsid w:val="00317F0E"/>
    <w:rsid w:val="00317F5D"/>
    <w:rsid w:val="003203E6"/>
    <w:rsid w:val="003213BA"/>
    <w:rsid w:val="00321FD0"/>
    <w:rsid w:val="00322922"/>
    <w:rsid w:val="00323ADB"/>
    <w:rsid w:val="00323B1D"/>
    <w:rsid w:val="003259CD"/>
    <w:rsid w:val="00325BBE"/>
    <w:rsid w:val="00325CB6"/>
    <w:rsid w:val="00326D4A"/>
    <w:rsid w:val="00326F06"/>
    <w:rsid w:val="0032753A"/>
    <w:rsid w:val="0032762D"/>
    <w:rsid w:val="003279BB"/>
    <w:rsid w:val="00330153"/>
    <w:rsid w:val="00330FF8"/>
    <w:rsid w:val="00331D93"/>
    <w:rsid w:val="00332560"/>
    <w:rsid w:val="00333408"/>
    <w:rsid w:val="00333D57"/>
    <w:rsid w:val="00335DF3"/>
    <w:rsid w:val="00335EA7"/>
    <w:rsid w:val="00336108"/>
    <w:rsid w:val="00337B3F"/>
    <w:rsid w:val="00337CAC"/>
    <w:rsid w:val="00337CD2"/>
    <w:rsid w:val="00340050"/>
    <w:rsid w:val="003403C7"/>
    <w:rsid w:val="00340968"/>
    <w:rsid w:val="00340A8B"/>
    <w:rsid w:val="00340F89"/>
    <w:rsid w:val="003412C3"/>
    <w:rsid w:val="00341C96"/>
    <w:rsid w:val="0034279A"/>
    <w:rsid w:val="00344818"/>
    <w:rsid w:val="00344EFF"/>
    <w:rsid w:val="003474AD"/>
    <w:rsid w:val="00347DCE"/>
    <w:rsid w:val="003502E7"/>
    <w:rsid w:val="003503DC"/>
    <w:rsid w:val="0035177F"/>
    <w:rsid w:val="0035185D"/>
    <w:rsid w:val="00352B2C"/>
    <w:rsid w:val="00352BF9"/>
    <w:rsid w:val="00353371"/>
    <w:rsid w:val="00354A67"/>
    <w:rsid w:val="00355105"/>
    <w:rsid w:val="00355604"/>
    <w:rsid w:val="00355A3C"/>
    <w:rsid w:val="00355F3F"/>
    <w:rsid w:val="0035625B"/>
    <w:rsid w:val="00356DA7"/>
    <w:rsid w:val="0035766A"/>
    <w:rsid w:val="00361140"/>
    <w:rsid w:val="00361318"/>
    <w:rsid w:val="00361672"/>
    <w:rsid w:val="00361B26"/>
    <w:rsid w:val="00362196"/>
    <w:rsid w:val="003629FB"/>
    <w:rsid w:val="00362EB0"/>
    <w:rsid w:val="00363524"/>
    <w:rsid w:val="00364746"/>
    <w:rsid w:val="003647CB"/>
    <w:rsid w:val="0036481D"/>
    <w:rsid w:val="00364D1C"/>
    <w:rsid w:val="0036602C"/>
    <w:rsid w:val="00366657"/>
    <w:rsid w:val="00366F4A"/>
    <w:rsid w:val="003670F4"/>
    <w:rsid w:val="0036779F"/>
    <w:rsid w:val="003677C0"/>
    <w:rsid w:val="00370311"/>
    <w:rsid w:val="003718E0"/>
    <w:rsid w:val="00371D74"/>
    <w:rsid w:val="003737CE"/>
    <w:rsid w:val="00373BF5"/>
    <w:rsid w:val="00373D9F"/>
    <w:rsid w:val="00373F91"/>
    <w:rsid w:val="0037533B"/>
    <w:rsid w:val="0037536D"/>
    <w:rsid w:val="00376AF7"/>
    <w:rsid w:val="00376EBA"/>
    <w:rsid w:val="00376FF4"/>
    <w:rsid w:val="00380015"/>
    <w:rsid w:val="00380952"/>
    <w:rsid w:val="0038108B"/>
    <w:rsid w:val="00381857"/>
    <w:rsid w:val="00381AE8"/>
    <w:rsid w:val="0038385C"/>
    <w:rsid w:val="00383F6B"/>
    <w:rsid w:val="00384B2B"/>
    <w:rsid w:val="00385473"/>
    <w:rsid w:val="00385C46"/>
    <w:rsid w:val="00387B3C"/>
    <w:rsid w:val="00387E62"/>
    <w:rsid w:val="003907A9"/>
    <w:rsid w:val="00390D69"/>
    <w:rsid w:val="00391A28"/>
    <w:rsid w:val="003936A1"/>
    <w:rsid w:val="0039388D"/>
    <w:rsid w:val="003948A6"/>
    <w:rsid w:val="00394C85"/>
    <w:rsid w:val="00395921"/>
    <w:rsid w:val="00395E08"/>
    <w:rsid w:val="00396615"/>
    <w:rsid w:val="00396AA0"/>
    <w:rsid w:val="00397992"/>
    <w:rsid w:val="00397B2C"/>
    <w:rsid w:val="003A03DC"/>
    <w:rsid w:val="003A040C"/>
    <w:rsid w:val="003A0B0A"/>
    <w:rsid w:val="003A1E3E"/>
    <w:rsid w:val="003A21AB"/>
    <w:rsid w:val="003A26D9"/>
    <w:rsid w:val="003A2F4B"/>
    <w:rsid w:val="003A31B4"/>
    <w:rsid w:val="003A32A1"/>
    <w:rsid w:val="003A36C0"/>
    <w:rsid w:val="003A4684"/>
    <w:rsid w:val="003A4DBF"/>
    <w:rsid w:val="003A4EB7"/>
    <w:rsid w:val="003A5BE6"/>
    <w:rsid w:val="003A60F5"/>
    <w:rsid w:val="003A6B98"/>
    <w:rsid w:val="003A6DED"/>
    <w:rsid w:val="003A7488"/>
    <w:rsid w:val="003A7AAB"/>
    <w:rsid w:val="003B04AD"/>
    <w:rsid w:val="003B0609"/>
    <w:rsid w:val="003B0635"/>
    <w:rsid w:val="003B10F7"/>
    <w:rsid w:val="003B11B0"/>
    <w:rsid w:val="003B16AA"/>
    <w:rsid w:val="003B210A"/>
    <w:rsid w:val="003B26EB"/>
    <w:rsid w:val="003B2AEC"/>
    <w:rsid w:val="003B2C43"/>
    <w:rsid w:val="003B331A"/>
    <w:rsid w:val="003B4224"/>
    <w:rsid w:val="003B42FA"/>
    <w:rsid w:val="003B4B02"/>
    <w:rsid w:val="003B50D6"/>
    <w:rsid w:val="003B5940"/>
    <w:rsid w:val="003B5E97"/>
    <w:rsid w:val="003B66A1"/>
    <w:rsid w:val="003B69DD"/>
    <w:rsid w:val="003B6C45"/>
    <w:rsid w:val="003B78E5"/>
    <w:rsid w:val="003B7A86"/>
    <w:rsid w:val="003B7FC8"/>
    <w:rsid w:val="003C09C6"/>
    <w:rsid w:val="003C0FE7"/>
    <w:rsid w:val="003C190C"/>
    <w:rsid w:val="003C1BC5"/>
    <w:rsid w:val="003C358A"/>
    <w:rsid w:val="003C4114"/>
    <w:rsid w:val="003C49CC"/>
    <w:rsid w:val="003C4B03"/>
    <w:rsid w:val="003C59C3"/>
    <w:rsid w:val="003C66AB"/>
    <w:rsid w:val="003C6C84"/>
    <w:rsid w:val="003C6D9A"/>
    <w:rsid w:val="003C701B"/>
    <w:rsid w:val="003C715D"/>
    <w:rsid w:val="003C7739"/>
    <w:rsid w:val="003C7969"/>
    <w:rsid w:val="003D016D"/>
    <w:rsid w:val="003D032E"/>
    <w:rsid w:val="003D05CE"/>
    <w:rsid w:val="003D096C"/>
    <w:rsid w:val="003D15D1"/>
    <w:rsid w:val="003D1B9D"/>
    <w:rsid w:val="003D2485"/>
    <w:rsid w:val="003D3756"/>
    <w:rsid w:val="003D3CE6"/>
    <w:rsid w:val="003D3DB3"/>
    <w:rsid w:val="003D3FD7"/>
    <w:rsid w:val="003D4618"/>
    <w:rsid w:val="003D46E5"/>
    <w:rsid w:val="003D474C"/>
    <w:rsid w:val="003D4936"/>
    <w:rsid w:val="003D4B35"/>
    <w:rsid w:val="003D4BE4"/>
    <w:rsid w:val="003D4D6C"/>
    <w:rsid w:val="003D4E1F"/>
    <w:rsid w:val="003D5356"/>
    <w:rsid w:val="003D552F"/>
    <w:rsid w:val="003D6A11"/>
    <w:rsid w:val="003D6E95"/>
    <w:rsid w:val="003D712D"/>
    <w:rsid w:val="003D7141"/>
    <w:rsid w:val="003D74E0"/>
    <w:rsid w:val="003D7A86"/>
    <w:rsid w:val="003D7C95"/>
    <w:rsid w:val="003D7C9C"/>
    <w:rsid w:val="003E14B1"/>
    <w:rsid w:val="003E194F"/>
    <w:rsid w:val="003E2439"/>
    <w:rsid w:val="003E3347"/>
    <w:rsid w:val="003E3600"/>
    <w:rsid w:val="003E4D2B"/>
    <w:rsid w:val="003E6568"/>
    <w:rsid w:val="003E6616"/>
    <w:rsid w:val="003E66E3"/>
    <w:rsid w:val="003E6982"/>
    <w:rsid w:val="003E78D6"/>
    <w:rsid w:val="003F00A7"/>
    <w:rsid w:val="003F022C"/>
    <w:rsid w:val="003F07C5"/>
    <w:rsid w:val="003F10C1"/>
    <w:rsid w:val="003F1339"/>
    <w:rsid w:val="003F2078"/>
    <w:rsid w:val="003F20DC"/>
    <w:rsid w:val="003F2B9B"/>
    <w:rsid w:val="003F3866"/>
    <w:rsid w:val="003F64A8"/>
    <w:rsid w:val="003F6579"/>
    <w:rsid w:val="003F6A05"/>
    <w:rsid w:val="003F6C3F"/>
    <w:rsid w:val="003F7F42"/>
    <w:rsid w:val="00401B5E"/>
    <w:rsid w:val="00403B27"/>
    <w:rsid w:val="0040415E"/>
    <w:rsid w:val="004041EC"/>
    <w:rsid w:val="0040425C"/>
    <w:rsid w:val="00404F91"/>
    <w:rsid w:val="00406572"/>
    <w:rsid w:val="00406CC3"/>
    <w:rsid w:val="0040753D"/>
    <w:rsid w:val="004075D6"/>
    <w:rsid w:val="00407711"/>
    <w:rsid w:val="004077F3"/>
    <w:rsid w:val="00407F27"/>
    <w:rsid w:val="00410C16"/>
    <w:rsid w:val="00410D51"/>
    <w:rsid w:val="004113D1"/>
    <w:rsid w:val="00411988"/>
    <w:rsid w:val="004120AD"/>
    <w:rsid w:val="004121EA"/>
    <w:rsid w:val="0041257C"/>
    <w:rsid w:val="004134BE"/>
    <w:rsid w:val="0041351E"/>
    <w:rsid w:val="00413E35"/>
    <w:rsid w:val="004144D9"/>
    <w:rsid w:val="00414BF1"/>
    <w:rsid w:val="00415E4E"/>
    <w:rsid w:val="00415E5C"/>
    <w:rsid w:val="00415FFE"/>
    <w:rsid w:val="0041666E"/>
    <w:rsid w:val="00416F59"/>
    <w:rsid w:val="004205C7"/>
    <w:rsid w:val="00420F87"/>
    <w:rsid w:val="004215F9"/>
    <w:rsid w:val="00421BEE"/>
    <w:rsid w:val="00421E21"/>
    <w:rsid w:val="00422B92"/>
    <w:rsid w:val="0042388E"/>
    <w:rsid w:val="0042391F"/>
    <w:rsid w:val="00423940"/>
    <w:rsid w:val="00423FE2"/>
    <w:rsid w:val="00424DA5"/>
    <w:rsid w:val="00426FFC"/>
    <w:rsid w:val="004278B8"/>
    <w:rsid w:val="00427EC1"/>
    <w:rsid w:val="0043018B"/>
    <w:rsid w:val="00431538"/>
    <w:rsid w:val="00432610"/>
    <w:rsid w:val="004326E5"/>
    <w:rsid w:val="004328B9"/>
    <w:rsid w:val="00433212"/>
    <w:rsid w:val="0043329B"/>
    <w:rsid w:val="00433795"/>
    <w:rsid w:val="004339E5"/>
    <w:rsid w:val="004358D2"/>
    <w:rsid w:val="00435A40"/>
    <w:rsid w:val="00435CF0"/>
    <w:rsid w:val="00435D49"/>
    <w:rsid w:val="004365D7"/>
    <w:rsid w:val="00436709"/>
    <w:rsid w:val="004377B7"/>
    <w:rsid w:val="00437B7D"/>
    <w:rsid w:val="004410DD"/>
    <w:rsid w:val="00441AC0"/>
    <w:rsid w:val="00442B90"/>
    <w:rsid w:val="004436C5"/>
    <w:rsid w:val="00443AEC"/>
    <w:rsid w:val="00443FFA"/>
    <w:rsid w:val="00444100"/>
    <w:rsid w:val="004448A2"/>
    <w:rsid w:val="00444DD3"/>
    <w:rsid w:val="00445129"/>
    <w:rsid w:val="004452C5"/>
    <w:rsid w:val="00445330"/>
    <w:rsid w:val="0044544D"/>
    <w:rsid w:val="00445891"/>
    <w:rsid w:val="00446802"/>
    <w:rsid w:val="004471E7"/>
    <w:rsid w:val="00447496"/>
    <w:rsid w:val="00450138"/>
    <w:rsid w:val="004509E1"/>
    <w:rsid w:val="0045197E"/>
    <w:rsid w:val="00451A9E"/>
    <w:rsid w:val="004524E9"/>
    <w:rsid w:val="00452591"/>
    <w:rsid w:val="00452B3A"/>
    <w:rsid w:val="00453136"/>
    <w:rsid w:val="00453237"/>
    <w:rsid w:val="004550F3"/>
    <w:rsid w:val="0045584E"/>
    <w:rsid w:val="00456EAC"/>
    <w:rsid w:val="00456EF2"/>
    <w:rsid w:val="00457999"/>
    <w:rsid w:val="00457A49"/>
    <w:rsid w:val="004601BB"/>
    <w:rsid w:val="00460C15"/>
    <w:rsid w:val="00460CB4"/>
    <w:rsid w:val="00461521"/>
    <w:rsid w:val="004618C3"/>
    <w:rsid w:val="00461A5D"/>
    <w:rsid w:val="004623E7"/>
    <w:rsid w:val="0046311C"/>
    <w:rsid w:val="0046362D"/>
    <w:rsid w:val="00463A5B"/>
    <w:rsid w:val="00464A10"/>
    <w:rsid w:val="00465434"/>
    <w:rsid w:val="00466141"/>
    <w:rsid w:val="00467447"/>
    <w:rsid w:val="00467E51"/>
    <w:rsid w:val="0047118F"/>
    <w:rsid w:val="0047155C"/>
    <w:rsid w:val="00471CE5"/>
    <w:rsid w:val="00472C6B"/>
    <w:rsid w:val="0047311E"/>
    <w:rsid w:val="00473AF4"/>
    <w:rsid w:val="004745E3"/>
    <w:rsid w:val="00475B2D"/>
    <w:rsid w:val="00475CFE"/>
    <w:rsid w:val="00476245"/>
    <w:rsid w:val="00477024"/>
    <w:rsid w:val="0048064F"/>
    <w:rsid w:val="004813C6"/>
    <w:rsid w:val="0048230C"/>
    <w:rsid w:val="00483008"/>
    <w:rsid w:val="00484908"/>
    <w:rsid w:val="00485BFA"/>
    <w:rsid w:val="00485E64"/>
    <w:rsid w:val="00487162"/>
    <w:rsid w:val="00487718"/>
    <w:rsid w:val="00490070"/>
    <w:rsid w:val="00490DEB"/>
    <w:rsid w:val="00490F1C"/>
    <w:rsid w:val="00491862"/>
    <w:rsid w:val="00491F57"/>
    <w:rsid w:val="00493CA8"/>
    <w:rsid w:val="004946A9"/>
    <w:rsid w:val="00494E67"/>
    <w:rsid w:val="00496C33"/>
    <w:rsid w:val="00497462"/>
    <w:rsid w:val="004A06E3"/>
    <w:rsid w:val="004A225C"/>
    <w:rsid w:val="004A2677"/>
    <w:rsid w:val="004A3581"/>
    <w:rsid w:val="004A3A49"/>
    <w:rsid w:val="004A3FA9"/>
    <w:rsid w:val="004A418E"/>
    <w:rsid w:val="004A50B1"/>
    <w:rsid w:val="004A5442"/>
    <w:rsid w:val="004A5657"/>
    <w:rsid w:val="004A5CBD"/>
    <w:rsid w:val="004A6119"/>
    <w:rsid w:val="004A68D6"/>
    <w:rsid w:val="004A7816"/>
    <w:rsid w:val="004A7C19"/>
    <w:rsid w:val="004B17F9"/>
    <w:rsid w:val="004B2F94"/>
    <w:rsid w:val="004B37B6"/>
    <w:rsid w:val="004B3957"/>
    <w:rsid w:val="004B3B28"/>
    <w:rsid w:val="004B40DC"/>
    <w:rsid w:val="004B4CB3"/>
    <w:rsid w:val="004B5C58"/>
    <w:rsid w:val="004B5CAB"/>
    <w:rsid w:val="004B5F9D"/>
    <w:rsid w:val="004B633D"/>
    <w:rsid w:val="004B67F9"/>
    <w:rsid w:val="004B684C"/>
    <w:rsid w:val="004B6A47"/>
    <w:rsid w:val="004B6CB4"/>
    <w:rsid w:val="004B6E1D"/>
    <w:rsid w:val="004C008D"/>
    <w:rsid w:val="004C010F"/>
    <w:rsid w:val="004C0953"/>
    <w:rsid w:val="004C2469"/>
    <w:rsid w:val="004C2DAE"/>
    <w:rsid w:val="004C2F8F"/>
    <w:rsid w:val="004C40C4"/>
    <w:rsid w:val="004C47AD"/>
    <w:rsid w:val="004C4EB0"/>
    <w:rsid w:val="004C50CF"/>
    <w:rsid w:val="004C5583"/>
    <w:rsid w:val="004C55E0"/>
    <w:rsid w:val="004C5605"/>
    <w:rsid w:val="004C561F"/>
    <w:rsid w:val="004C58BE"/>
    <w:rsid w:val="004C6472"/>
    <w:rsid w:val="004C6B6E"/>
    <w:rsid w:val="004C71E9"/>
    <w:rsid w:val="004C7D17"/>
    <w:rsid w:val="004D1600"/>
    <w:rsid w:val="004D2517"/>
    <w:rsid w:val="004D2DA8"/>
    <w:rsid w:val="004D3159"/>
    <w:rsid w:val="004D5C0C"/>
    <w:rsid w:val="004D6A48"/>
    <w:rsid w:val="004D6C9B"/>
    <w:rsid w:val="004D75DE"/>
    <w:rsid w:val="004E0667"/>
    <w:rsid w:val="004E290D"/>
    <w:rsid w:val="004E3E54"/>
    <w:rsid w:val="004E431A"/>
    <w:rsid w:val="004E5662"/>
    <w:rsid w:val="004E57AA"/>
    <w:rsid w:val="004E5F0A"/>
    <w:rsid w:val="004E6062"/>
    <w:rsid w:val="004E6814"/>
    <w:rsid w:val="004E7B5E"/>
    <w:rsid w:val="004F0DA7"/>
    <w:rsid w:val="004F0F1B"/>
    <w:rsid w:val="004F1007"/>
    <w:rsid w:val="004F2055"/>
    <w:rsid w:val="004F2899"/>
    <w:rsid w:val="004F33CF"/>
    <w:rsid w:val="004F533E"/>
    <w:rsid w:val="004F5568"/>
    <w:rsid w:val="004F5E94"/>
    <w:rsid w:val="004F63B5"/>
    <w:rsid w:val="00500C90"/>
    <w:rsid w:val="00500E27"/>
    <w:rsid w:val="00501395"/>
    <w:rsid w:val="00502F97"/>
    <w:rsid w:val="005036D9"/>
    <w:rsid w:val="00503AE1"/>
    <w:rsid w:val="00503F46"/>
    <w:rsid w:val="005049FA"/>
    <w:rsid w:val="00504C38"/>
    <w:rsid w:val="005056EB"/>
    <w:rsid w:val="005059AC"/>
    <w:rsid w:val="00505ABD"/>
    <w:rsid w:val="00506791"/>
    <w:rsid w:val="00506936"/>
    <w:rsid w:val="00506ABE"/>
    <w:rsid w:val="005103C1"/>
    <w:rsid w:val="005117C9"/>
    <w:rsid w:val="00511B27"/>
    <w:rsid w:val="00511FAD"/>
    <w:rsid w:val="005121B0"/>
    <w:rsid w:val="0051224A"/>
    <w:rsid w:val="0051370A"/>
    <w:rsid w:val="00513C6A"/>
    <w:rsid w:val="005152E9"/>
    <w:rsid w:val="005156DA"/>
    <w:rsid w:val="005161BC"/>
    <w:rsid w:val="005167EB"/>
    <w:rsid w:val="00516C34"/>
    <w:rsid w:val="0052118C"/>
    <w:rsid w:val="005211CA"/>
    <w:rsid w:val="005217BE"/>
    <w:rsid w:val="00521925"/>
    <w:rsid w:val="00521DCE"/>
    <w:rsid w:val="0052411D"/>
    <w:rsid w:val="00524580"/>
    <w:rsid w:val="005245A3"/>
    <w:rsid w:val="00524ABD"/>
    <w:rsid w:val="0052590A"/>
    <w:rsid w:val="0052603C"/>
    <w:rsid w:val="005263BD"/>
    <w:rsid w:val="0052756A"/>
    <w:rsid w:val="00527CF2"/>
    <w:rsid w:val="005313AA"/>
    <w:rsid w:val="00531D53"/>
    <w:rsid w:val="0053332A"/>
    <w:rsid w:val="0053343E"/>
    <w:rsid w:val="005340E1"/>
    <w:rsid w:val="005348A7"/>
    <w:rsid w:val="005358A6"/>
    <w:rsid w:val="00536057"/>
    <w:rsid w:val="005364DE"/>
    <w:rsid w:val="005366C1"/>
    <w:rsid w:val="005370E0"/>
    <w:rsid w:val="005376F7"/>
    <w:rsid w:val="005377D6"/>
    <w:rsid w:val="00537CD2"/>
    <w:rsid w:val="005407D4"/>
    <w:rsid w:val="00540825"/>
    <w:rsid w:val="00541AE9"/>
    <w:rsid w:val="00542118"/>
    <w:rsid w:val="005423ED"/>
    <w:rsid w:val="00543524"/>
    <w:rsid w:val="00543649"/>
    <w:rsid w:val="005437D4"/>
    <w:rsid w:val="00544F74"/>
    <w:rsid w:val="0054595A"/>
    <w:rsid w:val="00545A93"/>
    <w:rsid w:val="00545D59"/>
    <w:rsid w:val="00545DD3"/>
    <w:rsid w:val="00546B83"/>
    <w:rsid w:val="00546F87"/>
    <w:rsid w:val="0054785B"/>
    <w:rsid w:val="00547FC3"/>
    <w:rsid w:val="005502F2"/>
    <w:rsid w:val="00550F12"/>
    <w:rsid w:val="00553C7B"/>
    <w:rsid w:val="005557D2"/>
    <w:rsid w:val="005570F3"/>
    <w:rsid w:val="005603F9"/>
    <w:rsid w:val="005615ED"/>
    <w:rsid w:val="00561EE6"/>
    <w:rsid w:val="00561EEF"/>
    <w:rsid w:val="005620E4"/>
    <w:rsid w:val="00562F94"/>
    <w:rsid w:val="005633E9"/>
    <w:rsid w:val="005636C9"/>
    <w:rsid w:val="00563CA6"/>
    <w:rsid w:val="005645D5"/>
    <w:rsid w:val="00564F0B"/>
    <w:rsid w:val="00565D6E"/>
    <w:rsid w:val="005662FC"/>
    <w:rsid w:val="00566AB9"/>
    <w:rsid w:val="005673D3"/>
    <w:rsid w:val="00567DB4"/>
    <w:rsid w:val="00571734"/>
    <w:rsid w:val="00571773"/>
    <w:rsid w:val="0057193F"/>
    <w:rsid w:val="0057202F"/>
    <w:rsid w:val="00573DA2"/>
    <w:rsid w:val="00573F86"/>
    <w:rsid w:val="00573FE7"/>
    <w:rsid w:val="0057480B"/>
    <w:rsid w:val="00575178"/>
    <w:rsid w:val="00575E1F"/>
    <w:rsid w:val="00577B12"/>
    <w:rsid w:val="005804A6"/>
    <w:rsid w:val="0058102D"/>
    <w:rsid w:val="00582562"/>
    <w:rsid w:val="005826FC"/>
    <w:rsid w:val="005828D7"/>
    <w:rsid w:val="00582A99"/>
    <w:rsid w:val="00583E19"/>
    <w:rsid w:val="005843ED"/>
    <w:rsid w:val="00585E9A"/>
    <w:rsid w:val="00586480"/>
    <w:rsid w:val="00586B6F"/>
    <w:rsid w:val="00586E63"/>
    <w:rsid w:val="0058785A"/>
    <w:rsid w:val="00587A41"/>
    <w:rsid w:val="00587C46"/>
    <w:rsid w:val="0059046B"/>
    <w:rsid w:val="00590C6A"/>
    <w:rsid w:val="00591299"/>
    <w:rsid w:val="00591CB2"/>
    <w:rsid w:val="00591CC4"/>
    <w:rsid w:val="005934CE"/>
    <w:rsid w:val="005938FF"/>
    <w:rsid w:val="00593AE3"/>
    <w:rsid w:val="00594134"/>
    <w:rsid w:val="0059420E"/>
    <w:rsid w:val="005946FB"/>
    <w:rsid w:val="00594A64"/>
    <w:rsid w:val="00595343"/>
    <w:rsid w:val="005954CB"/>
    <w:rsid w:val="00596634"/>
    <w:rsid w:val="00596C99"/>
    <w:rsid w:val="00596E75"/>
    <w:rsid w:val="00596EB8"/>
    <w:rsid w:val="00597138"/>
    <w:rsid w:val="005976BA"/>
    <w:rsid w:val="005A0B7F"/>
    <w:rsid w:val="005A18DC"/>
    <w:rsid w:val="005A2A2B"/>
    <w:rsid w:val="005A45C3"/>
    <w:rsid w:val="005A4CFA"/>
    <w:rsid w:val="005A4E12"/>
    <w:rsid w:val="005A563F"/>
    <w:rsid w:val="005A579A"/>
    <w:rsid w:val="005A608C"/>
    <w:rsid w:val="005A652E"/>
    <w:rsid w:val="005A6A7A"/>
    <w:rsid w:val="005A7476"/>
    <w:rsid w:val="005A78F3"/>
    <w:rsid w:val="005A7DA9"/>
    <w:rsid w:val="005B0097"/>
    <w:rsid w:val="005B2490"/>
    <w:rsid w:val="005B24C2"/>
    <w:rsid w:val="005B32AC"/>
    <w:rsid w:val="005B4D45"/>
    <w:rsid w:val="005B5BEC"/>
    <w:rsid w:val="005B5CE2"/>
    <w:rsid w:val="005B5F2F"/>
    <w:rsid w:val="005B6110"/>
    <w:rsid w:val="005B65A4"/>
    <w:rsid w:val="005B70FA"/>
    <w:rsid w:val="005B7144"/>
    <w:rsid w:val="005B7A9A"/>
    <w:rsid w:val="005C046D"/>
    <w:rsid w:val="005C0807"/>
    <w:rsid w:val="005C0F4B"/>
    <w:rsid w:val="005C1707"/>
    <w:rsid w:val="005C1C6A"/>
    <w:rsid w:val="005C22A2"/>
    <w:rsid w:val="005C27F9"/>
    <w:rsid w:val="005C3781"/>
    <w:rsid w:val="005C37BA"/>
    <w:rsid w:val="005C38F8"/>
    <w:rsid w:val="005C3F6C"/>
    <w:rsid w:val="005C40D3"/>
    <w:rsid w:val="005C67BA"/>
    <w:rsid w:val="005C6802"/>
    <w:rsid w:val="005C73B1"/>
    <w:rsid w:val="005C7522"/>
    <w:rsid w:val="005C7A63"/>
    <w:rsid w:val="005C7F17"/>
    <w:rsid w:val="005C7F24"/>
    <w:rsid w:val="005D0624"/>
    <w:rsid w:val="005D0FA2"/>
    <w:rsid w:val="005D1537"/>
    <w:rsid w:val="005D1C46"/>
    <w:rsid w:val="005D23A8"/>
    <w:rsid w:val="005D33E6"/>
    <w:rsid w:val="005D3428"/>
    <w:rsid w:val="005D38CD"/>
    <w:rsid w:val="005D3955"/>
    <w:rsid w:val="005D4612"/>
    <w:rsid w:val="005D48C7"/>
    <w:rsid w:val="005D5A8F"/>
    <w:rsid w:val="005D6D82"/>
    <w:rsid w:val="005D71C3"/>
    <w:rsid w:val="005D797E"/>
    <w:rsid w:val="005E00C7"/>
    <w:rsid w:val="005E0A8C"/>
    <w:rsid w:val="005E1024"/>
    <w:rsid w:val="005E1461"/>
    <w:rsid w:val="005E1C0E"/>
    <w:rsid w:val="005E2C52"/>
    <w:rsid w:val="005E32E5"/>
    <w:rsid w:val="005E39FB"/>
    <w:rsid w:val="005E3A42"/>
    <w:rsid w:val="005E4028"/>
    <w:rsid w:val="005E40DA"/>
    <w:rsid w:val="005E42B5"/>
    <w:rsid w:val="005E53A4"/>
    <w:rsid w:val="005E699D"/>
    <w:rsid w:val="005E6C35"/>
    <w:rsid w:val="005E7579"/>
    <w:rsid w:val="005E7696"/>
    <w:rsid w:val="005F0439"/>
    <w:rsid w:val="005F065F"/>
    <w:rsid w:val="005F0D65"/>
    <w:rsid w:val="005F134D"/>
    <w:rsid w:val="005F1A12"/>
    <w:rsid w:val="005F1BA0"/>
    <w:rsid w:val="005F23A7"/>
    <w:rsid w:val="005F2597"/>
    <w:rsid w:val="005F290C"/>
    <w:rsid w:val="005F32A0"/>
    <w:rsid w:val="005F37B1"/>
    <w:rsid w:val="005F3A30"/>
    <w:rsid w:val="005F3CBB"/>
    <w:rsid w:val="005F4814"/>
    <w:rsid w:val="005F4C53"/>
    <w:rsid w:val="005F7380"/>
    <w:rsid w:val="005F7896"/>
    <w:rsid w:val="006000C7"/>
    <w:rsid w:val="0060029C"/>
    <w:rsid w:val="00600497"/>
    <w:rsid w:val="006005EB"/>
    <w:rsid w:val="00601DF0"/>
    <w:rsid w:val="006023CE"/>
    <w:rsid w:val="0060280B"/>
    <w:rsid w:val="0060283B"/>
    <w:rsid w:val="0060364B"/>
    <w:rsid w:val="00603990"/>
    <w:rsid w:val="00604239"/>
    <w:rsid w:val="00604AAB"/>
    <w:rsid w:val="00604B99"/>
    <w:rsid w:val="006053A7"/>
    <w:rsid w:val="00605E74"/>
    <w:rsid w:val="0060621F"/>
    <w:rsid w:val="00606446"/>
    <w:rsid w:val="00606CA9"/>
    <w:rsid w:val="00607D9B"/>
    <w:rsid w:val="00610123"/>
    <w:rsid w:val="006106C7"/>
    <w:rsid w:val="00611945"/>
    <w:rsid w:val="00611971"/>
    <w:rsid w:val="00611AFC"/>
    <w:rsid w:val="00611DD5"/>
    <w:rsid w:val="00613E16"/>
    <w:rsid w:val="00613E51"/>
    <w:rsid w:val="00614298"/>
    <w:rsid w:val="00614908"/>
    <w:rsid w:val="006163FE"/>
    <w:rsid w:val="006168FF"/>
    <w:rsid w:val="006176E3"/>
    <w:rsid w:val="00617FE7"/>
    <w:rsid w:val="00620358"/>
    <w:rsid w:val="00621DEE"/>
    <w:rsid w:val="00622DDF"/>
    <w:rsid w:val="00622E7D"/>
    <w:rsid w:val="006237C3"/>
    <w:rsid w:val="00624693"/>
    <w:rsid w:val="006247F9"/>
    <w:rsid w:val="00624820"/>
    <w:rsid w:val="00624AD5"/>
    <w:rsid w:val="0062512A"/>
    <w:rsid w:val="00625BB3"/>
    <w:rsid w:val="00626241"/>
    <w:rsid w:val="00626277"/>
    <w:rsid w:val="006267A4"/>
    <w:rsid w:val="006301FD"/>
    <w:rsid w:val="00630CB8"/>
    <w:rsid w:val="00630D31"/>
    <w:rsid w:val="00632AC3"/>
    <w:rsid w:val="00632BB7"/>
    <w:rsid w:val="0063313F"/>
    <w:rsid w:val="00633298"/>
    <w:rsid w:val="00633A13"/>
    <w:rsid w:val="00633C28"/>
    <w:rsid w:val="00633D40"/>
    <w:rsid w:val="006342E1"/>
    <w:rsid w:val="00634458"/>
    <w:rsid w:val="00634A17"/>
    <w:rsid w:val="00634DCF"/>
    <w:rsid w:val="00634FF4"/>
    <w:rsid w:val="00636DB9"/>
    <w:rsid w:val="0063718A"/>
    <w:rsid w:val="006371D1"/>
    <w:rsid w:val="00637468"/>
    <w:rsid w:val="00640880"/>
    <w:rsid w:val="006414C1"/>
    <w:rsid w:val="0064156D"/>
    <w:rsid w:val="00641CF3"/>
    <w:rsid w:val="00641F14"/>
    <w:rsid w:val="006421E7"/>
    <w:rsid w:val="00642AB9"/>
    <w:rsid w:val="00642C8C"/>
    <w:rsid w:val="006433DB"/>
    <w:rsid w:val="00643B15"/>
    <w:rsid w:val="006449CD"/>
    <w:rsid w:val="00644ABA"/>
    <w:rsid w:val="0064511C"/>
    <w:rsid w:val="00645BCC"/>
    <w:rsid w:val="0064739F"/>
    <w:rsid w:val="006473F2"/>
    <w:rsid w:val="0064782B"/>
    <w:rsid w:val="00647B29"/>
    <w:rsid w:val="00650A8F"/>
    <w:rsid w:val="00651713"/>
    <w:rsid w:val="00651A96"/>
    <w:rsid w:val="0065262E"/>
    <w:rsid w:val="00652CE4"/>
    <w:rsid w:val="00653F90"/>
    <w:rsid w:val="0065462A"/>
    <w:rsid w:val="00654E8E"/>
    <w:rsid w:val="00655227"/>
    <w:rsid w:val="00655715"/>
    <w:rsid w:val="00657B57"/>
    <w:rsid w:val="00660D2D"/>
    <w:rsid w:val="00661BC2"/>
    <w:rsid w:val="00661EBA"/>
    <w:rsid w:val="0066248C"/>
    <w:rsid w:val="00662550"/>
    <w:rsid w:val="00662CDD"/>
    <w:rsid w:val="00664527"/>
    <w:rsid w:val="0066453B"/>
    <w:rsid w:val="00664A36"/>
    <w:rsid w:val="006664ED"/>
    <w:rsid w:val="006667EA"/>
    <w:rsid w:val="00666EFB"/>
    <w:rsid w:val="0066750C"/>
    <w:rsid w:val="006676E1"/>
    <w:rsid w:val="006706A5"/>
    <w:rsid w:val="006718BF"/>
    <w:rsid w:val="00672437"/>
    <w:rsid w:val="0067263A"/>
    <w:rsid w:val="00673B76"/>
    <w:rsid w:val="00673C83"/>
    <w:rsid w:val="00674EC9"/>
    <w:rsid w:val="006750B8"/>
    <w:rsid w:val="00675319"/>
    <w:rsid w:val="00675593"/>
    <w:rsid w:val="006768AA"/>
    <w:rsid w:val="0067751E"/>
    <w:rsid w:val="00677CBF"/>
    <w:rsid w:val="00680F8D"/>
    <w:rsid w:val="0068104B"/>
    <w:rsid w:val="0068105C"/>
    <w:rsid w:val="00681B56"/>
    <w:rsid w:val="006822D3"/>
    <w:rsid w:val="00682417"/>
    <w:rsid w:val="0068368C"/>
    <w:rsid w:val="0068392C"/>
    <w:rsid w:val="00684A94"/>
    <w:rsid w:val="00684B65"/>
    <w:rsid w:val="00684C40"/>
    <w:rsid w:val="0068509F"/>
    <w:rsid w:val="00685641"/>
    <w:rsid w:val="00685838"/>
    <w:rsid w:val="00685ACD"/>
    <w:rsid w:val="00685E59"/>
    <w:rsid w:val="00686277"/>
    <w:rsid w:val="00687544"/>
    <w:rsid w:val="006900D8"/>
    <w:rsid w:val="0069073A"/>
    <w:rsid w:val="00690917"/>
    <w:rsid w:val="00691003"/>
    <w:rsid w:val="006914EC"/>
    <w:rsid w:val="00691F33"/>
    <w:rsid w:val="00692291"/>
    <w:rsid w:val="006932A8"/>
    <w:rsid w:val="00693C9F"/>
    <w:rsid w:val="00695B2E"/>
    <w:rsid w:val="00695FD9"/>
    <w:rsid w:val="006965CB"/>
    <w:rsid w:val="0069683D"/>
    <w:rsid w:val="00696E7E"/>
    <w:rsid w:val="006971B4"/>
    <w:rsid w:val="006973F4"/>
    <w:rsid w:val="006974BF"/>
    <w:rsid w:val="00697CDC"/>
    <w:rsid w:val="006A079D"/>
    <w:rsid w:val="006A093E"/>
    <w:rsid w:val="006A0996"/>
    <w:rsid w:val="006A09FE"/>
    <w:rsid w:val="006A0B81"/>
    <w:rsid w:val="006A0DE9"/>
    <w:rsid w:val="006A1723"/>
    <w:rsid w:val="006A1CF7"/>
    <w:rsid w:val="006A1D27"/>
    <w:rsid w:val="006A1F58"/>
    <w:rsid w:val="006A29CF"/>
    <w:rsid w:val="006A3C41"/>
    <w:rsid w:val="006A42F5"/>
    <w:rsid w:val="006A4948"/>
    <w:rsid w:val="006A5A63"/>
    <w:rsid w:val="006A6731"/>
    <w:rsid w:val="006A7FB4"/>
    <w:rsid w:val="006B049E"/>
    <w:rsid w:val="006B20BB"/>
    <w:rsid w:val="006B2502"/>
    <w:rsid w:val="006B2A10"/>
    <w:rsid w:val="006B2FA1"/>
    <w:rsid w:val="006B3FBC"/>
    <w:rsid w:val="006B4E63"/>
    <w:rsid w:val="006B502B"/>
    <w:rsid w:val="006B5B00"/>
    <w:rsid w:val="006B6AF0"/>
    <w:rsid w:val="006B706C"/>
    <w:rsid w:val="006B77E6"/>
    <w:rsid w:val="006B782C"/>
    <w:rsid w:val="006B7A06"/>
    <w:rsid w:val="006C065B"/>
    <w:rsid w:val="006C0896"/>
    <w:rsid w:val="006C0B81"/>
    <w:rsid w:val="006C0E45"/>
    <w:rsid w:val="006C0F03"/>
    <w:rsid w:val="006C15E2"/>
    <w:rsid w:val="006C17AC"/>
    <w:rsid w:val="006C2A8F"/>
    <w:rsid w:val="006C2C69"/>
    <w:rsid w:val="006C2C98"/>
    <w:rsid w:val="006C2EB6"/>
    <w:rsid w:val="006C38B3"/>
    <w:rsid w:val="006C3CB8"/>
    <w:rsid w:val="006C471F"/>
    <w:rsid w:val="006C5347"/>
    <w:rsid w:val="006C54A1"/>
    <w:rsid w:val="006C57DB"/>
    <w:rsid w:val="006C6736"/>
    <w:rsid w:val="006C7EE6"/>
    <w:rsid w:val="006D0221"/>
    <w:rsid w:val="006D0730"/>
    <w:rsid w:val="006D0C64"/>
    <w:rsid w:val="006D1325"/>
    <w:rsid w:val="006D1532"/>
    <w:rsid w:val="006D16FE"/>
    <w:rsid w:val="006D2359"/>
    <w:rsid w:val="006D2643"/>
    <w:rsid w:val="006D2A02"/>
    <w:rsid w:val="006D43D5"/>
    <w:rsid w:val="006D4AE6"/>
    <w:rsid w:val="006D4E93"/>
    <w:rsid w:val="006D4EF7"/>
    <w:rsid w:val="006D535D"/>
    <w:rsid w:val="006D55A6"/>
    <w:rsid w:val="006D5F66"/>
    <w:rsid w:val="006D6324"/>
    <w:rsid w:val="006E01AC"/>
    <w:rsid w:val="006E0923"/>
    <w:rsid w:val="006E0A0D"/>
    <w:rsid w:val="006E0C5A"/>
    <w:rsid w:val="006E159B"/>
    <w:rsid w:val="006E1C0B"/>
    <w:rsid w:val="006E1C5D"/>
    <w:rsid w:val="006E1DE2"/>
    <w:rsid w:val="006E2395"/>
    <w:rsid w:val="006E23DC"/>
    <w:rsid w:val="006E26FF"/>
    <w:rsid w:val="006E2B43"/>
    <w:rsid w:val="006E2E18"/>
    <w:rsid w:val="006E3C01"/>
    <w:rsid w:val="006E3D2B"/>
    <w:rsid w:val="006E3F25"/>
    <w:rsid w:val="006E5166"/>
    <w:rsid w:val="006E542C"/>
    <w:rsid w:val="006E5601"/>
    <w:rsid w:val="006E5EDC"/>
    <w:rsid w:val="006E6760"/>
    <w:rsid w:val="006E7E52"/>
    <w:rsid w:val="006F0ADE"/>
    <w:rsid w:val="006F0E30"/>
    <w:rsid w:val="006F11F4"/>
    <w:rsid w:val="006F166E"/>
    <w:rsid w:val="006F16FC"/>
    <w:rsid w:val="006F1725"/>
    <w:rsid w:val="006F1B58"/>
    <w:rsid w:val="006F1ED9"/>
    <w:rsid w:val="006F2271"/>
    <w:rsid w:val="006F280B"/>
    <w:rsid w:val="006F3F17"/>
    <w:rsid w:val="006F4540"/>
    <w:rsid w:val="006F4EB1"/>
    <w:rsid w:val="006F6439"/>
    <w:rsid w:val="006F64D8"/>
    <w:rsid w:val="006F762D"/>
    <w:rsid w:val="006F7FF9"/>
    <w:rsid w:val="007008A3"/>
    <w:rsid w:val="00701D93"/>
    <w:rsid w:val="00702626"/>
    <w:rsid w:val="00702898"/>
    <w:rsid w:val="00703050"/>
    <w:rsid w:val="00703711"/>
    <w:rsid w:val="00703B1A"/>
    <w:rsid w:val="00703F1E"/>
    <w:rsid w:val="0070747F"/>
    <w:rsid w:val="00707809"/>
    <w:rsid w:val="0071003D"/>
    <w:rsid w:val="007101AA"/>
    <w:rsid w:val="00710285"/>
    <w:rsid w:val="00710438"/>
    <w:rsid w:val="00710513"/>
    <w:rsid w:val="00710A5C"/>
    <w:rsid w:val="0071122D"/>
    <w:rsid w:val="007112BB"/>
    <w:rsid w:val="00711625"/>
    <w:rsid w:val="00711904"/>
    <w:rsid w:val="00711EC7"/>
    <w:rsid w:val="00712395"/>
    <w:rsid w:val="00712C74"/>
    <w:rsid w:val="007134AA"/>
    <w:rsid w:val="00714BA9"/>
    <w:rsid w:val="00714DED"/>
    <w:rsid w:val="00714E6D"/>
    <w:rsid w:val="007153C4"/>
    <w:rsid w:val="0071582E"/>
    <w:rsid w:val="0071586E"/>
    <w:rsid w:val="00715DBC"/>
    <w:rsid w:val="00716199"/>
    <w:rsid w:val="007163F1"/>
    <w:rsid w:val="0071666A"/>
    <w:rsid w:val="007167AC"/>
    <w:rsid w:val="00716F5D"/>
    <w:rsid w:val="007172F8"/>
    <w:rsid w:val="00717966"/>
    <w:rsid w:val="0072023D"/>
    <w:rsid w:val="007206F9"/>
    <w:rsid w:val="007207C6"/>
    <w:rsid w:val="00720B7C"/>
    <w:rsid w:val="007225A2"/>
    <w:rsid w:val="007232DE"/>
    <w:rsid w:val="00723709"/>
    <w:rsid w:val="007238C2"/>
    <w:rsid w:val="00723D6D"/>
    <w:rsid w:val="00723DDF"/>
    <w:rsid w:val="00724367"/>
    <w:rsid w:val="00724DE0"/>
    <w:rsid w:val="007251FF"/>
    <w:rsid w:val="00726BEB"/>
    <w:rsid w:val="00726C09"/>
    <w:rsid w:val="00727703"/>
    <w:rsid w:val="00727A0B"/>
    <w:rsid w:val="00727CDF"/>
    <w:rsid w:val="00727EC5"/>
    <w:rsid w:val="0073093E"/>
    <w:rsid w:val="00730D40"/>
    <w:rsid w:val="007312BF"/>
    <w:rsid w:val="00731ECA"/>
    <w:rsid w:val="00732415"/>
    <w:rsid w:val="00733699"/>
    <w:rsid w:val="00733E4F"/>
    <w:rsid w:val="00734449"/>
    <w:rsid w:val="00734FB7"/>
    <w:rsid w:val="00735D03"/>
    <w:rsid w:val="007360CD"/>
    <w:rsid w:val="007362D9"/>
    <w:rsid w:val="007364B5"/>
    <w:rsid w:val="00736512"/>
    <w:rsid w:val="0073679C"/>
    <w:rsid w:val="0073695B"/>
    <w:rsid w:val="00736C31"/>
    <w:rsid w:val="00736CF5"/>
    <w:rsid w:val="0073713D"/>
    <w:rsid w:val="00737335"/>
    <w:rsid w:val="00737571"/>
    <w:rsid w:val="00737837"/>
    <w:rsid w:val="007400A6"/>
    <w:rsid w:val="007400B6"/>
    <w:rsid w:val="00740A49"/>
    <w:rsid w:val="00740BE9"/>
    <w:rsid w:val="00740DFF"/>
    <w:rsid w:val="00740E72"/>
    <w:rsid w:val="00740F4B"/>
    <w:rsid w:val="0074166F"/>
    <w:rsid w:val="0074249E"/>
    <w:rsid w:val="007426D4"/>
    <w:rsid w:val="00743355"/>
    <w:rsid w:val="00743B7D"/>
    <w:rsid w:val="00744195"/>
    <w:rsid w:val="0074430B"/>
    <w:rsid w:val="0074501D"/>
    <w:rsid w:val="00745E82"/>
    <w:rsid w:val="00746104"/>
    <w:rsid w:val="0074682F"/>
    <w:rsid w:val="00746D0C"/>
    <w:rsid w:val="00746DEC"/>
    <w:rsid w:val="00747BD9"/>
    <w:rsid w:val="00747E2D"/>
    <w:rsid w:val="00747EDC"/>
    <w:rsid w:val="00750AA9"/>
    <w:rsid w:val="00750BB9"/>
    <w:rsid w:val="00750D0C"/>
    <w:rsid w:val="00751754"/>
    <w:rsid w:val="00751AD0"/>
    <w:rsid w:val="007520A0"/>
    <w:rsid w:val="00753F7C"/>
    <w:rsid w:val="00754622"/>
    <w:rsid w:val="007547C0"/>
    <w:rsid w:val="0075496F"/>
    <w:rsid w:val="00754A1B"/>
    <w:rsid w:val="00754F51"/>
    <w:rsid w:val="0075513B"/>
    <w:rsid w:val="00755221"/>
    <w:rsid w:val="0075589E"/>
    <w:rsid w:val="00756F36"/>
    <w:rsid w:val="00756FAE"/>
    <w:rsid w:val="00757675"/>
    <w:rsid w:val="00760527"/>
    <w:rsid w:val="00760911"/>
    <w:rsid w:val="007610A8"/>
    <w:rsid w:val="0076137B"/>
    <w:rsid w:val="00761590"/>
    <w:rsid w:val="007617D1"/>
    <w:rsid w:val="00761E1F"/>
    <w:rsid w:val="00762A5B"/>
    <w:rsid w:val="00762E04"/>
    <w:rsid w:val="00765CCB"/>
    <w:rsid w:val="00765D16"/>
    <w:rsid w:val="0076618B"/>
    <w:rsid w:val="00766359"/>
    <w:rsid w:val="0076671A"/>
    <w:rsid w:val="00767F0D"/>
    <w:rsid w:val="00767F0E"/>
    <w:rsid w:val="00770194"/>
    <w:rsid w:val="00770FDD"/>
    <w:rsid w:val="007730D0"/>
    <w:rsid w:val="00773458"/>
    <w:rsid w:val="00773C33"/>
    <w:rsid w:val="00774654"/>
    <w:rsid w:val="00775141"/>
    <w:rsid w:val="00775A1E"/>
    <w:rsid w:val="00775B7B"/>
    <w:rsid w:val="0077645D"/>
    <w:rsid w:val="0077673E"/>
    <w:rsid w:val="00776CA5"/>
    <w:rsid w:val="007773C1"/>
    <w:rsid w:val="0078015F"/>
    <w:rsid w:val="0078049F"/>
    <w:rsid w:val="00780646"/>
    <w:rsid w:val="00780EA1"/>
    <w:rsid w:val="00781589"/>
    <w:rsid w:val="007817C9"/>
    <w:rsid w:val="00781986"/>
    <w:rsid w:val="00782ED6"/>
    <w:rsid w:val="00783289"/>
    <w:rsid w:val="00784817"/>
    <w:rsid w:val="00784C49"/>
    <w:rsid w:val="00786268"/>
    <w:rsid w:val="00786918"/>
    <w:rsid w:val="00790472"/>
    <w:rsid w:val="00790631"/>
    <w:rsid w:val="00790BB1"/>
    <w:rsid w:val="00791505"/>
    <w:rsid w:val="00791804"/>
    <w:rsid w:val="00791C01"/>
    <w:rsid w:val="00792257"/>
    <w:rsid w:val="00792574"/>
    <w:rsid w:val="00792ADA"/>
    <w:rsid w:val="00793877"/>
    <w:rsid w:val="00794317"/>
    <w:rsid w:val="007950B7"/>
    <w:rsid w:val="00796077"/>
    <w:rsid w:val="007960BF"/>
    <w:rsid w:val="007965C1"/>
    <w:rsid w:val="00796C66"/>
    <w:rsid w:val="007A0450"/>
    <w:rsid w:val="007A133A"/>
    <w:rsid w:val="007A1AF8"/>
    <w:rsid w:val="007A2C97"/>
    <w:rsid w:val="007A3224"/>
    <w:rsid w:val="007A33F1"/>
    <w:rsid w:val="007A353D"/>
    <w:rsid w:val="007A35C3"/>
    <w:rsid w:val="007A3892"/>
    <w:rsid w:val="007A3AC1"/>
    <w:rsid w:val="007A406B"/>
    <w:rsid w:val="007A47AC"/>
    <w:rsid w:val="007A4DD0"/>
    <w:rsid w:val="007A60E7"/>
    <w:rsid w:val="007A6163"/>
    <w:rsid w:val="007A6847"/>
    <w:rsid w:val="007A6900"/>
    <w:rsid w:val="007A7050"/>
    <w:rsid w:val="007A73EE"/>
    <w:rsid w:val="007A7A7F"/>
    <w:rsid w:val="007B024E"/>
    <w:rsid w:val="007B0626"/>
    <w:rsid w:val="007B0BC0"/>
    <w:rsid w:val="007B1876"/>
    <w:rsid w:val="007B2864"/>
    <w:rsid w:val="007B3449"/>
    <w:rsid w:val="007B345B"/>
    <w:rsid w:val="007B3ACB"/>
    <w:rsid w:val="007B43D9"/>
    <w:rsid w:val="007B4F62"/>
    <w:rsid w:val="007B548E"/>
    <w:rsid w:val="007B5499"/>
    <w:rsid w:val="007B5A49"/>
    <w:rsid w:val="007B62F2"/>
    <w:rsid w:val="007B72B3"/>
    <w:rsid w:val="007C176B"/>
    <w:rsid w:val="007C34D4"/>
    <w:rsid w:val="007C4059"/>
    <w:rsid w:val="007C4DAB"/>
    <w:rsid w:val="007C5094"/>
    <w:rsid w:val="007C6374"/>
    <w:rsid w:val="007C6AE8"/>
    <w:rsid w:val="007C7550"/>
    <w:rsid w:val="007C790C"/>
    <w:rsid w:val="007C7CDA"/>
    <w:rsid w:val="007D08CD"/>
    <w:rsid w:val="007D0E86"/>
    <w:rsid w:val="007D1DA8"/>
    <w:rsid w:val="007D3718"/>
    <w:rsid w:val="007D5049"/>
    <w:rsid w:val="007D59B3"/>
    <w:rsid w:val="007D6C5D"/>
    <w:rsid w:val="007D6CB0"/>
    <w:rsid w:val="007D76D4"/>
    <w:rsid w:val="007D79D6"/>
    <w:rsid w:val="007E010B"/>
    <w:rsid w:val="007E02B3"/>
    <w:rsid w:val="007E0460"/>
    <w:rsid w:val="007E1911"/>
    <w:rsid w:val="007E1AE5"/>
    <w:rsid w:val="007E2239"/>
    <w:rsid w:val="007E272D"/>
    <w:rsid w:val="007E2DA2"/>
    <w:rsid w:val="007E303A"/>
    <w:rsid w:val="007E39C5"/>
    <w:rsid w:val="007E3A0C"/>
    <w:rsid w:val="007E5AFE"/>
    <w:rsid w:val="007E5DB4"/>
    <w:rsid w:val="007E5FD0"/>
    <w:rsid w:val="007E71FF"/>
    <w:rsid w:val="007E79B5"/>
    <w:rsid w:val="007F1E91"/>
    <w:rsid w:val="007F2087"/>
    <w:rsid w:val="007F20DE"/>
    <w:rsid w:val="007F27C9"/>
    <w:rsid w:val="007F3A22"/>
    <w:rsid w:val="007F6C7F"/>
    <w:rsid w:val="007F79F1"/>
    <w:rsid w:val="007F7EAC"/>
    <w:rsid w:val="00801170"/>
    <w:rsid w:val="0080138B"/>
    <w:rsid w:val="008016C8"/>
    <w:rsid w:val="00802562"/>
    <w:rsid w:val="00802CE8"/>
    <w:rsid w:val="00803856"/>
    <w:rsid w:val="00803C93"/>
    <w:rsid w:val="008047E9"/>
    <w:rsid w:val="00804C75"/>
    <w:rsid w:val="0080506F"/>
    <w:rsid w:val="008050D6"/>
    <w:rsid w:val="00806C34"/>
    <w:rsid w:val="00807024"/>
    <w:rsid w:val="00807376"/>
    <w:rsid w:val="008073C9"/>
    <w:rsid w:val="008079BA"/>
    <w:rsid w:val="008107C7"/>
    <w:rsid w:val="00810B1B"/>
    <w:rsid w:val="00811246"/>
    <w:rsid w:val="0081152E"/>
    <w:rsid w:val="00811A75"/>
    <w:rsid w:val="00811ED6"/>
    <w:rsid w:val="00812079"/>
    <w:rsid w:val="008123F8"/>
    <w:rsid w:val="0081286B"/>
    <w:rsid w:val="00813CBB"/>
    <w:rsid w:val="00813CF6"/>
    <w:rsid w:val="00814EBE"/>
    <w:rsid w:val="00816443"/>
    <w:rsid w:val="008164F4"/>
    <w:rsid w:val="00816B57"/>
    <w:rsid w:val="0081744C"/>
    <w:rsid w:val="00817636"/>
    <w:rsid w:val="00817AC2"/>
    <w:rsid w:val="0082009F"/>
    <w:rsid w:val="008200D6"/>
    <w:rsid w:val="008201AD"/>
    <w:rsid w:val="00820E12"/>
    <w:rsid w:val="00821027"/>
    <w:rsid w:val="00821137"/>
    <w:rsid w:val="008211CB"/>
    <w:rsid w:val="008222DC"/>
    <w:rsid w:val="00822C85"/>
    <w:rsid w:val="00823686"/>
    <w:rsid w:val="00824A6B"/>
    <w:rsid w:val="008250E5"/>
    <w:rsid w:val="00825237"/>
    <w:rsid w:val="00825311"/>
    <w:rsid w:val="0082611C"/>
    <w:rsid w:val="00826CA7"/>
    <w:rsid w:val="00826E3F"/>
    <w:rsid w:val="00826FB3"/>
    <w:rsid w:val="00827A31"/>
    <w:rsid w:val="00830029"/>
    <w:rsid w:val="00830372"/>
    <w:rsid w:val="00830577"/>
    <w:rsid w:val="00830EF4"/>
    <w:rsid w:val="00831F3D"/>
    <w:rsid w:val="00832F15"/>
    <w:rsid w:val="00833445"/>
    <w:rsid w:val="008339CA"/>
    <w:rsid w:val="00834703"/>
    <w:rsid w:val="00834A05"/>
    <w:rsid w:val="00834A19"/>
    <w:rsid w:val="00836917"/>
    <w:rsid w:val="0083751A"/>
    <w:rsid w:val="00837B77"/>
    <w:rsid w:val="00837BCC"/>
    <w:rsid w:val="00837DAE"/>
    <w:rsid w:val="00840DD1"/>
    <w:rsid w:val="00843137"/>
    <w:rsid w:val="00843149"/>
    <w:rsid w:val="008434D9"/>
    <w:rsid w:val="00843D82"/>
    <w:rsid w:val="00844485"/>
    <w:rsid w:val="008447E0"/>
    <w:rsid w:val="00844A02"/>
    <w:rsid w:val="00844CAF"/>
    <w:rsid w:val="00844CF7"/>
    <w:rsid w:val="00845596"/>
    <w:rsid w:val="00845F10"/>
    <w:rsid w:val="00846555"/>
    <w:rsid w:val="00846952"/>
    <w:rsid w:val="00847154"/>
    <w:rsid w:val="00847BEA"/>
    <w:rsid w:val="008503B0"/>
    <w:rsid w:val="00851089"/>
    <w:rsid w:val="00851BE5"/>
    <w:rsid w:val="00852032"/>
    <w:rsid w:val="008523FF"/>
    <w:rsid w:val="00852EFB"/>
    <w:rsid w:val="0085307B"/>
    <w:rsid w:val="00853814"/>
    <w:rsid w:val="00853CB1"/>
    <w:rsid w:val="00854E20"/>
    <w:rsid w:val="00855188"/>
    <w:rsid w:val="00855E0F"/>
    <w:rsid w:val="00856178"/>
    <w:rsid w:val="0085659F"/>
    <w:rsid w:val="00856954"/>
    <w:rsid w:val="00856F17"/>
    <w:rsid w:val="008575EA"/>
    <w:rsid w:val="0085778D"/>
    <w:rsid w:val="00857826"/>
    <w:rsid w:val="00857FF0"/>
    <w:rsid w:val="008610A2"/>
    <w:rsid w:val="008612E2"/>
    <w:rsid w:val="008615F6"/>
    <w:rsid w:val="00861658"/>
    <w:rsid w:val="0086229A"/>
    <w:rsid w:val="008629D5"/>
    <w:rsid w:val="0086331A"/>
    <w:rsid w:val="0086361C"/>
    <w:rsid w:val="0086489B"/>
    <w:rsid w:val="00865756"/>
    <w:rsid w:val="008666BB"/>
    <w:rsid w:val="00866F9F"/>
    <w:rsid w:val="0086788D"/>
    <w:rsid w:val="00867CA4"/>
    <w:rsid w:val="008700AA"/>
    <w:rsid w:val="008702F8"/>
    <w:rsid w:val="00870F1C"/>
    <w:rsid w:val="00872957"/>
    <w:rsid w:val="00872F8A"/>
    <w:rsid w:val="008730D8"/>
    <w:rsid w:val="00873592"/>
    <w:rsid w:val="00873D80"/>
    <w:rsid w:val="00874656"/>
    <w:rsid w:val="00874726"/>
    <w:rsid w:val="00875517"/>
    <w:rsid w:val="0087673D"/>
    <w:rsid w:val="00877ACE"/>
    <w:rsid w:val="00877DDC"/>
    <w:rsid w:val="00877EF7"/>
    <w:rsid w:val="008812A5"/>
    <w:rsid w:val="008821F2"/>
    <w:rsid w:val="00882AAF"/>
    <w:rsid w:val="00883A84"/>
    <w:rsid w:val="00883DDD"/>
    <w:rsid w:val="00884007"/>
    <w:rsid w:val="008840C6"/>
    <w:rsid w:val="0088456D"/>
    <w:rsid w:val="0088500B"/>
    <w:rsid w:val="00885752"/>
    <w:rsid w:val="00886452"/>
    <w:rsid w:val="008865E7"/>
    <w:rsid w:val="008875ED"/>
    <w:rsid w:val="008878F9"/>
    <w:rsid w:val="00887B4D"/>
    <w:rsid w:val="0089142F"/>
    <w:rsid w:val="0089258D"/>
    <w:rsid w:val="00893666"/>
    <w:rsid w:val="008937D1"/>
    <w:rsid w:val="00893EC2"/>
    <w:rsid w:val="00893FA5"/>
    <w:rsid w:val="008943EA"/>
    <w:rsid w:val="00895DAE"/>
    <w:rsid w:val="0089625C"/>
    <w:rsid w:val="008964FB"/>
    <w:rsid w:val="00897C76"/>
    <w:rsid w:val="00897EDD"/>
    <w:rsid w:val="008A008D"/>
    <w:rsid w:val="008A11F1"/>
    <w:rsid w:val="008A1400"/>
    <w:rsid w:val="008A1C56"/>
    <w:rsid w:val="008A1F1C"/>
    <w:rsid w:val="008A235A"/>
    <w:rsid w:val="008A3067"/>
    <w:rsid w:val="008A38D2"/>
    <w:rsid w:val="008A3DBF"/>
    <w:rsid w:val="008A4BBF"/>
    <w:rsid w:val="008A4EDF"/>
    <w:rsid w:val="008A5380"/>
    <w:rsid w:val="008A55CA"/>
    <w:rsid w:val="008A7585"/>
    <w:rsid w:val="008A77C2"/>
    <w:rsid w:val="008A7B9D"/>
    <w:rsid w:val="008A7CA5"/>
    <w:rsid w:val="008B0A11"/>
    <w:rsid w:val="008B0EC1"/>
    <w:rsid w:val="008B13A0"/>
    <w:rsid w:val="008B188B"/>
    <w:rsid w:val="008B26D5"/>
    <w:rsid w:val="008B2D97"/>
    <w:rsid w:val="008B3471"/>
    <w:rsid w:val="008B39F5"/>
    <w:rsid w:val="008B7B6E"/>
    <w:rsid w:val="008C059F"/>
    <w:rsid w:val="008C06AE"/>
    <w:rsid w:val="008C0AB9"/>
    <w:rsid w:val="008C0BDF"/>
    <w:rsid w:val="008C10DD"/>
    <w:rsid w:val="008C113B"/>
    <w:rsid w:val="008C1400"/>
    <w:rsid w:val="008C2AA5"/>
    <w:rsid w:val="008C2FE4"/>
    <w:rsid w:val="008C31B8"/>
    <w:rsid w:val="008C3648"/>
    <w:rsid w:val="008C3950"/>
    <w:rsid w:val="008C3BF4"/>
    <w:rsid w:val="008C42D1"/>
    <w:rsid w:val="008C49CE"/>
    <w:rsid w:val="008C4A51"/>
    <w:rsid w:val="008C52E4"/>
    <w:rsid w:val="008C5F65"/>
    <w:rsid w:val="008C6B44"/>
    <w:rsid w:val="008C6DD3"/>
    <w:rsid w:val="008C6EA4"/>
    <w:rsid w:val="008C7C23"/>
    <w:rsid w:val="008D050B"/>
    <w:rsid w:val="008D083A"/>
    <w:rsid w:val="008D1D08"/>
    <w:rsid w:val="008D401F"/>
    <w:rsid w:val="008D410A"/>
    <w:rsid w:val="008D4361"/>
    <w:rsid w:val="008D4CD2"/>
    <w:rsid w:val="008D5E62"/>
    <w:rsid w:val="008D6BAD"/>
    <w:rsid w:val="008D7239"/>
    <w:rsid w:val="008E046B"/>
    <w:rsid w:val="008E0833"/>
    <w:rsid w:val="008E10AC"/>
    <w:rsid w:val="008E1807"/>
    <w:rsid w:val="008E19AD"/>
    <w:rsid w:val="008E2950"/>
    <w:rsid w:val="008E295C"/>
    <w:rsid w:val="008E299B"/>
    <w:rsid w:val="008E2D2C"/>
    <w:rsid w:val="008E3019"/>
    <w:rsid w:val="008E3F49"/>
    <w:rsid w:val="008E4803"/>
    <w:rsid w:val="008E4FB5"/>
    <w:rsid w:val="008E5150"/>
    <w:rsid w:val="008E5610"/>
    <w:rsid w:val="008E5DBD"/>
    <w:rsid w:val="008E6176"/>
    <w:rsid w:val="008E6484"/>
    <w:rsid w:val="008E67B8"/>
    <w:rsid w:val="008E690A"/>
    <w:rsid w:val="008E7C0D"/>
    <w:rsid w:val="008E7DDD"/>
    <w:rsid w:val="008F1092"/>
    <w:rsid w:val="008F1BF5"/>
    <w:rsid w:val="008F1E8A"/>
    <w:rsid w:val="008F1FC8"/>
    <w:rsid w:val="008F3A3F"/>
    <w:rsid w:val="008F4DAE"/>
    <w:rsid w:val="008F4F58"/>
    <w:rsid w:val="008F56F5"/>
    <w:rsid w:val="008F5C83"/>
    <w:rsid w:val="008F5DA8"/>
    <w:rsid w:val="008F661D"/>
    <w:rsid w:val="008F69DC"/>
    <w:rsid w:val="008F7866"/>
    <w:rsid w:val="00900A87"/>
    <w:rsid w:val="00901048"/>
    <w:rsid w:val="00901A1F"/>
    <w:rsid w:val="00901E04"/>
    <w:rsid w:val="00901E9A"/>
    <w:rsid w:val="00901FB7"/>
    <w:rsid w:val="0090393B"/>
    <w:rsid w:val="00903B46"/>
    <w:rsid w:val="00903DD5"/>
    <w:rsid w:val="009040D4"/>
    <w:rsid w:val="009053DA"/>
    <w:rsid w:val="009065C4"/>
    <w:rsid w:val="009067E6"/>
    <w:rsid w:val="0090699F"/>
    <w:rsid w:val="00907897"/>
    <w:rsid w:val="00910AAE"/>
    <w:rsid w:val="009111A4"/>
    <w:rsid w:val="00911244"/>
    <w:rsid w:val="00911909"/>
    <w:rsid w:val="00911F6F"/>
    <w:rsid w:val="00912679"/>
    <w:rsid w:val="009129F7"/>
    <w:rsid w:val="00913B9F"/>
    <w:rsid w:val="00914195"/>
    <w:rsid w:val="009142E5"/>
    <w:rsid w:val="00914735"/>
    <w:rsid w:val="00914C1E"/>
    <w:rsid w:val="0091515F"/>
    <w:rsid w:val="009151B7"/>
    <w:rsid w:val="00915D40"/>
    <w:rsid w:val="00916036"/>
    <w:rsid w:val="009200F2"/>
    <w:rsid w:val="009202C8"/>
    <w:rsid w:val="009205E7"/>
    <w:rsid w:val="00920E54"/>
    <w:rsid w:val="00921997"/>
    <w:rsid w:val="00921B21"/>
    <w:rsid w:val="00922039"/>
    <w:rsid w:val="00922AB3"/>
    <w:rsid w:val="00923380"/>
    <w:rsid w:val="00923928"/>
    <w:rsid w:val="00924078"/>
    <w:rsid w:val="00924CD9"/>
    <w:rsid w:val="00925A32"/>
    <w:rsid w:val="00925BEE"/>
    <w:rsid w:val="00925D16"/>
    <w:rsid w:val="00926C0F"/>
    <w:rsid w:val="00926E3A"/>
    <w:rsid w:val="00926E5C"/>
    <w:rsid w:val="00927546"/>
    <w:rsid w:val="009278BF"/>
    <w:rsid w:val="00930287"/>
    <w:rsid w:val="00931560"/>
    <w:rsid w:val="00931561"/>
    <w:rsid w:val="00931CCB"/>
    <w:rsid w:val="00932009"/>
    <w:rsid w:val="00932802"/>
    <w:rsid w:val="00934342"/>
    <w:rsid w:val="00934A97"/>
    <w:rsid w:val="00935BC8"/>
    <w:rsid w:val="00935C6A"/>
    <w:rsid w:val="00935D35"/>
    <w:rsid w:val="00935F14"/>
    <w:rsid w:val="00935F8C"/>
    <w:rsid w:val="0093649A"/>
    <w:rsid w:val="009367D8"/>
    <w:rsid w:val="00937A69"/>
    <w:rsid w:val="00940321"/>
    <w:rsid w:val="00940B93"/>
    <w:rsid w:val="0094129C"/>
    <w:rsid w:val="009414DE"/>
    <w:rsid w:val="009415B7"/>
    <w:rsid w:val="00941B32"/>
    <w:rsid w:val="00942547"/>
    <w:rsid w:val="009428BE"/>
    <w:rsid w:val="00942BD3"/>
    <w:rsid w:val="0094387F"/>
    <w:rsid w:val="00943D55"/>
    <w:rsid w:val="00945018"/>
    <w:rsid w:val="0094519E"/>
    <w:rsid w:val="009453EE"/>
    <w:rsid w:val="00945FDC"/>
    <w:rsid w:val="0094659A"/>
    <w:rsid w:val="00946C79"/>
    <w:rsid w:val="00946D36"/>
    <w:rsid w:val="0094747D"/>
    <w:rsid w:val="009506F2"/>
    <w:rsid w:val="00951325"/>
    <w:rsid w:val="00952FF7"/>
    <w:rsid w:val="009535C1"/>
    <w:rsid w:val="009548DC"/>
    <w:rsid w:val="00954D7F"/>
    <w:rsid w:val="009554AE"/>
    <w:rsid w:val="00955672"/>
    <w:rsid w:val="00955B22"/>
    <w:rsid w:val="009563F8"/>
    <w:rsid w:val="009565C0"/>
    <w:rsid w:val="00957858"/>
    <w:rsid w:val="00957EAE"/>
    <w:rsid w:val="00957F6A"/>
    <w:rsid w:val="009600B5"/>
    <w:rsid w:val="009601F1"/>
    <w:rsid w:val="00960DEE"/>
    <w:rsid w:val="00961905"/>
    <w:rsid w:val="0096241E"/>
    <w:rsid w:val="00962A90"/>
    <w:rsid w:val="00963238"/>
    <w:rsid w:val="00963869"/>
    <w:rsid w:val="0096546B"/>
    <w:rsid w:val="009662F6"/>
    <w:rsid w:val="0096631E"/>
    <w:rsid w:val="009666BE"/>
    <w:rsid w:val="00966F31"/>
    <w:rsid w:val="0096711D"/>
    <w:rsid w:val="0096776B"/>
    <w:rsid w:val="00970028"/>
    <w:rsid w:val="009705FA"/>
    <w:rsid w:val="00970713"/>
    <w:rsid w:val="009719FC"/>
    <w:rsid w:val="00971A70"/>
    <w:rsid w:val="009725C5"/>
    <w:rsid w:val="009733B4"/>
    <w:rsid w:val="00973818"/>
    <w:rsid w:val="009742E9"/>
    <w:rsid w:val="0097476E"/>
    <w:rsid w:val="00975A70"/>
    <w:rsid w:val="00977172"/>
    <w:rsid w:val="00981A13"/>
    <w:rsid w:val="00982DD8"/>
    <w:rsid w:val="009836D9"/>
    <w:rsid w:val="0098391E"/>
    <w:rsid w:val="009839A8"/>
    <w:rsid w:val="00984519"/>
    <w:rsid w:val="00984662"/>
    <w:rsid w:val="00984F99"/>
    <w:rsid w:val="00986129"/>
    <w:rsid w:val="00986569"/>
    <w:rsid w:val="0098682D"/>
    <w:rsid w:val="00986C5C"/>
    <w:rsid w:val="00986FE7"/>
    <w:rsid w:val="0098742B"/>
    <w:rsid w:val="00987E59"/>
    <w:rsid w:val="00990F07"/>
    <w:rsid w:val="009910F4"/>
    <w:rsid w:val="009911D9"/>
    <w:rsid w:val="00991DC7"/>
    <w:rsid w:val="0099261E"/>
    <w:rsid w:val="00992AE7"/>
    <w:rsid w:val="00992D10"/>
    <w:rsid w:val="00992FE9"/>
    <w:rsid w:val="009933B7"/>
    <w:rsid w:val="0099385D"/>
    <w:rsid w:val="009955DD"/>
    <w:rsid w:val="00995666"/>
    <w:rsid w:val="00996244"/>
    <w:rsid w:val="009962CF"/>
    <w:rsid w:val="009968B6"/>
    <w:rsid w:val="00996BD5"/>
    <w:rsid w:val="00996C51"/>
    <w:rsid w:val="00996F09"/>
    <w:rsid w:val="00996FFE"/>
    <w:rsid w:val="00997075"/>
    <w:rsid w:val="009979E8"/>
    <w:rsid w:val="00997EC5"/>
    <w:rsid w:val="009A0A03"/>
    <w:rsid w:val="009A226A"/>
    <w:rsid w:val="009A3FE1"/>
    <w:rsid w:val="009A408C"/>
    <w:rsid w:val="009A4996"/>
    <w:rsid w:val="009A531A"/>
    <w:rsid w:val="009A6264"/>
    <w:rsid w:val="009A6D1D"/>
    <w:rsid w:val="009A7B5C"/>
    <w:rsid w:val="009B06D6"/>
    <w:rsid w:val="009B14E8"/>
    <w:rsid w:val="009B2671"/>
    <w:rsid w:val="009B41D4"/>
    <w:rsid w:val="009B4561"/>
    <w:rsid w:val="009B4FB8"/>
    <w:rsid w:val="009B53D2"/>
    <w:rsid w:val="009B5566"/>
    <w:rsid w:val="009B5D8B"/>
    <w:rsid w:val="009B64DF"/>
    <w:rsid w:val="009B6A2F"/>
    <w:rsid w:val="009C09B0"/>
    <w:rsid w:val="009C0D4A"/>
    <w:rsid w:val="009C12F0"/>
    <w:rsid w:val="009C1C5D"/>
    <w:rsid w:val="009C2A66"/>
    <w:rsid w:val="009C2FCE"/>
    <w:rsid w:val="009C3762"/>
    <w:rsid w:val="009C3AD0"/>
    <w:rsid w:val="009C4735"/>
    <w:rsid w:val="009C4D7A"/>
    <w:rsid w:val="009C4EBB"/>
    <w:rsid w:val="009C540C"/>
    <w:rsid w:val="009C556D"/>
    <w:rsid w:val="009C6968"/>
    <w:rsid w:val="009C6BC4"/>
    <w:rsid w:val="009C7322"/>
    <w:rsid w:val="009C7737"/>
    <w:rsid w:val="009C7C7B"/>
    <w:rsid w:val="009C7DC4"/>
    <w:rsid w:val="009C7F89"/>
    <w:rsid w:val="009D04CF"/>
    <w:rsid w:val="009D2809"/>
    <w:rsid w:val="009D2F6F"/>
    <w:rsid w:val="009D3032"/>
    <w:rsid w:val="009D3806"/>
    <w:rsid w:val="009D42FF"/>
    <w:rsid w:val="009D4841"/>
    <w:rsid w:val="009D57AF"/>
    <w:rsid w:val="009D5A21"/>
    <w:rsid w:val="009D6EFA"/>
    <w:rsid w:val="009D738D"/>
    <w:rsid w:val="009D775E"/>
    <w:rsid w:val="009E0CCA"/>
    <w:rsid w:val="009E0D50"/>
    <w:rsid w:val="009E1806"/>
    <w:rsid w:val="009E1A57"/>
    <w:rsid w:val="009E1B37"/>
    <w:rsid w:val="009E2696"/>
    <w:rsid w:val="009E3288"/>
    <w:rsid w:val="009E4142"/>
    <w:rsid w:val="009E4300"/>
    <w:rsid w:val="009E4489"/>
    <w:rsid w:val="009E524C"/>
    <w:rsid w:val="009E5673"/>
    <w:rsid w:val="009E5AB6"/>
    <w:rsid w:val="009E7C35"/>
    <w:rsid w:val="009E7D56"/>
    <w:rsid w:val="009E7EBC"/>
    <w:rsid w:val="009F05EF"/>
    <w:rsid w:val="009F12D5"/>
    <w:rsid w:val="009F3A6D"/>
    <w:rsid w:val="009F3D1C"/>
    <w:rsid w:val="009F3D9A"/>
    <w:rsid w:val="009F4038"/>
    <w:rsid w:val="009F43A6"/>
    <w:rsid w:val="009F4637"/>
    <w:rsid w:val="009F54E6"/>
    <w:rsid w:val="009F5BF9"/>
    <w:rsid w:val="009F5DD2"/>
    <w:rsid w:val="009F5E0E"/>
    <w:rsid w:val="009F6A64"/>
    <w:rsid w:val="009F71A4"/>
    <w:rsid w:val="009F7C7D"/>
    <w:rsid w:val="009F7F0D"/>
    <w:rsid w:val="00A00B1C"/>
    <w:rsid w:val="00A00C86"/>
    <w:rsid w:val="00A010F1"/>
    <w:rsid w:val="00A019BD"/>
    <w:rsid w:val="00A02410"/>
    <w:rsid w:val="00A030C4"/>
    <w:rsid w:val="00A04BB7"/>
    <w:rsid w:val="00A0527A"/>
    <w:rsid w:val="00A056CF"/>
    <w:rsid w:val="00A05AE9"/>
    <w:rsid w:val="00A0654B"/>
    <w:rsid w:val="00A0658C"/>
    <w:rsid w:val="00A068A9"/>
    <w:rsid w:val="00A06B9C"/>
    <w:rsid w:val="00A06CE1"/>
    <w:rsid w:val="00A078D6"/>
    <w:rsid w:val="00A07A3E"/>
    <w:rsid w:val="00A106C8"/>
    <w:rsid w:val="00A1265E"/>
    <w:rsid w:val="00A129FD"/>
    <w:rsid w:val="00A12DB5"/>
    <w:rsid w:val="00A131A4"/>
    <w:rsid w:val="00A13467"/>
    <w:rsid w:val="00A138EE"/>
    <w:rsid w:val="00A13BBB"/>
    <w:rsid w:val="00A16319"/>
    <w:rsid w:val="00A1711C"/>
    <w:rsid w:val="00A174A3"/>
    <w:rsid w:val="00A20188"/>
    <w:rsid w:val="00A206D7"/>
    <w:rsid w:val="00A20742"/>
    <w:rsid w:val="00A20DEB"/>
    <w:rsid w:val="00A211BB"/>
    <w:rsid w:val="00A2152D"/>
    <w:rsid w:val="00A21673"/>
    <w:rsid w:val="00A21E65"/>
    <w:rsid w:val="00A224BB"/>
    <w:rsid w:val="00A2269D"/>
    <w:rsid w:val="00A22D0F"/>
    <w:rsid w:val="00A25360"/>
    <w:rsid w:val="00A255FC"/>
    <w:rsid w:val="00A25D18"/>
    <w:rsid w:val="00A26083"/>
    <w:rsid w:val="00A267C6"/>
    <w:rsid w:val="00A26DBB"/>
    <w:rsid w:val="00A27070"/>
    <w:rsid w:val="00A279D6"/>
    <w:rsid w:val="00A307C4"/>
    <w:rsid w:val="00A30CEB"/>
    <w:rsid w:val="00A3109A"/>
    <w:rsid w:val="00A32AC6"/>
    <w:rsid w:val="00A32DD2"/>
    <w:rsid w:val="00A33016"/>
    <w:rsid w:val="00A33335"/>
    <w:rsid w:val="00A35C31"/>
    <w:rsid w:val="00A35E4D"/>
    <w:rsid w:val="00A35E5A"/>
    <w:rsid w:val="00A36527"/>
    <w:rsid w:val="00A3664E"/>
    <w:rsid w:val="00A367BA"/>
    <w:rsid w:val="00A371B7"/>
    <w:rsid w:val="00A404B0"/>
    <w:rsid w:val="00A427E6"/>
    <w:rsid w:val="00A43919"/>
    <w:rsid w:val="00A43F8A"/>
    <w:rsid w:val="00A43FA8"/>
    <w:rsid w:val="00A4400B"/>
    <w:rsid w:val="00A440EE"/>
    <w:rsid w:val="00A44170"/>
    <w:rsid w:val="00A44232"/>
    <w:rsid w:val="00A447CD"/>
    <w:rsid w:val="00A456CE"/>
    <w:rsid w:val="00A468ED"/>
    <w:rsid w:val="00A46B57"/>
    <w:rsid w:val="00A47A5C"/>
    <w:rsid w:val="00A5022E"/>
    <w:rsid w:val="00A50427"/>
    <w:rsid w:val="00A50B2F"/>
    <w:rsid w:val="00A50E0F"/>
    <w:rsid w:val="00A52858"/>
    <w:rsid w:val="00A52936"/>
    <w:rsid w:val="00A5293E"/>
    <w:rsid w:val="00A52D56"/>
    <w:rsid w:val="00A5486C"/>
    <w:rsid w:val="00A56264"/>
    <w:rsid w:val="00A56A8D"/>
    <w:rsid w:val="00A56AC5"/>
    <w:rsid w:val="00A5740B"/>
    <w:rsid w:val="00A57570"/>
    <w:rsid w:val="00A6027E"/>
    <w:rsid w:val="00A602AE"/>
    <w:rsid w:val="00A60C59"/>
    <w:rsid w:val="00A60F3A"/>
    <w:rsid w:val="00A61429"/>
    <w:rsid w:val="00A615E9"/>
    <w:rsid w:val="00A61922"/>
    <w:rsid w:val="00A61D19"/>
    <w:rsid w:val="00A638C2"/>
    <w:rsid w:val="00A63B75"/>
    <w:rsid w:val="00A63EC1"/>
    <w:rsid w:val="00A649C0"/>
    <w:rsid w:val="00A65084"/>
    <w:rsid w:val="00A6556B"/>
    <w:rsid w:val="00A65E65"/>
    <w:rsid w:val="00A66D0E"/>
    <w:rsid w:val="00A67193"/>
    <w:rsid w:val="00A673D8"/>
    <w:rsid w:val="00A677FA"/>
    <w:rsid w:val="00A678AE"/>
    <w:rsid w:val="00A70186"/>
    <w:rsid w:val="00A70202"/>
    <w:rsid w:val="00A7096B"/>
    <w:rsid w:val="00A71CC1"/>
    <w:rsid w:val="00A723B5"/>
    <w:rsid w:val="00A727C0"/>
    <w:rsid w:val="00A72A1A"/>
    <w:rsid w:val="00A73A2F"/>
    <w:rsid w:val="00A7448F"/>
    <w:rsid w:val="00A74ABC"/>
    <w:rsid w:val="00A75AAC"/>
    <w:rsid w:val="00A764BD"/>
    <w:rsid w:val="00A76656"/>
    <w:rsid w:val="00A77458"/>
    <w:rsid w:val="00A7749A"/>
    <w:rsid w:val="00A77543"/>
    <w:rsid w:val="00A8029B"/>
    <w:rsid w:val="00A802D3"/>
    <w:rsid w:val="00A80F47"/>
    <w:rsid w:val="00A81066"/>
    <w:rsid w:val="00A812A9"/>
    <w:rsid w:val="00A817AE"/>
    <w:rsid w:val="00A81806"/>
    <w:rsid w:val="00A81960"/>
    <w:rsid w:val="00A8284F"/>
    <w:rsid w:val="00A82DB6"/>
    <w:rsid w:val="00A831F0"/>
    <w:rsid w:val="00A83E59"/>
    <w:rsid w:val="00A84072"/>
    <w:rsid w:val="00A84185"/>
    <w:rsid w:val="00A841C5"/>
    <w:rsid w:val="00A8508F"/>
    <w:rsid w:val="00A851EA"/>
    <w:rsid w:val="00A854EB"/>
    <w:rsid w:val="00A85820"/>
    <w:rsid w:val="00A85AC3"/>
    <w:rsid w:val="00A85F49"/>
    <w:rsid w:val="00A864D6"/>
    <w:rsid w:val="00A865AC"/>
    <w:rsid w:val="00A86BF2"/>
    <w:rsid w:val="00A86EE2"/>
    <w:rsid w:val="00A87109"/>
    <w:rsid w:val="00A871D2"/>
    <w:rsid w:val="00A872C4"/>
    <w:rsid w:val="00A87832"/>
    <w:rsid w:val="00A87AC7"/>
    <w:rsid w:val="00A9004E"/>
    <w:rsid w:val="00A90E39"/>
    <w:rsid w:val="00A91349"/>
    <w:rsid w:val="00A91888"/>
    <w:rsid w:val="00A91A69"/>
    <w:rsid w:val="00A9204A"/>
    <w:rsid w:val="00A93200"/>
    <w:rsid w:val="00A943E5"/>
    <w:rsid w:val="00A962D8"/>
    <w:rsid w:val="00A96346"/>
    <w:rsid w:val="00A96A77"/>
    <w:rsid w:val="00A96BC7"/>
    <w:rsid w:val="00A96DEF"/>
    <w:rsid w:val="00A9743D"/>
    <w:rsid w:val="00A97894"/>
    <w:rsid w:val="00A9798A"/>
    <w:rsid w:val="00A979EA"/>
    <w:rsid w:val="00A97CC6"/>
    <w:rsid w:val="00AA0345"/>
    <w:rsid w:val="00AA0711"/>
    <w:rsid w:val="00AA0A88"/>
    <w:rsid w:val="00AA0D2A"/>
    <w:rsid w:val="00AA2963"/>
    <w:rsid w:val="00AA2E87"/>
    <w:rsid w:val="00AA30CA"/>
    <w:rsid w:val="00AA310B"/>
    <w:rsid w:val="00AA33AC"/>
    <w:rsid w:val="00AA5604"/>
    <w:rsid w:val="00AA5880"/>
    <w:rsid w:val="00AA5BCC"/>
    <w:rsid w:val="00AA5E6D"/>
    <w:rsid w:val="00AA6790"/>
    <w:rsid w:val="00AA6C7C"/>
    <w:rsid w:val="00AA7492"/>
    <w:rsid w:val="00AB03AE"/>
    <w:rsid w:val="00AB0FA6"/>
    <w:rsid w:val="00AB122F"/>
    <w:rsid w:val="00AB12D8"/>
    <w:rsid w:val="00AB1D4D"/>
    <w:rsid w:val="00AB202D"/>
    <w:rsid w:val="00AB21EE"/>
    <w:rsid w:val="00AB2278"/>
    <w:rsid w:val="00AB308C"/>
    <w:rsid w:val="00AB3D95"/>
    <w:rsid w:val="00AB3FEE"/>
    <w:rsid w:val="00AB474F"/>
    <w:rsid w:val="00AB60E8"/>
    <w:rsid w:val="00AB6661"/>
    <w:rsid w:val="00AB6C90"/>
    <w:rsid w:val="00AB6E1C"/>
    <w:rsid w:val="00AB70EB"/>
    <w:rsid w:val="00AB711A"/>
    <w:rsid w:val="00AB7A39"/>
    <w:rsid w:val="00AB7C23"/>
    <w:rsid w:val="00AC03F3"/>
    <w:rsid w:val="00AC044E"/>
    <w:rsid w:val="00AC0D4F"/>
    <w:rsid w:val="00AC15AC"/>
    <w:rsid w:val="00AC2199"/>
    <w:rsid w:val="00AC2629"/>
    <w:rsid w:val="00AC3275"/>
    <w:rsid w:val="00AC33C8"/>
    <w:rsid w:val="00AC35A0"/>
    <w:rsid w:val="00AC4941"/>
    <w:rsid w:val="00AC5039"/>
    <w:rsid w:val="00AC5DDE"/>
    <w:rsid w:val="00AC71D7"/>
    <w:rsid w:val="00AC7497"/>
    <w:rsid w:val="00AD0F61"/>
    <w:rsid w:val="00AD176F"/>
    <w:rsid w:val="00AD1C52"/>
    <w:rsid w:val="00AD1ED0"/>
    <w:rsid w:val="00AD24A1"/>
    <w:rsid w:val="00AD284B"/>
    <w:rsid w:val="00AD2B08"/>
    <w:rsid w:val="00AD3F83"/>
    <w:rsid w:val="00AD486B"/>
    <w:rsid w:val="00AD5B62"/>
    <w:rsid w:val="00AD6F1A"/>
    <w:rsid w:val="00AD799D"/>
    <w:rsid w:val="00AE0DA7"/>
    <w:rsid w:val="00AE1166"/>
    <w:rsid w:val="00AE131D"/>
    <w:rsid w:val="00AE1BC4"/>
    <w:rsid w:val="00AE2735"/>
    <w:rsid w:val="00AE31F4"/>
    <w:rsid w:val="00AE360D"/>
    <w:rsid w:val="00AE38C1"/>
    <w:rsid w:val="00AE3A7E"/>
    <w:rsid w:val="00AE3C4C"/>
    <w:rsid w:val="00AE4E76"/>
    <w:rsid w:val="00AE54BD"/>
    <w:rsid w:val="00AE57E9"/>
    <w:rsid w:val="00AE6142"/>
    <w:rsid w:val="00AE618D"/>
    <w:rsid w:val="00AE6DE8"/>
    <w:rsid w:val="00AE713E"/>
    <w:rsid w:val="00AE7C54"/>
    <w:rsid w:val="00AF09D3"/>
    <w:rsid w:val="00AF0A55"/>
    <w:rsid w:val="00AF1491"/>
    <w:rsid w:val="00AF1549"/>
    <w:rsid w:val="00AF249A"/>
    <w:rsid w:val="00AF3515"/>
    <w:rsid w:val="00AF36DB"/>
    <w:rsid w:val="00AF3E5E"/>
    <w:rsid w:val="00AF4AE7"/>
    <w:rsid w:val="00AF55C9"/>
    <w:rsid w:val="00AF5709"/>
    <w:rsid w:val="00AF5873"/>
    <w:rsid w:val="00AF5D11"/>
    <w:rsid w:val="00AF6002"/>
    <w:rsid w:val="00AF680A"/>
    <w:rsid w:val="00AF68CC"/>
    <w:rsid w:val="00AF6C68"/>
    <w:rsid w:val="00AF7A09"/>
    <w:rsid w:val="00B00247"/>
    <w:rsid w:val="00B00545"/>
    <w:rsid w:val="00B01ED4"/>
    <w:rsid w:val="00B02160"/>
    <w:rsid w:val="00B0251D"/>
    <w:rsid w:val="00B027E1"/>
    <w:rsid w:val="00B0373E"/>
    <w:rsid w:val="00B049D2"/>
    <w:rsid w:val="00B04B46"/>
    <w:rsid w:val="00B04CA7"/>
    <w:rsid w:val="00B04D16"/>
    <w:rsid w:val="00B05945"/>
    <w:rsid w:val="00B075FB"/>
    <w:rsid w:val="00B07C00"/>
    <w:rsid w:val="00B11218"/>
    <w:rsid w:val="00B1143C"/>
    <w:rsid w:val="00B11D9E"/>
    <w:rsid w:val="00B1217F"/>
    <w:rsid w:val="00B12869"/>
    <w:rsid w:val="00B12A0D"/>
    <w:rsid w:val="00B139A0"/>
    <w:rsid w:val="00B13E5A"/>
    <w:rsid w:val="00B148E9"/>
    <w:rsid w:val="00B151C4"/>
    <w:rsid w:val="00B20DF7"/>
    <w:rsid w:val="00B213AC"/>
    <w:rsid w:val="00B227A1"/>
    <w:rsid w:val="00B22A9F"/>
    <w:rsid w:val="00B23045"/>
    <w:rsid w:val="00B23C8F"/>
    <w:rsid w:val="00B24441"/>
    <w:rsid w:val="00B266DF"/>
    <w:rsid w:val="00B26E0C"/>
    <w:rsid w:val="00B27166"/>
    <w:rsid w:val="00B3206D"/>
    <w:rsid w:val="00B327C4"/>
    <w:rsid w:val="00B3296C"/>
    <w:rsid w:val="00B32C26"/>
    <w:rsid w:val="00B336D5"/>
    <w:rsid w:val="00B3411E"/>
    <w:rsid w:val="00B35441"/>
    <w:rsid w:val="00B372F5"/>
    <w:rsid w:val="00B3779A"/>
    <w:rsid w:val="00B40368"/>
    <w:rsid w:val="00B40CBF"/>
    <w:rsid w:val="00B41173"/>
    <w:rsid w:val="00B41302"/>
    <w:rsid w:val="00B41F1F"/>
    <w:rsid w:val="00B41F42"/>
    <w:rsid w:val="00B43633"/>
    <w:rsid w:val="00B43919"/>
    <w:rsid w:val="00B449E2"/>
    <w:rsid w:val="00B44D27"/>
    <w:rsid w:val="00B457ED"/>
    <w:rsid w:val="00B45846"/>
    <w:rsid w:val="00B45E57"/>
    <w:rsid w:val="00B4686F"/>
    <w:rsid w:val="00B46B3A"/>
    <w:rsid w:val="00B47AFA"/>
    <w:rsid w:val="00B51435"/>
    <w:rsid w:val="00B51F1F"/>
    <w:rsid w:val="00B5222A"/>
    <w:rsid w:val="00B5326E"/>
    <w:rsid w:val="00B547B4"/>
    <w:rsid w:val="00B549B7"/>
    <w:rsid w:val="00B55126"/>
    <w:rsid w:val="00B55429"/>
    <w:rsid w:val="00B559CA"/>
    <w:rsid w:val="00B56099"/>
    <w:rsid w:val="00B5620B"/>
    <w:rsid w:val="00B562B1"/>
    <w:rsid w:val="00B60714"/>
    <w:rsid w:val="00B61F32"/>
    <w:rsid w:val="00B63261"/>
    <w:rsid w:val="00B637AA"/>
    <w:rsid w:val="00B64609"/>
    <w:rsid w:val="00B64A16"/>
    <w:rsid w:val="00B653F9"/>
    <w:rsid w:val="00B65B6D"/>
    <w:rsid w:val="00B6628D"/>
    <w:rsid w:val="00B67320"/>
    <w:rsid w:val="00B67644"/>
    <w:rsid w:val="00B678F3"/>
    <w:rsid w:val="00B70CF8"/>
    <w:rsid w:val="00B734A1"/>
    <w:rsid w:val="00B736DB"/>
    <w:rsid w:val="00B73CEE"/>
    <w:rsid w:val="00B74058"/>
    <w:rsid w:val="00B74807"/>
    <w:rsid w:val="00B74D43"/>
    <w:rsid w:val="00B75EC6"/>
    <w:rsid w:val="00B76424"/>
    <w:rsid w:val="00B764AB"/>
    <w:rsid w:val="00B773EC"/>
    <w:rsid w:val="00B77609"/>
    <w:rsid w:val="00B81AE0"/>
    <w:rsid w:val="00B828BF"/>
    <w:rsid w:val="00B82C55"/>
    <w:rsid w:val="00B83500"/>
    <w:rsid w:val="00B83F8B"/>
    <w:rsid w:val="00B84083"/>
    <w:rsid w:val="00B84A10"/>
    <w:rsid w:val="00B85AAB"/>
    <w:rsid w:val="00B86CF5"/>
    <w:rsid w:val="00B90C37"/>
    <w:rsid w:val="00B914B5"/>
    <w:rsid w:val="00B919E4"/>
    <w:rsid w:val="00B91B48"/>
    <w:rsid w:val="00B928D8"/>
    <w:rsid w:val="00B9293B"/>
    <w:rsid w:val="00B92C33"/>
    <w:rsid w:val="00B92D58"/>
    <w:rsid w:val="00B931E2"/>
    <w:rsid w:val="00B93454"/>
    <w:rsid w:val="00B94ED9"/>
    <w:rsid w:val="00B96328"/>
    <w:rsid w:val="00B9646E"/>
    <w:rsid w:val="00B96739"/>
    <w:rsid w:val="00B96885"/>
    <w:rsid w:val="00B97447"/>
    <w:rsid w:val="00B979D4"/>
    <w:rsid w:val="00B97C70"/>
    <w:rsid w:val="00BA04E2"/>
    <w:rsid w:val="00BA0814"/>
    <w:rsid w:val="00BA153D"/>
    <w:rsid w:val="00BA24CF"/>
    <w:rsid w:val="00BA2922"/>
    <w:rsid w:val="00BA3A8B"/>
    <w:rsid w:val="00BA4FC2"/>
    <w:rsid w:val="00BA5392"/>
    <w:rsid w:val="00BA5D09"/>
    <w:rsid w:val="00BA5F27"/>
    <w:rsid w:val="00BA653D"/>
    <w:rsid w:val="00BA6C1B"/>
    <w:rsid w:val="00BA7BD7"/>
    <w:rsid w:val="00BB0122"/>
    <w:rsid w:val="00BB0D60"/>
    <w:rsid w:val="00BB1909"/>
    <w:rsid w:val="00BB215D"/>
    <w:rsid w:val="00BB2FF5"/>
    <w:rsid w:val="00BB318E"/>
    <w:rsid w:val="00BB368D"/>
    <w:rsid w:val="00BB3EBE"/>
    <w:rsid w:val="00BB4648"/>
    <w:rsid w:val="00BB60FB"/>
    <w:rsid w:val="00BB61ED"/>
    <w:rsid w:val="00BB67D5"/>
    <w:rsid w:val="00BB6D52"/>
    <w:rsid w:val="00BB7634"/>
    <w:rsid w:val="00BB7ABD"/>
    <w:rsid w:val="00BB7AE5"/>
    <w:rsid w:val="00BB7F2E"/>
    <w:rsid w:val="00BC05B1"/>
    <w:rsid w:val="00BC0C17"/>
    <w:rsid w:val="00BC1279"/>
    <w:rsid w:val="00BC1B8C"/>
    <w:rsid w:val="00BC1FEA"/>
    <w:rsid w:val="00BC2A13"/>
    <w:rsid w:val="00BC2AC4"/>
    <w:rsid w:val="00BC3108"/>
    <w:rsid w:val="00BC31A5"/>
    <w:rsid w:val="00BC35B9"/>
    <w:rsid w:val="00BC3BCA"/>
    <w:rsid w:val="00BC3D7A"/>
    <w:rsid w:val="00BC44AB"/>
    <w:rsid w:val="00BC493D"/>
    <w:rsid w:val="00BC49EE"/>
    <w:rsid w:val="00BC4C83"/>
    <w:rsid w:val="00BC5AC5"/>
    <w:rsid w:val="00BC669B"/>
    <w:rsid w:val="00BC6F14"/>
    <w:rsid w:val="00BC74BD"/>
    <w:rsid w:val="00BC753B"/>
    <w:rsid w:val="00BD00BF"/>
    <w:rsid w:val="00BD0340"/>
    <w:rsid w:val="00BD0C0B"/>
    <w:rsid w:val="00BD0FA6"/>
    <w:rsid w:val="00BD20B5"/>
    <w:rsid w:val="00BD22E1"/>
    <w:rsid w:val="00BD2490"/>
    <w:rsid w:val="00BD2E5F"/>
    <w:rsid w:val="00BD3229"/>
    <w:rsid w:val="00BD394E"/>
    <w:rsid w:val="00BD523B"/>
    <w:rsid w:val="00BD6A0F"/>
    <w:rsid w:val="00BD7470"/>
    <w:rsid w:val="00BE033C"/>
    <w:rsid w:val="00BE08AD"/>
    <w:rsid w:val="00BE0C73"/>
    <w:rsid w:val="00BE1DC6"/>
    <w:rsid w:val="00BE2B36"/>
    <w:rsid w:val="00BE3543"/>
    <w:rsid w:val="00BE37C6"/>
    <w:rsid w:val="00BE3A3C"/>
    <w:rsid w:val="00BE43CC"/>
    <w:rsid w:val="00BE5A48"/>
    <w:rsid w:val="00BE69A5"/>
    <w:rsid w:val="00BE7688"/>
    <w:rsid w:val="00BE7723"/>
    <w:rsid w:val="00BE7879"/>
    <w:rsid w:val="00BF03A8"/>
    <w:rsid w:val="00BF057B"/>
    <w:rsid w:val="00BF0909"/>
    <w:rsid w:val="00BF10E5"/>
    <w:rsid w:val="00BF12FD"/>
    <w:rsid w:val="00BF1907"/>
    <w:rsid w:val="00BF1B7D"/>
    <w:rsid w:val="00BF218B"/>
    <w:rsid w:val="00BF21E8"/>
    <w:rsid w:val="00BF2E26"/>
    <w:rsid w:val="00BF3376"/>
    <w:rsid w:val="00BF3973"/>
    <w:rsid w:val="00BF4156"/>
    <w:rsid w:val="00BF44F3"/>
    <w:rsid w:val="00BF4934"/>
    <w:rsid w:val="00BF4B7D"/>
    <w:rsid w:val="00BF5381"/>
    <w:rsid w:val="00BF6A7B"/>
    <w:rsid w:val="00BF76A9"/>
    <w:rsid w:val="00BF7B65"/>
    <w:rsid w:val="00BF7D41"/>
    <w:rsid w:val="00BF7D91"/>
    <w:rsid w:val="00C00066"/>
    <w:rsid w:val="00C00212"/>
    <w:rsid w:val="00C0131E"/>
    <w:rsid w:val="00C015FB"/>
    <w:rsid w:val="00C01950"/>
    <w:rsid w:val="00C019B6"/>
    <w:rsid w:val="00C0343B"/>
    <w:rsid w:val="00C03B25"/>
    <w:rsid w:val="00C040DC"/>
    <w:rsid w:val="00C0443E"/>
    <w:rsid w:val="00C046AB"/>
    <w:rsid w:val="00C049B0"/>
    <w:rsid w:val="00C05298"/>
    <w:rsid w:val="00C061FA"/>
    <w:rsid w:val="00C07009"/>
    <w:rsid w:val="00C07651"/>
    <w:rsid w:val="00C07B7C"/>
    <w:rsid w:val="00C10A3B"/>
    <w:rsid w:val="00C117D3"/>
    <w:rsid w:val="00C11995"/>
    <w:rsid w:val="00C11B8A"/>
    <w:rsid w:val="00C12A75"/>
    <w:rsid w:val="00C12B16"/>
    <w:rsid w:val="00C13047"/>
    <w:rsid w:val="00C138A1"/>
    <w:rsid w:val="00C138F1"/>
    <w:rsid w:val="00C14222"/>
    <w:rsid w:val="00C1435C"/>
    <w:rsid w:val="00C145C2"/>
    <w:rsid w:val="00C1503C"/>
    <w:rsid w:val="00C15386"/>
    <w:rsid w:val="00C159C3"/>
    <w:rsid w:val="00C16C7A"/>
    <w:rsid w:val="00C172F6"/>
    <w:rsid w:val="00C17484"/>
    <w:rsid w:val="00C179BD"/>
    <w:rsid w:val="00C17EAD"/>
    <w:rsid w:val="00C20687"/>
    <w:rsid w:val="00C20846"/>
    <w:rsid w:val="00C21A57"/>
    <w:rsid w:val="00C21A6D"/>
    <w:rsid w:val="00C21E0B"/>
    <w:rsid w:val="00C225D6"/>
    <w:rsid w:val="00C22671"/>
    <w:rsid w:val="00C22EDF"/>
    <w:rsid w:val="00C2348C"/>
    <w:rsid w:val="00C23A19"/>
    <w:rsid w:val="00C23B91"/>
    <w:rsid w:val="00C24D92"/>
    <w:rsid w:val="00C25016"/>
    <w:rsid w:val="00C25512"/>
    <w:rsid w:val="00C25E70"/>
    <w:rsid w:val="00C25F23"/>
    <w:rsid w:val="00C266D5"/>
    <w:rsid w:val="00C27283"/>
    <w:rsid w:val="00C27F72"/>
    <w:rsid w:val="00C27FF2"/>
    <w:rsid w:val="00C30313"/>
    <w:rsid w:val="00C31476"/>
    <w:rsid w:val="00C315EA"/>
    <w:rsid w:val="00C317A0"/>
    <w:rsid w:val="00C3198B"/>
    <w:rsid w:val="00C3251C"/>
    <w:rsid w:val="00C3294B"/>
    <w:rsid w:val="00C32BE8"/>
    <w:rsid w:val="00C33AD0"/>
    <w:rsid w:val="00C33BB0"/>
    <w:rsid w:val="00C34F82"/>
    <w:rsid w:val="00C3617A"/>
    <w:rsid w:val="00C3690F"/>
    <w:rsid w:val="00C3764E"/>
    <w:rsid w:val="00C37937"/>
    <w:rsid w:val="00C37B4B"/>
    <w:rsid w:val="00C37C65"/>
    <w:rsid w:val="00C37DCB"/>
    <w:rsid w:val="00C400D5"/>
    <w:rsid w:val="00C40299"/>
    <w:rsid w:val="00C40344"/>
    <w:rsid w:val="00C40401"/>
    <w:rsid w:val="00C40F43"/>
    <w:rsid w:val="00C411EE"/>
    <w:rsid w:val="00C41DD9"/>
    <w:rsid w:val="00C4489E"/>
    <w:rsid w:val="00C4548F"/>
    <w:rsid w:val="00C45E02"/>
    <w:rsid w:val="00C45E75"/>
    <w:rsid w:val="00C468DC"/>
    <w:rsid w:val="00C46A21"/>
    <w:rsid w:val="00C473E9"/>
    <w:rsid w:val="00C504C4"/>
    <w:rsid w:val="00C514A8"/>
    <w:rsid w:val="00C516BA"/>
    <w:rsid w:val="00C51ACE"/>
    <w:rsid w:val="00C51E0A"/>
    <w:rsid w:val="00C54015"/>
    <w:rsid w:val="00C5472D"/>
    <w:rsid w:val="00C547E4"/>
    <w:rsid w:val="00C54ED4"/>
    <w:rsid w:val="00C551CE"/>
    <w:rsid w:val="00C56627"/>
    <w:rsid w:val="00C56EDD"/>
    <w:rsid w:val="00C57D7D"/>
    <w:rsid w:val="00C57EB4"/>
    <w:rsid w:val="00C61E34"/>
    <w:rsid w:val="00C622A8"/>
    <w:rsid w:val="00C62641"/>
    <w:rsid w:val="00C627AA"/>
    <w:rsid w:val="00C62964"/>
    <w:rsid w:val="00C62D69"/>
    <w:rsid w:val="00C632D2"/>
    <w:rsid w:val="00C63E62"/>
    <w:rsid w:val="00C63EC7"/>
    <w:rsid w:val="00C648E4"/>
    <w:rsid w:val="00C6568F"/>
    <w:rsid w:val="00C66444"/>
    <w:rsid w:val="00C66B09"/>
    <w:rsid w:val="00C67C14"/>
    <w:rsid w:val="00C67D21"/>
    <w:rsid w:val="00C703B4"/>
    <w:rsid w:val="00C70589"/>
    <w:rsid w:val="00C70682"/>
    <w:rsid w:val="00C70CF8"/>
    <w:rsid w:val="00C71128"/>
    <w:rsid w:val="00C72798"/>
    <w:rsid w:val="00C72B83"/>
    <w:rsid w:val="00C7371A"/>
    <w:rsid w:val="00C73EE7"/>
    <w:rsid w:val="00C7475B"/>
    <w:rsid w:val="00C74770"/>
    <w:rsid w:val="00C748F8"/>
    <w:rsid w:val="00C75232"/>
    <w:rsid w:val="00C761C5"/>
    <w:rsid w:val="00C771C2"/>
    <w:rsid w:val="00C7784B"/>
    <w:rsid w:val="00C77B63"/>
    <w:rsid w:val="00C800A4"/>
    <w:rsid w:val="00C80E03"/>
    <w:rsid w:val="00C812ED"/>
    <w:rsid w:val="00C81DA7"/>
    <w:rsid w:val="00C81E4F"/>
    <w:rsid w:val="00C82BE9"/>
    <w:rsid w:val="00C8397C"/>
    <w:rsid w:val="00C844D1"/>
    <w:rsid w:val="00C84820"/>
    <w:rsid w:val="00C850F1"/>
    <w:rsid w:val="00C85BE7"/>
    <w:rsid w:val="00C87614"/>
    <w:rsid w:val="00C87FBD"/>
    <w:rsid w:val="00C90790"/>
    <w:rsid w:val="00C907E6"/>
    <w:rsid w:val="00C90806"/>
    <w:rsid w:val="00C9110C"/>
    <w:rsid w:val="00C920FB"/>
    <w:rsid w:val="00C9290C"/>
    <w:rsid w:val="00C92A40"/>
    <w:rsid w:val="00C92B4E"/>
    <w:rsid w:val="00C92C4D"/>
    <w:rsid w:val="00C93123"/>
    <w:rsid w:val="00C93B1D"/>
    <w:rsid w:val="00C93BFF"/>
    <w:rsid w:val="00C94D38"/>
    <w:rsid w:val="00C95EC7"/>
    <w:rsid w:val="00C96342"/>
    <w:rsid w:val="00C96C09"/>
    <w:rsid w:val="00C97640"/>
    <w:rsid w:val="00CA0302"/>
    <w:rsid w:val="00CA0ADA"/>
    <w:rsid w:val="00CA1712"/>
    <w:rsid w:val="00CA27AB"/>
    <w:rsid w:val="00CA2C66"/>
    <w:rsid w:val="00CA36D9"/>
    <w:rsid w:val="00CA4054"/>
    <w:rsid w:val="00CA41BF"/>
    <w:rsid w:val="00CA47E1"/>
    <w:rsid w:val="00CA56AD"/>
    <w:rsid w:val="00CA5D0E"/>
    <w:rsid w:val="00CA6173"/>
    <w:rsid w:val="00CB07A3"/>
    <w:rsid w:val="00CB1188"/>
    <w:rsid w:val="00CB2822"/>
    <w:rsid w:val="00CB2CCC"/>
    <w:rsid w:val="00CB31EC"/>
    <w:rsid w:val="00CB33A5"/>
    <w:rsid w:val="00CB36A3"/>
    <w:rsid w:val="00CB3818"/>
    <w:rsid w:val="00CB3BFF"/>
    <w:rsid w:val="00CB3F58"/>
    <w:rsid w:val="00CB4D1F"/>
    <w:rsid w:val="00CB4D51"/>
    <w:rsid w:val="00CB618B"/>
    <w:rsid w:val="00CB688E"/>
    <w:rsid w:val="00CB6A91"/>
    <w:rsid w:val="00CB7131"/>
    <w:rsid w:val="00CB75E9"/>
    <w:rsid w:val="00CB7F04"/>
    <w:rsid w:val="00CC0053"/>
    <w:rsid w:val="00CC0836"/>
    <w:rsid w:val="00CC1225"/>
    <w:rsid w:val="00CC1A3D"/>
    <w:rsid w:val="00CC1A7E"/>
    <w:rsid w:val="00CC2453"/>
    <w:rsid w:val="00CC26C5"/>
    <w:rsid w:val="00CC303C"/>
    <w:rsid w:val="00CC4724"/>
    <w:rsid w:val="00CC48F3"/>
    <w:rsid w:val="00CC50D6"/>
    <w:rsid w:val="00CC66F5"/>
    <w:rsid w:val="00CC6710"/>
    <w:rsid w:val="00CC6C16"/>
    <w:rsid w:val="00CC70E4"/>
    <w:rsid w:val="00CC744B"/>
    <w:rsid w:val="00CC793F"/>
    <w:rsid w:val="00CC7FB6"/>
    <w:rsid w:val="00CC7FF6"/>
    <w:rsid w:val="00CD01FF"/>
    <w:rsid w:val="00CD037F"/>
    <w:rsid w:val="00CD0610"/>
    <w:rsid w:val="00CD1017"/>
    <w:rsid w:val="00CD1036"/>
    <w:rsid w:val="00CD21A3"/>
    <w:rsid w:val="00CD24B5"/>
    <w:rsid w:val="00CD3193"/>
    <w:rsid w:val="00CD375E"/>
    <w:rsid w:val="00CD4930"/>
    <w:rsid w:val="00CD4D51"/>
    <w:rsid w:val="00CD50BF"/>
    <w:rsid w:val="00CD5F03"/>
    <w:rsid w:val="00CD604A"/>
    <w:rsid w:val="00CD629A"/>
    <w:rsid w:val="00CD6D9D"/>
    <w:rsid w:val="00CD6DD0"/>
    <w:rsid w:val="00CD772A"/>
    <w:rsid w:val="00CE11BE"/>
    <w:rsid w:val="00CE140F"/>
    <w:rsid w:val="00CE2D25"/>
    <w:rsid w:val="00CE2F1A"/>
    <w:rsid w:val="00CE4436"/>
    <w:rsid w:val="00CE4751"/>
    <w:rsid w:val="00CE4AB5"/>
    <w:rsid w:val="00CE4DAE"/>
    <w:rsid w:val="00CE5527"/>
    <w:rsid w:val="00CE5AAC"/>
    <w:rsid w:val="00CE6355"/>
    <w:rsid w:val="00CE6499"/>
    <w:rsid w:val="00CE6B64"/>
    <w:rsid w:val="00CE7010"/>
    <w:rsid w:val="00CE7032"/>
    <w:rsid w:val="00CE7361"/>
    <w:rsid w:val="00CE7688"/>
    <w:rsid w:val="00CE795F"/>
    <w:rsid w:val="00CF00DD"/>
    <w:rsid w:val="00CF0B3F"/>
    <w:rsid w:val="00CF0F9C"/>
    <w:rsid w:val="00CF17E0"/>
    <w:rsid w:val="00CF1C8D"/>
    <w:rsid w:val="00CF22E5"/>
    <w:rsid w:val="00CF27C0"/>
    <w:rsid w:val="00CF30E6"/>
    <w:rsid w:val="00CF31D4"/>
    <w:rsid w:val="00CF360D"/>
    <w:rsid w:val="00CF36C0"/>
    <w:rsid w:val="00CF42D8"/>
    <w:rsid w:val="00CF45D9"/>
    <w:rsid w:val="00CF5074"/>
    <w:rsid w:val="00CF58CF"/>
    <w:rsid w:val="00CF681E"/>
    <w:rsid w:val="00CF6C2F"/>
    <w:rsid w:val="00CF73A6"/>
    <w:rsid w:val="00CF7BE5"/>
    <w:rsid w:val="00D00BF6"/>
    <w:rsid w:val="00D00D2C"/>
    <w:rsid w:val="00D012CE"/>
    <w:rsid w:val="00D01938"/>
    <w:rsid w:val="00D0247B"/>
    <w:rsid w:val="00D04413"/>
    <w:rsid w:val="00D046BB"/>
    <w:rsid w:val="00D04768"/>
    <w:rsid w:val="00D0500A"/>
    <w:rsid w:val="00D052BA"/>
    <w:rsid w:val="00D058DE"/>
    <w:rsid w:val="00D0657F"/>
    <w:rsid w:val="00D06827"/>
    <w:rsid w:val="00D06E26"/>
    <w:rsid w:val="00D076FD"/>
    <w:rsid w:val="00D07B7F"/>
    <w:rsid w:val="00D07DE4"/>
    <w:rsid w:val="00D10267"/>
    <w:rsid w:val="00D10A82"/>
    <w:rsid w:val="00D10CC8"/>
    <w:rsid w:val="00D11C49"/>
    <w:rsid w:val="00D12C71"/>
    <w:rsid w:val="00D130FB"/>
    <w:rsid w:val="00D1347D"/>
    <w:rsid w:val="00D13982"/>
    <w:rsid w:val="00D13EB2"/>
    <w:rsid w:val="00D148BA"/>
    <w:rsid w:val="00D14D00"/>
    <w:rsid w:val="00D14D9E"/>
    <w:rsid w:val="00D1567A"/>
    <w:rsid w:val="00D158BC"/>
    <w:rsid w:val="00D159C0"/>
    <w:rsid w:val="00D17937"/>
    <w:rsid w:val="00D17CF8"/>
    <w:rsid w:val="00D205B9"/>
    <w:rsid w:val="00D20CD4"/>
    <w:rsid w:val="00D2101C"/>
    <w:rsid w:val="00D220D2"/>
    <w:rsid w:val="00D22E51"/>
    <w:rsid w:val="00D23152"/>
    <w:rsid w:val="00D23A37"/>
    <w:rsid w:val="00D23B55"/>
    <w:rsid w:val="00D24422"/>
    <w:rsid w:val="00D247FD"/>
    <w:rsid w:val="00D249A8"/>
    <w:rsid w:val="00D24DB0"/>
    <w:rsid w:val="00D251FA"/>
    <w:rsid w:val="00D2580C"/>
    <w:rsid w:val="00D26DD6"/>
    <w:rsid w:val="00D27837"/>
    <w:rsid w:val="00D279C2"/>
    <w:rsid w:val="00D279D6"/>
    <w:rsid w:val="00D27BC6"/>
    <w:rsid w:val="00D30621"/>
    <w:rsid w:val="00D317F9"/>
    <w:rsid w:val="00D31ABD"/>
    <w:rsid w:val="00D323AF"/>
    <w:rsid w:val="00D32A4A"/>
    <w:rsid w:val="00D32EF6"/>
    <w:rsid w:val="00D33792"/>
    <w:rsid w:val="00D35905"/>
    <w:rsid w:val="00D35A7C"/>
    <w:rsid w:val="00D361D6"/>
    <w:rsid w:val="00D3645B"/>
    <w:rsid w:val="00D36C7C"/>
    <w:rsid w:val="00D36D4A"/>
    <w:rsid w:val="00D36DE0"/>
    <w:rsid w:val="00D3745F"/>
    <w:rsid w:val="00D3776C"/>
    <w:rsid w:val="00D37945"/>
    <w:rsid w:val="00D37E07"/>
    <w:rsid w:val="00D37E0B"/>
    <w:rsid w:val="00D4027E"/>
    <w:rsid w:val="00D40EE5"/>
    <w:rsid w:val="00D412A5"/>
    <w:rsid w:val="00D41A98"/>
    <w:rsid w:val="00D427BB"/>
    <w:rsid w:val="00D435A3"/>
    <w:rsid w:val="00D436B1"/>
    <w:rsid w:val="00D438EE"/>
    <w:rsid w:val="00D44571"/>
    <w:rsid w:val="00D45883"/>
    <w:rsid w:val="00D45E20"/>
    <w:rsid w:val="00D4623F"/>
    <w:rsid w:val="00D46A3E"/>
    <w:rsid w:val="00D4738F"/>
    <w:rsid w:val="00D507BF"/>
    <w:rsid w:val="00D50A60"/>
    <w:rsid w:val="00D50C97"/>
    <w:rsid w:val="00D51355"/>
    <w:rsid w:val="00D51B58"/>
    <w:rsid w:val="00D5274C"/>
    <w:rsid w:val="00D53310"/>
    <w:rsid w:val="00D53970"/>
    <w:rsid w:val="00D539CF"/>
    <w:rsid w:val="00D54444"/>
    <w:rsid w:val="00D54ED3"/>
    <w:rsid w:val="00D55B5D"/>
    <w:rsid w:val="00D55FC4"/>
    <w:rsid w:val="00D569D8"/>
    <w:rsid w:val="00D60603"/>
    <w:rsid w:val="00D607D1"/>
    <w:rsid w:val="00D61EB7"/>
    <w:rsid w:val="00D621D5"/>
    <w:rsid w:val="00D62234"/>
    <w:rsid w:val="00D627A2"/>
    <w:rsid w:val="00D63AFF"/>
    <w:rsid w:val="00D64000"/>
    <w:rsid w:val="00D64249"/>
    <w:rsid w:val="00D6517E"/>
    <w:rsid w:val="00D65910"/>
    <w:rsid w:val="00D65962"/>
    <w:rsid w:val="00D666EC"/>
    <w:rsid w:val="00D66BDE"/>
    <w:rsid w:val="00D67AFD"/>
    <w:rsid w:val="00D67B22"/>
    <w:rsid w:val="00D7048A"/>
    <w:rsid w:val="00D705B9"/>
    <w:rsid w:val="00D70D14"/>
    <w:rsid w:val="00D70ED1"/>
    <w:rsid w:val="00D72828"/>
    <w:rsid w:val="00D72C4A"/>
    <w:rsid w:val="00D72CB5"/>
    <w:rsid w:val="00D734D4"/>
    <w:rsid w:val="00D73601"/>
    <w:rsid w:val="00D737CE"/>
    <w:rsid w:val="00D742DD"/>
    <w:rsid w:val="00D745E7"/>
    <w:rsid w:val="00D7527C"/>
    <w:rsid w:val="00D754D7"/>
    <w:rsid w:val="00D75602"/>
    <w:rsid w:val="00D7611E"/>
    <w:rsid w:val="00D7719E"/>
    <w:rsid w:val="00D8055B"/>
    <w:rsid w:val="00D80A49"/>
    <w:rsid w:val="00D80ADB"/>
    <w:rsid w:val="00D81509"/>
    <w:rsid w:val="00D81B58"/>
    <w:rsid w:val="00D8241C"/>
    <w:rsid w:val="00D82623"/>
    <w:rsid w:val="00D82976"/>
    <w:rsid w:val="00D82BA6"/>
    <w:rsid w:val="00D8354C"/>
    <w:rsid w:val="00D8524E"/>
    <w:rsid w:val="00D85A8D"/>
    <w:rsid w:val="00D85BD1"/>
    <w:rsid w:val="00D86481"/>
    <w:rsid w:val="00D864CC"/>
    <w:rsid w:val="00D86792"/>
    <w:rsid w:val="00D86F23"/>
    <w:rsid w:val="00D87233"/>
    <w:rsid w:val="00D878C9"/>
    <w:rsid w:val="00D90071"/>
    <w:rsid w:val="00D90529"/>
    <w:rsid w:val="00D90A0E"/>
    <w:rsid w:val="00D90BEA"/>
    <w:rsid w:val="00D915DB"/>
    <w:rsid w:val="00D91762"/>
    <w:rsid w:val="00D91FCB"/>
    <w:rsid w:val="00D92115"/>
    <w:rsid w:val="00D928CE"/>
    <w:rsid w:val="00D92FED"/>
    <w:rsid w:val="00D93671"/>
    <w:rsid w:val="00D936F1"/>
    <w:rsid w:val="00D93889"/>
    <w:rsid w:val="00D938A5"/>
    <w:rsid w:val="00D93A25"/>
    <w:rsid w:val="00D93A5E"/>
    <w:rsid w:val="00D9412A"/>
    <w:rsid w:val="00D947EF"/>
    <w:rsid w:val="00D9498C"/>
    <w:rsid w:val="00D95B07"/>
    <w:rsid w:val="00D96911"/>
    <w:rsid w:val="00D96C6B"/>
    <w:rsid w:val="00D979BD"/>
    <w:rsid w:val="00D97D48"/>
    <w:rsid w:val="00DA1E60"/>
    <w:rsid w:val="00DA2BAB"/>
    <w:rsid w:val="00DA3296"/>
    <w:rsid w:val="00DA33DE"/>
    <w:rsid w:val="00DA35B3"/>
    <w:rsid w:val="00DA4034"/>
    <w:rsid w:val="00DA439E"/>
    <w:rsid w:val="00DA43D1"/>
    <w:rsid w:val="00DA4D54"/>
    <w:rsid w:val="00DA5F6A"/>
    <w:rsid w:val="00DA7BB1"/>
    <w:rsid w:val="00DA7D26"/>
    <w:rsid w:val="00DB0F34"/>
    <w:rsid w:val="00DB0F5A"/>
    <w:rsid w:val="00DB13B8"/>
    <w:rsid w:val="00DB15F7"/>
    <w:rsid w:val="00DB1D70"/>
    <w:rsid w:val="00DB1DCD"/>
    <w:rsid w:val="00DB234D"/>
    <w:rsid w:val="00DB2812"/>
    <w:rsid w:val="00DB3A12"/>
    <w:rsid w:val="00DB4A28"/>
    <w:rsid w:val="00DB54BA"/>
    <w:rsid w:val="00DB5580"/>
    <w:rsid w:val="00DB6D5C"/>
    <w:rsid w:val="00DB77A1"/>
    <w:rsid w:val="00DB7E32"/>
    <w:rsid w:val="00DC060C"/>
    <w:rsid w:val="00DC1472"/>
    <w:rsid w:val="00DC17AB"/>
    <w:rsid w:val="00DC1FB0"/>
    <w:rsid w:val="00DC2802"/>
    <w:rsid w:val="00DC28B9"/>
    <w:rsid w:val="00DC3D41"/>
    <w:rsid w:val="00DC3E49"/>
    <w:rsid w:val="00DC4370"/>
    <w:rsid w:val="00DC6924"/>
    <w:rsid w:val="00DD225F"/>
    <w:rsid w:val="00DD2359"/>
    <w:rsid w:val="00DD23F8"/>
    <w:rsid w:val="00DD241E"/>
    <w:rsid w:val="00DD2E12"/>
    <w:rsid w:val="00DD305C"/>
    <w:rsid w:val="00DD3ACD"/>
    <w:rsid w:val="00DD438F"/>
    <w:rsid w:val="00DD5CAD"/>
    <w:rsid w:val="00DD5DAC"/>
    <w:rsid w:val="00DD661E"/>
    <w:rsid w:val="00DD7A0C"/>
    <w:rsid w:val="00DE0C86"/>
    <w:rsid w:val="00DE0E94"/>
    <w:rsid w:val="00DE11D7"/>
    <w:rsid w:val="00DE1CBE"/>
    <w:rsid w:val="00DE63E6"/>
    <w:rsid w:val="00DE67FB"/>
    <w:rsid w:val="00DE6CE5"/>
    <w:rsid w:val="00DE7F24"/>
    <w:rsid w:val="00DF1DD6"/>
    <w:rsid w:val="00DF2331"/>
    <w:rsid w:val="00DF23BC"/>
    <w:rsid w:val="00DF285E"/>
    <w:rsid w:val="00DF294A"/>
    <w:rsid w:val="00DF2E67"/>
    <w:rsid w:val="00DF2ED6"/>
    <w:rsid w:val="00DF49AD"/>
    <w:rsid w:val="00DF4F19"/>
    <w:rsid w:val="00DF515B"/>
    <w:rsid w:val="00DF6335"/>
    <w:rsid w:val="00DF65BB"/>
    <w:rsid w:val="00DF7DD6"/>
    <w:rsid w:val="00E000C9"/>
    <w:rsid w:val="00E005C8"/>
    <w:rsid w:val="00E008F1"/>
    <w:rsid w:val="00E017E3"/>
    <w:rsid w:val="00E01C17"/>
    <w:rsid w:val="00E02100"/>
    <w:rsid w:val="00E02EC6"/>
    <w:rsid w:val="00E032F8"/>
    <w:rsid w:val="00E0361D"/>
    <w:rsid w:val="00E0366E"/>
    <w:rsid w:val="00E0389F"/>
    <w:rsid w:val="00E050D9"/>
    <w:rsid w:val="00E067AD"/>
    <w:rsid w:val="00E06D46"/>
    <w:rsid w:val="00E06D86"/>
    <w:rsid w:val="00E06ED4"/>
    <w:rsid w:val="00E06FBA"/>
    <w:rsid w:val="00E07589"/>
    <w:rsid w:val="00E107B2"/>
    <w:rsid w:val="00E10AFD"/>
    <w:rsid w:val="00E11480"/>
    <w:rsid w:val="00E12762"/>
    <w:rsid w:val="00E12B58"/>
    <w:rsid w:val="00E12F26"/>
    <w:rsid w:val="00E1547D"/>
    <w:rsid w:val="00E15DC8"/>
    <w:rsid w:val="00E160D9"/>
    <w:rsid w:val="00E1660A"/>
    <w:rsid w:val="00E17FA2"/>
    <w:rsid w:val="00E201DA"/>
    <w:rsid w:val="00E201FD"/>
    <w:rsid w:val="00E207BB"/>
    <w:rsid w:val="00E20C94"/>
    <w:rsid w:val="00E215FD"/>
    <w:rsid w:val="00E228AC"/>
    <w:rsid w:val="00E2296C"/>
    <w:rsid w:val="00E22983"/>
    <w:rsid w:val="00E242EA"/>
    <w:rsid w:val="00E261E7"/>
    <w:rsid w:val="00E26660"/>
    <w:rsid w:val="00E27F87"/>
    <w:rsid w:val="00E30497"/>
    <w:rsid w:val="00E30E6F"/>
    <w:rsid w:val="00E312AC"/>
    <w:rsid w:val="00E31CB4"/>
    <w:rsid w:val="00E32EBC"/>
    <w:rsid w:val="00E357BD"/>
    <w:rsid w:val="00E35A3C"/>
    <w:rsid w:val="00E35B87"/>
    <w:rsid w:val="00E35FC5"/>
    <w:rsid w:val="00E36991"/>
    <w:rsid w:val="00E3789F"/>
    <w:rsid w:val="00E37FA3"/>
    <w:rsid w:val="00E40067"/>
    <w:rsid w:val="00E41BDE"/>
    <w:rsid w:val="00E4230E"/>
    <w:rsid w:val="00E42F0A"/>
    <w:rsid w:val="00E43735"/>
    <w:rsid w:val="00E4412A"/>
    <w:rsid w:val="00E44370"/>
    <w:rsid w:val="00E451B9"/>
    <w:rsid w:val="00E45559"/>
    <w:rsid w:val="00E45B9D"/>
    <w:rsid w:val="00E464EE"/>
    <w:rsid w:val="00E4651E"/>
    <w:rsid w:val="00E4665C"/>
    <w:rsid w:val="00E46C47"/>
    <w:rsid w:val="00E46F45"/>
    <w:rsid w:val="00E478AA"/>
    <w:rsid w:val="00E479CC"/>
    <w:rsid w:val="00E47A31"/>
    <w:rsid w:val="00E47C6C"/>
    <w:rsid w:val="00E50A30"/>
    <w:rsid w:val="00E50D2A"/>
    <w:rsid w:val="00E512CF"/>
    <w:rsid w:val="00E527AD"/>
    <w:rsid w:val="00E52ADB"/>
    <w:rsid w:val="00E531D0"/>
    <w:rsid w:val="00E532F7"/>
    <w:rsid w:val="00E53358"/>
    <w:rsid w:val="00E53CE3"/>
    <w:rsid w:val="00E54D5E"/>
    <w:rsid w:val="00E54D89"/>
    <w:rsid w:val="00E55062"/>
    <w:rsid w:val="00E561E5"/>
    <w:rsid w:val="00E56E1A"/>
    <w:rsid w:val="00E57C71"/>
    <w:rsid w:val="00E604A4"/>
    <w:rsid w:val="00E60E67"/>
    <w:rsid w:val="00E6115C"/>
    <w:rsid w:val="00E61915"/>
    <w:rsid w:val="00E61DFB"/>
    <w:rsid w:val="00E62782"/>
    <w:rsid w:val="00E642D8"/>
    <w:rsid w:val="00E642EA"/>
    <w:rsid w:val="00E64311"/>
    <w:rsid w:val="00E6492A"/>
    <w:rsid w:val="00E6580E"/>
    <w:rsid w:val="00E659F3"/>
    <w:rsid w:val="00E65ACD"/>
    <w:rsid w:val="00E6646A"/>
    <w:rsid w:val="00E66566"/>
    <w:rsid w:val="00E67B0C"/>
    <w:rsid w:val="00E67EB7"/>
    <w:rsid w:val="00E70334"/>
    <w:rsid w:val="00E70521"/>
    <w:rsid w:val="00E70A9D"/>
    <w:rsid w:val="00E70FAB"/>
    <w:rsid w:val="00E72814"/>
    <w:rsid w:val="00E72BCF"/>
    <w:rsid w:val="00E73014"/>
    <w:rsid w:val="00E7303F"/>
    <w:rsid w:val="00E73375"/>
    <w:rsid w:val="00E743F9"/>
    <w:rsid w:val="00E74E19"/>
    <w:rsid w:val="00E74E39"/>
    <w:rsid w:val="00E74FFA"/>
    <w:rsid w:val="00E75DEE"/>
    <w:rsid w:val="00E76530"/>
    <w:rsid w:val="00E76916"/>
    <w:rsid w:val="00E7708C"/>
    <w:rsid w:val="00E770D0"/>
    <w:rsid w:val="00E770D8"/>
    <w:rsid w:val="00E77BA0"/>
    <w:rsid w:val="00E80623"/>
    <w:rsid w:val="00E809C4"/>
    <w:rsid w:val="00E80C71"/>
    <w:rsid w:val="00E82409"/>
    <w:rsid w:val="00E82A26"/>
    <w:rsid w:val="00E8318E"/>
    <w:rsid w:val="00E8383E"/>
    <w:rsid w:val="00E8476E"/>
    <w:rsid w:val="00E84944"/>
    <w:rsid w:val="00E84FE4"/>
    <w:rsid w:val="00E8515B"/>
    <w:rsid w:val="00E85A32"/>
    <w:rsid w:val="00E86283"/>
    <w:rsid w:val="00E8731B"/>
    <w:rsid w:val="00E8787A"/>
    <w:rsid w:val="00E90823"/>
    <w:rsid w:val="00E9099C"/>
    <w:rsid w:val="00E91077"/>
    <w:rsid w:val="00E92443"/>
    <w:rsid w:val="00E9264A"/>
    <w:rsid w:val="00E92BC3"/>
    <w:rsid w:val="00E92EDD"/>
    <w:rsid w:val="00E93007"/>
    <w:rsid w:val="00E94B38"/>
    <w:rsid w:val="00E94EB2"/>
    <w:rsid w:val="00E95295"/>
    <w:rsid w:val="00E954B0"/>
    <w:rsid w:val="00E95830"/>
    <w:rsid w:val="00E95D21"/>
    <w:rsid w:val="00E9669D"/>
    <w:rsid w:val="00EA02B1"/>
    <w:rsid w:val="00EA0E77"/>
    <w:rsid w:val="00EA2691"/>
    <w:rsid w:val="00EA2C3E"/>
    <w:rsid w:val="00EA2F14"/>
    <w:rsid w:val="00EA2FF5"/>
    <w:rsid w:val="00EA315E"/>
    <w:rsid w:val="00EA3C23"/>
    <w:rsid w:val="00EA3ED5"/>
    <w:rsid w:val="00EA45AB"/>
    <w:rsid w:val="00EA494A"/>
    <w:rsid w:val="00EA52AA"/>
    <w:rsid w:val="00EA5890"/>
    <w:rsid w:val="00EA59F9"/>
    <w:rsid w:val="00EA6B17"/>
    <w:rsid w:val="00EA6E05"/>
    <w:rsid w:val="00EA6FD9"/>
    <w:rsid w:val="00EA7050"/>
    <w:rsid w:val="00EA7947"/>
    <w:rsid w:val="00EA7C60"/>
    <w:rsid w:val="00EB1452"/>
    <w:rsid w:val="00EB1E68"/>
    <w:rsid w:val="00EB2675"/>
    <w:rsid w:val="00EB295E"/>
    <w:rsid w:val="00EB4370"/>
    <w:rsid w:val="00EB4716"/>
    <w:rsid w:val="00EB4B02"/>
    <w:rsid w:val="00EB4B9A"/>
    <w:rsid w:val="00EB6F7D"/>
    <w:rsid w:val="00EB7502"/>
    <w:rsid w:val="00EB7BE9"/>
    <w:rsid w:val="00EC0071"/>
    <w:rsid w:val="00EC0578"/>
    <w:rsid w:val="00EC063C"/>
    <w:rsid w:val="00EC0F1F"/>
    <w:rsid w:val="00EC1D5B"/>
    <w:rsid w:val="00EC1F97"/>
    <w:rsid w:val="00EC313D"/>
    <w:rsid w:val="00EC328B"/>
    <w:rsid w:val="00EC34FC"/>
    <w:rsid w:val="00EC3EEE"/>
    <w:rsid w:val="00EC4C63"/>
    <w:rsid w:val="00EC4EC0"/>
    <w:rsid w:val="00EC5895"/>
    <w:rsid w:val="00EC6643"/>
    <w:rsid w:val="00EC6877"/>
    <w:rsid w:val="00EC7613"/>
    <w:rsid w:val="00EC782F"/>
    <w:rsid w:val="00EC7925"/>
    <w:rsid w:val="00ED000D"/>
    <w:rsid w:val="00ED009E"/>
    <w:rsid w:val="00ED00CB"/>
    <w:rsid w:val="00ED1415"/>
    <w:rsid w:val="00ED17F6"/>
    <w:rsid w:val="00ED20F8"/>
    <w:rsid w:val="00ED2790"/>
    <w:rsid w:val="00ED2C30"/>
    <w:rsid w:val="00ED310B"/>
    <w:rsid w:val="00ED41A2"/>
    <w:rsid w:val="00ED4537"/>
    <w:rsid w:val="00ED4778"/>
    <w:rsid w:val="00ED4C43"/>
    <w:rsid w:val="00ED4F21"/>
    <w:rsid w:val="00ED50EC"/>
    <w:rsid w:val="00ED553F"/>
    <w:rsid w:val="00ED62D2"/>
    <w:rsid w:val="00ED7A0F"/>
    <w:rsid w:val="00ED7B47"/>
    <w:rsid w:val="00EE13AE"/>
    <w:rsid w:val="00EE147F"/>
    <w:rsid w:val="00EE17A4"/>
    <w:rsid w:val="00EE25FB"/>
    <w:rsid w:val="00EE2A29"/>
    <w:rsid w:val="00EE3855"/>
    <w:rsid w:val="00EE45D2"/>
    <w:rsid w:val="00EE5265"/>
    <w:rsid w:val="00EE56FF"/>
    <w:rsid w:val="00EE6275"/>
    <w:rsid w:val="00EE761E"/>
    <w:rsid w:val="00EE7679"/>
    <w:rsid w:val="00EF0636"/>
    <w:rsid w:val="00EF0CB5"/>
    <w:rsid w:val="00EF1BA0"/>
    <w:rsid w:val="00EF1DA6"/>
    <w:rsid w:val="00EF1FE7"/>
    <w:rsid w:val="00EF2246"/>
    <w:rsid w:val="00EF2501"/>
    <w:rsid w:val="00EF2541"/>
    <w:rsid w:val="00EF2633"/>
    <w:rsid w:val="00EF2826"/>
    <w:rsid w:val="00EF2D21"/>
    <w:rsid w:val="00EF34B5"/>
    <w:rsid w:val="00EF4668"/>
    <w:rsid w:val="00EF4E26"/>
    <w:rsid w:val="00EF5403"/>
    <w:rsid w:val="00EF5A32"/>
    <w:rsid w:val="00EF5D6D"/>
    <w:rsid w:val="00EF5F4B"/>
    <w:rsid w:val="00EF623E"/>
    <w:rsid w:val="00EF69C0"/>
    <w:rsid w:val="00EF77D4"/>
    <w:rsid w:val="00EF7EB4"/>
    <w:rsid w:val="00EF7ED5"/>
    <w:rsid w:val="00F002A4"/>
    <w:rsid w:val="00F00904"/>
    <w:rsid w:val="00F0096A"/>
    <w:rsid w:val="00F00D69"/>
    <w:rsid w:val="00F00E80"/>
    <w:rsid w:val="00F01317"/>
    <w:rsid w:val="00F01565"/>
    <w:rsid w:val="00F01A5D"/>
    <w:rsid w:val="00F0235A"/>
    <w:rsid w:val="00F03B77"/>
    <w:rsid w:val="00F03D66"/>
    <w:rsid w:val="00F03DA8"/>
    <w:rsid w:val="00F04B46"/>
    <w:rsid w:val="00F051CB"/>
    <w:rsid w:val="00F06024"/>
    <w:rsid w:val="00F06505"/>
    <w:rsid w:val="00F0791A"/>
    <w:rsid w:val="00F10527"/>
    <w:rsid w:val="00F10808"/>
    <w:rsid w:val="00F10E9A"/>
    <w:rsid w:val="00F113EF"/>
    <w:rsid w:val="00F11A51"/>
    <w:rsid w:val="00F11F96"/>
    <w:rsid w:val="00F1216A"/>
    <w:rsid w:val="00F128B3"/>
    <w:rsid w:val="00F12A2D"/>
    <w:rsid w:val="00F1355C"/>
    <w:rsid w:val="00F14170"/>
    <w:rsid w:val="00F14BE8"/>
    <w:rsid w:val="00F151C4"/>
    <w:rsid w:val="00F152E7"/>
    <w:rsid w:val="00F153DF"/>
    <w:rsid w:val="00F15415"/>
    <w:rsid w:val="00F160DD"/>
    <w:rsid w:val="00F168A2"/>
    <w:rsid w:val="00F16D77"/>
    <w:rsid w:val="00F177E0"/>
    <w:rsid w:val="00F17829"/>
    <w:rsid w:val="00F17F7B"/>
    <w:rsid w:val="00F21A39"/>
    <w:rsid w:val="00F2252C"/>
    <w:rsid w:val="00F2307C"/>
    <w:rsid w:val="00F234DA"/>
    <w:rsid w:val="00F24703"/>
    <w:rsid w:val="00F2608B"/>
    <w:rsid w:val="00F260C5"/>
    <w:rsid w:val="00F26989"/>
    <w:rsid w:val="00F26B7B"/>
    <w:rsid w:val="00F27454"/>
    <w:rsid w:val="00F2747D"/>
    <w:rsid w:val="00F2783F"/>
    <w:rsid w:val="00F31621"/>
    <w:rsid w:val="00F31FFD"/>
    <w:rsid w:val="00F3326B"/>
    <w:rsid w:val="00F33319"/>
    <w:rsid w:val="00F33B45"/>
    <w:rsid w:val="00F33E04"/>
    <w:rsid w:val="00F34402"/>
    <w:rsid w:val="00F346A6"/>
    <w:rsid w:val="00F359A3"/>
    <w:rsid w:val="00F3714C"/>
    <w:rsid w:val="00F41E77"/>
    <w:rsid w:val="00F425A5"/>
    <w:rsid w:val="00F42692"/>
    <w:rsid w:val="00F429D3"/>
    <w:rsid w:val="00F42CF4"/>
    <w:rsid w:val="00F42D49"/>
    <w:rsid w:val="00F43411"/>
    <w:rsid w:val="00F446D4"/>
    <w:rsid w:val="00F44D11"/>
    <w:rsid w:val="00F44F1B"/>
    <w:rsid w:val="00F4592C"/>
    <w:rsid w:val="00F466A6"/>
    <w:rsid w:val="00F466FC"/>
    <w:rsid w:val="00F46E8C"/>
    <w:rsid w:val="00F472A3"/>
    <w:rsid w:val="00F47F0D"/>
    <w:rsid w:val="00F505C7"/>
    <w:rsid w:val="00F51103"/>
    <w:rsid w:val="00F5169D"/>
    <w:rsid w:val="00F52744"/>
    <w:rsid w:val="00F53987"/>
    <w:rsid w:val="00F53C42"/>
    <w:rsid w:val="00F53D03"/>
    <w:rsid w:val="00F53D51"/>
    <w:rsid w:val="00F546D1"/>
    <w:rsid w:val="00F54BC7"/>
    <w:rsid w:val="00F550B5"/>
    <w:rsid w:val="00F57F6A"/>
    <w:rsid w:val="00F60B0F"/>
    <w:rsid w:val="00F6185F"/>
    <w:rsid w:val="00F61D3F"/>
    <w:rsid w:val="00F63254"/>
    <w:rsid w:val="00F635FD"/>
    <w:rsid w:val="00F63EDE"/>
    <w:rsid w:val="00F64860"/>
    <w:rsid w:val="00F64C06"/>
    <w:rsid w:val="00F656FF"/>
    <w:rsid w:val="00F6684B"/>
    <w:rsid w:val="00F67586"/>
    <w:rsid w:val="00F6768C"/>
    <w:rsid w:val="00F67B51"/>
    <w:rsid w:val="00F67C9A"/>
    <w:rsid w:val="00F702D1"/>
    <w:rsid w:val="00F7139A"/>
    <w:rsid w:val="00F71C01"/>
    <w:rsid w:val="00F73CCB"/>
    <w:rsid w:val="00F73F1C"/>
    <w:rsid w:val="00F74146"/>
    <w:rsid w:val="00F7467D"/>
    <w:rsid w:val="00F746E3"/>
    <w:rsid w:val="00F74E90"/>
    <w:rsid w:val="00F74EE1"/>
    <w:rsid w:val="00F751EC"/>
    <w:rsid w:val="00F75D50"/>
    <w:rsid w:val="00F75F13"/>
    <w:rsid w:val="00F75F8E"/>
    <w:rsid w:val="00F7636B"/>
    <w:rsid w:val="00F77B40"/>
    <w:rsid w:val="00F815CE"/>
    <w:rsid w:val="00F81883"/>
    <w:rsid w:val="00F82934"/>
    <w:rsid w:val="00F83112"/>
    <w:rsid w:val="00F83986"/>
    <w:rsid w:val="00F83B6D"/>
    <w:rsid w:val="00F84D4F"/>
    <w:rsid w:val="00F856F8"/>
    <w:rsid w:val="00F85EA5"/>
    <w:rsid w:val="00F85FE3"/>
    <w:rsid w:val="00F8692A"/>
    <w:rsid w:val="00F86FDE"/>
    <w:rsid w:val="00F8768B"/>
    <w:rsid w:val="00F8778C"/>
    <w:rsid w:val="00F879DD"/>
    <w:rsid w:val="00F87A0E"/>
    <w:rsid w:val="00F907E6"/>
    <w:rsid w:val="00F91BB2"/>
    <w:rsid w:val="00F92B45"/>
    <w:rsid w:val="00F92C7B"/>
    <w:rsid w:val="00F930B8"/>
    <w:rsid w:val="00F9331F"/>
    <w:rsid w:val="00F936E9"/>
    <w:rsid w:val="00F94275"/>
    <w:rsid w:val="00F9518B"/>
    <w:rsid w:val="00F955EC"/>
    <w:rsid w:val="00F9565A"/>
    <w:rsid w:val="00F958B6"/>
    <w:rsid w:val="00F95B55"/>
    <w:rsid w:val="00F95D42"/>
    <w:rsid w:val="00F96BB8"/>
    <w:rsid w:val="00F97619"/>
    <w:rsid w:val="00FA00EE"/>
    <w:rsid w:val="00FA03F2"/>
    <w:rsid w:val="00FA1035"/>
    <w:rsid w:val="00FA1573"/>
    <w:rsid w:val="00FA1A39"/>
    <w:rsid w:val="00FA2669"/>
    <w:rsid w:val="00FA2AD8"/>
    <w:rsid w:val="00FA2EE1"/>
    <w:rsid w:val="00FA2F09"/>
    <w:rsid w:val="00FA655A"/>
    <w:rsid w:val="00FA699D"/>
    <w:rsid w:val="00FA69CA"/>
    <w:rsid w:val="00FA7185"/>
    <w:rsid w:val="00FA7E67"/>
    <w:rsid w:val="00FB0D49"/>
    <w:rsid w:val="00FB19D7"/>
    <w:rsid w:val="00FB1AA1"/>
    <w:rsid w:val="00FB4802"/>
    <w:rsid w:val="00FB4E35"/>
    <w:rsid w:val="00FB504C"/>
    <w:rsid w:val="00FB5838"/>
    <w:rsid w:val="00FB61E5"/>
    <w:rsid w:val="00FB620C"/>
    <w:rsid w:val="00FB684C"/>
    <w:rsid w:val="00FB6F1A"/>
    <w:rsid w:val="00FB7022"/>
    <w:rsid w:val="00FB7A17"/>
    <w:rsid w:val="00FB7AA0"/>
    <w:rsid w:val="00FB7AD8"/>
    <w:rsid w:val="00FB7E13"/>
    <w:rsid w:val="00FC0E61"/>
    <w:rsid w:val="00FC1499"/>
    <w:rsid w:val="00FC1668"/>
    <w:rsid w:val="00FC2A48"/>
    <w:rsid w:val="00FC2B89"/>
    <w:rsid w:val="00FC2C49"/>
    <w:rsid w:val="00FC325F"/>
    <w:rsid w:val="00FC3A63"/>
    <w:rsid w:val="00FC4006"/>
    <w:rsid w:val="00FC4011"/>
    <w:rsid w:val="00FC4AD2"/>
    <w:rsid w:val="00FC54B3"/>
    <w:rsid w:val="00FC5BFE"/>
    <w:rsid w:val="00FC5F6A"/>
    <w:rsid w:val="00FC5FED"/>
    <w:rsid w:val="00FC621D"/>
    <w:rsid w:val="00FC68BA"/>
    <w:rsid w:val="00FC6DD8"/>
    <w:rsid w:val="00FC74FB"/>
    <w:rsid w:val="00FC7924"/>
    <w:rsid w:val="00FD0B1E"/>
    <w:rsid w:val="00FD0E8D"/>
    <w:rsid w:val="00FD12EB"/>
    <w:rsid w:val="00FD161F"/>
    <w:rsid w:val="00FD1790"/>
    <w:rsid w:val="00FD179D"/>
    <w:rsid w:val="00FD2730"/>
    <w:rsid w:val="00FD2793"/>
    <w:rsid w:val="00FD291F"/>
    <w:rsid w:val="00FD2EED"/>
    <w:rsid w:val="00FD38BD"/>
    <w:rsid w:val="00FD51B0"/>
    <w:rsid w:val="00FD5497"/>
    <w:rsid w:val="00FD5B4B"/>
    <w:rsid w:val="00FD7458"/>
    <w:rsid w:val="00FD766C"/>
    <w:rsid w:val="00FE0FF7"/>
    <w:rsid w:val="00FE1051"/>
    <w:rsid w:val="00FE13FA"/>
    <w:rsid w:val="00FE14F0"/>
    <w:rsid w:val="00FE19A0"/>
    <w:rsid w:val="00FE1DDF"/>
    <w:rsid w:val="00FE1E0E"/>
    <w:rsid w:val="00FE26A4"/>
    <w:rsid w:val="00FE274B"/>
    <w:rsid w:val="00FE3349"/>
    <w:rsid w:val="00FE3D06"/>
    <w:rsid w:val="00FE4929"/>
    <w:rsid w:val="00FE4F10"/>
    <w:rsid w:val="00FE77F4"/>
    <w:rsid w:val="00FE7819"/>
    <w:rsid w:val="00FE7ACA"/>
    <w:rsid w:val="00FE7D81"/>
    <w:rsid w:val="00FF079C"/>
    <w:rsid w:val="00FF0C05"/>
    <w:rsid w:val="00FF10D0"/>
    <w:rsid w:val="00FF1FC0"/>
    <w:rsid w:val="00FF23F6"/>
    <w:rsid w:val="00FF2944"/>
    <w:rsid w:val="00FF2F36"/>
    <w:rsid w:val="00FF3329"/>
    <w:rsid w:val="00FF4008"/>
    <w:rsid w:val="00FF4705"/>
    <w:rsid w:val="00FF6761"/>
    <w:rsid w:val="00FF6886"/>
    <w:rsid w:val="00FF6EE2"/>
    <w:rsid w:val="00FF78F6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436BFC72"/>
  <w15:docId w15:val="{72A0BE39-C151-452F-98DA-D85868D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E30497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2">
    <w:name w:val="heading 1"/>
    <w:basedOn w:val="BodyText"/>
    <w:next w:val="BodyText"/>
    <w:link w:val="1Char"/>
    <w:qFormat/>
    <w:pPr>
      <w:keepNext/>
      <w:keepLines/>
      <w:numPr>
        <w:numId w:val="2"/>
      </w:numPr>
      <w:spacing w:after="240"/>
      <w:jc w:val="center"/>
      <w:outlineLvl w:val="0"/>
    </w:pPr>
    <w:rPr>
      <w:b/>
      <w:caps/>
      <w:szCs w:val="24"/>
    </w:rPr>
  </w:style>
  <w:style w:type="paragraph" w:styleId="2">
    <w:name w:val="heading 2"/>
    <w:basedOn w:val="BodyText"/>
    <w:next w:val="3"/>
    <w:link w:val="2Char"/>
    <w:qFormat/>
    <w:pPr>
      <w:keepNext/>
      <w:keepLines/>
      <w:numPr>
        <w:ilvl w:val="1"/>
        <w:numId w:val="2"/>
      </w:numPr>
      <w:spacing w:after="240"/>
      <w:jc w:val="both"/>
      <w:outlineLvl w:val="1"/>
    </w:pPr>
    <w:rPr>
      <w:b/>
      <w:szCs w:val="24"/>
    </w:rPr>
  </w:style>
  <w:style w:type="paragraph" w:styleId="3">
    <w:name w:val="heading 3"/>
    <w:basedOn w:val="BodyText"/>
    <w:link w:val="3Char"/>
    <w:qFormat/>
    <w:pPr>
      <w:numPr>
        <w:ilvl w:val="2"/>
        <w:numId w:val="2"/>
      </w:numPr>
      <w:spacing w:after="240"/>
      <w:jc w:val="both"/>
      <w:outlineLvl w:val="2"/>
    </w:pPr>
  </w:style>
  <w:style w:type="paragraph" w:styleId="4">
    <w:name w:val="heading 4"/>
    <w:basedOn w:val="BodyText"/>
    <w:link w:val="4Char"/>
    <w:qFormat/>
    <w:pPr>
      <w:numPr>
        <w:ilvl w:val="3"/>
        <w:numId w:val="2"/>
      </w:numPr>
      <w:spacing w:after="240"/>
      <w:jc w:val="both"/>
      <w:outlineLvl w:val="3"/>
    </w:pPr>
  </w:style>
  <w:style w:type="paragraph" w:styleId="5">
    <w:name w:val="heading 5"/>
    <w:basedOn w:val="BodyText"/>
    <w:link w:val="5Char"/>
    <w:qFormat/>
    <w:pPr>
      <w:numPr>
        <w:ilvl w:val="4"/>
        <w:numId w:val="2"/>
      </w:numPr>
      <w:spacing w:after="240"/>
      <w:jc w:val="both"/>
      <w:outlineLvl w:val="4"/>
    </w:pPr>
  </w:style>
  <w:style w:type="paragraph" w:styleId="6">
    <w:name w:val="heading 6"/>
    <w:basedOn w:val="BodyText"/>
    <w:link w:val="6Char"/>
    <w:qFormat/>
    <w:pPr>
      <w:keepNext/>
      <w:numPr>
        <w:ilvl w:val="5"/>
        <w:numId w:val="1"/>
      </w:numPr>
      <w:tabs>
        <w:tab w:val="clear" w:pos="3960"/>
      </w:tabs>
      <w:spacing w:after="240"/>
      <w:ind w:left="0"/>
      <w:outlineLvl w:val="5"/>
    </w:pPr>
  </w:style>
  <w:style w:type="paragraph" w:styleId="7">
    <w:name w:val="heading 7"/>
    <w:basedOn w:val="BodyText"/>
    <w:link w:val="7Char"/>
    <w:qFormat/>
    <w:pPr>
      <w:keepNext/>
      <w:numPr>
        <w:ilvl w:val="6"/>
        <w:numId w:val="1"/>
      </w:numPr>
      <w:tabs>
        <w:tab w:val="clear" w:pos="4680"/>
      </w:tabs>
      <w:spacing w:after="240"/>
      <w:ind w:left="0"/>
      <w:outlineLvl w:val="6"/>
    </w:pPr>
  </w:style>
  <w:style w:type="paragraph" w:styleId="8">
    <w:name w:val="heading 8"/>
    <w:basedOn w:val="BodyText"/>
    <w:link w:val="8Char"/>
    <w:qFormat/>
    <w:pPr>
      <w:keepNext/>
      <w:numPr>
        <w:ilvl w:val="7"/>
        <w:numId w:val="1"/>
      </w:numPr>
      <w:tabs>
        <w:tab w:val="clear" w:pos="5400"/>
      </w:tabs>
      <w:spacing w:after="240"/>
      <w:ind w:left="0"/>
      <w:outlineLvl w:val="7"/>
    </w:pPr>
  </w:style>
  <w:style w:type="paragraph" w:styleId="9">
    <w:name w:val="heading 9"/>
    <w:basedOn w:val="BodyText"/>
    <w:link w:val="9Char"/>
    <w:qFormat/>
    <w:pPr>
      <w:keepNext/>
      <w:numPr>
        <w:ilvl w:val="8"/>
        <w:numId w:val="1"/>
      </w:numPr>
      <w:tabs>
        <w:tab w:val="clear" w:pos="6120"/>
      </w:tabs>
      <w:spacing w:after="240"/>
      <w:ind w:left="0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BodyText">
    <w:name w:val="BodyText"/>
    <w:aliases w:val="BT"/>
    <w:rPr>
      <w:rFonts w:eastAsia="바탕체"/>
      <w:sz w:val="24"/>
      <w:lang w:eastAsia="en-US"/>
    </w:rPr>
  </w:style>
  <w:style w:type="paragraph" w:styleId="a7">
    <w:name w:val="header"/>
    <w:basedOn w:val="a3"/>
    <w:link w:val="Char"/>
    <w:uiPriority w:val="99"/>
    <w:pPr>
      <w:tabs>
        <w:tab w:val="center" w:pos="4320"/>
        <w:tab w:val="right" w:pos="8640"/>
      </w:tabs>
      <w:wordWrap/>
      <w:autoSpaceDE/>
      <w:autoSpaceDN/>
      <w:jc w:val="left"/>
    </w:pPr>
    <w:rPr>
      <w:rFonts w:ascii="Times New Roman" w:eastAsia="바탕체"/>
      <w:snapToGrid w:val="0"/>
      <w:kern w:val="0"/>
      <w:sz w:val="24"/>
      <w:szCs w:val="20"/>
      <w:lang w:eastAsia="en-US"/>
    </w:rPr>
  </w:style>
  <w:style w:type="character" w:customStyle="1" w:styleId="Char">
    <w:name w:val="머리글 Char"/>
    <w:basedOn w:val="a4"/>
    <w:link w:val="a7"/>
    <w:uiPriority w:val="99"/>
    <w:rsid w:val="00957EAE"/>
    <w:rPr>
      <w:rFonts w:eastAsia="바탕체"/>
      <w:snapToGrid w:val="0"/>
      <w:sz w:val="24"/>
      <w:lang w:val="en-US" w:eastAsia="en-US" w:bidi="ar-SA"/>
    </w:rPr>
  </w:style>
  <w:style w:type="paragraph" w:styleId="a8">
    <w:name w:val="Body Text Indent"/>
    <w:basedOn w:val="a3"/>
    <w:link w:val="Char0"/>
    <w:pPr>
      <w:widowControl/>
      <w:tabs>
        <w:tab w:val="left" w:pos="-1440"/>
        <w:tab w:val="left" w:pos="-720"/>
        <w:tab w:val="left" w:pos="0"/>
        <w:tab w:val="left" w:pos="709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wordWrap/>
      <w:autoSpaceDE/>
      <w:autoSpaceDN/>
      <w:ind w:left="701" w:hanging="701"/>
      <w:jc w:val="left"/>
    </w:pPr>
    <w:rPr>
      <w:rFonts w:ascii="Times New Roman" w:eastAsia="바탕체"/>
      <w:snapToGrid w:val="0"/>
      <w:kern w:val="0"/>
      <w:sz w:val="24"/>
      <w:szCs w:val="20"/>
    </w:rPr>
  </w:style>
  <w:style w:type="paragraph" w:styleId="a9">
    <w:name w:val="Date"/>
    <w:aliases w:val="d"/>
    <w:basedOn w:val="a3"/>
    <w:next w:val="a3"/>
    <w:link w:val="Char1"/>
    <w:pPr>
      <w:wordWrap/>
      <w:autoSpaceDE/>
      <w:autoSpaceDN/>
    </w:pPr>
    <w:rPr>
      <w:rFonts w:ascii="Courier" w:eastAsia="바탕체" w:hAnsi="Courier"/>
      <w:snapToGrid w:val="0"/>
      <w:kern w:val="0"/>
      <w:sz w:val="24"/>
      <w:szCs w:val="20"/>
      <w:lang w:eastAsia="en-US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신명조" w:eastAsia="신명조"/>
      <w:sz w:val="24"/>
    </w:rPr>
  </w:style>
  <w:style w:type="paragraph" w:styleId="aa">
    <w:name w:val="footnote text"/>
    <w:aliases w:val="FT"/>
    <w:basedOn w:val="a3"/>
    <w:link w:val="Char2"/>
    <w:uiPriority w:val="99"/>
    <w:pPr>
      <w:snapToGrid w:val="0"/>
      <w:jc w:val="left"/>
    </w:pPr>
  </w:style>
  <w:style w:type="character" w:styleId="ab">
    <w:name w:val="footnote reference"/>
    <w:basedOn w:val="a4"/>
    <w:uiPriority w:val="99"/>
    <w:rPr>
      <w:vertAlign w:val="superscript"/>
    </w:rPr>
  </w:style>
  <w:style w:type="paragraph" w:styleId="ac">
    <w:name w:val="footer"/>
    <w:basedOn w:val="a3"/>
    <w:link w:val="Char3"/>
    <w:uiPriority w:val="99"/>
    <w:qFormat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4"/>
  </w:style>
  <w:style w:type="paragraph" w:styleId="ae">
    <w:name w:val="Body Text"/>
    <w:basedOn w:val="a3"/>
    <w:link w:val="Char4"/>
    <w:uiPriority w:val="99"/>
    <w:pPr>
      <w:spacing w:after="180"/>
    </w:pPr>
  </w:style>
  <w:style w:type="paragraph" w:customStyle="1" w:styleId="regular">
    <w:name w:val="regular"/>
    <w:basedOn w:val="a3"/>
    <w:pPr>
      <w:widowControl/>
      <w:wordWrap/>
      <w:overflowPunct w:val="0"/>
      <w:adjustRightInd w:val="0"/>
      <w:textAlignment w:val="baseline"/>
    </w:pPr>
    <w:rPr>
      <w:rFonts w:ascii="Times" w:hAnsi="Times"/>
      <w:kern w:val="0"/>
      <w:sz w:val="24"/>
      <w:szCs w:val="20"/>
      <w:lang w:val="en-AU"/>
    </w:rPr>
  </w:style>
  <w:style w:type="paragraph" w:customStyle="1" w:styleId="ArticleL1">
    <w:name w:val="Article_L1"/>
    <w:basedOn w:val="a3"/>
    <w:next w:val="a3"/>
    <w:autoRedefine/>
    <w:pPr>
      <w:widowControl/>
      <w:wordWrap/>
      <w:autoSpaceDE/>
      <w:autoSpaceDN/>
      <w:jc w:val="center"/>
    </w:pPr>
    <w:rPr>
      <w:rFonts w:ascii="Times New Roman"/>
      <w:snapToGrid w:val="0"/>
      <w:kern w:val="0"/>
      <w:sz w:val="24"/>
      <w:szCs w:val="20"/>
    </w:rPr>
  </w:style>
  <w:style w:type="table" w:styleId="af">
    <w:name w:val="Table Grid"/>
    <w:basedOn w:val="a5"/>
    <w:uiPriority w:val="59"/>
    <w:rsid w:val="00E65AC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3"/>
    <w:link w:val="Char5"/>
    <w:semiHidden/>
    <w:rsid w:val="004358D2"/>
    <w:rPr>
      <w:rFonts w:ascii="Arial" w:eastAsia="돋움" w:hAnsi="Arial"/>
      <w:sz w:val="18"/>
      <w:szCs w:val="18"/>
    </w:rPr>
  </w:style>
  <w:style w:type="paragraph" w:customStyle="1" w:styleId="af1">
    <w:name w:val="바탕글"/>
    <w:link w:val="Char6"/>
    <w:rsid w:val="003B10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paragraph" w:customStyle="1" w:styleId="CharCharCharCharCharCharCharCharChar">
    <w:name w:val="Char Char Char Char Char Char Char Char Char"/>
    <w:basedOn w:val="a3"/>
    <w:rsid w:val="00E479C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CharCharCharCharCharCharChar1">
    <w:name w:val="Char Char Char Char Char Char Char Char Char1"/>
    <w:basedOn w:val="a3"/>
    <w:rsid w:val="00F2307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">
    <w:name w:val="Char Char"/>
    <w:basedOn w:val="a3"/>
    <w:rsid w:val="006C7EE6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Times New Roman" w:hAnsi="Verdana"/>
      <w:kern w:val="0"/>
      <w:sz w:val="24"/>
      <w:szCs w:val="20"/>
      <w:lang w:eastAsia="en-US"/>
    </w:rPr>
  </w:style>
  <w:style w:type="character" w:styleId="af2">
    <w:name w:val="Strong"/>
    <w:basedOn w:val="a4"/>
    <w:uiPriority w:val="22"/>
    <w:qFormat/>
    <w:rsid w:val="0043018B"/>
    <w:rPr>
      <w:b/>
      <w:bCs/>
    </w:rPr>
  </w:style>
  <w:style w:type="character" w:customStyle="1" w:styleId="Char2">
    <w:name w:val="각주 텍스트 Char"/>
    <w:aliases w:val="FT Char"/>
    <w:basedOn w:val="a4"/>
    <w:link w:val="aa"/>
    <w:uiPriority w:val="99"/>
    <w:rsid w:val="00E12B58"/>
    <w:rPr>
      <w:rFonts w:ascii="바탕"/>
      <w:kern w:val="2"/>
      <w:szCs w:val="24"/>
    </w:rPr>
  </w:style>
  <w:style w:type="paragraph" w:styleId="af3">
    <w:name w:val="List Paragraph"/>
    <w:aliases w:val="Source,Driving Outline,설명문단CxSpLast,설명문단"/>
    <w:basedOn w:val="a3"/>
    <w:link w:val="Char7"/>
    <w:uiPriority w:val="34"/>
    <w:qFormat/>
    <w:rsid w:val="00C56EDD"/>
    <w:pPr>
      <w:ind w:leftChars="400" w:left="800"/>
    </w:pPr>
  </w:style>
  <w:style w:type="paragraph" w:styleId="af4">
    <w:name w:val="Normal (Web)"/>
    <w:basedOn w:val="a3"/>
    <w:uiPriority w:val="99"/>
    <w:unhideWhenUsed/>
    <w:rsid w:val="00AC327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1Char">
    <w:name w:val="제목 1 Char"/>
    <w:basedOn w:val="a4"/>
    <w:link w:val="12"/>
    <w:rsid w:val="0041257C"/>
    <w:rPr>
      <w:rFonts w:eastAsia="바탕체"/>
      <w:b/>
      <w:caps/>
      <w:sz w:val="24"/>
      <w:szCs w:val="24"/>
      <w:lang w:eastAsia="en-US"/>
    </w:rPr>
  </w:style>
  <w:style w:type="character" w:customStyle="1" w:styleId="2Char">
    <w:name w:val="제목 2 Char"/>
    <w:basedOn w:val="a4"/>
    <w:link w:val="2"/>
    <w:rsid w:val="0041257C"/>
    <w:rPr>
      <w:rFonts w:eastAsia="바탕체"/>
      <w:b/>
      <w:sz w:val="24"/>
      <w:szCs w:val="24"/>
      <w:lang w:eastAsia="en-US"/>
    </w:rPr>
  </w:style>
  <w:style w:type="character" w:customStyle="1" w:styleId="3Char">
    <w:name w:val="제목 3 Char"/>
    <w:basedOn w:val="a4"/>
    <w:link w:val="3"/>
    <w:rsid w:val="0041257C"/>
    <w:rPr>
      <w:rFonts w:eastAsia="바탕체"/>
      <w:sz w:val="24"/>
      <w:lang w:eastAsia="en-US"/>
    </w:rPr>
  </w:style>
  <w:style w:type="character" w:customStyle="1" w:styleId="4Char">
    <w:name w:val="제목 4 Char"/>
    <w:basedOn w:val="a4"/>
    <w:link w:val="4"/>
    <w:rsid w:val="0041257C"/>
    <w:rPr>
      <w:rFonts w:eastAsia="바탕체"/>
      <w:sz w:val="24"/>
      <w:lang w:eastAsia="en-US"/>
    </w:rPr>
  </w:style>
  <w:style w:type="character" w:customStyle="1" w:styleId="5Char">
    <w:name w:val="제목 5 Char"/>
    <w:basedOn w:val="a4"/>
    <w:link w:val="5"/>
    <w:rsid w:val="0041257C"/>
    <w:rPr>
      <w:rFonts w:eastAsia="바탕체"/>
      <w:sz w:val="24"/>
      <w:lang w:eastAsia="en-US"/>
    </w:rPr>
  </w:style>
  <w:style w:type="character" w:customStyle="1" w:styleId="6Char">
    <w:name w:val="제목 6 Char"/>
    <w:basedOn w:val="a4"/>
    <w:link w:val="6"/>
    <w:rsid w:val="0041257C"/>
    <w:rPr>
      <w:rFonts w:eastAsia="바탕체"/>
      <w:sz w:val="24"/>
      <w:lang w:eastAsia="en-US"/>
    </w:rPr>
  </w:style>
  <w:style w:type="character" w:customStyle="1" w:styleId="7Char">
    <w:name w:val="제목 7 Char"/>
    <w:basedOn w:val="a4"/>
    <w:link w:val="7"/>
    <w:rsid w:val="0041257C"/>
    <w:rPr>
      <w:rFonts w:eastAsia="바탕체"/>
      <w:sz w:val="24"/>
      <w:lang w:eastAsia="en-US"/>
    </w:rPr>
  </w:style>
  <w:style w:type="character" w:customStyle="1" w:styleId="8Char">
    <w:name w:val="제목 8 Char"/>
    <w:basedOn w:val="a4"/>
    <w:link w:val="8"/>
    <w:rsid w:val="0041257C"/>
    <w:rPr>
      <w:rFonts w:eastAsia="바탕체"/>
      <w:sz w:val="24"/>
      <w:lang w:eastAsia="en-US"/>
    </w:rPr>
  </w:style>
  <w:style w:type="character" w:customStyle="1" w:styleId="9Char">
    <w:name w:val="제목 9 Char"/>
    <w:basedOn w:val="a4"/>
    <w:link w:val="9"/>
    <w:rsid w:val="0041257C"/>
    <w:rPr>
      <w:rFonts w:eastAsia="바탕체"/>
      <w:sz w:val="24"/>
      <w:lang w:eastAsia="en-US"/>
    </w:rPr>
  </w:style>
  <w:style w:type="character" w:customStyle="1" w:styleId="Char0">
    <w:name w:val="본문 들여쓰기 Char"/>
    <w:basedOn w:val="a4"/>
    <w:link w:val="a8"/>
    <w:rsid w:val="0041257C"/>
    <w:rPr>
      <w:rFonts w:eastAsia="바탕체"/>
      <w:snapToGrid w:val="0"/>
      <w:sz w:val="24"/>
    </w:rPr>
  </w:style>
  <w:style w:type="character" w:customStyle="1" w:styleId="Char1">
    <w:name w:val="날짜 Char"/>
    <w:aliases w:val="d Char"/>
    <w:basedOn w:val="a4"/>
    <w:link w:val="a9"/>
    <w:rsid w:val="0041257C"/>
    <w:rPr>
      <w:rFonts w:ascii="Courier" w:eastAsia="바탕체" w:hAnsi="Courier"/>
      <w:snapToGrid w:val="0"/>
      <w:sz w:val="24"/>
      <w:lang w:eastAsia="en-US"/>
    </w:rPr>
  </w:style>
  <w:style w:type="character" w:customStyle="1" w:styleId="Char3">
    <w:name w:val="바닥글 Char"/>
    <w:basedOn w:val="a4"/>
    <w:link w:val="ac"/>
    <w:uiPriority w:val="99"/>
    <w:rsid w:val="0041257C"/>
    <w:rPr>
      <w:rFonts w:ascii="바탕"/>
      <w:kern w:val="2"/>
      <w:szCs w:val="24"/>
    </w:rPr>
  </w:style>
  <w:style w:type="character" w:customStyle="1" w:styleId="Char4">
    <w:name w:val="본문 Char"/>
    <w:basedOn w:val="a4"/>
    <w:link w:val="ae"/>
    <w:uiPriority w:val="99"/>
    <w:rsid w:val="0041257C"/>
    <w:rPr>
      <w:rFonts w:ascii="바탕"/>
      <w:kern w:val="2"/>
      <w:szCs w:val="24"/>
    </w:rPr>
  </w:style>
  <w:style w:type="character" w:customStyle="1" w:styleId="Char5">
    <w:name w:val="풍선 도움말 텍스트 Char"/>
    <w:basedOn w:val="a4"/>
    <w:link w:val="af0"/>
    <w:semiHidden/>
    <w:rsid w:val="0041257C"/>
    <w:rPr>
      <w:rFonts w:ascii="Arial" w:eastAsia="돋움" w:hAnsi="Arial"/>
      <w:kern w:val="2"/>
      <w:sz w:val="18"/>
      <w:szCs w:val="18"/>
    </w:rPr>
  </w:style>
  <w:style w:type="paragraph" w:customStyle="1" w:styleId="level2">
    <w:name w:val="level 2"/>
    <w:basedOn w:val="a3"/>
    <w:rsid w:val="0041257C"/>
    <w:pPr>
      <w:widowControl/>
      <w:wordWrap/>
      <w:autoSpaceDE/>
      <w:autoSpaceDN/>
    </w:pPr>
    <w:rPr>
      <w:rFonts w:ascii="Times New Roman"/>
      <w:kern w:val="28"/>
      <w:sz w:val="24"/>
      <w:szCs w:val="20"/>
    </w:rPr>
  </w:style>
  <w:style w:type="table" w:customStyle="1" w:styleId="13">
    <w:name w:val="표 구분선1"/>
    <w:basedOn w:val="a5"/>
    <w:next w:val="af"/>
    <w:rsid w:val="0041257C"/>
    <w:pPr>
      <w:jc w:val="both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Indent"/>
    <w:basedOn w:val="a3"/>
    <w:rsid w:val="00703050"/>
    <w:pPr>
      <w:autoSpaceDE/>
      <w:autoSpaceDN/>
      <w:adjustRightInd w:val="0"/>
      <w:spacing w:before="60" w:after="60" w:line="440" w:lineRule="atLeast"/>
      <w:ind w:left="851"/>
      <w:textAlignment w:val="baseline"/>
    </w:pPr>
    <w:rPr>
      <w:kern w:val="0"/>
      <w:sz w:val="32"/>
      <w:szCs w:val="20"/>
    </w:rPr>
  </w:style>
  <w:style w:type="paragraph" w:customStyle="1" w:styleId="3-1">
    <w:name w:val="맞춤3-1"/>
    <w:basedOn w:val="a3"/>
    <w:rsid w:val="00703050"/>
    <w:pPr>
      <w:numPr>
        <w:numId w:val="28"/>
      </w:numPr>
      <w:autoSpaceDE/>
      <w:autoSpaceDN/>
      <w:adjustRightInd w:val="0"/>
      <w:spacing w:before="240" w:after="120" w:line="48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af6">
    <w:name w:val="큰제목"/>
    <w:basedOn w:val="a3"/>
    <w:rsid w:val="00703050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autoSpaceDE/>
      <w:autoSpaceDN/>
      <w:adjustRightInd w:val="0"/>
      <w:snapToGrid w:val="0"/>
      <w:spacing w:before="60" w:after="60" w:line="360" w:lineRule="atLeast"/>
      <w:ind w:left="1134" w:right="1134"/>
      <w:jc w:val="center"/>
      <w:textAlignment w:val="baseline"/>
    </w:pPr>
    <w:rPr>
      <w:rFonts w:ascii="바탕체" w:eastAsia="가는둥근제목체"/>
      <w:b/>
      <w:spacing w:val="60"/>
      <w:kern w:val="0"/>
      <w:sz w:val="40"/>
      <w:szCs w:val="20"/>
    </w:rPr>
  </w:style>
  <w:style w:type="paragraph" w:customStyle="1" w:styleId="14-1">
    <w:name w:val="표준14-1"/>
    <w:basedOn w:val="a3"/>
    <w:next w:val="14-2"/>
    <w:rsid w:val="00703050"/>
    <w:pPr>
      <w:numPr>
        <w:numId w:val="36"/>
      </w:numPr>
      <w:autoSpaceDE/>
      <w:autoSpaceDN/>
      <w:adjustRightInd w:val="0"/>
      <w:snapToGrid w:val="0"/>
      <w:spacing w:before="240" w:after="120" w:line="440" w:lineRule="atLeast"/>
      <w:textAlignment w:val="baseline"/>
    </w:pPr>
    <w:rPr>
      <w:kern w:val="0"/>
      <w:sz w:val="28"/>
      <w:szCs w:val="20"/>
    </w:rPr>
  </w:style>
  <w:style w:type="paragraph" w:customStyle="1" w:styleId="14-2">
    <w:name w:val="표준14-2"/>
    <w:basedOn w:val="a3"/>
    <w:rsid w:val="00703050"/>
    <w:pPr>
      <w:numPr>
        <w:numId w:val="40"/>
      </w:numPr>
      <w:autoSpaceDE/>
      <w:autoSpaceDN/>
      <w:adjustRightInd w:val="0"/>
      <w:snapToGrid w:val="0"/>
      <w:spacing w:before="120" w:after="120" w:line="440" w:lineRule="atLeast"/>
      <w:textAlignment w:val="baseline"/>
    </w:pPr>
    <w:rPr>
      <w:kern w:val="0"/>
      <w:sz w:val="28"/>
      <w:szCs w:val="20"/>
    </w:rPr>
  </w:style>
  <w:style w:type="paragraph" w:customStyle="1" w:styleId="14-3">
    <w:name w:val="표준14-3"/>
    <w:basedOn w:val="a3"/>
    <w:rsid w:val="00703050"/>
    <w:pPr>
      <w:numPr>
        <w:numId w:val="37"/>
      </w:numPr>
      <w:autoSpaceDE/>
      <w:autoSpaceDN/>
      <w:adjustRightInd w:val="0"/>
      <w:snapToGrid w:val="0"/>
      <w:spacing w:before="80" w:after="60" w:line="440" w:lineRule="atLeast"/>
      <w:textAlignment w:val="baseline"/>
    </w:pPr>
    <w:rPr>
      <w:kern w:val="0"/>
      <w:sz w:val="28"/>
      <w:szCs w:val="20"/>
    </w:rPr>
  </w:style>
  <w:style w:type="paragraph" w:customStyle="1" w:styleId="14-4">
    <w:name w:val="표준14-4"/>
    <w:basedOn w:val="a3"/>
    <w:rsid w:val="00703050"/>
    <w:pPr>
      <w:numPr>
        <w:numId w:val="38"/>
      </w:numPr>
      <w:autoSpaceDE/>
      <w:autoSpaceDN/>
      <w:adjustRightInd w:val="0"/>
      <w:snapToGrid w:val="0"/>
      <w:spacing w:before="60" w:after="60" w:line="440" w:lineRule="atLeast"/>
      <w:textAlignment w:val="baseline"/>
    </w:pPr>
    <w:rPr>
      <w:kern w:val="0"/>
      <w:sz w:val="28"/>
      <w:szCs w:val="20"/>
      <w:shd w:val="clear" w:color="auto" w:fill="FFFFFF"/>
    </w:rPr>
  </w:style>
  <w:style w:type="paragraph" w:customStyle="1" w:styleId="12-1">
    <w:name w:val="표준12-1"/>
    <w:basedOn w:val="14-1"/>
    <w:rsid w:val="00703050"/>
    <w:pPr>
      <w:numPr>
        <w:numId w:val="32"/>
      </w:numPr>
    </w:pPr>
    <w:rPr>
      <w:sz w:val="24"/>
    </w:rPr>
  </w:style>
  <w:style w:type="paragraph" w:customStyle="1" w:styleId="12-2">
    <w:name w:val="표준12-2"/>
    <w:basedOn w:val="14-2"/>
    <w:rsid w:val="00703050"/>
    <w:pPr>
      <w:numPr>
        <w:numId w:val="27"/>
      </w:numPr>
    </w:pPr>
    <w:rPr>
      <w:sz w:val="24"/>
    </w:rPr>
  </w:style>
  <w:style w:type="paragraph" w:customStyle="1" w:styleId="12-3">
    <w:name w:val="표준12-3"/>
    <w:basedOn w:val="14-3"/>
    <w:rsid w:val="00703050"/>
    <w:pPr>
      <w:numPr>
        <w:numId w:val="25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rsid w:val="00703050"/>
    <w:pPr>
      <w:numPr>
        <w:numId w:val="26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rsid w:val="00703050"/>
    <w:pPr>
      <w:numPr>
        <w:numId w:val="29"/>
      </w:numPr>
      <w:autoSpaceDE/>
      <w:autoSpaceDN/>
      <w:adjustRightInd w:val="0"/>
      <w:spacing w:before="180" w:after="120" w:line="480" w:lineRule="atLeast"/>
      <w:textAlignment w:val="baseline"/>
    </w:pPr>
    <w:rPr>
      <w:kern w:val="0"/>
      <w:sz w:val="32"/>
      <w:szCs w:val="20"/>
    </w:rPr>
  </w:style>
  <w:style w:type="paragraph" w:customStyle="1" w:styleId="3-3">
    <w:name w:val="맞춤3-3"/>
    <w:basedOn w:val="a3"/>
    <w:rsid w:val="00703050"/>
    <w:pPr>
      <w:numPr>
        <w:numId w:val="30"/>
      </w:numPr>
      <w:autoSpaceDE/>
      <w:autoSpaceDN/>
      <w:adjustRightInd w:val="0"/>
      <w:spacing w:before="120" w:after="120" w:line="46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3-4">
    <w:name w:val="맞춤3-4"/>
    <w:basedOn w:val="a3"/>
    <w:rsid w:val="00703050"/>
    <w:pPr>
      <w:numPr>
        <w:numId w:val="31"/>
      </w:numPr>
      <w:autoSpaceDE/>
      <w:autoSpaceDN/>
      <w:adjustRightInd w:val="0"/>
      <w:spacing w:before="120" w:after="120" w:line="40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14-5">
    <w:name w:val="표준14-5"/>
    <w:basedOn w:val="a3"/>
    <w:rsid w:val="00703050"/>
    <w:pPr>
      <w:autoSpaceDE/>
      <w:autoSpaceDN/>
      <w:adjustRightInd w:val="0"/>
      <w:snapToGrid w:val="0"/>
      <w:spacing w:before="60" w:after="60" w:line="440" w:lineRule="atLeast"/>
      <w:textAlignment w:val="baseline"/>
    </w:pPr>
    <w:rPr>
      <w:kern w:val="0"/>
      <w:sz w:val="28"/>
      <w:szCs w:val="20"/>
      <w:shd w:val="clear" w:color="auto" w:fill="FFFFFF"/>
    </w:rPr>
  </w:style>
  <w:style w:type="paragraph" w:customStyle="1" w:styleId="2-2">
    <w:name w:val="맞춤2-2"/>
    <w:basedOn w:val="af5"/>
    <w:rsid w:val="00703050"/>
    <w:pPr>
      <w:numPr>
        <w:numId w:val="33"/>
      </w:numPr>
      <w:spacing w:before="180" w:after="120" w:line="480" w:lineRule="atLeast"/>
      <w:jc w:val="left"/>
    </w:pPr>
  </w:style>
  <w:style w:type="paragraph" w:customStyle="1" w:styleId="1-1">
    <w:name w:val="맞춤1-1"/>
    <w:basedOn w:val="af5"/>
    <w:rsid w:val="00703050"/>
    <w:pPr>
      <w:numPr>
        <w:numId w:val="34"/>
      </w:numPr>
      <w:spacing w:before="240" w:after="120" w:line="480" w:lineRule="atLeast"/>
    </w:pPr>
  </w:style>
  <w:style w:type="paragraph" w:customStyle="1" w:styleId="1-3">
    <w:name w:val="맞춤1-3"/>
    <w:basedOn w:val="af5"/>
    <w:rsid w:val="00703050"/>
    <w:pPr>
      <w:numPr>
        <w:numId w:val="35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rsid w:val="00703050"/>
    <w:pPr>
      <w:numPr>
        <w:numId w:val="41"/>
      </w:numPr>
      <w:autoSpaceDE/>
      <w:autoSpaceDN/>
      <w:adjustRightInd w:val="0"/>
      <w:snapToGrid w:val="0"/>
      <w:spacing w:before="240" w:after="120" w:line="460" w:lineRule="atLeast"/>
      <w:textAlignment w:val="baseline"/>
    </w:pPr>
    <w:rPr>
      <w:rFonts w:ascii="굴림체" w:eastAsia="굴림체"/>
      <w:b/>
      <w:kern w:val="0"/>
      <w:sz w:val="28"/>
      <w:szCs w:val="20"/>
      <w:shd w:val="clear" w:color="auto" w:fill="FFFFFF"/>
    </w:rPr>
  </w:style>
  <w:style w:type="paragraph" w:customStyle="1" w:styleId="20">
    <w:name w:val="스타일2"/>
    <w:basedOn w:val="a2"/>
    <w:rsid w:val="00703050"/>
    <w:pPr>
      <w:numPr>
        <w:numId w:val="0"/>
      </w:numPr>
    </w:pPr>
  </w:style>
  <w:style w:type="paragraph" w:customStyle="1" w:styleId="a0">
    <w:name w:val="스타일가"/>
    <w:basedOn w:val="20"/>
    <w:autoRedefine/>
    <w:rsid w:val="00703050"/>
    <w:pPr>
      <w:numPr>
        <w:ilvl w:val="1"/>
        <w:numId w:val="39"/>
      </w:numPr>
    </w:pPr>
  </w:style>
  <w:style w:type="paragraph" w:customStyle="1" w:styleId="a">
    <w:name w:val="가나"/>
    <w:basedOn w:val="a0"/>
    <w:autoRedefine/>
    <w:rsid w:val="00703050"/>
    <w:pPr>
      <w:numPr>
        <w:ilvl w:val="0"/>
      </w:numPr>
    </w:pPr>
  </w:style>
  <w:style w:type="paragraph" w:customStyle="1" w:styleId="14">
    <w:name w:val="풍선 도움말 텍스트1"/>
    <w:basedOn w:val="a3"/>
    <w:semiHidden/>
    <w:rsid w:val="00703050"/>
    <w:pPr>
      <w:autoSpaceDE/>
      <w:autoSpaceDN/>
      <w:adjustRightInd w:val="0"/>
      <w:snapToGrid w:val="0"/>
      <w:spacing w:before="60" w:after="60" w:line="440" w:lineRule="atLeast"/>
      <w:textAlignment w:val="baseline"/>
    </w:pPr>
    <w:rPr>
      <w:rFonts w:ascii="Arial" w:eastAsia="돋움" w:hAnsi="Arial"/>
      <w:kern w:val="0"/>
      <w:sz w:val="18"/>
      <w:szCs w:val="18"/>
    </w:rPr>
  </w:style>
  <w:style w:type="paragraph" w:styleId="af7">
    <w:name w:val="Note Heading"/>
    <w:basedOn w:val="a3"/>
    <w:next w:val="a3"/>
    <w:link w:val="Char8"/>
    <w:rsid w:val="00703050"/>
    <w:pPr>
      <w:autoSpaceDE/>
      <w:autoSpaceDN/>
      <w:adjustRightInd w:val="0"/>
      <w:snapToGrid w:val="0"/>
      <w:spacing w:before="60" w:after="60" w:line="440" w:lineRule="atLeast"/>
      <w:jc w:val="center"/>
      <w:textAlignment w:val="baseline"/>
    </w:pPr>
    <w:rPr>
      <w:rFonts w:ascii="Times New Roman"/>
      <w:b/>
      <w:kern w:val="0"/>
      <w:sz w:val="28"/>
      <w:szCs w:val="28"/>
    </w:rPr>
  </w:style>
  <w:style w:type="character" w:customStyle="1" w:styleId="Char8">
    <w:name w:val="각주/미주 머리글 Char"/>
    <w:basedOn w:val="a4"/>
    <w:link w:val="af7"/>
    <w:rsid w:val="00703050"/>
    <w:rPr>
      <w:b/>
      <w:sz w:val="28"/>
      <w:szCs w:val="28"/>
    </w:rPr>
  </w:style>
  <w:style w:type="paragraph" w:styleId="af8">
    <w:name w:val="Closing"/>
    <w:basedOn w:val="a3"/>
    <w:link w:val="Char9"/>
    <w:rsid w:val="00703050"/>
    <w:pPr>
      <w:autoSpaceDE/>
      <w:autoSpaceDN/>
      <w:adjustRightInd w:val="0"/>
      <w:snapToGrid w:val="0"/>
      <w:spacing w:before="60" w:after="60" w:line="440" w:lineRule="atLeast"/>
      <w:ind w:leftChars="2100" w:left="100"/>
      <w:textAlignment w:val="baseline"/>
    </w:pPr>
    <w:rPr>
      <w:rFonts w:ascii="Times New Roman"/>
      <w:b/>
      <w:kern w:val="0"/>
      <w:sz w:val="28"/>
      <w:szCs w:val="28"/>
    </w:rPr>
  </w:style>
  <w:style w:type="character" w:customStyle="1" w:styleId="Char9">
    <w:name w:val="맺음말 Char"/>
    <w:basedOn w:val="a4"/>
    <w:link w:val="af8"/>
    <w:rsid w:val="00703050"/>
    <w:rPr>
      <w:b/>
      <w:sz w:val="28"/>
      <w:szCs w:val="28"/>
    </w:rPr>
  </w:style>
  <w:style w:type="paragraph" w:customStyle="1" w:styleId="Header1">
    <w:name w:val="Header1"/>
    <w:basedOn w:val="a3"/>
    <w:next w:val="a3"/>
    <w:rsid w:val="00703050"/>
    <w:pPr>
      <w:tabs>
        <w:tab w:val="center" w:pos="4320"/>
        <w:tab w:val="right" w:pos="8640"/>
      </w:tabs>
      <w:wordWrap/>
      <w:adjustRightInd w:val="0"/>
      <w:jc w:val="left"/>
    </w:pPr>
    <w:rPr>
      <w:rFonts w:ascii="Times New Roman"/>
      <w:kern w:val="0"/>
      <w:sz w:val="24"/>
    </w:rPr>
  </w:style>
  <w:style w:type="paragraph" w:customStyle="1" w:styleId="Footer1">
    <w:name w:val="Footer1"/>
    <w:basedOn w:val="a3"/>
    <w:rsid w:val="00703050"/>
    <w:pPr>
      <w:tabs>
        <w:tab w:val="center" w:pos="4252"/>
        <w:tab w:val="right" w:pos="8504"/>
      </w:tabs>
      <w:wordWrap/>
      <w:adjustRightInd w:val="0"/>
    </w:pPr>
    <w:rPr>
      <w:rFonts w:cs="바탕"/>
      <w:szCs w:val="20"/>
    </w:rPr>
  </w:style>
  <w:style w:type="character" w:customStyle="1" w:styleId="DeltaViewInsertion">
    <w:name w:val="DeltaView Insertion"/>
    <w:rsid w:val="00703050"/>
    <w:rPr>
      <w:color w:val="0000FF"/>
      <w:spacing w:val="0"/>
      <w:u w:val="double"/>
    </w:rPr>
  </w:style>
  <w:style w:type="paragraph" w:customStyle="1" w:styleId="1">
    <w:name w:val="제1조"/>
    <w:basedOn w:val="a3"/>
    <w:rsid w:val="00703050"/>
    <w:pPr>
      <w:widowControl/>
      <w:numPr>
        <w:numId w:val="42"/>
      </w:numPr>
      <w:spacing w:after="300"/>
    </w:pPr>
    <w:rPr>
      <w:rFonts w:ascii="Times New Roman"/>
      <w:b/>
      <w:sz w:val="24"/>
    </w:rPr>
  </w:style>
  <w:style w:type="paragraph" w:customStyle="1" w:styleId="10">
    <w:name w:val="1항"/>
    <w:basedOn w:val="a3"/>
    <w:rsid w:val="00703050"/>
    <w:pPr>
      <w:widowControl/>
      <w:numPr>
        <w:ilvl w:val="1"/>
        <w:numId w:val="42"/>
      </w:numPr>
      <w:spacing w:after="300"/>
    </w:pPr>
    <w:rPr>
      <w:rFonts w:ascii="Times New Roman"/>
      <w:sz w:val="24"/>
    </w:rPr>
  </w:style>
  <w:style w:type="paragraph" w:customStyle="1" w:styleId="11">
    <w:name w:val="1호"/>
    <w:basedOn w:val="a3"/>
    <w:rsid w:val="00703050"/>
    <w:pPr>
      <w:widowControl/>
      <w:numPr>
        <w:ilvl w:val="2"/>
        <w:numId w:val="42"/>
      </w:numPr>
      <w:spacing w:after="300"/>
    </w:pPr>
    <w:rPr>
      <w:rFonts w:ascii="Times New Roman"/>
      <w:sz w:val="24"/>
    </w:rPr>
  </w:style>
  <w:style w:type="paragraph" w:customStyle="1" w:styleId="CellHead">
    <w:name w:val="CellHead"/>
    <w:basedOn w:val="a3"/>
    <w:uiPriority w:val="99"/>
    <w:rsid w:val="00703050"/>
    <w:pPr>
      <w:keepNext/>
      <w:widowControl/>
      <w:wordWrap/>
      <w:autoSpaceDE/>
      <w:autoSpaceDN/>
      <w:spacing w:before="60" w:after="60" w:line="259" w:lineRule="auto"/>
      <w:jc w:val="left"/>
    </w:pPr>
    <w:rPr>
      <w:rFonts w:ascii="Times New Roman"/>
      <w:b/>
      <w:kern w:val="20"/>
      <w:sz w:val="22"/>
      <w:lang w:val="en-GB" w:eastAsia="en-US"/>
    </w:rPr>
  </w:style>
  <w:style w:type="paragraph" w:customStyle="1" w:styleId="CellBody">
    <w:name w:val="CellBody"/>
    <w:basedOn w:val="a3"/>
    <w:uiPriority w:val="99"/>
    <w:rsid w:val="00703050"/>
    <w:pPr>
      <w:widowControl/>
      <w:wordWrap/>
      <w:autoSpaceDE/>
      <w:autoSpaceDN/>
      <w:spacing w:before="60" w:after="60" w:line="290" w:lineRule="auto"/>
      <w:jc w:val="left"/>
    </w:pPr>
    <w:rPr>
      <w:rFonts w:ascii="Times New Roman"/>
      <w:kern w:val="20"/>
      <w:sz w:val="22"/>
      <w:szCs w:val="20"/>
      <w:lang w:val="en-GB" w:eastAsia="en-US"/>
    </w:rPr>
  </w:style>
  <w:style w:type="numbering" w:customStyle="1" w:styleId="AgreementL2">
    <w:name w:val="Agreement_L2"/>
    <w:uiPriority w:val="99"/>
    <w:rsid w:val="00703050"/>
    <w:pPr>
      <w:numPr>
        <w:numId w:val="43"/>
      </w:numPr>
    </w:pPr>
  </w:style>
  <w:style w:type="character" w:styleId="af9">
    <w:name w:val="annotation reference"/>
    <w:rsid w:val="00703050"/>
    <w:rPr>
      <w:sz w:val="18"/>
      <w:szCs w:val="18"/>
    </w:rPr>
  </w:style>
  <w:style w:type="paragraph" w:styleId="afa">
    <w:name w:val="annotation text"/>
    <w:basedOn w:val="a3"/>
    <w:link w:val="Chara"/>
    <w:rsid w:val="00703050"/>
    <w:pPr>
      <w:autoSpaceDE/>
      <w:autoSpaceDN/>
      <w:adjustRightInd w:val="0"/>
      <w:snapToGrid w:val="0"/>
      <w:spacing w:before="60" w:after="60" w:line="440" w:lineRule="atLeast"/>
      <w:jc w:val="left"/>
      <w:textAlignment w:val="baseline"/>
    </w:pPr>
    <w:rPr>
      <w:kern w:val="0"/>
      <w:sz w:val="28"/>
      <w:szCs w:val="20"/>
    </w:rPr>
  </w:style>
  <w:style w:type="character" w:customStyle="1" w:styleId="Chara">
    <w:name w:val="메모 텍스트 Char"/>
    <w:basedOn w:val="a4"/>
    <w:link w:val="afa"/>
    <w:rsid w:val="00703050"/>
    <w:rPr>
      <w:rFonts w:ascii="바탕"/>
      <w:sz w:val="28"/>
    </w:rPr>
  </w:style>
  <w:style w:type="paragraph" w:styleId="afb">
    <w:name w:val="annotation subject"/>
    <w:basedOn w:val="afa"/>
    <w:next w:val="afa"/>
    <w:link w:val="Charb"/>
    <w:rsid w:val="00703050"/>
    <w:rPr>
      <w:b/>
      <w:bCs/>
    </w:rPr>
  </w:style>
  <w:style w:type="character" w:customStyle="1" w:styleId="Charb">
    <w:name w:val="메모 주제 Char"/>
    <w:basedOn w:val="Chara"/>
    <w:link w:val="afb"/>
    <w:rsid w:val="00703050"/>
    <w:rPr>
      <w:rFonts w:ascii="바탕"/>
      <w:b/>
      <w:bCs/>
      <w:sz w:val="28"/>
    </w:rPr>
  </w:style>
  <w:style w:type="paragraph" w:styleId="afc">
    <w:name w:val="Revision"/>
    <w:hidden/>
    <w:uiPriority w:val="99"/>
    <w:semiHidden/>
    <w:rsid w:val="00703050"/>
    <w:rPr>
      <w:rFonts w:ascii="바탕"/>
      <w:sz w:val="28"/>
    </w:rPr>
  </w:style>
  <w:style w:type="paragraph" w:customStyle="1" w:styleId="a1">
    <w:name w:val="글머리표(원)"/>
    <w:basedOn w:val="a3"/>
    <w:rsid w:val="00703050"/>
    <w:pPr>
      <w:widowControl/>
      <w:numPr>
        <w:numId w:val="44"/>
      </w:numPr>
      <w:spacing w:line="300" w:lineRule="auto"/>
    </w:pPr>
    <w:rPr>
      <w:rFonts w:ascii="Times New Roman" w:eastAsia="바탕체"/>
      <w:kern w:val="0"/>
      <w:sz w:val="24"/>
    </w:rPr>
  </w:style>
  <w:style w:type="paragraph" w:customStyle="1" w:styleId="WYBody">
    <w:name w:val="WY_Body"/>
    <w:basedOn w:val="a3"/>
    <w:link w:val="WYBodyChar"/>
    <w:rsid w:val="00703050"/>
    <w:pPr>
      <w:widowControl/>
      <w:autoSpaceDE/>
      <w:autoSpaceDN/>
      <w:adjustRightInd w:val="0"/>
      <w:spacing w:after="240"/>
    </w:pPr>
    <w:rPr>
      <w:rFonts w:ascii="Times New Roman" w:eastAsia="바탕체"/>
      <w:kern w:val="0"/>
      <w:sz w:val="24"/>
      <w:szCs w:val="20"/>
    </w:rPr>
  </w:style>
  <w:style w:type="paragraph" w:styleId="15">
    <w:name w:val="toc 1"/>
    <w:basedOn w:val="a3"/>
    <w:next w:val="a3"/>
    <w:uiPriority w:val="39"/>
    <w:rsid w:val="00703050"/>
    <w:pPr>
      <w:widowControl/>
      <w:wordWrap/>
      <w:autoSpaceDE/>
      <w:autoSpaceDN/>
      <w:spacing w:before="280" w:after="140" w:line="290" w:lineRule="auto"/>
      <w:jc w:val="left"/>
    </w:pPr>
    <w:rPr>
      <w:rFonts w:ascii="Arial" w:hAnsi="Arial"/>
      <w:kern w:val="20"/>
      <w:sz w:val="22"/>
      <w:lang w:val="en-GB" w:eastAsia="en-US"/>
    </w:rPr>
  </w:style>
  <w:style w:type="character" w:customStyle="1" w:styleId="WYBodyChar">
    <w:name w:val="WY_Body Char"/>
    <w:link w:val="WYBody"/>
    <w:locked/>
    <w:rsid w:val="00703050"/>
    <w:rPr>
      <w:rFonts w:eastAsia="바탕체"/>
      <w:sz w:val="24"/>
    </w:rPr>
  </w:style>
  <w:style w:type="paragraph" w:customStyle="1" w:styleId="WYStandard">
    <w:name w:val="WY_Standard"/>
    <w:basedOn w:val="a3"/>
    <w:link w:val="WYStandardChar"/>
    <w:rsid w:val="00703050"/>
    <w:pPr>
      <w:widowControl/>
      <w:autoSpaceDE/>
      <w:autoSpaceDN/>
      <w:adjustRightInd w:val="0"/>
    </w:pPr>
    <w:rPr>
      <w:rFonts w:ascii="Times New Roman" w:eastAsia="바탕체"/>
      <w:kern w:val="0"/>
      <w:sz w:val="24"/>
      <w:szCs w:val="20"/>
    </w:rPr>
  </w:style>
  <w:style w:type="character" w:customStyle="1" w:styleId="WYStandardChar">
    <w:name w:val="WY_Standard Char"/>
    <w:link w:val="WYStandard"/>
    <w:locked/>
    <w:rsid w:val="00703050"/>
    <w:rPr>
      <w:rFonts w:eastAsia="바탕체"/>
      <w:sz w:val="24"/>
    </w:rPr>
  </w:style>
  <w:style w:type="paragraph" w:customStyle="1" w:styleId="Article2L1">
    <w:name w:val="Article2_L1"/>
    <w:basedOn w:val="a3"/>
    <w:next w:val="a3"/>
    <w:rsid w:val="00703050"/>
    <w:pPr>
      <w:keepNext/>
      <w:widowControl/>
      <w:tabs>
        <w:tab w:val="num" w:pos="504"/>
      </w:tabs>
      <w:wordWrap/>
      <w:autoSpaceDE/>
      <w:autoSpaceDN/>
      <w:spacing w:before="480" w:after="240"/>
      <w:ind w:left="504" w:hanging="216"/>
      <w:jc w:val="center"/>
      <w:outlineLvl w:val="0"/>
    </w:pPr>
    <w:rPr>
      <w:rFonts w:ascii="Times New Roman" w:eastAsia="PMingLiU"/>
      <w:kern w:val="0"/>
      <w:sz w:val="24"/>
      <w:szCs w:val="20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rsid w:val="00703050"/>
    <w:pPr>
      <w:widowControl/>
      <w:tabs>
        <w:tab w:val="left" w:pos="1560"/>
      </w:tabs>
      <w:wordWrap/>
      <w:autoSpaceDE/>
      <w:autoSpaceDN/>
      <w:adjustRightInd w:val="0"/>
      <w:spacing w:before="480" w:after="160" w:line="340" w:lineRule="exact"/>
    </w:pPr>
    <w:rPr>
      <w:rFonts w:ascii="Times New Roman" w:eastAsia="Times New Roman"/>
      <w:b/>
      <w:kern w:val="0"/>
      <w:sz w:val="24"/>
      <w:szCs w:val="20"/>
    </w:rPr>
  </w:style>
  <w:style w:type="character" w:customStyle="1" w:styleId="WYCArticleLv1Char">
    <w:name w:val="WY C_Article Lv1 Char"/>
    <w:link w:val="WYCArticleLv1"/>
    <w:uiPriority w:val="99"/>
    <w:locked/>
    <w:rsid w:val="00703050"/>
    <w:rPr>
      <w:rFonts w:eastAsia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rsid w:val="00703050"/>
    <w:pPr>
      <w:widowControl/>
      <w:tabs>
        <w:tab w:val="left" w:pos="1560"/>
      </w:tabs>
      <w:wordWrap/>
      <w:autoSpaceDE/>
      <w:autoSpaceDN/>
      <w:adjustRightInd w:val="0"/>
      <w:spacing w:before="240" w:after="120" w:line="340" w:lineRule="exact"/>
    </w:pPr>
    <w:rPr>
      <w:rFonts w:ascii="Times New Roman" w:eastAsia="바탕체"/>
      <w:b/>
      <w:kern w:val="0"/>
      <w:sz w:val="24"/>
      <w:szCs w:val="20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rsid w:val="00703050"/>
    <w:pPr>
      <w:widowControl/>
      <w:numPr>
        <w:ilvl w:val="2"/>
        <w:numId w:val="4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/>
      <w:kern w:val="0"/>
      <w:sz w:val="24"/>
      <w:szCs w:val="20"/>
    </w:rPr>
  </w:style>
  <w:style w:type="paragraph" w:customStyle="1" w:styleId="WYCArticleLv4">
    <w:name w:val="WY C_Article Lv4"/>
    <w:basedOn w:val="a3"/>
    <w:uiPriority w:val="99"/>
    <w:rsid w:val="00703050"/>
    <w:pPr>
      <w:widowControl/>
      <w:numPr>
        <w:ilvl w:val="3"/>
        <w:numId w:val="4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/>
      <w:kern w:val="0"/>
      <w:sz w:val="24"/>
      <w:szCs w:val="20"/>
    </w:rPr>
  </w:style>
  <w:style w:type="character" w:customStyle="1" w:styleId="WYCArticleLv2Char">
    <w:name w:val="WY C_Article Lv2 Char"/>
    <w:link w:val="WYCArticleLv2"/>
    <w:uiPriority w:val="99"/>
    <w:locked/>
    <w:rsid w:val="00703050"/>
    <w:rPr>
      <w:rFonts w:eastAsia="바탕체"/>
      <w:b/>
      <w:sz w:val="24"/>
      <w:lang w:eastAsia="en-US"/>
    </w:rPr>
  </w:style>
  <w:style w:type="paragraph" w:styleId="TOC">
    <w:name w:val="TOC Heading"/>
    <w:basedOn w:val="12"/>
    <w:next w:val="a3"/>
    <w:uiPriority w:val="39"/>
    <w:qFormat/>
    <w:rsid w:val="00703050"/>
    <w:pPr>
      <w:numPr>
        <w:numId w:val="0"/>
      </w:numPr>
      <w:spacing w:before="480" w:after="0" w:line="276" w:lineRule="auto"/>
      <w:jc w:val="left"/>
      <w:outlineLvl w:val="9"/>
    </w:pPr>
    <w:rPr>
      <w:rFonts w:ascii="맑은 고딕" w:eastAsia="맑은 고딕" w:hAnsi="맑은 고딕"/>
      <w:bCs/>
      <w:caps w:val="0"/>
      <w:color w:val="365F91"/>
      <w:sz w:val="28"/>
      <w:szCs w:val="28"/>
      <w:lang w:eastAsia="ko-KR"/>
    </w:rPr>
  </w:style>
  <w:style w:type="paragraph" w:customStyle="1" w:styleId="Article2L2">
    <w:name w:val="Article2_L2"/>
    <w:basedOn w:val="Article2L1"/>
    <w:next w:val="a3"/>
    <w:rsid w:val="00703050"/>
    <w:pPr>
      <w:numPr>
        <w:numId w:val="4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rsid w:val="00703050"/>
    <w:pPr>
      <w:autoSpaceDE/>
      <w:autoSpaceDN/>
      <w:adjustRightInd w:val="0"/>
      <w:snapToGrid w:val="0"/>
      <w:spacing w:before="60" w:after="60" w:line="440" w:lineRule="atLeast"/>
      <w:ind w:leftChars="200" w:left="425"/>
      <w:textAlignment w:val="baseline"/>
    </w:pPr>
    <w:rPr>
      <w:kern w:val="0"/>
      <w:sz w:val="28"/>
      <w:szCs w:val="20"/>
    </w:rPr>
  </w:style>
  <w:style w:type="paragraph" w:customStyle="1" w:styleId="WYCArticleBody">
    <w:name w:val="WY C_Article Body ."/>
    <w:basedOn w:val="a3"/>
    <w:uiPriority w:val="99"/>
    <w:rsid w:val="00703050"/>
    <w:pPr>
      <w:widowControl/>
      <w:wordWrap/>
      <w:autoSpaceDE/>
      <w:autoSpaceDN/>
      <w:adjustRightInd w:val="0"/>
      <w:spacing w:before="180" w:after="120" w:line="340" w:lineRule="exact"/>
      <w:ind w:leftChars="780" w:left="1560"/>
    </w:pPr>
    <w:rPr>
      <w:rFonts w:ascii="Times New Roman" w:eastAsia="맑은 고딕"/>
      <w:kern w:val="0"/>
      <w:sz w:val="24"/>
      <w:szCs w:val="20"/>
    </w:rPr>
  </w:style>
  <w:style w:type="character" w:customStyle="1" w:styleId="WYCArticleLv3Char">
    <w:name w:val="WY C_Article Lv3 Char"/>
    <w:link w:val="WYCArticleLv3"/>
    <w:uiPriority w:val="99"/>
    <w:locked/>
    <w:rsid w:val="00703050"/>
    <w:rPr>
      <w:rFonts w:eastAsia="맑은 고딕"/>
      <w:sz w:val="24"/>
    </w:rPr>
  </w:style>
  <w:style w:type="character" w:styleId="afd">
    <w:name w:val="Hyperlink"/>
    <w:uiPriority w:val="99"/>
    <w:unhideWhenUsed/>
    <w:rsid w:val="00703050"/>
    <w:rPr>
      <w:color w:val="0000FF"/>
      <w:u w:val="single"/>
    </w:rPr>
  </w:style>
  <w:style w:type="character" w:styleId="afe">
    <w:name w:val="FollowedHyperlink"/>
    <w:uiPriority w:val="99"/>
    <w:semiHidden/>
    <w:unhideWhenUsed/>
    <w:rsid w:val="00703050"/>
    <w:rPr>
      <w:color w:val="800080"/>
      <w:u w:val="single"/>
    </w:rPr>
  </w:style>
  <w:style w:type="paragraph" w:styleId="aff">
    <w:name w:val="Title"/>
    <w:basedOn w:val="a3"/>
    <w:next w:val="a3"/>
    <w:link w:val="Charc"/>
    <w:uiPriority w:val="10"/>
    <w:qFormat/>
    <w:rsid w:val="00703050"/>
    <w:pPr>
      <w:spacing w:before="240" w:after="120"/>
      <w:jc w:val="center"/>
      <w:outlineLvl w:val="0"/>
    </w:pPr>
    <w:rPr>
      <w:rFonts w:ascii="맑은 고딕" w:eastAsia="맑은 고딕" w:hAnsi="맑은 고딕"/>
      <w:b/>
      <w:bCs/>
      <w:sz w:val="32"/>
      <w:szCs w:val="32"/>
    </w:rPr>
  </w:style>
  <w:style w:type="character" w:customStyle="1" w:styleId="Charc">
    <w:name w:val="제목 Char"/>
    <w:basedOn w:val="a4"/>
    <w:link w:val="aff"/>
    <w:uiPriority w:val="10"/>
    <w:rsid w:val="00703050"/>
    <w:rPr>
      <w:rFonts w:ascii="맑은 고딕" w:eastAsia="맑은 고딕" w:hAnsi="맑은 고딕"/>
      <w:b/>
      <w:bCs/>
      <w:kern w:val="2"/>
      <w:sz w:val="32"/>
      <w:szCs w:val="32"/>
    </w:rPr>
  </w:style>
  <w:style w:type="character" w:customStyle="1" w:styleId="Char10">
    <w:name w:val="날짜 Char1"/>
    <w:aliases w:val="d Char1"/>
    <w:semiHidden/>
    <w:rsid w:val="00703050"/>
    <w:rPr>
      <w:rFonts w:ascii="바탕" w:eastAsia="바탕" w:hAnsi="Times New Roman"/>
      <w:sz w:val="28"/>
    </w:rPr>
  </w:style>
  <w:style w:type="paragraph" w:customStyle="1" w:styleId="22">
    <w:name w:val="유형2"/>
    <w:basedOn w:val="ae"/>
    <w:rsid w:val="00703050"/>
    <w:pPr>
      <w:widowControl/>
      <w:wordWrap/>
      <w:overflowPunct w:val="0"/>
      <w:adjustRightInd w:val="0"/>
      <w:spacing w:before="120" w:after="120" w:line="240" w:lineRule="exact"/>
    </w:pPr>
    <w:rPr>
      <w:rFonts w:ascii="Times New Roman" w:eastAsia="돋움체"/>
      <w:kern w:val="0"/>
      <w:sz w:val="22"/>
      <w:szCs w:val="20"/>
      <w:lang w:val="x-none" w:eastAsia="x-none"/>
    </w:rPr>
  </w:style>
  <w:style w:type="paragraph" w:customStyle="1" w:styleId="Title1">
    <w:name w:val="Title 1"/>
    <w:basedOn w:val="WYCArticleLv1"/>
    <w:qFormat/>
    <w:rsid w:val="00703050"/>
    <w:pPr>
      <w:tabs>
        <w:tab w:val="clear" w:pos="1560"/>
        <w:tab w:val="num" w:pos="360"/>
      </w:tabs>
      <w:wordWrap w:val="0"/>
      <w:topLinePunct/>
      <w:autoSpaceDE w:val="0"/>
      <w:autoSpaceDN w:val="0"/>
      <w:spacing w:after="360" w:line="312" w:lineRule="auto"/>
    </w:pPr>
    <w:rPr>
      <w:rFonts w:eastAsia="바탕" w:cs="Arial"/>
      <w:sz w:val="22"/>
      <w:szCs w:val="22"/>
      <w:lang w:val="x-none" w:eastAsia="x-none"/>
    </w:rPr>
  </w:style>
  <w:style w:type="paragraph" w:customStyle="1" w:styleId="font5">
    <w:name w:val="font5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kern w:val="0"/>
      <w:sz w:val="16"/>
      <w:szCs w:val="16"/>
    </w:rPr>
  </w:style>
  <w:style w:type="paragraph" w:customStyle="1" w:styleId="xl70">
    <w:name w:val="xl70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1">
    <w:name w:val="xl71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2">
    <w:name w:val="xl72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3">
    <w:name w:val="xl73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4">
    <w:name w:val="xl74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75">
    <w:name w:val="xl75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76">
    <w:name w:val="xl76"/>
    <w:basedOn w:val="a3"/>
    <w:rsid w:val="00703050"/>
    <w:pPr>
      <w:widowControl/>
      <w:pBdr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77">
    <w:name w:val="xl77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78">
    <w:name w:val="xl78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79">
    <w:name w:val="xl79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80">
    <w:name w:val="xl8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81">
    <w:name w:val="xl81"/>
    <w:basedOn w:val="a3"/>
    <w:rsid w:val="00703050"/>
    <w:pPr>
      <w:widowControl/>
      <w:pBdr>
        <w:top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82">
    <w:name w:val="xl82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3">
    <w:name w:val="xl8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4">
    <w:name w:val="xl8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5">
    <w:name w:val="xl8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86">
    <w:name w:val="xl86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7">
    <w:name w:val="xl8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8">
    <w:name w:val="xl88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89">
    <w:name w:val="xl8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90">
    <w:name w:val="xl9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1">
    <w:name w:val="xl9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2">
    <w:name w:val="xl92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3">
    <w:name w:val="xl9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4">
    <w:name w:val="xl9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5">
    <w:name w:val="xl9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6">
    <w:name w:val="xl96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FF"/>
      <w:kern w:val="0"/>
      <w:sz w:val="24"/>
    </w:rPr>
  </w:style>
  <w:style w:type="paragraph" w:customStyle="1" w:styleId="xl97">
    <w:name w:val="xl9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8">
    <w:name w:val="xl98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99">
    <w:name w:val="xl99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100">
    <w:name w:val="xl100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FF"/>
      <w:kern w:val="0"/>
      <w:sz w:val="24"/>
    </w:rPr>
  </w:style>
  <w:style w:type="paragraph" w:customStyle="1" w:styleId="xl101">
    <w:name w:val="xl101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6600"/>
      <w:kern w:val="0"/>
      <w:sz w:val="24"/>
    </w:rPr>
  </w:style>
  <w:style w:type="paragraph" w:customStyle="1" w:styleId="xl102">
    <w:name w:val="xl102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3">
    <w:name w:val="xl103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4">
    <w:name w:val="xl104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05">
    <w:name w:val="xl10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06">
    <w:name w:val="xl106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07">
    <w:name w:val="xl10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8">
    <w:name w:val="xl108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09">
    <w:name w:val="xl10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10">
    <w:name w:val="xl110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11">
    <w:name w:val="xl111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112">
    <w:name w:val="xl112"/>
    <w:basedOn w:val="a3"/>
    <w:rsid w:val="00703050"/>
    <w:pPr>
      <w:widowControl/>
      <w:pBdr>
        <w:top w:val="single" w:sz="4" w:space="0" w:color="auto"/>
        <w:left w:val="single" w:sz="8" w:space="0" w:color="auto"/>
        <w:bottom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3">
    <w:name w:val="xl11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4">
    <w:name w:val="xl11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5">
    <w:name w:val="xl11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6">
    <w:name w:val="xl116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7">
    <w:name w:val="xl117"/>
    <w:basedOn w:val="a3"/>
    <w:rsid w:val="00703050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8">
    <w:name w:val="xl118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19">
    <w:name w:val="xl119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0">
    <w:name w:val="xl120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21">
    <w:name w:val="xl121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22">
    <w:name w:val="xl122"/>
    <w:basedOn w:val="a3"/>
    <w:rsid w:val="00703050"/>
    <w:pPr>
      <w:widowControl/>
      <w:pBdr>
        <w:left w:val="single" w:sz="8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23">
    <w:name w:val="xl12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24">
    <w:name w:val="xl124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25">
    <w:name w:val="xl125"/>
    <w:basedOn w:val="a3"/>
    <w:rsid w:val="00703050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26">
    <w:name w:val="xl126"/>
    <w:basedOn w:val="a3"/>
    <w:rsid w:val="00703050"/>
    <w:pPr>
      <w:widowControl/>
      <w:pBdr>
        <w:top w:val="single" w:sz="8" w:space="0" w:color="auto"/>
        <w:lef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7">
    <w:name w:val="xl127"/>
    <w:basedOn w:val="a3"/>
    <w:rsid w:val="00703050"/>
    <w:pPr>
      <w:widowControl/>
      <w:pBdr>
        <w:left w:val="single" w:sz="8" w:space="0" w:color="auto"/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8">
    <w:name w:val="xl128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29">
    <w:name w:val="xl129"/>
    <w:basedOn w:val="a3"/>
    <w:rsid w:val="00703050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0">
    <w:name w:val="xl130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1">
    <w:name w:val="xl131"/>
    <w:basedOn w:val="a3"/>
    <w:rsid w:val="00703050"/>
    <w:pPr>
      <w:widowControl/>
      <w:pBdr>
        <w:top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2">
    <w:name w:val="xl132"/>
    <w:basedOn w:val="a3"/>
    <w:rsid w:val="00703050"/>
    <w:pPr>
      <w:widowControl/>
      <w:pBdr>
        <w:bottom w:val="double" w:sz="6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3">
    <w:name w:val="xl133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4">
    <w:name w:val="xl134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5">
    <w:name w:val="xl135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DCE6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CharChar1">
    <w:name w:val="Char Char1"/>
    <w:basedOn w:val="a3"/>
    <w:rsid w:val="00703050"/>
    <w:pPr>
      <w:widowControl/>
      <w:wordWrap/>
      <w:autoSpaceDE/>
      <w:autoSpaceDN/>
      <w:spacing w:after="160" w:line="240" w:lineRule="exact"/>
      <w:jc w:val="left"/>
    </w:pPr>
    <w:rPr>
      <w:rFonts w:ascii="Tahoma" w:eastAsia="Times New Roman" w:hAnsi="Tahoma"/>
      <w:kern w:val="0"/>
      <w:szCs w:val="20"/>
      <w:lang w:eastAsia="en-US"/>
    </w:rPr>
  </w:style>
  <w:style w:type="paragraph" w:customStyle="1" w:styleId="xl136">
    <w:name w:val="xl136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7">
    <w:name w:val="xl137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8">
    <w:name w:val="xl138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39">
    <w:name w:val="xl139"/>
    <w:basedOn w:val="a3"/>
    <w:rsid w:val="00703050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40">
    <w:name w:val="xl140"/>
    <w:basedOn w:val="a3"/>
    <w:rsid w:val="00703050"/>
    <w:pPr>
      <w:widowControl/>
      <w:pBdr>
        <w:left w:val="single" w:sz="4" w:space="0" w:color="auto"/>
        <w:bottom w:val="double" w:sz="6" w:space="0" w:color="auto"/>
        <w:right w:val="single" w:sz="4" w:space="0" w:color="auto"/>
      </w:pBdr>
      <w:shd w:val="clear" w:color="auto" w:fill="DBE5F1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font6">
    <w:name w:val="font6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font7">
    <w:name w:val="font7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/>
      <w:bCs/>
      <w:color w:val="000000"/>
      <w:kern w:val="0"/>
      <w:sz w:val="18"/>
      <w:szCs w:val="18"/>
    </w:rPr>
  </w:style>
  <w:style w:type="paragraph" w:customStyle="1" w:styleId="font8">
    <w:name w:val="font8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ahoma" w:eastAsia="굴림" w:hAnsi="Tahoma" w:cs="Tahoma"/>
      <w:b/>
      <w:bCs/>
      <w:color w:val="000000"/>
      <w:kern w:val="0"/>
      <w:sz w:val="18"/>
      <w:szCs w:val="18"/>
    </w:rPr>
  </w:style>
  <w:style w:type="paragraph" w:customStyle="1" w:styleId="font9">
    <w:name w:val="font9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ahoma" w:eastAsia="굴림" w:hAnsi="Tahoma" w:cs="Tahoma"/>
      <w:color w:val="000000"/>
      <w:kern w:val="0"/>
      <w:sz w:val="18"/>
      <w:szCs w:val="18"/>
    </w:rPr>
  </w:style>
  <w:style w:type="paragraph" w:customStyle="1" w:styleId="font10">
    <w:name w:val="font10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font11">
    <w:name w:val="font11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xl141">
    <w:name w:val="xl14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42">
    <w:name w:val="xl142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43">
    <w:name w:val="xl143"/>
    <w:basedOn w:val="a3"/>
    <w:rsid w:val="00703050"/>
    <w:pPr>
      <w:widowControl/>
      <w:pBdr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44">
    <w:name w:val="xl144"/>
    <w:basedOn w:val="a3"/>
    <w:rsid w:val="00703050"/>
    <w:pPr>
      <w:widowControl/>
      <w:pBdr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45">
    <w:name w:val="xl145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46">
    <w:name w:val="xl146"/>
    <w:basedOn w:val="a3"/>
    <w:rsid w:val="00703050"/>
    <w:pPr>
      <w:widowControl/>
      <w:pBdr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47">
    <w:name w:val="xl147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48">
    <w:name w:val="xl148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49">
    <w:name w:val="xl149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0">
    <w:name w:val="xl15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1">
    <w:name w:val="xl15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2">
    <w:name w:val="xl152"/>
    <w:basedOn w:val="a3"/>
    <w:rsid w:val="00703050"/>
    <w:pPr>
      <w:widowControl/>
      <w:pBdr>
        <w:left w:val="single" w:sz="8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3">
    <w:name w:val="xl15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54">
    <w:name w:val="xl154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5">
    <w:name w:val="xl155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56">
    <w:name w:val="xl156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체" w:eastAsia="굴림체" w:hAnsi="굴림체" w:cs="굴림"/>
      <w:kern w:val="0"/>
      <w:sz w:val="24"/>
    </w:rPr>
  </w:style>
  <w:style w:type="paragraph" w:customStyle="1" w:styleId="xl157">
    <w:name w:val="xl157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맑은 고딕" w:eastAsia="맑은 고딕" w:hAnsi="맑은 고딕" w:cs="굴림"/>
      <w:kern w:val="0"/>
      <w:sz w:val="24"/>
    </w:rPr>
  </w:style>
  <w:style w:type="paragraph" w:customStyle="1" w:styleId="xl158">
    <w:name w:val="xl158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59">
    <w:name w:val="xl159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맑은 고딕" w:eastAsia="맑은 고딕" w:hAnsi="맑은 고딕" w:cs="굴림"/>
      <w:kern w:val="0"/>
      <w:sz w:val="24"/>
    </w:rPr>
  </w:style>
  <w:style w:type="paragraph" w:customStyle="1" w:styleId="xl160">
    <w:name w:val="xl160"/>
    <w:basedOn w:val="a3"/>
    <w:rsid w:val="00703050"/>
    <w:pPr>
      <w:widowControl/>
      <w:pBdr>
        <w:top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체" w:eastAsia="굴림체" w:hAnsi="굴림체" w:cs="굴림"/>
      <w:kern w:val="0"/>
      <w:sz w:val="24"/>
    </w:rPr>
  </w:style>
  <w:style w:type="paragraph" w:customStyle="1" w:styleId="xl161">
    <w:name w:val="xl161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체" w:eastAsia="굴림체" w:hAnsi="굴림체" w:cs="굴림"/>
      <w:kern w:val="0"/>
      <w:sz w:val="24"/>
    </w:rPr>
  </w:style>
  <w:style w:type="paragraph" w:customStyle="1" w:styleId="xl162">
    <w:name w:val="xl162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</w:rPr>
  </w:style>
  <w:style w:type="paragraph" w:customStyle="1" w:styleId="xl163">
    <w:name w:val="xl163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64">
    <w:name w:val="xl164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65">
    <w:name w:val="xl165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돋움체" w:eastAsia="돋움체" w:hAnsi="돋움체" w:cs="굴림"/>
      <w:kern w:val="0"/>
      <w:szCs w:val="20"/>
    </w:rPr>
  </w:style>
  <w:style w:type="paragraph" w:customStyle="1" w:styleId="xl166">
    <w:name w:val="xl166"/>
    <w:basedOn w:val="a3"/>
    <w:rsid w:val="00703050"/>
    <w:pPr>
      <w:widowControl/>
      <w:pBdr>
        <w:top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67">
    <w:name w:val="xl167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168">
    <w:name w:val="xl168"/>
    <w:basedOn w:val="a3"/>
    <w:rsid w:val="00703050"/>
    <w:pPr>
      <w:widowControl/>
      <w:pBdr>
        <w:bottom w:val="single" w:sz="8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69">
    <w:name w:val="xl169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70">
    <w:name w:val="xl170"/>
    <w:basedOn w:val="a3"/>
    <w:rsid w:val="00703050"/>
    <w:pPr>
      <w:widowControl/>
      <w:pBdr>
        <w:lef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71">
    <w:name w:val="xl17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72">
    <w:name w:val="xl172"/>
    <w:basedOn w:val="a3"/>
    <w:rsid w:val="00703050"/>
    <w:pPr>
      <w:widowControl/>
      <w:pBdr>
        <w:left w:val="single" w:sz="4" w:space="0" w:color="auto"/>
        <w:bottom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73">
    <w:name w:val="xl17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74">
    <w:name w:val="xl17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75">
    <w:name w:val="xl175"/>
    <w:basedOn w:val="a3"/>
    <w:rsid w:val="0070305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76">
    <w:name w:val="xl176"/>
    <w:basedOn w:val="a3"/>
    <w:rsid w:val="00703050"/>
    <w:pPr>
      <w:widowControl/>
      <w:pBdr>
        <w:top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77">
    <w:name w:val="xl177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78">
    <w:name w:val="xl178"/>
    <w:basedOn w:val="a3"/>
    <w:rsid w:val="00703050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28"/>
      <w:szCs w:val="28"/>
    </w:rPr>
  </w:style>
  <w:style w:type="paragraph" w:customStyle="1" w:styleId="xl179">
    <w:name w:val="xl17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kern w:val="0"/>
      <w:sz w:val="28"/>
      <w:szCs w:val="28"/>
    </w:rPr>
  </w:style>
  <w:style w:type="paragraph" w:customStyle="1" w:styleId="xl180">
    <w:name w:val="xl180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b/>
      <w:bCs/>
      <w:kern w:val="0"/>
      <w:sz w:val="28"/>
      <w:szCs w:val="28"/>
    </w:rPr>
  </w:style>
  <w:style w:type="paragraph" w:customStyle="1" w:styleId="xl181">
    <w:name w:val="xl181"/>
    <w:basedOn w:val="a3"/>
    <w:rsid w:val="00703050"/>
    <w:pPr>
      <w:widowControl/>
      <w:pBdr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82">
    <w:name w:val="xl182"/>
    <w:basedOn w:val="a3"/>
    <w:rsid w:val="00703050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3">
    <w:name w:val="xl183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4">
    <w:name w:val="xl18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5">
    <w:name w:val="xl18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</w:rPr>
  </w:style>
  <w:style w:type="paragraph" w:customStyle="1" w:styleId="xl186">
    <w:name w:val="xl186"/>
    <w:basedOn w:val="a3"/>
    <w:rsid w:val="00703050"/>
    <w:pPr>
      <w:widowControl/>
      <w:pBdr>
        <w:bottom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kern w:val="0"/>
      <w:sz w:val="24"/>
    </w:rPr>
  </w:style>
  <w:style w:type="paragraph" w:customStyle="1" w:styleId="xl187">
    <w:name w:val="xl187"/>
    <w:basedOn w:val="a3"/>
    <w:rsid w:val="00703050"/>
    <w:pPr>
      <w:widowControl/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88">
    <w:name w:val="xl188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89">
    <w:name w:val="xl18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90">
    <w:name w:val="xl190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91">
    <w:name w:val="xl191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left"/>
    </w:pPr>
    <w:rPr>
      <w:rFonts w:ascii="굴림체" w:eastAsia="굴림체" w:hAnsi="굴림체" w:cs="굴림"/>
      <w:kern w:val="0"/>
      <w:sz w:val="24"/>
    </w:rPr>
  </w:style>
  <w:style w:type="paragraph" w:customStyle="1" w:styleId="xl192">
    <w:name w:val="xl192"/>
    <w:basedOn w:val="a3"/>
    <w:rsid w:val="00703050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3">
    <w:name w:val="xl193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b/>
      <w:bCs/>
      <w:kern w:val="0"/>
      <w:sz w:val="36"/>
      <w:szCs w:val="36"/>
    </w:rPr>
  </w:style>
  <w:style w:type="paragraph" w:customStyle="1" w:styleId="xl194">
    <w:name w:val="xl194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5">
    <w:name w:val="xl195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6">
    <w:name w:val="xl196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7">
    <w:name w:val="xl197"/>
    <w:basedOn w:val="a3"/>
    <w:rsid w:val="00703050"/>
    <w:pPr>
      <w:widowControl/>
      <w:pBdr>
        <w:top w:val="single" w:sz="4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8">
    <w:name w:val="xl198"/>
    <w:basedOn w:val="a3"/>
    <w:rsid w:val="00703050"/>
    <w:pPr>
      <w:widowControl/>
      <w:pBdr>
        <w:top w:val="single" w:sz="8" w:space="0" w:color="auto"/>
        <w:left w:val="single" w:sz="8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199">
    <w:name w:val="xl199"/>
    <w:basedOn w:val="a3"/>
    <w:rsid w:val="00703050"/>
    <w:pPr>
      <w:widowControl/>
      <w:pBdr>
        <w:left w:val="single" w:sz="8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0">
    <w:name w:val="xl200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1">
    <w:name w:val="xl20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2">
    <w:name w:val="xl202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3">
    <w:name w:val="xl203"/>
    <w:basedOn w:val="a3"/>
    <w:rsid w:val="00703050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4">
    <w:name w:val="xl204"/>
    <w:basedOn w:val="a3"/>
    <w:rsid w:val="0070305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5">
    <w:name w:val="xl205"/>
    <w:basedOn w:val="a3"/>
    <w:rsid w:val="00703050"/>
    <w:pPr>
      <w:widowControl/>
      <w:pBdr>
        <w:top w:val="single" w:sz="8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6">
    <w:name w:val="xl206"/>
    <w:basedOn w:val="a3"/>
    <w:rsid w:val="00703050"/>
    <w:pPr>
      <w:widowControl/>
      <w:pBdr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7">
    <w:name w:val="xl207"/>
    <w:basedOn w:val="a3"/>
    <w:rsid w:val="00703050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8">
    <w:name w:val="xl208"/>
    <w:basedOn w:val="a3"/>
    <w:rsid w:val="00703050"/>
    <w:pPr>
      <w:widowControl/>
      <w:pBdr>
        <w:top w:val="single" w:sz="8" w:space="0" w:color="auto"/>
        <w:bottom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09">
    <w:name w:val="xl209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10">
    <w:name w:val="xl210"/>
    <w:basedOn w:val="a3"/>
    <w:rsid w:val="00703050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B8CCE4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000000"/>
      <w:kern w:val="0"/>
      <w:sz w:val="24"/>
    </w:rPr>
  </w:style>
  <w:style w:type="paragraph" w:customStyle="1" w:styleId="xl211">
    <w:name w:val="xl211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212">
    <w:name w:val="xl212"/>
    <w:basedOn w:val="a3"/>
    <w:rsid w:val="00703050"/>
    <w:pPr>
      <w:widowControl/>
      <w:pBdr>
        <w:top w:val="single" w:sz="4" w:space="0" w:color="auto"/>
        <w:bottom w:val="single" w:sz="4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213">
    <w:name w:val="xl213"/>
    <w:basedOn w:val="a3"/>
    <w:rsid w:val="00703050"/>
    <w:pPr>
      <w:widowControl/>
      <w:pBdr>
        <w:top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/>
      <w:autoSpaceDE/>
      <w:autoSpaceDN/>
      <w:spacing w:before="100" w:beforeAutospacing="1" w:after="100" w:afterAutospacing="1"/>
      <w:jc w:val="center"/>
    </w:pPr>
    <w:rPr>
      <w:rFonts w:ascii="굴림체" w:eastAsia="굴림체" w:hAnsi="굴림체" w:cs="굴림"/>
      <w:color w:val="FF0000"/>
      <w:kern w:val="0"/>
      <w:sz w:val="24"/>
    </w:rPr>
  </w:style>
  <w:style w:type="paragraph" w:customStyle="1" w:styleId="xl65">
    <w:name w:val="xl65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Cs w:val="20"/>
    </w:rPr>
  </w:style>
  <w:style w:type="paragraph" w:customStyle="1" w:styleId="xl66">
    <w:name w:val="xl66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xl67">
    <w:name w:val="xl67"/>
    <w:basedOn w:val="a3"/>
    <w:rsid w:val="00703050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Cs w:val="20"/>
    </w:rPr>
  </w:style>
  <w:style w:type="paragraph" w:customStyle="1" w:styleId="xl68">
    <w:name w:val="xl68"/>
    <w:basedOn w:val="a3"/>
    <w:rsid w:val="0070305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18"/>
      <w:szCs w:val="18"/>
    </w:rPr>
  </w:style>
  <w:style w:type="paragraph" w:customStyle="1" w:styleId="xl69">
    <w:name w:val="xl69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18"/>
      <w:szCs w:val="18"/>
    </w:rPr>
  </w:style>
  <w:style w:type="paragraph" w:customStyle="1" w:styleId="BKLContract211">
    <w:name w:val="BKL Contract 2 (1.1)"/>
    <w:basedOn w:val="a3"/>
    <w:rsid w:val="00703050"/>
    <w:pPr>
      <w:autoSpaceDE/>
      <w:autoSpaceDN/>
      <w:spacing w:line="240" w:lineRule="atLeast"/>
      <w:outlineLvl w:val="1"/>
    </w:pPr>
    <w:rPr>
      <w:rFonts w:ascii="Times New Roman" w:eastAsia="바탕체"/>
      <w:spacing w:val="6"/>
      <w:sz w:val="24"/>
      <w:u w:val="single"/>
    </w:rPr>
  </w:style>
  <w:style w:type="paragraph" w:customStyle="1" w:styleId="CharChar11">
    <w:name w:val="Char Char11"/>
    <w:basedOn w:val="a3"/>
    <w:rsid w:val="00703050"/>
    <w:pPr>
      <w:widowControl/>
      <w:wordWrap/>
      <w:autoSpaceDE/>
      <w:autoSpaceDN/>
      <w:spacing w:after="160" w:line="240" w:lineRule="exact"/>
      <w:jc w:val="left"/>
    </w:pPr>
    <w:rPr>
      <w:rFonts w:ascii="Tahoma" w:eastAsia="Times New Roman" w:hAnsi="Tahoma"/>
      <w:kern w:val="0"/>
      <w:szCs w:val="20"/>
      <w:lang w:eastAsia="en-US"/>
    </w:rPr>
  </w:style>
  <w:style w:type="paragraph" w:customStyle="1" w:styleId="Normal-Heading1">
    <w:name w:val="Normal - Heading 1"/>
    <w:basedOn w:val="a3"/>
    <w:rsid w:val="00703050"/>
    <w:pPr>
      <w:spacing w:after="240" w:line="400" w:lineRule="exact"/>
      <w:ind w:left="567"/>
    </w:pPr>
    <w:rPr>
      <w:rFonts w:ascii="Times New Roman"/>
      <w:color w:val="000000"/>
      <w:sz w:val="22"/>
      <w:szCs w:val="20"/>
    </w:rPr>
  </w:style>
  <w:style w:type="character" w:customStyle="1" w:styleId="Chard">
    <w:name w:val="조 Char"/>
    <w:link w:val="aff0"/>
    <w:locked/>
    <w:rsid w:val="00703050"/>
    <w:rPr>
      <w:b/>
      <w:kern w:val="2"/>
    </w:rPr>
  </w:style>
  <w:style w:type="paragraph" w:customStyle="1" w:styleId="aff0">
    <w:name w:val="조"/>
    <w:basedOn w:val="a3"/>
    <w:link w:val="Chard"/>
    <w:qFormat/>
    <w:rsid w:val="00703050"/>
    <w:rPr>
      <w:rFonts w:ascii="Times New Roman"/>
      <w:b/>
      <w:szCs w:val="20"/>
    </w:rPr>
  </w:style>
  <w:style w:type="character" w:customStyle="1" w:styleId="Chare">
    <w:name w:val="본문１ Char"/>
    <w:link w:val="aff1"/>
    <w:locked/>
    <w:rsid w:val="00703050"/>
    <w:rPr>
      <w:kern w:val="2"/>
    </w:rPr>
  </w:style>
  <w:style w:type="paragraph" w:customStyle="1" w:styleId="aff1">
    <w:name w:val="본문１"/>
    <w:basedOn w:val="a3"/>
    <w:link w:val="Chare"/>
    <w:qFormat/>
    <w:rsid w:val="00703050"/>
    <w:pPr>
      <w:ind w:firstLineChars="71" w:firstLine="142"/>
    </w:pPr>
    <w:rPr>
      <w:rFonts w:ascii="Times New Roman"/>
      <w:szCs w:val="20"/>
    </w:rPr>
  </w:style>
  <w:style w:type="character" w:customStyle="1" w:styleId="Charf">
    <w:name w:val="（１） Char"/>
    <w:link w:val="aff2"/>
    <w:locked/>
    <w:rsid w:val="00703050"/>
    <w:rPr>
      <w:kern w:val="2"/>
    </w:rPr>
  </w:style>
  <w:style w:type="paragraph" w:customStyle="1" w:styleId="aff2">
    <w:name w:val="（１）"/>
    <w:basedOn w:val="aff1"/>
    <w:link w:val="Charf"/>
    <w:qFormat/>
    <w:rsid w:val="00703050"/>
    <w:pPr>
      <w:ind w:leftChars="212" w:left="564" w:hangingChars="70" w:hanging="140"/>
    </w:pPr>
  </w:style>
  <w:style w:type="character" w:customStyle="1" w:styleId="Charf0">
    <w:name w:val="가 Char"/>
    <w:link w:val="aff3"/>
    <w:locked/>
    <w:rsid w:val="00703050"/>
    <w:rPr>
      <w:kern w:val="2"/>
    </w:rPr>
  </w:style>
  <w:style w:type="paragraph" w:customStyle="1" w:styleId="aff3">
    <w:name w:val="가"/>
    <w:basedOn w:val="a3"/>
    <w:link w:val="Charf0"/>
    <w:qFormat/>
    <w:rsid w:val="00703050"/>
    <w:pPr>
      <w:ind w:leftChars="71" w:left="284" w:hangingChars="71" w:hanging="142"/>
    </w:pPr>
    <w:rPr>
      <w:rFonts w:ascii="Times New Roman"/>
      <w:szCs w:val="20"/>
    </w:rPr>
  </w:style>
  <w:style w:type="character" w:styleId="aff4">
    <w:name w:val="Placeholder Text"/>
    <w:uiPriority w:val="99"/>
    <w:semiHidden/>
    <w:rsid w:val="00703050"/>
    <w:rPr>
      <w:color w:val="808080"/>
    </w:rPr>
  </w:style>
  <w:style w:type="character" w:customStyle="1" w:styleId="DeltaViewDeletion">
    <w:name w:val="DeltaView Deletion"/>
    <w:uiPriority w:val="99"/>
    <w:rsid w:val="00703050"/>
    <w:rPr>
      <w:strike/>
      <w:color w:val="FF0000"/>
    </w:rPr>
  </w:style>
  <w:style w:type="table" w:styleId="-2">
    <w:name w:val="Light Shading Accent 2"/>
    <w:basedOn w:val="a5"/>
    <w:uiPriority w:val="60"/>
    <w:rsid w:val="00703050"/>
    <w:rPr>
      <w:rFonts w:ascii="맑은 고딕" w:eastAsia="맑은 고딕" w:hAnsi="맑은 고딕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16">
    <w:name w:val="옅은 음영1"/>
    <w:basedOn w:val="a5"/>
    <w:uiPriority w:val="60"/>
    <w:rsid w:val="00703050"/>
    <w:rPr>
      <w:rFonts w:ascii="맑은 고딕" w:eastAsia="맑은 고딕" w:hAnsi="맑은 고딕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옅은 음영 - 강조색 11"/>
    <w:basedOn w:val="a5"/>
    <w:uiPriority w:val="60"/>
    <w:rsid w:val="00703050"/>
    <w:rPr>
      <w:rFonts w:ascii="맑은 고딕" w:eastAsia="맑은 고딕" w:hAnsi="맑은 고딕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40">
    <w:name w:val="표 구분선4"/>
    <w:basedOn w:val="a5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5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endnote text"/>
    <w:basedOn w:val="a3"/>
    <w:link w:val="Charf1"/>
    <w:uiPriority w:val="99"/>
    <w:semiHidden/>
    <w:unhideWhenUsed/>
    <w:rsid w:val="00703050"/>
    <w:pPr>
      <w:autoSpaceDE/>
      <w:autoSpaceDN/>
      <w:adjustRightInd w:val="0"/>
      <w:snapToGrid w:val="0"/>
      <w:spacing w:before="60" w:after="60" w:line="440" w:lineRule="atLeast"/>
      <w:jc w:val="left"/>
      <w:textAlignment w:val="baseline"/>
    </w:pPr>
    <w:rPr>
      <w:kern w:val="0"/>
      <w:sz w:val="28"/>
      <w:szCs w:val="20"/>
    </w:rPr>
  </w:style>
  <w:style w:type="character" w:customStyle="1" w:styleId="Charf1">
    <w:name w:val="미주 텍스트 Char"/>
    <w:basedOn w:val="a4"/>
    <w:link w:val="aff5"/>
    <w:uiPriority w:val="99"/>
    <w:semiHidden/>
    <w:rsid w:val="00703050"/>
    <w:rPr>
      <w:rFonts w:ascii="바탕"/>
      <w:sz w:val="28"/>
    </w:rPr>
  </w:style>
  <w:style w:type="character" w:styleId="aff6">
    <w:name w:val="endnote reference"/>
    <w:uiPriority w:val="99"/>
    <w:semiHidden/>
    <w:unhideWhenUsed/>
    <w:rsid w:val="00703050"/>
    <w:rPr>
      <w:vertAlign w:val="superscript"/>
    </w:rPr>
  </w:style>
  <w:style w:type="paragraph" w:customStyle="1" w:styleId="CharChar2">
    <w:name w:val="Char Char2"/>
    <w:basedOn w:val="a3"/>
    <w:rsid w:val="00703050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table" w:customStyle="1" w:styleId="23">
    <w:name w:val="표 구분선2"/>
    <w:basedOn w:val="a5"/>
    <w:next w:val="af"/>
    <w:uiPriority w:val="59"/>
    <w:rsid w:val="00703050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a5"/>
    <w:next w:val="af"/>
    <w:uiPriority w:val="59"/>
    <w:rsid w:val="00703050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pter">
    <w:name w:val="Chapter"/>
    <w:basedOn w:val="af1"/>
    <w:rsid w:val="00703050"/>
    <w:pPr>
      <w:numPr>
        <w:numId w:val="47"/>
      </w:num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line="360" w:lineRule="atLeast"/>
      <w:jc w:val="center"/>
    </w:pPr>
    <w:rPr>
      <w:rFonts w:ascii="Times New Roman"/>
      <w:b/>
      <w:spacing w:val="6"/>
      <w:sz w:val="26"/>
      <w:szCs w:val="26"/>
    </w:rPr>
  </w:style>
  <w:style w:type="paragraph" w:customStyle="1" w:styleId="MainBody">
    <w:name w:val="MainBody"/>
    <w:basedOn w:val="af1"/>
    <w:next w:val="af1"/>
    <w:rsid w:val="00703050"/>
    <w:p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line="360" w:lineRule="atLeast"/>
      <w:ind w:left="567"/>
    </w:pPr>
    <w:rPr>
      <w:rFonts w:ascii="Times New Roman"/>
      <w:spacing w:val="6"/>
    </w:rPr>
  </w:style>
  <w:style w:type="table" w:customStyle="1" w:styleId="60">
    <w:name w:val="표 구분선6"/>
    <w:basedOn w:val="a5"/>
    <w:next w:val="af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7">
    <w:name w:val="목록 단락 Char"/>
    <w:aliases w:val="Source Char,Driving Outline Char,설명문단CxSpLast Char,설명문단 Char"/>
    <w:link w:val="af3"/>
    <w:uiPriority w:val="34"/>
    <w:rsid w:val="00703050"/>
    <w:rPr>
      <w:rFonts w:ascii="바탕"/>
      <w:kern w:val="2"/>
      <w:szCs w:val="24"/>
    </w:rPr>
  </w:style>
  <w:style w:type="table" w:customStyle="1" w:styleId="210">
    <w:name w:val="표 구분선21"/>
    <w:basedOn w:val="a5"/>
    <w:next w:val="af"/>
    <w:uiPriority w:val="59"/>
    <w:rsid w:val="0070305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HAgree2L1">
    <w:name w:val="PHAgree2_L1"/>
    <w:basedOn w:val="a3"/>
    <w:next w:val="ae"/>
    <w:rsid w:val="00703050"/>
    <w:pPr>
      <w:numPr>
        <w:numId w:val="48"/>
      </w:numPr>
      <w:autoSpaceDE/>
      <w:adjustRightInd w:val="0"/>
      <w:snapToGrid w:val="0"/>
      <w:spacing w:after="240" w:line="460" w:lineRule="atLeast"/>
      <w:outlineLvl w:val="0"/>
    </w:pPr>
    <w:rPr>
      <w:rFonts w:ascii="Times New Roman" w:eastAsia="바탕체"/>
      <w:spacing w:val="3"/>
      <w:kern w:val="0"/>
      <w:sz w:val="23"/>
      <w:szCs w:val="20"/>
      <w:lang w:eastAsia="en-US"/>
    </w:rPr>
  </w:style>
  <w:style w:type="paragraph" w:customStyle="1" w:styleId="PHAgree2L2">
    <w:name w:val="PHAgree2_L2"/>
    <w:basedOn w:val="PHAgree2L1"/>
    <w:next w:val="ae"/>
    <w:rsid w:val="00703050"/>
    <w:pPr>
      <w:numPr>
        <w:ilvl w:val="1"/>
      </w:numPr>
      <w:outlineLvl w:val="1"/>
    </w:pPr>
  </w:style>
  <w:style w:type="paragraph" w:customStyle="1" w:styleId="PHAgree2L3">
    <w:name w:val="PHAgree2_L3"/>
    <w:basedOn w:val="PHAgree2L2"/>
    <w:next w:val="ae"/>
    <w:rsid w:val="00703050"/>
    <w:pPr>
      <w:numPr>
        <w:ilvl w:val="2"/>
      </w:numPr>
      <w:outlineLvl w:val="2"/>
    </w:pPr>
  </w:style>
  <w:style w:type="paragraph" w:customStyle="1" w:styleId="PHAgree2L4">
    <w:name w:val="PHAgree2_L4"/>
    <w:basedOn w:val="PHAgree2L3"/>
    <w:next w:val="ae"/>
    <w:rsid w:val="00703050"/>
    <w:pPr>
      <w:numPr>
        <w:ilvl w:val="3"/>
      </w:numPr>
      <w:outlineLvl w:val="3"/>
    </w:pPr>
  </w:style>
  <w:style w:type="paragraph" w:customStyle="1" w:styleId="PHAgree2L5">
    <w:name w:val="PHAgree2_L5"/>
    <w:basedOn w:val="PHAgree2L4"/>
    <w:next w:val="ae"/>
    <w:rsid w:val="00703050"/>
    <w:pPr>
      <w:numPr>
        <w:ilvl w:val="4"/>
      </w:numPr>
      <w:outlineLvl w:val="4"/>
    </w:pPr>
  </w:style>
  <w:style w:type="paragraph" w:customStyle="1" w:styleId="PHAgree2L6">
    <w:name w:val="PHAgree2_L6"/>
    <w:basedOn w:val="PHAgree2L5"/>
    <w:next w:val="ae"/>
    <w:rsid w:val="00703050"/>
    <w:pPr>
      <w:numPr>
        <w:ilvl w:val="5"/>
      </w:numPr>
      <w:outlineLvl w:val="5"/>
    </w:pPr>
  </w:style>
  <w:style w:type="paragraph" w:customStyle="1" w:styleId="PHAgree2L7">
    <w:name w:val="PHAgree2_L7"/>
    <w:basedOn w:val="PHAgree2L6"/>
    <w:next w:val="ae"/>
    <w:rsid w:val="00703050"/>
    <w:pPr>
      <w:numPr>
        <w:ilvl w:val="6"/>
      </w:numPr>
      <w:outlineLvl w:val="6"/>
    </w:pPr>
  </w:style>
  <w:style w:type="character" w:styleId="aff7">
    <w:name w:val="Emphasis"/>
    <w:basedOn w:val="a4"/>
    <w:uiPriority w:val="20"/>
    <w:qFormat/>
    <w:rsid w:val="00703050"/>
    <w:rPr>
      <w:i/>
      <w:iCs/>
    </w:rPr>
  </w:style>
  <w:style w:type="paragraph" w:customStyle="1" w:styleId="xl64">
    <w:name w:val="xl64"/>
    <w:basedOn w:val="a3"/>
    <w:rsid w:val="0070305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LG스마트체 Light" w:eastAsia="LG스마트체 Light" w:hAnsi="LG스마트체 Light" w:cs="굴림"/>
      <w:kern w:val="0"/>
      <w:szCs w:val="20"/>
    </w:rPr>
  </w:style>
  <w:style w:type="character" w:customStyle="1" w:styleId="Char6">
    <w:name w:val="바탕글 Char"/>
    <w:link w:val="af1"/>
    <w:rsid w:val="009C4735"/>
    <w:rPr>
      <w:rFonts w:ascii="바탕체" w:eastAsia="바탕체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6D5CD8B86A2A143A1D1EE18F1A1427D" ma:contentTypeVersion="10" ma:contentTypeDescription="새 문서를 만듭니다." ma:contentTypeScope="" ma:versionID="d8cefca07fad7743aba2de0f9ff192d8">
  <xsd:schema xmlns:xsd="http://www.w3.org/2001/XMLSchema" xmlns:xs="http://www.w3.org/2001/XMLSchema" xmlns:p="http://schemas.microsoft.com/office/2006/metadata/properties" xmlns:ns3="05bee307-0198-46f8-bea9-ca330e3528fe" targetNamespace="http://schemas.microsoft.com/office/2006/metadata/properties" ma:root="true" ma:fieldsID="b001564c70596b31897d137bd90ae901" ns3:_="">
    <xsd:import namespace="05bee307-0198-46f8-bea9-ca330e3528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ee307-0198-46f8-bea9-ca330e3528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D6DB9-3026-4891-A036-B3DEC3542D24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05bee307-0198-46f8-bea9-ca330e3528fe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C3C79EE-802A-495B-B775-9C98D83098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B70CC-7F18-4F76-B587-43679F8DAC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ee307-0198-46f8-bea9-ca330e3528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1CF13F-81B2-421F-9E84-327435997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11949</Words>
  <Characters>68113</Characters>
  <Application>Microsoft Office Word</Application>
  <DocSecurity>0</DocSecurity>
  <Lines>567</Lines>
  <Paragraphs>159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주식양수도계약</vt:lpstr>
    </vt:vector>
  </TitlesOfParts>
  <Company/>
  <LinksUpToDate>false</LinksUpToDate>
  <CharactersWithSpaces>79903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주식양수도계약</dc:title>
  <dc:subject/>
  <dc:creator>LK</dc:creator>
  <cp:keywords/>
  <dc:description/>
  <cp:lastModifiedBy>yongho.cho</cp:lastModifiedBy>
  <cp:revision>2</cp:revision>
  <cp:lastPrinted>2021-03-10T10:59:00Z</cp:lastPrinted>
  <dcterms:created xsi:type="dcterms:W3CDTF">2024-12-04T08:24:00Z</dcterms:created>
  <dcterms:modified xsi:type="dcterms:W3CDTF">2024-12-04T08:24:00Z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0x01010046D5CD8B86A2A143A1D1EE18F1A1427D</vt:lpwstr>
  </property>
</Properties>
</file>